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F973" w14:textId="77777777" w:rsidR="00EA1924" w:rsidRDefault="00000000">
      <w:pPr>
        <w:ind w:left="9763"/>
        <w:rPr>
          <w:rFonts w:ascii="Times New Roman"/>
          <w:sz w:val="20"/>
        </w:rPr>
      </w:pPr>
      <w:r>
        <w:rPr>
          <w:rFonts w:ascii="Times New Roman"/>
          <w:noProof/>
          <w:sz w:val="20"/>
        </w:rPr>
        <mc:AlternateContent>
          <mc:Choice Requires="wpg">
            <w:drawing>
              <wp:inline distT="0" distB="0" distL="0" distR="0" wp14:anchorId="0FCE6304" wp14:editId="7BB94BF1">
                <wp:extent cx="537210" cy="354330"/>
                <wp:effectExtent l="0" t="0" r="0" b="762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 cy="354330"/>
                          <a:chOff x="0" y="0"/>
                          <a:chExt cx="537210" cy="354330"/>
                        </a:xfrm>
                      </wpg:grpSpPr>
                      <pic:pic xmlns:pic="http://schemas.openxmlformats.org/drawingml/2006/picture">
                        <pic:nvPicPr>
                          <pic:cNvPr id="4" name="Image 4">
                            <a:hlinkClick r:id="rId7"/>
                          </pic:cNvPr>
                          <pic:cNvPicPr/>
                        </pic:nvPicPr>
                        <pic:blipFill>
                          <a:blip r:embed="rId8" cstate="print"/>
                          <a:stretch>
                            <a:fillRect/>
                          </a:stretch>
                        </pic:blipFill>
                        <pic:spPr>
                          <a:xfrm>
                            <a:off x="55976" y="117076"/>
                            <a:ext cx="130009" cy="119609"/>
                          </a:xfrm>
                          <a:prstGeom prst="rect">
                            <a:avLst/>
                          </a:prstGeom>
                        </pic:spPr>
                      </pic:pic>
                      <pic:pic xmlns:pic="http://schemas.openxmlformats.org/drawingml/2006/picture">
                        <pic:nvPicPr>
                          <pic:cNvPr id="5" name="Image 5">
                            <a:hlinkClick r:id="rId7"/>
                          </pic:cNvPr>
                          <pic:cNvPicPr/>
                        </pic:nvPicPr>
                        <pic:blipFill>
                          <a:blip r:embed="rId9" cstate="print"/>
                          <a:stretch>
                            <a:fillRect/>
                          </a:stretch>
                        </pic:blipFill>
                        <pic:spPr>
                          <a:xfrm>
                            <a:off x="206968" y="117076"/>
                            <a:ext cx="272570" cy="119609"/>
                          </a:xfrm>
                          <a:prstGeom prst="rect">
                            <a:avLst/>
                          </a:prstGeom>
                        </pic:spPr>
                      </pic:pic>
                      <wps:wsp>
                        <wps:cNvPr id="6" name="Graphic 6">
                          <a:hlinkClick r:id="rId7"/>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7890AB" id="Group 3" o:spid="_x0000_s1026" style="width:42.3pt;height:27.9pt;mso-position-horizontal-relative:char;mso-position-vertical-relative:line" coordsize="5372,3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href="https://www.mdpi.com/" style="position:absolute;left:559;top:1170;width:1300;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" o:button="t">
                  <v:fill o:detectmouseclick="t"/>
                  <v:imagedata r:id="rId10" o:title=""/>
                </v:shape>
                <v:shape id="Image 5" o:spid="_x0000_s1028" type="#_x0000_t75" href="https://www.mdpi.com/" style="position:absolute;left:2069;top:1170;width:2726;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" o:button="t">
                  <v:fill o:detectmouseclick="t"/>
                  <v:imagedata r:id="rId11" o:title=""/>
                </v:shape>
                <v:shape id="Graphic 6" o:spid="_x0000_s1029" href="https://www.mdpi.com/" style="position:absolute;width:5372;height:3543;visibility:visible;mso-wrap-style:square;v-text-anchor:top" coordsize="53721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" o:button="t" path="m133324,24853l22313,88785r-38,10338l133235,35687r89,-10834xem277088,79095l138061,,,79375,,261594r8953,l8953,84569,138087,10325,268605,84543r8483,-5448xem514489,254901l403529,318338r-89,10846l514451,265239r38,-10338xem536778,92430r-8966,l527812,269468,398691,343700,268160,269481r-8471,5448l398703,354025,536778,274650r,-182220xe" fillcolor="black" stroked="f">
                  <v:fill o:detectmouseclick="t"/>
                  <v:path arrowok="t"/>
                </v:shape>
                <w10:anchorlock/>
              </v:group>
            </w:pict>
          </mc:Fallback>
        </mc:AlternateContent>
      </w:r>
    </w:p>
    <w:p w14:paraId="2D3457F7" w14:textId="77777777" w:rsidR="00EA1924" w:rsidRDefault="00000000">
      <w:pPr>
        <w:pStyle w:val="BodyText"/>
        <w:spacing w:before="1"/>
        <w:rPr>
          <w:rFonts w:ascii="Times New Roman"/>
        </w:rPr>
      </w:pPr>
      <w:r>
        <w:rPr>
          <w:rFonts w:ascii="Times New Roman"/>
          <w:noProof/>
        </w:rPr>
        <mc:AlternateContent>
          <mc:Choice Requires="wps">
            <w:drawing>
              <wp:anchor distT="0" distB="0" distL="0" distR="0" simplePos="0" relativeHeight="487588352" behindDoc="1" locked="0" layoutInCell="1" allowOverlap="1" wp14:anchorId="0EA3654C" wp14:editId="2D71DB1E">
                <wp:simplePos x="0" y="0"/>
                <wp:positionH relativeFrom="page">
                  <wp:posOffset>453593</wp:posOffset>
                </wp:positionH>
                <wp:positionV relativeFrom="paragraph">
                  <wp:posOffset>147764</wp:posOffset>
                </wp:positionV>
                <wp:extent cx="6645909"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1FE0D6" id="Graphic 7" o:spid="_x0000_s1026" style="position:absolute;margin-left:35.7pt;margin-top:11.65pt;width:52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" path="m,l6645592,e" filled="f" strokeweight=".14039mm">
                <v:path arrowok="t"/>
                <w10:wrap type="topAndBottom" anchorx="page"/>
              </v:shape>
            </w:pict>
          </mc:Fallback>
        </mc:AlternateContent>
      </w:r>
    </w:p>
    <w:p w14:paraId="4C1F787F" w14:textId="77777777" w:rsidR="00EA1924" w:rsidRDefault="00EA1924">
      <w:pPr>
        <w:pStyle w:val="BodyText"/>
        <w:spacing w:before="95"/>
        <w:rPr>
          <w:rFonts w:ascii="Times New Roman"/>
          <w:sz w:val="20"/>
        </w:rPr>
      </w:pPr>
    </w:p>
    <w:p w14:paraId="6E5E6AD6" w14:textId="77777777" w:rsidR="00EA1924" w:rsidRDefault="00000000">
      <w:pPr>
        <w:pStyle w:val="Heading2"/>
      </w:pPr>
      <w:r>
        <w:rPr>
          <w:spacing w:val="-2"/>
        </w:rPr>
        <w:t>Article</w:t>
      </w:r>
    </w:p>
    <w:p w14:paraId="3735979E" w14:textId="053F899E" w:rsidR="00EA1924" w:rsidRDefault="006B47DB">
      <w:pPr>
        <w:pStyle w:val="Title"/>
        <w:spacing w:line="228" w:lineRule="auto"/>
      </w:pPr>
      <w:ins w:id="0" w:author="Phil Green" w:date="2026-08-30T10:53:00Z" w16du:dateUtc="2026-08-30T08:53:00Z">
        <w:r>
          <w:t xml:space="preserve">AI and </w:t>
        </w:r>
      </w:ins>
      <w:r w:rsidR="00000000">
        <w:t xml:space="preserve">Machine Learning Methods for </w:t>
      </w:r>
      <w:r w:rsidR="00000000">
        <w:rPr>
          <w:i/>
        </w:rPr>
        <w:t>n</w:t>
      </w:r>
      <w:r w:rsidR="00000000">
        <w:t>-Colorant Printer Characterization</w:t>
      </w:r>
      <w:del w:id="1" w:author="Phil Green" w:date="2026-08-30T10:54:00Z" w16du:dateUtc="2026-08-30T08:54:00Z">
        <w:r w:rsidR="00000000" w:rsidDel="006B47DB">
          <w:delText>: A</w:delText>
        </w:r>
        <w:r w:rsidR="00000000" w:rsidDel="006B47DB">
          <w:rPr>
            <w:spacing w:val="-13"/>
          </w:rPr>
          <w:delText xml:space="preserve"> </w:delText>
        </w:r>
        <w:r w:rsidR="00000000" w:rsidDel="006B47DB">
          <w:delText>Corrected</w:delText>
        </w:r>
        <w:r w:rsidR="00000000" w:rsidDel="006B47DB">
          <w:rPr>
            <w:spacing w:val="-13"/>
          </w:rPr>
          <w:delText xml:space="preserve"> </w:delText>
        </w:r>
        <w:r w:rsidR="00000000" w:rsidDel="006B47DB">
          <w:delText>and</w:delText>
        </w:r>
        <w:r w:rsidR="00000000" w:rsidDel="006B47DB">
          <w:rPr>
            <w:spacing w:val="-13"/>
          </w:rPr>
          <w:delText xml:space="preserve"> </w:delText>
        </w:r>
        <w:r w:rsidR="00000000" w:rsidDel="006B47DB">
          <w:delText>Extended</w:delText>
        </w:r>
        <w:r w:rsidR="00000000" w:rsidDel="006B47DB">
          <w:rPr>
            <w:spacing w:val="-13"/>
          </w:rPr>
          <w:delText xml:space="preserve"> </w:delText>
        </w:r>
        <w:r w:rsidR="00000000" w:rsidDel="006B47DB">
          <w:delText>Evaluation</w:delText>
        </w:r>
      </w:del>
    </w:p>
    <w:p w14:paraId="1E065640" w14:textId="6FF13376" w:rsidR="00EA1924" w:rsidRDefault="00000000">
      <w:pPr>
        <w:spacing w:before="216"/>
        <w:ind w:left="148"/>
        <w:rPr>
          <w:b/>
          <w:position w:val="7"/>
          <w:sz w:val="15"/>
        </w:rPr>
      </w:pPr>
      <w:r>
        <w:rPr>
          <w:b/>
          <w:sz w:val="20"/>
        </w:rPr>
        <w:t>Muhammad</w:t>
      </w:r>
      <w:r>
        <w:rPr>
          <w:b/>
          <w:spacing w:val="-1"/>
          <w:sz w:val="20"/>
        </w:rPr>
        <w:t xml:space="preserve"> </w:t>
      </w:r>
      <w:r>
        <w:rPr>
          <w:b/>
          <w:sz w:val="20"/>
        </w:rPr>
        <w:t>Hamza</w:t>
      </w:r>
      <w:r>
        <w:rPr>
          <w:b/>
          <w:spacing w:val="-1"/>
          <w:sz w:val="20"/>
        </w:rPr>
        <w:t xml:space="preserve"> </w:t>
      </w:r>
      <w:r>
        <w:rPr>
          <w:b/>
          <w:sz w:val="20"/>
        </w:rPr>
        <w:t>Zafar</w:t>
      </w:r>
      <w:r>
        <w:rPr>
          <w:b/>
          <w:spacing w:val="-1"/>
          <w:sz w:val="20"/>
        </w:rPr>
        <w:t xml:space="preserve"> </w:t>
      </w:r>
      <w:r>
        <w:rPr>
          <w:b/>
          <w:position w:val="7"/>
          <w:sz w:val="15"/>
        </w:rPr>
        <w:t>1,</w:t>
      </w:r>
      <w:r>
        <w:rPr>
          <w:rFonts w:ascii="Libertinus Serif" w:hAnsi="Libertinus Serif"/>
          <w:b/>
          <w:i/>
          <w:position w:val="7"/>
          <w:sz w:val="15"/>
        </w:rPr>
        <w:t>∗</w:t>
      </w:r>
      <w:r>
        <w:rPr>
          <w:rFonts w:ascii="Libertinus Serif" w:hAnsi="Libertinus Serif"/>
          <w:b/>
          <w:i/>
          <w:spacing w:val="23"/>
          <w:position w:val="7"/>
          <w:sz w:val="15"/>
        </w:rPr>
        <w:t xml:space="preserve"> </w:t>
      </w:r>
      <w:r>
        <w:rPr>
          <w:b/>
          <w:sz w:val="20"/>
        </w:rPr>
        <w:t>and Phil</w:t>
      </w:r>
      <w:del w:id="2" w:author="Phil Green" w:date="2026-08-30T10:54:00Z" w16du:dateUtc="2026-08-30T08:54:00Z">
        <w:r w:rsidDel="006B47DB">
          <w:rPr>
            <w:b/>
            <w:sz w:val="20"/>
          </w:rPr>
          <w:delText>ip</w:delText>
        </w:r>
        <w:r w:rsidDel="006B47DB">
          <w:rPr>
            <w:b/>
            <w:spacing w:val="-1"/>
            <w:sz w:val="20"/>
          </w:rPr>
          <w:delText xml:space="preserve"> </w:delText>
        </w:r>
        <w:r w:rsidDel="006B47DB">
          <w:rPr>
            <w:b/>
            <w:sz w:val="20"/>
          </w:rPr>
          <w:delText>J.</w:delText>
        </w:r>
      </w:del>
      <w:r>
        <w:rPr>
          <w:b/>
          <w:spacing w:val="-1"/>
          <w:sz w:val="20"/>
        </w:rPr>
        <w:t xml:space="preserve"> </w:t>
      </w:r>
      <w:r>
        <w:rPr>
          <w:b/>
          <w:sz w:val="20"/>
        </w:rPr>
        <w:t>Green</w:t>
      </w:r>
      <w:r>
        <w:rPr>
          <w:b/>
          <w:spacing w:val="-1"/>
          <w:sz w:val="20"/>
        </w:rPr>
        <w:t xml:space="preserve"> </w:t>
      </w:r>
      <w:r>
        <w:rPr>
          <w:b/>
          <w:spacing w:val="-10"/>
          <w:position w:val="7"/>
          <w:sz w:val="15"/>
        </w:rPr>
        <w:t>1</w:t>
      </w:r>
    </w:p>
    <w:p w14:paraId="7427A485" w14:textId="77777777" w:rsidR="00EA1924" w:rsidRDefault="00EA1924">
      <w:pPr>
        <w:pStyle w:val="BodyText"/>
        <w:spacing w:before="205"/>
        <w:rPr>
          <w:b/>
          <w:sz w:val="20"/>
        </w:rPr>
      </w:pPr>
    </w:p>
    <w:p w14:paraId="2FDF8943" w14:textId="77777777" w:rsidR="00EA1924" w:rsidRDefault="00000000">
      <w:pPr>
        <w:spacing w:line="259" w:lineRule="auto"/>
        <w:ind w:left="2761" w:right="557"/>
        <w:rPr>
          <w:sz w:val="16"/>
        </w:rPr>
      </w:pPr>
      <w:r>
        <w:rPr>
          <w:sz w:val="16"/>
        </w:rPr>
        <w:t>Colourlab,</w:t>
      </w:r>
      <w:r>
        <w:rPr>
          <w:spacing w:val="-7"/>
          <w:sz w:val="16"/>
        </w:rPr>
        <w:t xml:space="preserve"> </w:t>
      </w:r>
      <w:r>
        <w:rPr>
          <w:sz w:val="16"/>
        </w:rPr>
        <w:t>Department</w:t>
      </w:r>
      <w:r>
        <w:rPr>
          <w:spacing w:val="-7"/>
          <w:sz w:val="16"/>
        </w:rPr>
        <w:t xml:space="preserve"> </w:t>
      </w:r>
      <w:r>
        <w:rPr>
          <w:sz w:val="16"/>
        </w:rPr>
        <w:t>of</w:t>
      </w:r>
      <w:r>
        <w:rPr>
          <w:spacing w:val="-7"/>
          <w:sz w:val="16"/>
        </w:rPr>
        <w:t xml:space="preserve"> </w:t>
      </w:r>
      <w:r>
        <w:rPr>
          <w:sz w:val="16"/>
        </w:rPr>
        <w:t>Computer</w:t>
      </w:r>
      <w:r>
        <w:rPr>
          <w:spacing w:val="-7"/>
          <w:sz w:val="16"/>
        </w:rPr>
        <w:t xml:space="preserve"> </w:t>
      </w:r>
      <w:r>
        <w:rPr>
          <w:sz w:val="16"/>
        </w:rPr>
        <w:t>Science,</w:t>
      </w:r>
      <w:r>
        <w:rPr>
          <w:spacing w:val="-7"/>
          <w:sz w:val="16"/>
        </w:rPr>
        <w:t xml:space="preserve"> </w:t>
      </w:r>
      <w:r>
        <w:rPr>
          <w:sz w:val="16"/>
        </w:rPr>
        <w:t>Norwegian</w:t>
      </w:r>
      <w:r>
        <w:rPr>
          <w:spacing w:val="-7"/>
          <w:sz w:val="16"/>
        </w:rPr>
        <w:t xml:space="preserve"> </w:t>
      </w:r>
      <w:r>
        <w:rPr>
          <w:sz w:val="16"/>
        </w:rPr>
        <w:t>University</w:t>
      </w:r>
      <w:r>
        <w:rPr>
          <w:spacing w:val="-7"/>
          <w:sz w:val="16"/>
        </w:rPr>
        <w:t xml:space="preserve"> </w:t>
      </w:r>
      <w:r>
        <w:rPr>
          <w:sz w:val="16"/>
        </w:rPr>
        <w:t>of</w:t>
      </w:r>
      <w:r>
        <w:rPr>
          <w:spacing w:val="-7"/>
          <w:sz w:val="16"/>
        </w:rPr>
        <w:t xml:space="preserve"> </w:t>
      </w:r>
      <w:r>
        <w:rPr>
          <w:sz w:val="16"/>
        </w:rPr>
        <w:t>Science</w:t>
      </w:r>
      <w:r>
        <w:rPr>
          <w:spacing w:val="-7"/>
          <w:sz w:val="16"/>
        </w:rPr>
        <w:t xml:space="preserve"> </w:t>
      </w:r>
      <w:r>
        <w:rPr>
          <w:sz w:val="16"/>
        </w:rPr>
        <w:t>and</w:t>
      </w:r>
      <w:r>
        <w:rPr>
          <w:spacing w:val="-7"/>
          <w:sz w:val="16"/>
        </w:rPr>
        <w:t xml:space="preserve"> </w:t>
      </w:r>
      <w:r>
        <w:rPr>
          <w:sz w:val="16"/>
        </w:rPr>
        <w:t>Technology</w:t>
      </w:r>
      <w:r>
        <w:rPr>
          <w:spacing w:val="-7"/>
          <w:sz w:val="16"/>
        </w:rPr>
        <w:t xml:space="preserve"> </w:t>
      </w:r>
      <w:r>
        <w:rPr>
          <w:sz w:val="16"/>
        </w:rPr>
        <w:t>(NTNU),</w:t>
      </w:r>
      <w:r>
        <w:rPr>
          <w:spacing w:val="-7"/>
          <w:sz w:val="16"/>
        </w:rPr>
        <w:t xml:space="preserve"> </w:t>
      </w:r>
      <w:r>
        <w:rPr>
          <w:sz w:val="16"/>
        </w:rPr>
        <w:t>2815</w:t>
      </w:r>
      <w:r>
        <w:rPr>
          <w:spacing w:val="40"/>
          <w:sz w:val="16"/>
        </w:rPr>
        <w:t xml:space="preserve"> </w:t>
      </w:r>
      <w:r>
        <w:rPr>
          <w:sz w:val="16"/>
        </w:rPr>
        <w:t>Gjøvik,</w:t>
      </w:r>
      <w:r>
        <w:rPr>
          <w:spacing w:val="-3"/>
          <w:sz w:val="16"/>
        </w:rPr>
        <w:t xml:space="preserve"> </w:t>
      </w:r>
      <w:r>
        <w:rPr>
          <w:sz w:val="16"/>
        </w:rPr>
        <w:t>Norway</w:t>
      </w:r>
    </w:p>
    <w:p w14:paraId="2DA1AE6D" w14:textId="77777777" w:rsidR="00EA1924" w:rsidRDefault="00000000">
      <w:pPr>
        <w:tabs>
          <w:tab w:val="left" w:pos="3032"/>
        </w:tabs>
        <w:spacing w:before="1"/>
        <w:ind w:left="2747"/>
        <w:rPr>
          <w:sz w:val="16"/>
        </w:rPr>
      </w:pPr>
      <w:r>
        <w:rPr>
          <w:b/>
          <w:spacing w:val="-10"/>
          <w:sz w:val="16"/>
        </w:rPr>
        <w:t>*</w:t>
      </w:r>
      <w:r>
        <w:rPr>
          <w:b/>
          <w:sz w:val="16"/>
        </w:rPr>
        <w:tab/>
      </w:r>
      <w:r>
        <w:rPr>
          <w:sz w:val="16"/>
        </w:rPr>
        <w:t>Correspondence:</w:t>
      </w:r>
      <w:r>
        <w:rPr>
          <w:spacing w:val="-7"/>
          <w:sz w:val="16"/>
        </w:rPr>
        <w:t xml:space="preserve"> </w:t>
      </w:r>
      <w:hyperlink r:id="rId12">
        <w:r>
          <w:rPr>
            <w:spacing w:val="-2"/>
            <w:sz w:val="16"/>
          </w:rPr>
          <w:t>muhammad.h.zafar@ntnu.no</w:t>
        </w:r>
      </w:hyperlink>
    </w:p>
    <w:p w14:paraId="2EAD5255" w14:textId="77777777" w:rsidR="00EA1924" w:rsidRDefault="00000000">
      <w:pPr>
        <w:pStyle w:val="Heading1"/>
        <w:tabs>
          <w:tab w:val="right" w:pos="11017"/>
        </w:tabs>
        <w:spacing w:before="301"/>
        <w:ind w:left="2754"/>
        <w:rPr>
          <w:rFonts w:ascii="Trebuchet MS"/>
          <w:b w:val="0"/>
          <w:sz w:val="10"/>
        </w:rPr>
      </w:pPr>
      <w:r>
        <w:rPr>
          <w:spacing w:val="-2"/>
        </w:rPr>
        <w:t>Abstract</w:t>
      </w:r>
      <w:r>
        <w:rPr>
          <w:rFonts w:ascii="Times New Roman"/>
          <w:b w:val="0"/>
        </w:rPr>
        <w:tab/>
      </w:r>
      <w:r>
        <w:rPr>
          <w:rFonts w:ascii="Trebuchet MS"/>
          <w:b w:val="0"/>
          <w:spacing w:val="-10"/>
          <w:sz w:val="10"/>
        </w:rPr>
        <w:t>1</w:t>
      </w:r>
    </w:p>
    <w:p w14:paraId="4A3C4C56" w14:textId="2139B58E" w:rsidR="00EA1924" w:rsidRPr="002066A0" w:rsidRDefault="00000000" w:rsidP="002066A0">
      <w:pPr>
        <w:pStyle w:val="ListParagraph"/>
        <w:numPr>
          <w:ilvl w:val="0"/>
          <w:numId w:val="4"/>
        </w:numPr>
        <w:tabs>
          <w:tab w:val="right" w:pos="11017"/>
        </w:tabs>
        <w:spacing w:before="153"/>
        <w:rPr>
          <w:rFonts w:ascii="Trebuchet MS"/>
          <w:sz w:val="10"/>
        </w:rPr>
        <w:pPrChange w:id="3" w:author="Phil Green" w:date="2026-08-30T16:43:00Z" w16du:dateUtc="2026-08-30T14:43:00Z">
          <w:pPr>
            <w:tabs>
              <w:tab w:val="right" w:pos="11017"/>
            </w:tabs>
            <w:spacing w:before="153"/>
            <w:ind w:left="2761"/>
          </w:pPr>
        </w:pPrChange>
      </w:pPr>
      <w:r w:rsidRPr="002066A0">
        <w:rPr>
          <w:sz w:val="20"/>
          <w:rPrChange w:id="4" w:author="Phil Green" w:date="2026-08-30T16:43:00Z" w16du:dateUtc="2026-08-30T14:43:00Z">
            <w:rPr/>
          </w:rPrChange>
        </w:rPr>
        <w:t>Printer</w:t>
      </w:r>
      <w:r w:rsidRPr="002066A0">
        <w:rPr>
          <w:spacing w:val="5"/>
          <w:sz w:val="20"/>
          <w:rPrChange w:id="5" w:author="Phil Green" w:date="2026-08-30T16:43:00Z" w16du:dateUtc="2026-08-30T14:43:00Z">
            <w:rPr>
              <w:spacing w:val="5"/>
            </w:rPr>
          </w:rPrChange>
        </w:rPr>
        <w:t xml:space="preserve"> </w:t>
      </w:r>
      <w:r w:rsidRPr="002066A0">
        <w:rPr>
          <w:sz w:val="20"/>
          <w:rPrChange w:id="6" w:author="Phil Green" w:date="2026-08-30T16:43:00Z" w16du:dateUtc="2026-08-30T14:43:00Z">
            <w:rPr/>
          </w:rPrChange>
        </w:rPr>
        <w:t>color</w:t>
      </w:r>
      <w:r w:rsidRPr="002066A0">
        <w:rPr>
          <w:spacing w:val="6"/>
          <w:sz w:val="20"/>
          <w:rPrChange w:id="7" w:author="Phil Green" w:date="2026-08-30T16:43:00Z" w16du:dateUtc="2026-08-30T14:43:00Z">
            <w:rPr>
              <w:spacing w:val="6"/>
            </w:rPr>
          </w:rPrChange>
        </w:rPr>
        <w:t xml:space="preserve"> </w:t>
      </w:r>
      <w:r w:rsidRPr="002066A0">
        <w:rPr>
          <w:sz w:val="20"/>
          <w:rPrChange w:id="8" w:author="Phil Green" w:date="2026-08-30T16:43:00Z" w16du:dateUtc="2026-08-30T14:43:00Z">
            <w:rPr/>
          </w:rPrChange>
        </w:rPr>
        <w:t>characterization</w:t>
      </w:r>
      <w:r w:rsidRPr="002066A0">
        <w:rPr>
          <w:spacing w:val="6"/>
          <w:sz w:val="20"/>
          <w:rPrChange w:id="9" w:author="Phil Green" w:date="2026-08-30T16:43:00Z" w16du:dateUtc="2026-08-30T14:43:00Z">
            <w:rPr>
              <w:spacing w:val="6"/>
            </w:rPr>
          </w:rPrChange>
        </w:rPr>
        <w:t xml:space="preserve"> </w:t>
      </w:r>
      <w:r w:rsidRPr="002066A0">
        <w:rPr>
          <w:sz w:val="20"/>
          <w:rPrChange w:id="10" w:author="Phil Green" w:date="2026-08-30T16:43:00Z" w16du:dateUtc="2026-08-30T14:43:00Z">
            <w:rPr/>
          </w:rPrChange>
        </w:rPr>
        <w:t>maps</w:t>
      </w:r>
      <w:r w:rsidRPr="002066A0">
        <w:rPr>
          <w:spacing w:val="6"/>
          <w:sz w:val="20"/>
          <w:rPrChange w:id="11" w:author="Phil Green" w:date="2026-08-30T16:43:00Z" w16du:dateUtc="2026-08-30T14:43:00Z">
            <w:rPr>
              <w:spacing w:val="6"/>
            </w:rPr>
          </w:rPrChange>
        </w:rPr>
        <w:t xml:space="preserve"> </w:t>
      </w:r>
      <w:r w:rsidRPr="002066A0">
        <w:rPr>
          <w:sz w:val="20"/>
          <w:rPrChange w:id="12" w:author="Phil Green" w:date="2026-08-30T16:43:00Z" w16du:dateUtc="2026-08-30T14:43:00Z">
            <w:rPr/>
          </w:rPrChange>
        </w:rPr>
        <w:t>colorant</w:t>
      </w:r>
      <w:r w:rsidRPr="002066A0">
        <w:rPr>
          <w:spacing w:val="6"/>
          <w:sz w:val="20"/>
          <w:rPrChange w:id="13" w:author="Phil Green" w:date="2026-08-30T16:43:00Z" w16du:dateUtc="2026-08-30T14:43:00Z">
            <w:rPr>
              <w:spacing w:val="6"/>
            </w:rPr>
          </w:rPrChange>
        </w:rPr>
        <w:t xml:space="preserve"> </w:t>
      </w:r>
      <w:del w:id="14" w:author="Phil Green" w:date="2026-08-30T16:43:00Z" w16du:dateUtc="2026-08-30T14:43:00Z">
        <w:r w:rsidRPr="002066A0" w:rsidDel="002066A0">
          <w:rPr>
            <w:sz w:val="20"/>
            <w:rPrChange w:id="15" w:author="Phil Green" w:date="2026-08-30T16:43:00Z" w16du:dateUtc="2026-08-30T14:43:00Z">
              <w:rPr/>
            </w:rPrChange>
          </w:rPr>
          <w:delText>inputs</w:delText>
        </w:r>
        <w:r w:rsidRPr="002066A0" w:rsidDel="002066A0">
          <w:rPr>
            <w:spacing w:val="6"/>
            <w:sz w:val="20"/>
            <w:rPrChange w:id="16" w:author="Phil Green" w:date="2026-08-30T16:43:00Z" w16du:dateUtc="2026-08-30T14:43:00Z">
              <w:rPr>
                <w:spacing w:val="6"/>
              </w:rPr>
            </w:rPrChange>
          </w:rPr>
          <w:delText xml:space="preserve"> </w:delText>
        </w:r>
      </w:del>
      <w:ins w:id="17" w:author="Phil Green" w:date="2026-08-30T16:43:00Z" w16du:dateUtc="2026-08-30T14:43:00Z">
        <w:r w:rsidR="002066A0" w:rsidRPr="002066A0">
          <w:rPr>
            <w:sz w:val="20"/>
            <w:rPrChange w:id="18" w:author="Phil Green" w:date="2026-08-30T16:43:00Z" w16du:dateUtc="2026-08-30T14:43:00Z">
              <w:rPr/>
            </w:rPrChange>
          </w:rPr>
          <w:t>amounts</w:t>
        </w:r>
        <w:r w:rsidR="002066A0" w:rsidRPr="002066A0">
          <w:rPr>
            <w:spacing w:val="6"/>
            <w:sz w:val="20"/>
            <w:rPrChange w:id="19" w:author="Phil Green" w:date="2026-08-30T16:43:00Z" w16du:dateUtc="2026-08-30T14:43:00Z">
              <w:rPr>
                <w:spacing w:val="6"/>
              </w:rPr>
            </w:rPrChange>
          </w:rPr>
          <w:t xml:space="preserve"> </w:t>
        </w:r>
      </w:ins>
      <w:r w:rsidRPr="002066A0">
        <w:rPr>
          <w:sz w:val="20"/>
          <w:rPrChange w:id="20" w:author="Phil Green" w:date="2026-08-30T16:43:00Z" w16du:dateUtc="2026-08-30T14:43:00Z">
            <w:rPr/>
          </w:rPrChange>
        </w:rPr>
        <w:t>to</w:t>
      </w:r>
      <w:r w:rsidRPr="002066A0">
        <w:rPr>
          <w:spacing w:val="6"/>
          <w:sz w:val="20"/>
          <w:rPrChange w:id="21" w:author="Phil Green" w:date="2026-08-30T16:43:00Z" w16du:dateUtc="2026-08-30T14:43:00Z">
            <w:rPr>
              <w:spacing w:val="6"/>
            </w:rPr>
          </w:rPrChange>
        </w:rPr>
        <w:t xml:space="preserve"> </w:t>
      </w:r>
      <w:del w:id="22" w:author="Phil Green" w:date="2026-08-30T16:43:00Z" w16du:dateUtc="2026-08-30T14:43:00Z">
        <w:r w:rsidRPr="002066A0" w:rsidDel="002066A0">
          <w:rPr>
            <w:sz w:val="20"/>
            <w:rPrChange w:id="23" w:author="Phil Green" w:date="2026-08-30T16:43:00Z" w16du:dateUtc="2026-08-30T14:43:00Z">
              <w:rPr/>
            </w:rPrChange>
          </w:rPr>
          <w:delText>device-independent</w:delText>
        </w:r>
        <w:r w:rsidRPr="002066A0" w:rsidDel="002066A0">
          <w:rPr>
            <w:spacing w:val="6"/>
            <w:sz w:val="20"/>
            <w:rPrChange w:id="24" w:author="Phil Green" w:date="2026-08-30T16:43:00Z" w16du:dateUtc="2026-08-30T14:43:00Z">
              <w:rPr>
                <w:spacing w:val="6"/>
              </w:rPr>
            </w:rPrChange>
          </w:rPr>
          <w:delText xml:space="preserve"> </w:delText>
        </w:r>
        <w:r w:rsidRPr="002066A0" w:rsidDel="002066A0">
          <w:rPr>
            <w:sz w:val="20"/>
            <w:rPrChange w:id="25" w:author="Phil Green" w:date="2026-08-30T16:43:00Z" w16du:dateUtc="2026-08-30T14:43:00Z">
              <w:rPr/>
            </w:rPrChange>
          </w:rPr>
          <w:delText>CIE</w:delText>
        </w:r>
        <w:r w:rsidRPr="002066A0" w:rsidDel="002066A0">
          <w:rPr>
            <w:spacing w:val="6"/>
            <w:sz w:val="20"/>
            <w:rPrChange w:id="26" w:author="Phil Green" w:date="2026-08-30T16:43:00Z" w16du:dateUtc="2026-08-30T14:43:00Z">
              <w:rPr>
                <w:spacing w:val="6"/>
              </w:rPr>
            </w:rPrChange>
          </w:rPr>
          <w:delText xml:space="preserve"> </w:delText>
        </w:r>
        <w:r w:rsidRPr="002066A0" w:rsidDel="002066A0">
          <w:rPr>
            <w:sz w:val="20"/>
            <w:rPrChange w:id="27" w:author="Phil Green" w:date="2026-08-30T16:43:00Z" w16du:dateUtc="2026-08-30T14:43:00Z">
              <w:rPr/>
            </w:rPrChange>
          </w:rPr>
          <w:delText>XYZ</w:delText>
        </w:r>
      </w:del>
      <w:ins w:id="28" w:author="Phil Green" w:date="2026-08-30T16:43:00Z" w16du:dateUtc="2026-08-30T14:43:00Z">
        <w:r w:rsidR="002066A0">
          <w:rPr>
            <w:sz w:val="20"/>
          </w:rPr>
          <w:t>colorimetry</w:t>
        </w:r>
      </w:ins>
      <w:r w:rsidRPr="002066A0">
        <w:rPr>
          <w:sz w:val="20"/>
          <w:rPrChange w:id="29" w:author="Phil Green" w:date="2026-08-30T16:43:00Z" w16du:dateUtc="2026-08-30T14:43:00Z">
            <w:rPr/>
          </w:rPrChange>
        </w:rPr>
        <w:t>;</w:t>
      </w:r>
      <w:r w:rsidRPr="002066A0">
        <w:rPr>
          <w:spacing w:val="6"/>
          <w:sz w:val="20"/>
          <w:rPrChange w:id="30" w:author="Phil Green" w:date="2026-08-30T16:43:00Z" w16du:dateUtc="2026-08-30T14:43:00Z">
            <w:rPr>
              <w:spacing w:val="6"/>
            </w:rPr>
          </w:rPrChange>
        </w:rPr>
        <w:t xml:space="preserve"> </w:t>
      </w:r>
      <w:r w:rsidRPr="002066A0">
        <w:rPr>
          <w:spacing w:val="-5"/>
          <w:sz w:val="20"/>
          <w:rPrChange w:id="31" w:author="Phil Green" w:date="2026-08-30T16:43:00Z" w16du:dateUtc="2026-08-30T14:43:00Z">
            <w:rPr>
              <w:spacing w:val="-5"/>
            </w:rPr>
          </w:rPrChange>
        </w:rPr>
        <w:t>the</w:t>
      </w:r>
      <w:r w:rsidRPr="002066A0">
        <w:rPr>
          <w:rFonts w:ascii="Times New Roman"/>
          <w:sz w:val="20"/>
          <w:rPrChange w:id="32" w:author="Phil Green" w:date="2026-08-30T16:43:00Z" w16du:dateUtc="2026-08-30T14:43:00Z">
            <w:rPr>
              <w:rFonts w:ascii="Times New Roman"/>
            </w:rPr>
          </w:rPrChange>
        </w:rPr>
        <w:tab/>
      </w:r>
      <w:r w:rsidRPr="002066A0">
        <w:rPr>
          <w:rFonts w:ascii="Trebuchet MS"/>
          <w:spacing w:val="-10"/>
          <w:sz w:val="10"/>
        </w:rPr>
        <w:t>2</w:t>
      </w:r>
    </w:p>
    <w:p w14:paraId="064967B2" w14:textId="77777777" w:rsidR="00EA1924" w:rsidRDefault="00000000">
      <w:pPr>
        <w:tabs>
          <w:tab w:val="right" w:pos="11017"/>
        </w:tabs>
        <w:spacing w:before="30"/>
        <w:ind w:left="2761"/>
        <w:rPr>
          <w:rFonts w:ascii="Trebuchet MS"/>
          <w:sz w:val="10"/>
        </w:rPr>
      </w:pPr>
      <w:r>
        <w:rPr>
          <w:sz w:val="20"/>
        </w:rPr>
        <w:t>classical</w:t>
      </w:r>
      <w:r>
        <w:rPr>
          <w:spacing w:val="9"/>
          <w:sz w:val="20"/>
        </w:rPr>
        <w:t xml:space="preserve"> </w:t>
      </w:r>
      <w:r>
        <w:rPr>
          <w:sz w:val="20"/>
        </w:rPr>
        <w:t>toolchain</w:t>
      </w:r>
      <w:r>
        <w:rPr>
          <w:spacing w:val="10"/>
          <w:sz w:val="20"/>
        </w:rPr>
        <w:t xml:space="preserve"> </w:t>
      </w:r>
      <w:r>
        <w:rPr>
          <w:sz w:val="20"/>
        </w:rPr>
        <w:t>strains</w:t>
      </w:r>
      <w:r>
        <w:rPr>
          <w:spacing w:val="9"/>
          <w:sz w:val="20"/>
        </w:rPr>
        <w:t xml:space="preserve"> </w:t>
      </w:r>
      <w:r>
        <w:rPr>
          <w:sz w:val="20"/>
        </w:rPr>
        <w:t>beyond</w:t>
      </w:r>
      <w:r>
        <w:rPr>
          <w:spacing w:val="10"/>
          <w:sz w:val="20"/>
        </w:rPr>
        <w:t xml:space="preserve"> </w:t>
      </w:r>
      <w:r>
        <w:rPr>
          <w:sz w:val="20"/>
        </w:rPr>
        <w:t>four</w:t>
      </w:r>
      <w:r>
        <w:rPr>
          <w:spacing w:val="9"/>
          <w:sz w:val="20"/>
        </w:rPr>
        <w:t xml:space="preserve"> </w:t>
      </w:r>
      <w:r>
        <w:rPr>
          <w:sz w:val="20"/>
        </w:rPr>
        <w:t>inks.</w:t>
      </w:r>
      <w:r>
        <w:rPr>
          <w:spacing w:val="37"/>
          <w:sz w:val="20"/>
        </w:rPr>
        <w:t xml:space="preserve"> </w:t>
      </w:r>
      <w:r>
        <w:rPr>
          <w:sz w:val="20"/>
        </w:rPr>
        <w:t>We</w:t>
      </w:r>
      <w:r>
        <w:rPr>
          <w:spacing w:val="10"/>
          <w:sz w:val="20"/>
        </w:rPr>
        <w:t xml:space="preserve"> </w:t>
      </w:r>
      <w:r>
        <w:rPr>
          <w:sz w:val="20"/>
        </w:rPr>
        <w:t>compare</w:t>
      </w:r>
      <w:r>
        <w:rPr>
          <w:spacing w:val="9"/>
          <w:sz w:val="20"/>
        </w:rPr>
        <w:t xml:space="preserve"> </w:t>
      </w:r>
      <w:r>
        <w:rPr>
          <w:sz w:val="20"/>
        </w:rPr>
        <w:t>14</w:t>
      </w:r>
      <w:r>
        <w:rPr>
          <w:spacing w:val="10"/>
          <w:sz w:val="20"/>
        </w:rPr>
        <w:t xml:space="preserve"> </w:t>
      </w:r>
      <w:r>
        <w:rPr>
          <w:sz w:val="20"/>
        </w:rPr>
        <w:t>machine</w:t>
      </w:r>
      <w:r>
        <w:rPr>
          <w:spacing w:val="9"/>
          <w:sz w:val="20"/>
        </w:rPr>
        <w:t xml:space="preserve"> </w:t>
      </w:r>
      <w:r>
        <w:rPr>
          <w:sz w:val="20"/>
        </w:rPr>
        <w:t>learning</w:t>
      </w:r>
      <w:r>
        <w:rPr>
          <w:spacing w:val="10"/>
          <w:sz w:val="20"/>
        </w:rPr>
        <w:t xml:space="preserve"> </w:t>
      </w:r>
      <w:r>
        <w:rPr>
          <w:spacing w:val="-2"/>
          <w:sz w:val="20"/>
        </w:rPr>
        <w:t>methods</w:t>
      </w:r>
      <w:r>
        <w:rPr>
          <w:rFonts w:ascii="Times New Roman"/>
          <w:sz w:val="20"/>
        </w:rPr>
        <w:tab/>
      </w:r>
      <w:r>
        <w:rPr>
          <w:rFonts w:ascii="Trebuchet MS"/>
          <w:spacing w:val="-10"/>
          <w:sz w:val="10"/>
        </w:rPr>
        <w:t>3</w:t>
      </w:r>
    </w:p>
    <w:p w14:paraId="491BD315" w14:textId="4E0D9BA1" w:rsidR="00EA1924" w:rsidRDefault="00000000">
      <w:pPr>
        <w:tabs>
          <w:tab w:val="right" w:pos="11017"/>
        </w:tabs>
        <w:spacing w:before="30"/>
        <w:ind w:left="2761"/>
        <w:rPr>
          <w:rFonts w:ascii="Trebuchet MS"/>
          <w:sz w:val="10"/>
        </w:rPr>
      </w:pPr>
      <w:r>
        <w:rPr>
          <w:spacing w:val="-2"/>
          <w:sz w:val="20"/>
        </w:rPr>
        <w:t>against polynomial</w:t>
      </w:r>
      <w:r>
        <w:rPr>
          <w:spacing w:val="-1"/>
          <w:sz w:val="20"/>
        </w:rPr>
        <w:t xml:space="preserve"> </w:t>
      </w:r>
      <w:r>
        <w:rPr>
          <w:spacing w:val="-2"/>
          <w:sz w:val="20"/>
        </w:rPr>
        <w:t>regression on</w:t>
      </w:r>
      <w:r>
        <w:rPr>
          <w:spacing w:val="-1"/>
          <w:sz w:val="20"/>
        </w:rPr>
        <w:t xml:space="preserve"> </w:t>
      </w:r>
      <w:commentRangeStart w:id="33"/>
      <w:r>
        <w:rPr>
          <w:spacing w:val="-2"/>
          <w:sz w:val="20"/>
        </w:rPr>
        <w:t>nine</w:t>
      </w:r>
      <w:r>
        <w:rPr>
          <w:spacing w:val="-1"/>
          <w:sz w:val="20"/>
        </w:rPr>
        <w:t xml:space="preserve"> </w:t>
      </w:r>
      <w:commentRangeEnd w:id="33"/>
      <w:r w:rsidR="007F778C">
        <w:rPr>
          <w:rStyle w:val="CommentReference"/>
          <w:spacing w:val="-2"/>
          <w:sz w:val="20"/>
          <w:szCs w:val="22"/>
        </w:rPr>
        <w:commentReference w:id="33"/>
      </w:r>
      <w:r>
        <w:rPr>
          <w:spacing w:val="-2"/>
          <w:sz w:val="20"/>
        </w:rPr>
        <w:t>datasets spanning</w:t>
      </w:r>
      <w:r>
        <w:rPr>
          <w:spacing w:val="-1"/>
          <w:sz w:val="20"/>
        </w:rPr>
        <w:t xml:space="preserve"> </w:t>
      </w:r>
      <w:del w:id="34" w:author="Phil Green" w:date="2026-08-30T11:46:00Z" w16du:dateUtc="2026-08-30T09:46:00Z">
        <w:r w:rsidDel="007F778C">
          <w:rPr>
            <w:spacing w:val="-2"/>
            <w:sz w:val="20"/>
          </w:rPr>
          <w:delText xml:space="preserve">a </w:delText>
        </w:r>
      </w:del>
      <w:r>
        <w:rPr>
          <w:spacing w:val="-2"/>
          <w:sz w:val="20"/>
        </w:rPr>
        <w:t>three-</w:t>
      </w:r>
      <w:r>
        <w:rPr>
          <w:spacing w:val="-1"/>
          <w:sz w:val="20"/>
        </w:rPr>
        <w:t xml:space="preserve"> </w:t>
      </w:r>
      <w:r>
        <w:rPr>
          <w:spacing w:val="-2"/>
          <w:sz w:val="20"/>
        </w:rPr>
        <w:t>to</w:t>
      </w:r>
      <w:r>
        <w:rPr>
          <w:spacing w:val="-1"/>
          <w:sz w:val="20"/>
        </w:rPr>
        <w:t xml:space="preserve"> </w:t>
      </w:r>
      <w:r>
        <w:rPr>
          <w:spacing w:val="-2"/>
          <w:sz w:val="20"/>
        </w:rPr>
        <w:t xml:space="preserve">seven-colorant </w:t>
      </w:r>
      <w:del w:id="35" w:author="Phil Green" w:date="2026-08-30T16:44:00Z" w16du:dateUtc="2026-08-30T14:44:00Z">
        <w:r w:rsidDel="002066A0">
          <w:rPr>
            <w:spacing w:val="-2"/>
            <w:sz w:val="20"/>
          </w:rPr>
          <w:delText>ladder</w:delText>
        </w:r>
      </w:del>
      <w:ins w:id="36" w:author="Phil Green" w:date="2026-08-30T16:44:00Z" w16du:dateUtc="2026-08-30T14:44:00Z">
        <w:r w:rsidR="002066A0">
          <w:rPr>
            <w:spacing w:val="-2"/>
            <w:sz w:val="20"/>
          </w:rPr>
          <w:t>datasets</w:t>
        </w:r>
      </w:ins>
      <w:r>
        <w:rPr>
          <w:spacing w:val="-2"/>
          <w:sz w:val="20"/>
        </w:rPr>
        <w:t>,</w:t>
      </w:r>
      <w:r>
        <w:rPr>
          <w:rFonts w:ascii="Times New Roman"/>
          <w:sz w:val="20"/>
        </w:rPr>
        <w:tab/>
      </w:r>
      <w:r>
        <w:rPr>
          <w:rFonts w:ascii="Trebuchet MS"/>
          <w:spacing w:val="-10"/>
          <w:sz w:val="10"/>
        </w:rPr>
        <w:t>4</w:t>
      </w:r>
    </w:p>
    <w:p w14:paraId="4B7DA80B" w14:textId="677E64A4" w:rsidR="00EA1924" w:rsidDel="007F778C" w:rsidRDefault="00000000" w:rsidP="007F778C">
      <w:pPr>
        <w:tabs>
          <w:tab w:val="right" w:pos="11017"/>
        </w:tabs>
        <w:spacing w:before="30"/>
        <w:ind w:left="2761"/>
        <w:rPr>
          <w:del w:id="37" w:author="Phil Green" w:date="2026-08-30T11:49:00Z" w16du:dateUtc="2026-08-30T09:49:00Z"/>
          <w:rFonts w:ascii="Trebuchet MS" w:hAnsi="Trebuchet MS"/>
          <w:sz w:val="10"/>
        </w:rPr>
      </w:pPr>
      <w:r>
        <w:rPr>
          <w:spacing w:val="-2"/>
          <w:sz w:val="20"/>
        </w:rPr>
        <w:t>under</w:t>
      </w:r>
      <w:r>
        <w:rPr>
          <w:spacing w:val="-3"/>
          <w:sz w:val="20"/>
        </w:rPr>
        <w:t xml:space="preserve"> </w:t>
      </w:r>
      <w:r>
        <w:rPr>
          <w:spacing w:val="-2"/>
          <w:sz w:val="20"/>
        </w:rPr>
        <w:t>cross-validation with CIEDE2000 (</w:t>
      </w:r>
      <w:r>
        <w:rPr>
          <w:rFonts w:ascii="Calibri" w:hAnsi="Calibri"/>
          <w:spacing w:val="-2"/>
          <w:sz w:val="20"/>
        </w:rPr>
        <w:t>∆</w:t>
      </w:r>
      <w:r>
        <w:rPr>
          <w:i/>
          <w:spacing w:val="-2"/>
          <w:sz w:val="20"/>
        </w:rPr>
        <w:t>E</w:t>
      </w:r>
      <w:r>
        <w:rPr>
          <w:spacing w:val="-2"/>
          <w:sz w:val="20"/>
          <w:vertAlign w:val="subscript"/>
        </w:rPr>
        <w:t>00</w:t>
      </w:r>
      <w:r>
        <w:rPr>
          <w:spacing w:val="-2"/>
          <w:sz w:val="20"/>
        </w:rPr>
        <w:t>)</w:t>
      </w:r>
      <w:del w:id="38" w:author="Phil Green" w:date="2026-08-30T16:43:00Z" w16du:dateUtc="2026-08-30T14:43:00Z">
        <w:r w:rsidDel="002066A0">
          <w:rPr>
            <w:spacing w:val="-2"/>
            <w:sz w:val="20"/>
          </w:rPr>
          <w:delText xml:space="preserve"> on physical XYZ</w:delText>
        </w:r>
      </w:del>
      <w:r>
        <w:rPr>
          <w:spacing w:val="-2"/>
          <w:sz w:val="20"/>
        </w:rPr>
        <w:t xml:space="preserve">. </w:t>
      </w:r>
      <w:del w:id="39" w:author="Phil Green" w:date="2026-08-30T11:49:00Z" w16du:dateUtc="2026-08-30T09:49:00Z">
        <w:r w:rsidDel="007F778C">
          <w:rPr>
            <w:spacing w:val="-2"/>
            <w:sz w:val="20"/>
          </w:rPr>
          <w:delText>We report two corrections</w:delText>
        </w:r>
        <w:r w:rsidDel="007F778C">
          <w:rPr>
            <w:rFonts w:ascii="Times New Roman" w:hAnsi="Times New Roman"/>
            <w:sz w:val="20"/>
          </w:rPr>
          <w:tab/>
        </w:r>
        <w:r w:rsidDel="007F778C">
          <w:rPr>
            <w:rFonts w:ascii="Trebuchet MS" w:hAnsi="Trebuchet MS"/>
            <w:spacing w:val="-10"/>
            <w:sz w:val="10"/>
          </w:rPr>
          <w:delText>5</w:delText>
        </w:r>
      </w:del>
    </w:p>
    <w:p w14:paraId="2EA4788D" w14:textId="22A6C658" w:rsidR="00EA1924" w:rsidDel="007F778C" w:rsidRDefault="00000000" w:rsidP="007F778C">
      <w:pPr>
        <w:tabs>
          <w:tab w:val="right" w:pos="11017"/>
        </w:tabs>
        <w:spacing w:before="30"/>
        <w:ind w:left="2761"/>
        <w:rPr>
          <w:del w:id="40" w:author="Phil Green" w:date="2026-08-30T11:49:00Z" w16du:dateUtc="2026-08-30T09:49:00Z"/>
          <w:rFonts w:ascii="Trebuchet MS" w:hAnsi="Trebuchet MS"/>
          <w:sz w:val="10"/>
        </w:rPr>
      </w:pPr>
      <w:del w:id="41" w:author="Phil Green" w:date="2026-08-30T11:49:00Z" w16du:dateUtc="2026-08-30T09:49:00Z">
        <w:r w:rsidDel="007F778C">
          <w:rPr>
            <w:sz w:val="20"/>
          </w:rPr>
          <w:delText>to</w:delText>
        </w:r>
        <w:r w:rsidDel="007F778C">
          <w:rPr>
            <w:spacing w:val="-3"/>
            <w:sz w:val="20"/>
          </w:rPr>
          <w:delText xml:space="preserve"> </w:delText>
        </w:r>
        <w:r w:rsidDel="007F778C">
          <w:rPr>
            <w:sz w:val="20"/>
          </w:rPr>
          <w:delText>a</w:delText>
        </w:r>
        <w:r w:rsidDel="007F778C">
          <w:rPr>
            <w:spacing w:val="-2"/>
            <w:sz w:val="20"/>
          </w:rPr>
          <w:delText xml:space="preserve"> </w:delText>
        </w:r>
        <w:r w:rsidDel="007F778C">
          <w:rPr>
            <w:sz w:val="20"/>
          </w:rPr>
          <w:delText>prior</w:delText>
        </w:r>
        <w:r w:rsidDel="007F778C">
          <w:rPr>
            <w:spacing w:val="-3"/>
            <w:sz w:val="20"/>
          </w:rPr>
          <w:delText xml:space="preserve"> </w:delText>
        </w:r>
        <w:r w:rsidDel="007F778C">
          <w:rPr>
            <w:sz w:val="20"/>
          </w:rPr>
          <w:delText>conference</w:delText>
        </w:r>
        <w:r w:rsidDel="007F778C">
          <w:rPr>
            <w:spacing w:val="-2"/>
            <w:sz w:val="20"/>
          </w:rPr>
          <w:delText xml:space="preserve"> </w:delText>
        </w:r>
        <w:r w:rsidDel="007F778C">
          <w:rPr>
            <w:sz w:val="20"/>
          </w:rPr>
          <w:delText>study:</w:delText>
        </w:r>
        <w:r w:rsidDel="007F778C">
          <w:rPr>
            <w:spacing w:val="12"/>
            <w:sz w:val="20"/>
          </w:rPr>
          <w:delText xml:space="preserve"> </w:delText>
        </w:r>
        <w:r w:rsidDel="007F778C">
          <w:rPr>
            <w:rFonts w:ascii="Calibri" w:hAnsi="Calibri"/>
            <w:sz w:val="20"/>
          </w:rPr>
          <w:delText>∆</w:delText>
        </w:r>
        <w:r w:rsidDel="007F778C">
          <w:rPr>
            <w:i/>
            <w:sz w:val="20"/>
          </w:rPr>
          <w:delText>E</w:delText>
        </w:r>
        <w:r w:rsidDel="007F778C">
          <w:rPr>
            <w:sz w:val="20"/>
            <w:vertAlign w:val="subscript"/>
          </w:rPr>
          <w:delText>00</w:delText>
        </w:r>
        <w:r w:rsidDel="007F778C">
          <w:rPr>
            <w:spacing w:val="8"/>
            <w:sz w:val="20"/>
          </w:rPr>
          <w:delText xml:space="preserve"> </w:delText>
        </w:r>
        <w:r w:rsidDel="007F778C">
          <w:rPr>
            <w:sz w:val="20"/>
          </w:rPr>
          <w:delText>had</w:delText>
        </w:r>
        <w:r w:rsidDel="007F778C">
          <w:rPr>
            <w:spacing w:val="-3"/>
            <w:sz w:val="20"/>
          </w:rPr>
          <w:delText xml:space="preserve"> </w:delText>
        </w:r>
        <w:r w:rsidDel="007F778C">
          <w:rPr>
            <w:sz w:val="20"/>
          </w:rPr>
          <w:delText>been</w:delText>
        </w:r>
        <w:r w:rsidDel="007F778C">
          <w:rPr>
            <w:spacing w:val="-2"/>
            <w:sz w:val="20"/>
          </w:rPr>
          <w:delText xml:space="preserve"> </w:delText>
        </w:r>
        <w:r w:rsidDel="007F778C">
          <w:rPr>
            <w:sz w:val="20"/>
          </w:rPr>
          <w:delText>computed</w:delText>
        </w:r>
        <w:r w:rsidDel="007F778C">
          <w:rPr>
            <w:spacing w:val="-2"/>
            <w:sz w:val="20"/>
          </w:rPr>
          <w:delText xml:space="preserve"> </w:delText>
        </w:r>
        <w:r w:rsidDel="007F778C">
          <w:rPr>
            <w:sz w:val="20"/>
          </w:rPr>
          <w:delText>on</w:delText>
        </w:r>
        <w:r w:rsidDel="007F778C">
          <w:rPr>
            <w:spacing w:val="-3"/>
            <w:sz w:val="20"/>
          </w:rPr>
          <w:delText xml:space="preserve"> </w:delText>
        </w:r>
        <w:r w:rsidDel="007F778C">
          <w:rPr>
            <w:sz w:val="20"/>
          </w:rPr>
          <w:delText>normalized</w:delText>
        </w:r>
        <w:r w:rsidDel="007F778C">
          <w:rPr>
            <w:spacing w:val="-2"/>
            <w:sz w:val="20"/>
          </w:rPr>
          <w:delText xml:space="preserve"> </w:delText>
        </w:r>
        <w:r w:rsidDel="007F778C">
          <w:rPr>
            <w:sz w:val="20"/>
          </w:rPr>
          <w:delText>rather</w:delText>
        </w:r>
        <w:r w:rsidDel="007F778C">
          <w:rPr>
            <w:spacing w:val="-2"/>
            <w:sz w:val="20"/>
          </w:rPr>
          <w:delText xml:space="preserve"> </w:delText>
        </w:r>
        <w:r w:rsidDel="007F778C">
          <w:rPr>
            <w:sz w:val="20"/>
          </w:rPr>
          <w:delText>than</w:delText>
        </w:r>
        <w:r w:rsidDel="007F778C">
          <w:rPr>
            <w:spacing w:val="-3"/>
            <w:sz w:val="20"/>
          </w:rPr>
          <w:delText xml:space="preserve"> </w:delText>
        </w:r>
        <w:r w:rsidDel="007F778C">
          <w:rPr>
            <w:spacing w:val="-2"/>
            <w:sz w:val="20"/>
          </w:rPr>
          <w:delText>physical</w:delText>
        </w:r>
        <w:r w:rsidDel="007F778C">
          <w:rPr>
            <w:rFonts w:ascii="Times New Roman" w:hAnsi="Times New Roman"/>
            <w:sz w:val="20"/>
          </w:rPr>
          <w:tab/>
        </w:r>
        <w:r w:rsidDel="007F778C">
          <w:rPr>
            <w:rFonts w:ascii="Trebuchet MS" w:hAnsi="Trebuchet MS"/>
            <w:spacing w:val="-10"/>
            <w:sz w:val="10"/>
          </w:rPr>
          <w:delText>6</w:delText>
        </w:r>
      </w:del>
    </w:p>
    <w:p w14:paraId="76B188CB" w14:textId="58A47463" w:rsidR="00EA1924" w:rsidDel="007F778C" w:rsidRDefault="00000000" w:rsidP="007F778C">
      <w:pPr>
        <w:tabs>
          <w:tab w:val="right" w:pos="11017"/>
        </w:tabs>
        <w:spacing w:before="30"/>
        <w:ind w:left="2761"/>
        <w:rPr>
          <w:del w:id="42" w:author="Phil Green" w:date="2026-08-30T11:49:00Z" w16du:dateUtc="2026-08-30T09:49:00Z"/>
          <w:rFonts w:ascii="Trebuchet MS"/>
          <w:sz w:val="10"/>
        </w:rPr>
        <w:pPrChange w:id="43" w:author="Phil Green" w:date="2026-08-30T11:49:00Z" w16du:dateUtc="2026-08-30T09:49:00Z">
          <w:pPr>
            <w:tabs>
              <w:tab w:val="right" w:pos="11017"/>
            </w:tabs>
            <w:spacing w:before="30"/>
            <w:ind w:left="2755"/>
          </w:pPr>
        </w:pPrChange>
      </w:pPr>
      <w:del w:id="44" w:author="Phil Green" w:date="2026-08-30T11:49:00Z" w16du:dateUtc="2026-08-30T09:49:00Z">
        <w:r w:rsidDel="007F778C">
          <w:rPr>
            <w:sz w:val="20"/>
          </w:rPr>
          <w:delText>XYZ,</w:delText>
        </w:r>
        <w:r w:rsidDel="007F778C">
          <w:rPr>
            <w:spacing w:val="12"/>
            <w:sz w:val="20"/>
          </w:rPr>
          <w:delText xml:space="preserve"> </w:delText>
        </w:r>
        <w:r w:rsidDel="007F778C">
          <w:rPr>
            <w:sz w:val="20"/>
          </w:rPr>
          <w:delText>understating</w:delText>
        </w:r>
        <w:r w:rsidDel="007F778C">
          <w:rPr>
            <w:spacing w:val="12"/>
            <w:sz w:val="20"/>
          </w:rPr>
          <w:delText xml:space="preserve"> </w:delText>
        </w:r>
        <w:r w:rsidDel="007F778C">
          <w:rPr>
            <w:sz w:val="20"/>
          </w:rPr>
          <w:delText>errors</w:delText>
        </w:r>
        <w:r w:rsidDel="007F778C">
          <w:rPr>
            <w:spacing w:val="13"/>
            <w:sz w:val="20"/>
          </w:rPr>
          <w:delText xml:space="preserve"> </w:delText>
        </w:r>
        <w:r w:rsidDel="007F778C">
          <w:rPr>
            <w:sz w:val="20"/>
          </w:rPr>
          <w:delText>roughly</w:delText>
        </w:r>
        <w:r w:rsidDel="007F778C">
          <w:rPr>
            <w:spacing w:val="12"/>
            <w:sz w:val="20"/>
          </w:rPr>
          <w:delText xml:space="preserve"> </w:delText>
        </w:r>
        <w:r w:rsidDel="007F778C">
          <w:rPr>
            <w:sz w:val="20"/>
          </w:rPr>
          <w:delText>fivefold,</w:delText>
        </w:r>
        <w:r w:rsidDel="007F778C">
          <w:rPr>
            <w:spacing w:val="14"/>
            <w:sz w:val="20"/>
          </w:rPr>
          <w:delText xml:space="preserve"> </w:delText>
        </w:r>
        <w:r w:rsidDel="007F778C">
          <w:rPr>
            <w:sz w:val="20"/>
          </w:rPr>
          <w:delText>and</w:delText>
        </w:r>
        <w:r w:rsidDel="007F778C">
          <w:rPr>
            <w:spacing w:val="13"/>
            <w:sz w:val="20"/>
          </w:rPr>
          <w:delText xml:space="preserve"> </w:delText>
        </w:r>
        <w:r w:rsidDel="007F778C">
          <w:rPr>
            <w:sz w:val="20"/>
          </w:rPr>
          <w:delText>the</w:delText>
        </w:r>
        <w:r w:rsidDel="007F778C">
          <w:rPr>
            <w:spacing w:val="12"/>
            <w:sz w:val="20"/>
          </w:rPr>
          <w:delText xml:space="preserve"> </w:delText>
        </w:r>
        <w:r w:rsidDel="007F778C">
          <w:rPr>
            <w:sz w:val="20"/>
          </w:rPr>
          <w:delText>classical</w:delText>
        </w:r>
        <w:r w:rsidDel="007F778C">
          <w:rPr>
            <w:spacing w:val="12"/>
            <w:sz w:val="20"/>
          </w:rPr>
          <w:delText xml:space="preserve"> </w:delText>
        </w:r>
        <w:r w:rsidDel="007F778C">
          <w:rPr>
            <w:sz w:val="20"/>
          </w:rPr>
          <w:delText>baseline</w:delText>
        </w:r>
        <w:r w:rsidDel="007F778C">
          <w:rPr>
            <w:spacing w:val="13"/>
            <w:sz w:val="20"/>
          </w:rPr>
          <w:delText xml:space="preserve"> </w:delText>
        </w:r>
        <w:r w:rsidDel="007F778C">
          <w:rPr>
            <w:sz w:val="20"/>
          </w:rPr>
          <w:delText>had</w:delText>
        </w:r>
        <w:r w:rsidDel="007F778C">
          <w:rPr>
            <w:spacing w:val="12"/>
            <w:sz w:val="20"/>
          </w:rPr>
          <w:delText xml:space="preserve"> </w:delText>
        </w:r>
        <w:r w:rsidDel="007F778C">
          <w:rPr>
            <w:sz w:val="20"/>
          </w:rPr>
          <w:delText>been</w:delText>
        </w:r>
        <w:r w:rsidDel="007F778C">
          <w:rPr>
            <w:spacing w:val="13"/>
            <w:sz w:val="20"/>
          </w:rPr>
          <w:delText xml:space="preserve"> </w:delText>
        </w:r>
        <w:r w:rsidDel="007F778C">
          <w:rPr>
            <w:sz w:val="20"/>
          </w:rPr>
          <w:delText>fitted</w:delText>
        </w:r>
        <w:r w:rsidDel="007F778C">
          <w:rPr>
            <w:spacing w:val="12"/>
            <w:sz w:val="20"/>
          </w:rPr>
          <w:delText xml:space="preserve"> </w:delText>
        </w:r>
        <w:r w:rsidDel="007F778C">
          <w:rPr>
            <w:spacing w:val="-5"/>
            <w:sz w:val="20"/>
          </w:rPr>
          <w:delText>by</w:delText>
        </w:r>
        <w:r w:rsidDel="007F778C">
          <w:rPr>
            <w:rFonts w:ascii="Times New Roman"/>
            <w:sz w:val="20"/>
          </w:rPr>
          <w:tab/>
        </w:r>
        <w:r w:rsidDel="007F778C">
          <w:rPr>
            <w:rFonts w:ascii="Trebuchet MS"/>
            <w:spacing w:val="-10"/>
            <w:sz w:val="10"/>
          </w:rPr>
          <w:delText>7</w:delText>
        </w:r>
      </w:del>
    </w:p>
    <w:p w14:paraId="13D9D034" w14:textId="75E1E1DC" w:rsidR="00EA1924" w:rsidDel="007F778C" w:rsidRDefault="00000000" w:rsidP="007F778C">
      <w:pPr>
        <w:tabs>
          <w:tab w:val="right" w:pos="11017"/>
        </w:tabs>
        <w:spacing w:before="30"/>
        <w:ind w:left="2761"/>
        <w:rPr>
          <w:del w:id="45" w:author="Phil Green" w:date="2026-08-30T11:49:00Z" w16du:dateUtc="2026-08-30T09:49:00Z"/>
          <w:rFonts w:ascii="Trebuchet MS"/>
          <w:sz w:val="10"/>
        </w:rPr>
      </w:pPr>
      <w:del w:id="46" w:author="Phil Green" w:date="2026-08-30T11:49:00Z" w16du:dateUtc="2026-08-30T09:49:00Z">
        <w:r w:rsidDel="007F778C">
          <w:rPr>
            <w:sz w:val="20"/>
          </w:rPr>
          <w:delText>least</w:delText>
        </w:r>
        <w:r w:rsidDel="007F778C">
          <w:rPr>
            <w:spacing w:val="12"/>
            <w:sz w:val="20"/>
          </w:rPr>
          <w:delText xml:space="preserve"> </w:delText>
        </w:r>
        <w:r w:rsidDel="007F778C">
          <w:rPr>
            <w:sz w:val="20"/>
          </w:rPr>
          <w:delText>squares</w:delText>
        </w:r>
        <w:r w:rsidDel="007F778C">
          <w:rPr>
            <w:spacing w:val="12"/>
            <w:sz w:val="20"/>
          </w:rPr>
          <w:delText xml:space="preserve"> </w:delText>
        </w:r>
        <w:r w:rsidDel="007F778C">
          <w:rPr>
            <w:sz w:val="20"/>
          </w:rPr>
          <w:delText>on</w:delText>
        </w:r>
        <w:r w:rsidDel="007F778C">
          <w:rPr>
            <w:spacing w:val="13"/>
            <w:sz w:val="20"/>
          </w:rPr>
          <w:delText xml:space="preserve"> </w:delText>
        </w:r>
        <w:r w:rsidDel="007F778C">
          <w:rPr>
            <w:sz w:val="20"/>
          </w:rPr>
          <w:delText>XYZ</w:delText>
        </w:r>
        <w:r w:rsidDel="007F778C">
          <w:rPr>
            <w:spacing w:val="12"/>
            <w:sz w:val="20"/>
          </w:rPr>
          <w:delText xml:space="preserve"> </w:delText>
        </w:r>
        <w:r w:rsidDel="007F778C">
          <w:rPr>
            <w:sz w:val="20"/>
          </w:rPr>
          <w:delText>and</w:delText>
        </w:r>
        <w:r w:rsidDel="007F778C">
          <w:rPr>
            <w:spacing w:val="12"/>
            <w:sz w:val="20"/>
          </w:rPr>
          <w:delText xml:space="preserve"> </w:delText>
        </w:r>
        <w:r w:rsidDel="007F778C">
          <w:rPr>
            <w:sz w:val="20"/>
          </w:rPr>
          <w:delText>capped</w:delText>
        </w:r>
        <w:r w:rsidDel="007F778C">
          <w:rPr>
            <w:spacing w:val="13"/>
            <w:sz w:val="20"/>
          </w:rPr>
          <w:delText xml:space="preserve"> </w:delText>
        </w:r>
        <w:r w:rsidDel="007F778C">
          <w:rPr>
            <w:sz w:val="20"/>
          </w:rPr>
          <w:delText>at</w:delText>
        </w:r>
        <w:r w:rsidDel="007F778C">
          <w:rPr>
            <w:spacing w:val="12"/>
            <w:sz w:val="20"/>
          </w:rPr>
          <w:delText xml:space="preserve"> </w:delText>
        </w:r>
        <w:r w:rsidDel="007F778C">
          <w:rPr>
            <w:sz w:val="20"/>
          </w:rPr>
          <w:delText>third</w:delText>
        </w:r>
        <w:r w:rsidDel="007F778C">
          <w:rPr>
            <w:spacing w:val="12"/>
            <w:sz w:val="20"/>
          </w:rPr>
          <w:delText xml:space="preserve"> </w:delText>
        </w:r>
        <w:r w:rsidDel="007F778C">
          <w:rPr>
            <w:sz w:val="20"/>
          </w:rPr>
          <w:delText>order.</w:delText>
        </w:r>
        <w:r w:rsidDel="007F778C">
          <w:rPr>
            <w:spacing w:val="49"/>
            <w:sz w:val="20"/>
          </w:rPr>
          <w:delText xml:space="preserve"> </w:delText>
        </w:r>
        <w:r w:rsidDel="007F778C">
          <w:rPr>
            <w:sz w:val="20"/>
          </w:rPr>
          <w:delText>Refitted</w:delText>
        </w:r>
        <w:r w:rsidDel="007F778C">
          <w:rPr>
            <w:spacing w:val="12"/>
            <w:sz w:val="20"/>
          </w:rPr>
          <w:delText xml:space="preserve"> </w:delText>
        </w:r>
        <w:r w:rsidDel="007F778C">
          <w:rPr>
            <w:sz w:val="20"/>
          </w:rPr>
          <w:delText>against</w:delText>
        </w:r>
        <w:r w:rsidDel="007F778C">
          <w:rPr>
            <w:spacing w:val="13"/>
            <w:sz w:val="20"/>
          </w:rPr>
          <w:delText xml:space="preserve"> </w:delText>
        </w:r>
        <w:r w:rsidDel="007F778C">
          <w:rPr>
            <w:sz w:val="20"/>
          </w:rPr>
          <w:delText>the</w:delText>
        </w:r>
        <w:r w:rsidDel="007F778C">
          <w:rPr>
            <w:spacing w:val="12"/>
            <w:sz w:val="20"/>
          </w:rPr>
          <w:delText xml:space="preserve"> </w:delText>
        </w:r>
        <w:r w:rsidDel="007F778C">
          <w:rPr>
            <w:sz w:val="20"/>
          </w:rPr>
          <w:delText>cube</w:delText>
        </w:r>
        <w:r w:rsidDel="007F778C">
          <w:rPr>
            <w:spacing w:val="13"/>
            <w:sz w:val="20"/>
          </w:rPr>
          <w:delText xml:space="preserve"> </w:delText>
        </w:r>
        <w:r w:rsidDel="007F778C">
          <w:rPr>
            <w:sz w:val="20"/>
          </w:rPr>
          <w:delText>root</w:delText>
        </w:r>
        <w:r w:rsidDel="007F778C">
          <w:rPr>
            <w:spacing w:val="12"/>
            <w:sz w:val="20"/>
          </w:rPr>
          <w:delText xml:space="preserve"> </w:delText>
        </w:r>
        <w:r w:rsidDel="007F778C">
          <w:rPr>
            <w:sz w:val="20"/>
          </w:rPr>
          <w:delText>of</w:delText>
        </w:r>
        <w:r w:rsidDel="007F778C">
          <w:rPr>
            <w:spacing w:val="14"/>
            <w:sz w:val="20"/>
          </w:rPr>
          <w:delText xml:space="preserve"> </w:delText>
        </w:r>
        <w:r w:rsidDel="007F778C">
          <w:rPr>
            <w:spacing w:val="-4"/>
            <w:sz w:val="20"/>
          </w:rPr>
          <w:delText>XYZ,</w:delText>
        </w:r>
        <w:r w:rsidDel="007F778C">
          <w:rPr>
            <w:rFonts w:ascii="Times New Roman"/>
            <w:sz w:val="20"/>
          </w:rPr>
          <w:tab/>
        </w:r>
        <w:r w:rsidDel="007F778C">
          <w:rPr>
            <w:rFonts w:ascii="Trebuchet MS"/>
            <w:spacing w:val="-10"/>
            <w:sz w:val="10"/>
          </w:rPr>
          <w:delText>8</w:delText>
        </w:r>
      </w:del>
    </w:p>
    <w:p w14:paraId="2615297E" w14:textId="2D2E2A98" w:rsidR="00EA1924" w:rsidDel="007F778C" w:rsidRDefault="00000000" w:rsidP="007F778C">
      <w:pPr>
        <w:tabs>
          <w:tab w:val="right" w:pos="11017"/>
        </w:tabs>
        <w:spacing w:before="30"/>
        <w:ind w:left="2761"/>
        <w:rPr>
          <w:del w:id="47" w:author="Phil Green" w:date="2026-08-30T11:49:00Z" w16du:dateUtc="2026-08-30T09:49:00Z"/>
          <w:rFonts w:ascii="Trebuchet MS"/>
          <w:sz w:val="10"/>
        </w:rPr>
      </w:pPr>
      <w:del w:id="48" w:author="Phil Green" w:date="2026-08-30T11:49:00Z" w16du:dateUtc="2026-08-30T09:49:00Z">
        <w:r w:rsidDel="007F778C">
          <w:rPr>
            <w:sz w:val="20"/>
          </w:rPr>
          <w:delText>equivalently</w:delText>
        </w:r>
        <w:r w:rsidDel="007F778C">
          <w:rPr>
            <w:spacing w:val="6"/>
            <w:sz w:val="20"/>
          </w:rPr>
          <w:delText xml:space="preserve"> </w:delText>
        </w:r>
        <w:r w:rsidDel="007F778C">
          <w:rPr>
            <w:sz w:val="20"/>
          </w:rPr>
          <w:delText>in</w:delText>
        </w:r>
        <w:r w:rsidDel="007F778C">
          <w:rPr>
            <w:spacing w:val="6"/>
            <w:sz w:val="20"/>
          </w:rPr>
          <w:delText xml:space="preserve"> </w:delText>
        </w:r>
        <w:r w:rsidDel="007F778C">
          <w:rPr>
            <w:sz w:val="20"/>
          </w:rPr>
          <w:delText>CIELAB,</w:delText>
        </w:r>
        <w:r w:rsidDel="007F778C">
          <w:rPr>
            <w:spacing w:val="6"/>
            <w:sz w:val="20"/>
          </w:rPr>
          <w:delText xml:space="preserve"> </w:delText>
        </w:r>
        <w:r w:rsidDel="007F778C">
          <w:rPr>
            <w:sz w:val="20"/>
          </w:rPr>
          <w:delText>the</w:delText>
        </w:r>
        <w:r w:rsidDel="007F778C">
          <w:rPr>
            <w:spacing w:val="6"/>
            <w:sz w:val="20"/>
          </w:rPr>
          <w:delText xml:space="preserve"> </w:delText>
        </w:r>
        <w:r w:rsidDel="007F778C">
          <w:rPr>
            <w:sz w:val="20"/>
          </w:rPr>
          <w:delText>identical</w:delText>
        </w:r>
        <w:r w:rsidDel="007F778C">
          <w:rPr>
            <w:spacing w:val="6"/>
            <w:sz w:val="20"/>
          </w:rPr>
          <w:delText xml:space="preserve"> </w:delText>
        </w:r>
        <w:r w:rsidDel="007F778C">
          <w:rPr>
            <w:sz w:val="20"/>
          </w:rPr>
          <w:delText>degree-3</w:delText>
        </w:r>
        <w:r w:rsidDel="007F778C">
          <w:rPr>
            <w:spacing w:val="6"/>
            <w:sz w:val="20"/>
          </w:rPr>
          <w:delText xml:space="preserve"> </w:delText>
        </w:r>
        <w:r w:rsidDel="007F778C">
          <w:rPr>
            <w:sz w:val="20"/>
          </w:rPr>
          <w:delText>polynomial</w:delText>
        </w:r>
        <w:r w:rsidDel="007F778C">
          <w:rPr>
            <w:spacing w:val="6"/>
            <w:sz w:val="20"/>
          </w:rPr>
          <w:delText xml:space="preserve"> </w:delText>
        </w:r>
        <w:r w:rsidDel="007F778C">
          <w:rPr>
            <w:sz w:val="20"/>
          </w:rPr>
          <w:delText>improves</w:delText>
        </w:r>
        <w:r w:rsidDel="007F778C">
          <w:rPr>
            <w:spacing w:val="6"/>
            <w:sz w:val="20"/>
          </w:rPr>
          <w:delText xml:space="preserve"> </w:delText>
        </w:r>
        <w:r w:rsidDel="007F778C">
          <w:rPr>
            <w:sz w:val="20"/>
          </w:rPr>
          <w:delText>its</w:delText>
        </w:r>
        <w:r w:rsidDel="007F778C">
          <w:rPr>
            <w:spacing w:val="6"/>
            <w:sz w:val="20"/>
          </w:rPr>
          <w:delText xml:space="preserve"> </w:delText>
        </w:r>
        <w:r w:rsidDel="007F778C">
          <w:rPr>
            <w:sz w:val="20"/>
          </w:rPr>
          <w:delText>maximum</w:delText>
        </w:r>
        <w:r w:rsidDel="007F778C">
          <w:rPr>
            <w:spacing w:val="6"/>
            <w:sz w:val="20"/>
          </w:rPr>
          <w:delText xml:space="preserve"> </w:delText>
        </w:r>
        <w:r w:rsidDel="007F778C">
          <w:rPr>
            <w:spacing w:val="-2"/>
            <w:sz w:val="20"/>
          </w:rPr>
          <w:delText>error</w:delText>
        </w:r>
        <w:r w:rsidDel="007F778C">
          <w:rPr>
            <w:rFonts w:ascii="Times New Roman"/>
            <w:sz w:val="20"/>
          </w:rPr>
          <w:tab/>
        </w:r>
        <w:r w:rsidDel="007F778C">
          <w:rPr>
            <w:rFonts w:ascii="Trebuchet MS"/>
            <w:spacing w:val="-10"/>
            <w:sz w:val="10"/>
          </w:rPr>
          <w:delText>9</w:delText>
        </w:r>
      </w:del>
    </w:p>
    <w:p w14:paraId="14E58F02" w14:textId="094BAA72" w:rsidR="00EA1924" w:rsidDel="007F778C" w:rsidRDefault="00000000" w:rsidP="007F778C">
      <w:pPr>
        <w:tabs>
          <w:tab w:val="right" w:pos="11017"/>
        </w:tabs>
        <w:spacing w:before="30"/>
        <w:ind w:left="2761"/>
        <w:rPr>
          <w:del w:id="49" w:author="Phil Green" w:date="2026-08-30T11:49:00Z" w16du:dateUtc="2026-08-30T09:49:00Z"/>
          <w:rFonts w:ascii="Trebuchet MS"/>
          <w:sz w:val="10"/>
        </w:rPr>
      </w:pPr>
      <w:del w:id="50" w:author="Phil Green" w:date="2026-08-30T11:49:00Z" w16du:dateUtc="2026-08-30T09:49:00Z">
        <w:r w:rsidDel="007F778C">
          <w:rPr>
            <w:sz w:val="20"/>
          </w:rPr>
          <w:delText>on</w:delText>
        </w:r>
        <w:r w:rsidDel="007F778C">
          <w:rPr>
            <w:spacing w:val="6"/>
            <w:sz w:val="20"/>
          </w:rPr>
          <w:delText xml:space="preserve"> </w:delText>
        </w:r>
        <w:r w:rsidDel="007F778C">
          <w:rPr>
            <w:sz w:val="20"/>
          </w:rPr>
          <w:delText>9</w:delText>
        </w:r>
        <w:r w:rsidDel="007F778C">
          <w:rPr>
            <w:spacing w:val="7"/>
            <w:sz w:val="20"/>
          </w:rPr>
          <w:delText xml:space="preserve"> </w:delText>
        </w:r>
        <w:r w:rsidDel="007F778C">
          <w:rPr>
            <w:sz w:val="20"/>
          </w:rPr>
          <w:delText>of</w:delText>
        </w:r>
        <w:r w:rsidDel="007F778C">
          <w:rPr>
            <w:spacing w:val="7"/>
            <w:sz w:val="20"/>
          </w:rPr>
          <w:delText xml:space="preserve"> </w:delText>
        </w:r>
        <w:r w:rsidDel="007F778C">
          <w:rPr>
            <w:sz w:val="20"/>
          </w:rPr>
          <w:delText>9</w:delText>
        </w:r>
        <w:r w:rsidDel="007F778C">
          <w:rPr>
            <w:spacing w:val="7"/>
            <w:sz w:val="20"/>
          </w:rPr>
          <w:delText xml:space="preserve"> </w:delText>
        </w:r>
        <w:r w:rsidDel="007F778C">
          <w:rPr>
            <w:sz w:val="20"/>
          </w:rPr>
          <w:delText>datasets</w:delText>
        </w:r>
        <w:r w:rsidDel="007F778C">
          <w:rPr>
            <w:spacing w:val="7"/>
            <w:sz w:val="20"/>
          </w:rPr>
          <w:delText xml:space="preserve"> </w:delText>
        </w:r>
        <w:r w:rsidDel="007F778C">
          <w:rPr>
            <w:sz w:val="20"/>
          </w:rPr>
          <w:delText>and</w:delText>
        </w:r>
        <w:r w:rsidDel="007F778C">
          <w:rPr>
            <w:spacing w:val="7"/>
            <w:sz w:val="20"/>
          </w:rPr>
          <w:delText xml:space="preserve"> </w:delText>
        </w:r>
        <w:r w:rsidDel="007F778C">
          <w:rPr>
            <w:sz w:val="20"/>
          </w:rPr>
          <w:delText>its</w:delText>
        </w:r>
        <w:r w:rsidDel="007F778C">
          <w:rPr>
            <w:spacing w:val="7"/>
            <w:sz w:val="20"/>
          </w:rPr>
          <w:delText xml:space="preserve"> </w:delText>
        </w:r>
        <w:r w:rsidDel="007F778C">
          <w:rPr>
            <w:sz w:val="20"/>
          </w:rPr>
          <w:delText>median</w:delText>
        </w:r>
        <w:r w:rsidDel="007F778C">
          <w:rPr>
            <w:spacing w:val="7"/>
            <w:sz w:val="20"/>
          </w:rPr>
          <w:delText xml:space="preserve"> </w:delText>
        </w:r>
        <w:r w:rsidDel="007F778C">
          <w:rPr>
            <w:sz w:val="20"/>
          </w:rPr>
          <w:delText>on</w:delText>
        </w:r>
        <w:r w:rsidDel="007F778C">
          <w:rPr>
            <w:spacing w:val="7"/>
            <w:sz w:val="20"/>
          </w:rPr>
          <w:delText xml:space="preserve"> </w:delText>
        </w:r>
        <w:r w:rsidDel="007F778C">
          <w:rPr>
            <w:sz w:val="20"/>
          </w:rPr>
          <w:delText>8</w:delText>
        </w:r>
        <w:r w:rsidDel="007F778C">
          <w:rPr>
            <w:spacing w:val="7"/>
            <w:sz w:val="20"/>
          </w:rPr>
          <w:delText xml:space="preserve"> </w:delText>
        </w:r>
        <w:r w:rsidDel="007F778C">
          <w:rPr>
            <w:sz w:val="20"/>
          </w:rPr>
          <w:delText>of</w:delText>
        </w:r>
        <w:r w:rsidDel="007F778C">
          <w:rPr>
            <w:spacing w:val="7"/>
            <w:sz w:val="20"/>
          </w:rPr>
          <w:delText xml:space="preserve"> </w:delText>
        </w:r>
        <w:r w:rsidDel="007F778C">
          <w:rPr>
            <w:sz w:val="20"/>
          </w:rPr>
          <w:delText>9,</w:delText>
        </w:r>
        <w:r w:rsidDel="007F778C">
          <w:rPr>
            <w:spacing w:val="8"/>
            <w:sz w:val="20"/>
          </w:rPr>
          <w:delText xml:space="preserve"> </w:delText>
        </w:r>
        <w:r w:rsidDel="007F778C">
          <w:rPr>
            <w:sz w:val="20"/>
          </w:rPr>
          <w:delText>from</w:delText>
        </w:r>
        <w:r w:rsidDel="007F778C">
          <w:rPr>
            <w:spacing w:val="7"/>
            <w:sz w:val="20"/>
          </w:rPr>
          <w:delText xml:space="preserve"> </w:delText>
        </w:r>
        <w:r w:rsidDel="007F778C">
          <w:rPr>
            <w:sz w:val="20"/>
          </w:rPr>
          <w:delText>5.386</w:delText>
        </w:r>
        <w:r w:rsidDel="007F778C">
          <w:rPr>
            <w:spacing w:val="7"/>
            <w:sz w:val="20"/>
          </w:rPr>
          <w:delText xml:space="preserve"> </w:delText>
        </w:r>
        <w:r w:rsidDel="007F778C">
          <w:rPr>
            <w:sz w:val="20"/>
          </w:rPr>
          <w:delText>to</w:delText>
        </w:r>
        <w:r w:rsidDel="007F778C">
          <w:rPr>
            <w:spacing w:val="6"/>
            <w:sz w:val="20"/>
          </w:rPr>
          <w:delText xml:space="preserve"> </w:delText>
        </w:r>
        <w:r w:rsidDel="007F778C">
          <w:rPr>
            <w:sz w:val="20"/>
          </w:rPr>
          <w:delText>0.830</w:delText>
        </w:r>
        <w:r w:rsidDel="007F778C">
          <w:rPr>
            <w:spacing w:val="7"/>
            <w:sz w:val="20"/>
          </w:rPr>
          <w:delText xml:space="preserve"> </w:delText>
        </w:r>
        <w:r w:rsidDel="007F778C">
          <w:rPr>
            <w:sz w:val="20"/>
          </w:rPr>
          <w:delText>on</w:delText>
        </w:r>
        <w:r w:rsidDel="007F778C">
          <w:rPr>
            <w:spacing w:val="7"/>
            <w:sz w:val="20"/>
          </w:rPr>
          <w:delText xml:space="preserve"> </w:delText>
        </w:r>
        <w:r w:rsidDel="007F778C">
          <w:rPr>
            <w:sz w:val="20"/>
          </w:rPr>
          <w:delText>a</w:delText>
        </w:r>
        <w:r w:rsidDel="007F778C">
          <w:rPr>
            <w:spacing w:val="7"/>
            <w:sz w:val="20"/>
          </w:rPr>
          <w:delText xml:space="preserve"> </w:delText>
        </w:r>
        <w:r w:rsidDel="007F778C">
          <w:rPr>
            <w:sz w:val="20"/>
          </w:rPr>
          <w:delText>seven-ink</w:delText>
        </w:r>
        <w:r w:rsidDel="007F778C">
          <w:rPr>
            <w:spacing w:val="7"/>
            <w:sz w:val="20"/>
          </w:rPr>
          <w:delText xml:space="preserve"> </w:delText>
        </w:r>
        <w:r w:rsidDel="007F778C">
          <w:rPr>
            <w:sz w:val="20"/>
          </w:rPr>
          <w:delText>chart;</w:delText>
        </w:r>
        <w:r w:rsidDel="007F778C">
          <w:rPr>
            <w:spacing w:val="10"/>
            <w:sz w:val="20"/>
          </w:rPr>
          <w:delText xml:space="preserve"> </w:delText>
        </w:r>
        <w:r w:rsidDel="007F778C">
          <w:rPr>
            <w:spacing w:val="-5"/>
            <w:sz w:val="20"/>
          </w:rPr>
          <w:delText>the</w:delText>
        </w:r>
        <w:r w:rsidDel="007F778C">
          <w:rPr>
            <w:rFonts w:ascii="Times New Roman"/>
            <w:sz w:val="20"/>
          </w:rPr>
          <w:tab/>
        </w:r>
        <w:r w:rsidDel="007F778C">
          <w:rPr>
            <w:rFonts w:ascii="Trebuchet MS"/>
            <w:spacing w:val="-5"/>
            <w:sz w:val="10"/>
          </w:rPr>
          <w:delText>10</w:delText>
        </w:r>
      </w:del>
    </w:p>
    <w:p w14:paraId="45ABF719" w14:textId="2576F918" w:rsidR="00EA1924" w:rsidRDefault="00000000" w:rsidP="007F778C">
      <w:pPr>
        <w:tabs>
          <w:tab w:val="right" w:pos="11017"/>
        </w:tabs>
        <w:spacing w:before="30"/>
        <w:ind w:left="2761"/>
        <w:rPr>
          <w:rFonts w:ascii="Trebuchet MS"/>
          <w:sz w:val="10"/>
        </w:rPr>
      </w:pPr>
      <w:del w:id="51" w:author="Phil Green" w:date="2026-08-30T11:49:00Z" w16du:dateUtc="2026-08-30T09:49:00Z">
        <w:r w:rsidDel="007F778C">
          <w:rPr>
            <w:sz w:val="20"/>
          </w:rPr>
          <w:delText>mechanism</w:delText>
        </w:r>
        <w:r w:rsidDel="007F778C">
          <w:rPr>
            <w:spacing w:val="18"/>
            <w:sz w:val="20"/>
          </w:rPr>
          <w:delText xml:space="preserve"> </w:delText>
        </w:r>
        <w:r w:rsidDel="007F778C">
          <w:rPr>
            <w:sz w:val="20"/>
          </w:rPr>
          <w:delText>is</w:delText>
        </w:r>
        <w:r w:rsidDel="007F778C">
          <w:rPr>
            <w:spacing w:val="18"/>
            <w:sz w:val="20"/>
          </w:rPr>
          <w:delText xml:space="preserve"> </w:delText>
        </w:r>
        <w:r w:rsidDel="007F778C">
          <w:rPr>
            <w:sz w:val="20"/>
          </w:rPr>
          <w:delText>approximability,</w:delText>
        </w:r>
        <w:r w:rsidDel="007F778C">
          <w:rPr>
            <w:spacing w:val="22"/>
            <w:sz w:val="20"/>
          </w:rPr>
          <w:delText xml:space="preserve"> </w:delText>
        </w:r>
        <w:r w:rsidDel="007F778C">
          <w:rPr>
            <w:sz w:val="20"/>
          </w:rPr>
          <w:delText>not</w:delText>
        </w:r>
        <w:r w:rsidDel="007F778C">
          <w:rPr>
            <w:spacing w:val="19"/>
            <w:sz w:val="20"/>
          </w:rPr>
          <w:delText xml:space="preserve"> </w:delText>
        </w:r>
        <w:r w:rsidDel="007F778C">
          <w:rPr>
            <w:sz w:val="20"/>
          </w:rPr>
          <w:delText>perceptual</w:delText>
        </w:r>
        <w:r w:rsidDel="007F778C">
          <w:rPr>
            <w:spacing w:val="18"/>
            <w:sz w:val="20"/>
          </w:rPr>
          <w:delText xml:space="preserve"> </w:delText>
        </w:r>
        <w:r w:rsidDel="007F778C">
          <w:rPr>
            <w:sz w:val="20"/>
          </w:rPr>
          <w:delText>alignment.</w:delText>
        </w:r>
        <w:r w:rsidDel="007F778C">
          <w:rPr>
            <w:spacing w:val="63"/>
            <w:sz w:val="20"/>
          </w:rPr>
          <w:delText xml:space="preserve"> </w:delText>
        </w:r>
      </w:del>
      <w:r>
        <w:rPr>
          <w:sz w:val="20"/>
        </w:rPr>
        <w:t>Gaussian</w:t>
      </w:r>
      <w:r>
        <w:rPr>
          <w:spacing w:val="18"/>
          <w:sz w:val="20"/>
        </w:rPr>
        <w:t xml:space="preserve"> </w:t>
      </w:r>
      <w:r>
        <w:rPr>
          <w:sz w:val="20"/>
        </w:rPr>
        <w:t>process</w:t>
      </w:r>
      <w:r>
        <w:rPr>
          <w:spacing w:val="18"/>
          <w:sz w:val="20"/>
        </w:rPr>
        <w:t xml:space="preserve"> </w:t>
      </w:r>
      <w:r>
        <w:rPr>
          <w:spacing w:val="-2"/>
          <w:sz w:val="20"/>
        </w:rPr>
        <w:t>regression</w:t>
      </w:r>
      <w:r>
        <w:rPr>
          <w:rFonts w:ascii="Times New Roman"/>
          <w:sz w:val="20"/>
        </w:rPr>
        <w:tab/>
      </w:r>
      <w:r>
        <w:rPr>
          <w:rFonts w:ascii="Trebuchet MS"/>
          <w:spacing w:val="-5"/>
          <w:sz w:val="10"/>
        </w:rPr>
        <w:t>11</w:t>
      </w:r>
    </w:p>
    <w:p w14:paraId="71335CD6" w14:textId="77777777" w:rsidR="00EA1924" w:rsidRDefault="00000000">
      <w:pPr>
        <w:tabs>
          <w:tab w:val="right" w:pos="11017"/>
        </w:tabs>
        <w:spacing w:before="30"/>
        <w:ind w:left="2761"/>
        <w:rPr>
          <w:rFonts w:ascii="Trebuchet MS"/>
          <w:sz w:val="10"/>
        </w:rPr>
      </w:pPr>
      <w:r>
        <w:rPr>
          <w:sz w:val="20"/>
        </w:rPr>
        <w:t>remains</w:t>
      </w:r>
      <w:r>
        <w:rPr>
          <w:spacing w:val="20"/>
          <w:sz w:val="20"/>
        </w:rPr>
        <w:t xml:space="preserve"> </w:t>
      </w:r>
      <w:r>
        <w:rPr>
          <w:sz w:val="20"/>
        </w:rPr>
        <w:t>the</w:t>
      </w:r>
      <w:r>
        <w:rPr>
          <w:spacing w:val="20"/>
          <w:sz w:val="20"/>
        </w:rPr>
        <w:t xml:space="preserve"> </w:t>
      </w:r>
      <w:r>
        <w:rPr>
          <w:sz w:val="20"/>
        </w:rPr>
        <w:t>best-median</w:t>
      </w:r>
      <w:r>
        <w:rPr>
          <w:spacing w:val="20"/>
          <w:sz w:val="20"/>
        </w:rPr>
        <w:t xml:space="preserve"> </w:t>
      </w:r>
      <w:r>
        <w:rPr>
          <w:sz w:val="20"/>
        </w:rPr>
        <w:t>model</w:t>
      </w:r>
      <w:r>
        <w:rPr>
          <w:spacing w:val="20"/>
          <w:sz w:val="20"/>
        </w:rPr>
        <w:t xml:space="preserve"> </w:t>
      </w:r>
      <w:r>
        <w:rPr>
          <w:sz w:val="20"/>
        </w:rPr>
        <w:t>on</w:t>
      </w:r>
      <w:r>
        <w:rPr>
          <w:spacing w:val="20"/>
          <w:sz w:val="20"/>
        </w:rPr>
        <w:t xml:space="preserve"> </w:t>
      </w:r>
      <w:r>
        <w:rPr>
          <w:sz w:val="20"/>
        </w:rPr>
        <w:t>all</w:t>
      </w:r>
      <w:r>
        <w:rPr>
          <w:spacing w:val="20"/>
          <w:sz w:val="20"/>
        </w:rPr>
        <w:t xml:space="preserve"> </w:t>
      </w:r>
      <w:r>
        <w:rPr>
          <w:sz w:val="20"/>
        </w:rPr>
        <w:t>nine</w:t>
      </w:r>
      <w:r>
        <w:rPr>
          <w:spacing w:val="20"/>
          <w:sz w:val="20"/>
        </w:rPr>
        <w:t xml:space="preserve"> </w:t>
      </w:r>
      <w:r>
        <w:rPr>
          <w:sz w:val="20"/>
        </w:rPr>
        <w:t>datasets,</w:t>
      </w:r>
      <w:r>
        <w:rPr>
          <w:spacing w:val="24"/>
          <w:sz w:val="20"/>
        </w:rPr>
        <w:t xml:space="preserve"> </w:t>
      </w:r>
      <w:r>
        <w:rPr>
          <w:sz w:val="20"/>
        </w:rPr>
        <w:t>but</w:t>
      </w:r>
      <w:r>
        <w:rPr>
          <w:spacing w:val="20"/>
          <w:sz w:val="20"/>
        </w:rPr>
        <w:t xml:space="preserve"> </w:t>
      </w:r>
      <w:r>
        <w:rPr>
          <w:sz w:val="20"/>
        </w:rPr>
        <w:t>at</w:t>
      </w:r>
      <w:r>
        <w:rPr>
          <w:spacing w:val="20"/>
          <w:sz w:val="20"/>
        </w:rPr>
        <w:t xml:space="preserve"> </w:t>
      </w:r>
      <w:r>
        <w:rPr>
          <w:sz w:val="20"/>
        </w:rPr>
        <w:t>seven</w:t>
      </w:r>
      <w:r>
        <w:rPr>
          <w:spacing w:val="20"/>
          <w:sz w:val="20"/>
        </w:rPr>
        <w:t xml:space="preserve"> </w:t>
      </w:r>
      <w:r>
        <w:rPr>
          <w:sz w:val="20"/>
        </w:rPr>
        <w:t>inks</w:t>
      </w:r>
      <w:r>
        <w:rPr>
          <w:spacing w:val="20"/>
          <w:sz w:val="20"/>
        </w:rPr>
        <w:t xml:space="preserve"> </w:t>
      </w:r>
      <w:r>
        <w:rPr>
          <w:sz w:val="20"/>
        </w:rPr>
        <w:t>its</w:t>
      </w:r>
      <w:r>
        <w:rPr>
          <w:spacing w:val="20"/>
          <w:sz w:val="20"/>
        </w:rPr>
        <w:t xml:space="preserve"> </w:t>
      </w:r>
      <w:r>
        <w:rPr>
          <w:sz w:val="20"/>
        </w:rPr>
        <w:t>margin</w:t>
      </w:r>
      <w:r>
        <w:rPr>
          <w:spacing w:val="20"/>
          <w:sz w:val="20"/>
        </w:rPr>
        <w:t xml:space="preserve"> </w:t>
      </w:r>
      <w:r>
        <w:rPr>
          <w:spacing w:val="-4"/>
          <w:sz w:val="20"/>
        </w:rPr>
        <w:t>over</w:t>
      </w:r>
      <w:r>
        <w:rPr>
          <w:rFonts w:ascii="Times New Roman"/>
          <w:sz w:val="20"/>
        </w:rPr>
        <w:tab/>
      </w:r>
      <w:r>
        <w:rPr>
          <w:rFonts w:ascii="Trebuchet MS"/>
          <w:spacing w:val="-5"/>
          <w:sz w:val="10"/>
        </w:rPr>
        <w:t>12</w:t>
      </w:r>
    </w:p>
    <w:p w14:paraId="5A7D6704" w14:textId="4D4433B8" w:rsidR="00EA1924" w:rsidRDefault="00000000">
      <w:pPr>
        <w:tabs>
          <w:tab w:val="right" w:pos="11017"/>
        </w:tabs>
        <w:spacing w:before="30"/>
        <w:ind w:left="2761"/>
        <w:rPr>
          <w:rFonts w:ascii="Trebuchet MS"/>
          <w:sz w:val="10"/>
        </w:rPr>
      </w:pPr>
      <w:r>
        <w:rPr>
          <w:sz w:val="20"/>
        </w:rPr>
        <w:t>a</w:t>
      </w:r>
      <w:r>
        <w:rPr>
          <w:spacing w:val="18"/>
          <w:sz w:val="20"/>
        </w:rPr>
        <w:t xml:space="preserve"> </w:t>
      </w:r>
      <w:r>
        <w:rPr>
          <w:sz w:val="20"/>
        </w:rPr>
        <w:t>degree-4</w:t>
      </w:r>
      <w:r>
        <w:rPr>
          <w:spacing w:val="19"/>
          <w:sz w:val="20"/>
        </w:rPr>
        <w:t xml:space="preserve"> </w:t>
      </w:r>
      <w:r>
        <w:rPr>
          <w:sz w:val="20"/>
        </w:rPr>
        <w:t>CIELAB</w:t>
      </w:r>
      <w:r>
        <w:rPr>
          <w:spacing w:val="19"/>
          <w:sz w:val="20"/>
        </w:rPr>
        <w:t xml:space="preserve"> </w:t>
      </w:r>
      <w:r>
        <w:rPr>
          <w:sz w:val="20"/>
        </w:rPr>
        <w:t>polynomial</w:t>
      </w:r>
      <w:r>
        <w:rPr>
          <w:spacing w:val="19"/>
          <w:sz w:val="20"/>
        </w:rPr>
        <w:t xml:space="preserve"> </w:t>
      </w:r>
      <w:r>
        <w:rPr>
          <w:sz w:val="20"/>
        </w:rPr>
        <w:t>is</w:t>
      </w:r>
      <w:r>
        <w:rPr>
          <w:spacing w:val="18"/>
          <w:sz w:val="20"/>
        </w:rPr>
        <w:t xml:space="preserve"> </w:t>
      </w:r>
      <w:r>
        <w:rPr>
          <w:sz w:val="20"/>
        </w:rPr>
        <w:t>a</w:t>
      </w:r>
      <w:r>
        <w:rPr>
          <w:spacing w:val="19"/>
          <w:sz w:val="20"/>
        </w:rPr>
        <w:t xml:space="preserve"> </w:t>
      </w:r>
      <w:r>
        <w:rPr>
          <w:sz w:val="20"/>
        </w:rPr>
        <w:t>factor</w:t>
      </w:r>
      <w:r>
        <w:rPr>
          <w:spacing w:val="19"/>
          <w:sz w:val="20"/>
        </w:rPr>
        <w:t xml:space="preserve"> </w:t>
      </w:r>
      <w:r>
        <w:rPr>
          <w:sz w:val="20"/>
        </w:rPr>
        <w:t>of</w:t>
      </w:r>
      <w:r>
        <w:rPr>
          <w:spacing w:val="19"/>
          <w:sz w:val="20"/>
        </w:rPr>
        <w:t xml:space="preserve"> </w:t>
      </w:r>
      <w:r>
        <w:rPr>
          <w:sz w:val="20"/>
        </w:rPr>
        <w:t>1.7</w:t>
      </w:r>
      <w:del w:id="52" w:author="Phil Green" w:date="2026-08-30T11:49:00Z" w16du:dateUtc="2026-08-30T09:49:00Z">
        <w:r w:rsidDel="007F778C">
          <w:rPr>
            <w:sz w:val="20"/>
          </w:rPr>
          <w:delText>,</w:delText>
        </w:r>
        <w:r w:rsidDel="007F778C">
          <w:rPr>
            <w:spacing w:val="23"/>
            <w:sz w:val="20"/>
          </w:rPr>
          <w:delText xml:space="preserve"> </w:delText>
        </w:r>
        <w:r w:rsidDel="007F778C">
          <w:rPr>
            <w:sz w:val="20"/>
          </w:rPr>
          <w:delText>not</w:delText>
        </w:r>
        <w:r w:rsidDel="007F778C">
          <w:rPr>
            <w:spacing w:val="18"/>
            <w:sz w:val="20"/>
          </w:rPr>
          <w:delText xml:space="preserve"> </w:delText>
        </w:r>
        <w:r w:rsidDel="007F778C">
          <w:rPr>
            <w:sz w:val="20"/>
          </w:rPr>
          <w:delText>21.6</w:delText>
        </w:r>
      </w:del>
      <w:r>
        <w:rPr>
          <w:sz w:val="20"/>
        </w:rPr>
        <w:t>.</w:t>
      </w:r>
      <w:r>
        <w:rPr>
          <w:spacing w:val="64"/>
          <w:sz w:val="20"/>
        </w:rPr>
        <w:t xml:space="preserve"> </w:t>
      </w:r>
      <w:r>
        <w:rPr>
          <w:sz w:val="20"/>
        </w:rPr>
        <w:t>An</w:t>
      </w:r>
      <w:r>
        <w:rPr>
          <w:spacing w:val="18"/>
          <w:sz w:val="20"/>
        </w:rPr>
        <w:t xml:space="preserve"> </w:t>
      </w:r>
      <w:r>
        <w:rPr>
          <w:sz w:val="20"/>
        </w:rPr>
        <w:t>exploratory</w:t>
      </w:r>
      <w:r>
        <w:rPr>
          <w:spacing w:val="19"/>
          <w:sz w:val="20"/>
        </w:rPr>
        <w:t xml:space="preserve"> </w:t>
      </w:r>
      <w:r>
        <w:rPr>
          <w:sz w:val="20"/>
        </w:rPr>
        <w:t>probe</w:t>
      </w:r>
      <w:r>
        <w:rPr>
          <w:spacing w:val="19"/>
          <w:sz w:val="20"/>
        </w:rPr>
        <w:t xml:space="preserve"> </w:t>
      </w:r>
      <w:r>
        <w:rPr>
          <w:spacing w:val="-2"/>
          <w:sz w:val="20"/>
        </w:rPr>
        <w:t>finds</w:t>
      </w:r>
      <w:r>
        <w:rPr>
          <w:rFonts w:ascii="Times New Roman"/>
          <w:sz w:val="20"/>
        </w:rPr>
        <w:tab/>
      </w:r>
      <w:r>
        <w:rPr>
          <w:rFonts w:ascii="Trebuchet MS"/>
          <w:spacing w:val="-5"/>
          <w:sz w:val="10"/>
        </w:rPr>
        <w:t>13</w:t>
      </w:r>
    </w:p>
    <w:p w14:paraId="17E5E63D" w14:textId="77777777" w:rsidR="00EA1924" w:rsidRDefault="00000000">
      <w:pPr>
        <w:tabs>
          <w:tab w:val="right" w:pos="11017"/>
        </w:tabs>
        <w:spacing w:before="30"/>
        <w:ind w:left="2761"/>
        <w:rPr>
          <w:rFonts w:ascii="Trebuchet MS"/>
          <w:sz w:val="10"/>
        </w:rPr>
      </w:pPr>
      <w:r>
        <w:rPr>
          <w:sz w:val="20"/>
        </w:rPr>
        <w:t>the</w:t>
      </w:r>
      <w:r>
        <w:rPr>
          <w:spacing w:val="34"/>
          <w:sz w:val="20"/>
        </w:rPr>
        <w:t xml:space="preserve"> </w:t>
      </w:r>
      <w:r>
        <w:rPr>
          <w:sz w:val="20"/>
        </w:rPr>
        <w:t>best</w:t>
      </w:r>
      <w:r>
        <w:rPr>
          <w:spacing w:val="35"/>
          <w:sz w:val="20"/>
        </w:rPr>
        <w:t xml:space="preserve"> </w:t>
      </w:r>
      <w:r>
        <w:rPr>
          <w:sz w:val="20"/>
        </w:rPr>
        <w:t>unaided</w:t>
      </w:r>
      <w:r>
        <w:rPr>
          <w:spacing w:val="35"/>
          <w:sz w:val="20"/>
        </w:rPr>
        <w:t xml:space="preserve"> </w:t>
      </w:r>
      <w:r>
        <w:rPr>
          <w:sz w:val="20"/>
        </w:rPr>
        <w:t>large-language-model</w:t>
      </w:r>
      <w:r>
        <w:rPr>
          <w:spacing w:val="35"/>
          <w:sz w:val="20"/>
        </w:rPr>
        <w:t xml:space="preserve"> </w:t>
      </w:r>
      <w:r>
        <w:rPr>
          <w:sz w:val="20"/>
        </w:rPr>
        <w:t>equation</w:t>
      </w:r>
      <w:r>
        <w:rPr>
          <w:spacing w:val="35"/>
          <w:sz w:val="20"/>
        </w:rPr>
        <w:t xml:space="preserve"> </w:t>
      </w:r>
      <w:r>
        <w:rPr>
          <w:sz w:val="20"/>
        </w:rPr>
        <w:t>13</w:t>
      </w:r>
      <w:r>
        <w:rPr>
          <w:spacing w:val="35"/>
          <w:sz w:val="20"/>
        </w:rPr>
        <w:t xml:space="preserve"> </w:t>
      </w:r>
      <w:r>
        <w:rPr>
          <w:sz w:val="20"/>
        </w:rPr>
        <w:t>times</w:t>
      </w:r>
      <w:r>
        <w:rPr>
          <w:spacing w:val="35"/>
          <w:sz w:val="20"/>
        </w:rPr>
        <w:t xml:space="preserve"> </w:t>
      </w:r>
      <w:r>
        <w:rPr>
          <w:sz w:val="20"/>
        </w:rPr>
        <w:t>worse</w:t>
      </w:r>
      <w:r>
        <w:rPr>
          <w:spacing w:val="35"/>
          <w:sz w:val="20"/>
        </w:rPr>
        <w:t xml:space="preserve"> </w:t>
      </w:r>
      <w:r>
        <w:rPr>
          <w:sz w:val="20"/>
        </w:rPr>
        <w:t>than</w:t>
      </w:r>
      <w:r>
        <w:rPr>
          <w:spacing w:val="34"/>
          <w:sz w:val="20"/>
        </w:rPr>
        <w:t xml:space="preserve"> </w:t>
      </w:r>
      <w:r>
        <w:rPr>
          <w:sz w:val="20"/>
        </w:rPr>
        <w:t>a</w:t>
      </w:r>
      <w:r>
        <w:rPr>
          <w:spacing w:val="35"/>
          <w:sz w:val="20"/>
        </w:rPr>
        <w:t xml:space="preserve"> </w:t>
      </w:r>
      <w:r>
        <w:rPr>
          <w:sz w:val="20"/>
        </w:rPr>
        <w:t>least-</w:t>
      </w:r>
      <w:r>
        <w:rPr>
          <w:spacing w:val="-2"/>
          <w:sz w:val="20"/>
        </w:rPr>
        <w:t>squares</w:t>
      </w:r>
      <w:r>
        <w:rPr>
          <w:rFonts w:ascii="Times New Roman"/>
          <w:sz w:val="20"/>
        </w:rPr>
        <w:tab/>
      </w:r>
      <w:r>
        <w:rPr>
          <w:rFonts w:ascii="Trebuchet MS"/>
          <w:spacing w:val="-5"/>
          <w:sz w:val="10"/>
        </w:rPr>
        <w:t>14</w:t>
      </w:r>
    </w:p>
    <w:p w14:paraId="69BE6735" w14:textId="77777777" w:rsidR="00EA1924" w:rsidRDefault="00000000">
      <w:pPr>
        <w:tabs>
          <w:tab w:val="right" w:pos="11017"/>
        </w:tabs>
        <w:spacing w:before="21"/>
        <w:ind w:left="2761"/>
        <w:rPr>
          <w:rFonts w:ascii="Trebuchet MS"/>
          <w:sz w:val="10"/>
        </w:rPr>
      </w:pPr>
      <w:r>
        <w:rPr>
          <w:sz w:val="20"/>
        </w:rPr>
        <w:t>cubic.</w:t>
      </w:r>
      <w:r>
        <w:rPr>
          <w:spacing w:val="15"/>
          <w:sz w:val="20"/>
        </w:rPr>
        <w:t xml:space="preserve"> </w:t>
      </w:r>
      <w:r>
        <w:rPr>
          <w:sz w:val="20"/>
        </w:rPr>
        <w:t>Machine</w:t>
      </w:r>
      <w:r>
        <w:rPr>
          <w:spacing w:val="5"/>
          <w:sz w:val="20"/>
        </w:rPr>
        <w:t xml:space="preserve"> </w:t>
      </w:r>
      <w:r>
        <w:rPr>
          <w:sz w:val="20"/>
        </w:rPr>
        <w:t>learning</w:t>
      </w:r>
      <w:r>
        <w:rPr>
          <w:spacing w:val="3"/>
          <w:sz w:val="20"/>
        </w:rPr>
        <w:t xml:space="preserve"> </w:t>
      </w:r>
      <w:r>
        <w:rPr>
          <w:sz w:val="20"/>
        </w:rPr>
        <w:t>characterizes</w:t>
      </w:r>
      <w:r>
        <w:rPr>
          <w:spacing w:val="6"/>
          <w:sz w:val="20"/>
        </w:rPr>
        <w:t xml:space="preserve"> </w:t>
      </w:r>
      <w:r>
        <w:rPr>
          <w:i/>
          <w:sz w:val="20"/>
        </w:rPr>
        <w:t>n</w:t>
      </w:r>
      <w:r>
        <w:rPr>
          <w:i/>
          <w:spacing w:val="15"/>
          <w:sz w:val="20"/>
        </w:rPr>
        <w:t xml:space="preserve"> </w:t>
      </w:r>
      <w:r>
        <w:rPr>
          <w:rFonts w:ascii="Verdana"/>
          <w:i/>
          <w:sz w:val="20"/>
        </w:rPr>
        <w:t>&gt;</w:t>
      </w:r>
      <w:r>
        <w:rPr>
          <w:rFonts w:ascii="Verdana"/>
          <w:i/>
          <w:spacing w:val="-9"/>
          <w:sz w:val="20"/>
        </w:rPr>
        <w:t xml:space="preserve"> </w:t>
      </w:r>
      <w:r>
        <w:rPr>
          <w:sz w:val="20"/>
        </w:rPr>
        <w:t>4</w:t>
      </w:r>
      <w:r>
        <w:rPr>
          <w:spacing w:val="4"/>
          <w:sz w:val="20"/>
        </w:rPr>
        <w:t xml:space="preserve"> </w:t>
      </w:r>
      <w:r>
        <w:rPr>
          <w:sz w:val="20"/>
        </w:rPr>
        <w:t>colorant</w:t>
      </w:r>
      <w:r>
        <w:rPr>
          <w:spacing w:val="5"/>
          <w:sz w:val="20"/>
        </w:rPr>
        <w:t xml:space="preserve"> </w:t>
      </w:r>
      <w:r>
        <w:rPr>
          <w:sz w:val="20"/>
        </w:rPr>
        <w:t>systems</w:t>
      </w:r>
      <w:r>
        <w:rPr>
          <w:spacing w:val="4"/>
          <w:sz w:val="20"/>
        </w:rPr>
        <w:t xml:space="preserve"> </w:t>
      </w:r>
      <w:r>
        <w:rPr>
          <w:sz w:val="20"/>
        </w:rPr>
        <w:t>well,</w:t>
      </w:r>
      <w:r>
        <w:rPr>
          <w:spacing w:val="3"/>
          <w:sz w:val="20"/>
        </w:rPr>
        <w:t xml:space="preserve"> </w:t>
      </w:r>
      <w:r>
        <w:rPr>
          <w:sz w:val="20"/>
        </w:rPr>
        <w:t>and</w:t>
      </w:r>
      <w:r>
        <w:rPr>
          <w:spacing w:val="4"/>
          <w:sz w:val="20"/>
        </w:rPr>
        <w:t xml:space="preserve"> </w:t>
      </w:r>
      <w:r>
        <w:rPr>
          <w:sz w:val="20"/>
        </w:rPr>
        <w:t>so</w:t>
      </w:r>
      <w:r>
        <w:rPr>
          <w:spacing w:val="3"/>
          <w:sz w:val="20"/>
        </w:rPr>
        <w:t xml:space="preserve"> </w:t>
      </w:r>
      <w:r>
        <w:rPr>
          <w:sz w:val="20"/>
        </w:rPr>
        <w:t>does</w:t>
      </w:r>
      <w:r>
        <w:rPr>
          <w:spacing w:val="4"/>
          <w:sz w:val="20"/>
        </w:rPr>
        <w:t xml:space="preserve"> </w:t>
      </w:r>
      <w:r>
        <w:rPr>
          <w:spacing w:val="-2"/>
          <w:sz w:val="20"/>
        </w:rPr>
        <w:t>classical</w:t>
      </w:r>
      <w:r>
        <w:rPr>
          <w:rFonts w:ascii="Times New Roman"/>
          <w:sz w:val="20"/>
        </w:rPr>
        <w:tab/>
      </w:r>
      <w:r>
        <w:rPr>
          <w:rFonts w:ascii="Trebuchet MS"/>
          <w:spacing w:val="-5"/>
          <w:sz w:val="10"/>
        </w:rPr>
        <w:t>15</w:t>
      </w:r>
    </w:p>
    <w:p w14:paraId="488A4D2C" w14:textId="77777777" w:rsidR="00EA1924" w:rsidRDefault="00000000">
      <w:pPr>
        <w:tabs>
          <w:tab w:val="right" w:pos="11017"/>
        </w:tabs>
        <w:spacing w:before="30"/>
        <w:ind w:left="2755"/>
        <w:rPr>
          <w:rFonts w:ascii="Trebuchet MS"/>
          <w:sz w:val="10"/>
        </w:rPr>
      </w:pPr>
      <w:r>
        <w:rPr>
          <w:sz w:val="20"/>
        </w:rPr>
        <w:t>polynomial</w:t>
      </w:r>
      <w:r>
        <w:rPr>
          <w:spacing w:val="-9"/>
          <w:sz w:val="20"/>
        </w:rPr>
        <w:t xml:space="preserve"> </w:t>
      </w:r>
      <w:r>
        <w:rPr>
          <w:sz w:val="20"/>
        </w:rPr>
        <w:t>regression,</w:t>
      </w:r>
      <w:r>
        <w:rPr>
          <w:spacing w:val="-8"/>
          <w:sz w:val="20"/>
        </w:rPr>
        <w:t xml:space="preserve"> </w:t>
      </w:r>
      <w:r>
        <w:rPr>
          <w:sz w:val="20"/>
        </w:rPr>
        <w:t>given</w:t>
      </w:r>
      <w:r>
        <w:rPr>
          <w:spacing w:val="-8"/>
          <w:sz w:val="20"/>
        </w:rPr>
        <w:t xml:space="preserve"> </w:t>
      </w:r>
      <w:r>
        <w:rPr>
          <w:sz w:val="20"/>
        </w:rPr>
        <w:t>the</w:t>
      </w:r>
      <w:r>
        <w:rPr>
          <w:spacing w:val="-9"/>
          <w:sz w:val="20"/>
        </w:rPr>
        <w:t xml:space="preserve"> </w:t>
      </w:r>
      <w:r>
        <w:rPr>
          <w:sz w:val="20"/>
        </w:rPr>
        <w:t>fitting</w:t>
      </w:r>
      <w:r>
        <w:rPr>
          <w:spacing w:val="-8"/>
          <w:sz w:val="20"/>
        </w:rPr>
        <w:t xml:space="preserve"> </w:t>
      </w:r>
      <w:r>
        <w:rPr>
          <w:sz w:val="20"/>
        </w:rPr>
        <w:t>space</w:t>
      </w:r>
      <w:r>
        <w:rPr>
          <w:spacing w:val="-8"/>
          <w:sz w:val="20"/>
        </w:rPr>
        <w:t xml:space="preserve"> </w:t>
      </w:r>
      <w:r>
        <w:rPr>
          <w:sz w:val="20"/>
        </w:rPr>
        <w:t>and</w:t>
      </w:r>
      <w:r>
        <w:rPr>
          <w:spacing w:val="-9"/>
          <w:sz w:val="20"/>
        </w:rPr>
        <w:t xml:space="preserve"> </w:t>
      </w:r>
      <w:r>
        <w:rPr>
          <w:sz w:val="20"/>
        </w:rPr>
        <w:t>degree</w:t>
      </w:r>
      <w:r>
        <w:rPr>
          <w:spacing w:val="-8"/>
          <w:sz w:val="20"/>
        </w:rPr>
        <w:t xml:space="preserve"> </w:t>
      </w:r>
      <w:r>
        <w:rPr>
          <w:sz w:val="20"/>
        </w:rPr>
        <w:t>it</w:t>
      </w:r>
      <w:r>
        <w:rPr>
          <w:spacing w:val="-8"/>
          <w:sz w:val="20"/>
        </w:rPr>
        <w:t xml:space="preserve"> </w:t>
      </w:r>
      <w:r>
        <w:rPr>
          <w:spacing w:val="-2"/>
          <w:sz w:val="20"/>
        </w:rPr>
        <w:t>needs.</w:t>
      </w:r>
      <w:r>
        <w:rPr>
          <w:rFonts w:ascii="Times New Roman"/>
          <w:sz w:val="20"/>
        </w:rPr>
        <w:tab/>
      </w:r>
      <w:r>
        <w:rPr>
          <w:rFonts w:ascii="Trebuchet MS"/>
          <w:spacing w:val="-5"/>
          <w:sz w:val="10"/>
        </w:rPr>
        <w:t>16</w:t>
      </w:r>
    </w:p>
    <w:p w14:paraId="7CBF608E" w14:textId="77777777" w:rsidR="00EA1924" w:rsidRDefault="00000000">
      <w:pPr>
        <w:tabs>
          <w:tab w:val="right" w:pos="11017"/>
        </w:tabs>
        <w:spacing w:before="269"/>
        <w:ind w:left="2761"/>
        <w:rPr>
          <w:rFonts w:ascii="Trebuchet MS"/>
          <w:sz w:val="10"/>
        </w:rPr>
      </w:pPr>
      <w:r>
        <w:rPr>
          <w:b/>
          <w:spacing w:val="-2"/>
          <w:sz w:val="20"/>
        </w:rPr>
        <w:t>Keywords:</w:t>
      </w:r>
      <w:r>
        <w:rPr>
          <w:b/>
          <w:spacing w:val="12"/>
          <w:sz w:val="20"/>
        </w:rPr>
        <w:t xml:space="preserve"> </w:t>
      </w:r>
      <w:r>
        <w:rPr>
          <w:spacing w:val="-2"/>
          <w:sz w:val="20"/>
        </w:rPr>
        <w:t>printer</w:t>
      </w:r>
      <w:r>
        <w:rPr>
          <w:spacing w:val="1"/>
          <w:sz w:val="20"/>
        </w:rPr>
        <w:t xml:space="preserve"> </w:t>
      </w:r>
      <w:r>
        <w:rPr>
          <w:spacing w:val="-2"/>
          <w:sz w:val="20"/>
        </w:rPr>
        <w:t>characterization;</w:t>
      </w:r>
      <w:r>
        <w:rPr>
          <w:sz w:val="20"/>
        </w:rPr>
        <w:t xml:space="preserve"> </w:t>
      </w:r>
      <w:r>
        <w:rPr>
          <w:spacing w:val="-2"/>
          <w:sz w:val="20"/>
        </w:rPr>
        <w:t>color;</w:t>
      </w:r>
      <w:r>
        <w:rPr>
          <w:spacing w:val="1"/>
          <w:sz w:val="20"/>
        </w:rPr>
        <w:t xml:space="preserve"> </w:t>
      </w:r>
      <w:r>
        <w:rPr>
          <w:spacing w:val="-2"/>
          <w:sz w:val="20"/>
        </w:rPr>
        <w:t>machine</w:t>
      </w:r>
      <w:r>
        <w:rPr>
          <w:sz w:val="20"/>
        </w:rPr>
        <w:t xml:space="preserve"> </w:t>
      </w:r>
      <w:r>
        <w:rPr>
          <w:spacing w:val="-2"/>
          <w:sz w:val="20"/>
        </w:rPr>
        <w:t>learning;</w:t>
      </w:r>
      <w:r>
        <w:rPr>
          <w:spacing w:val="1"/>
          <w:sz w:val="20"/>
        </w:rPr>
        <w:t xml:space="preserve"> </w:t>
      </w:r>
      <w:r>
        <w:rPr>
          <w:spacing w:val="-2"/>
          <w:sz w:val="20"/>
        </w:rPr>
        <w:t>CIEDE2000;</w:t>
      </w:r>
      <w:r>
        <w:rPr>
          <w:spacing w:val="4"/>
          <w:sz w:val="20"/>
        </w:rPr>
        <w:t xml:space="preserve"> </w:t>
      </w:r>
      <w:r>
        <w:rPr>
          <w:i/>
          <w:spacing w:val="-2"/>
          <w:sz w:val="20"/>
        </w:rPr>
        <w:t>n</w:t>
      </w:r>
      <w:r>
        <w:rPr>
          <w:spacing w:val="-2"/>
          <w:sz w:val="20"/>
        </w:rPr>
        <w:t>-color;</w:t>
      </w:r>
      <w:r>
        <w:rPr>
          <w:sz w:val="20"/>
        </w:rPr>
        <w:t xml:space="preserve"> </w:t>
      </w:r>
      <w:r>
        <w:rPr>
          <w:spacing w:val="-2"/>
          <w:sz w:val="20"/>
        </w:rPr>
        <w:t>printing</w:t>
      </w:r>
      <w:r>
        <w:rPr>
          <w:rFonts w:ascii="Times New Roman"/>
          <w:sz w:val="20"/>
        </w:rPr>
        <w:tab/>
      </w:r>
      <w:r>
        <w:rPr>
          <w:rFonts w:ascii="Trebuchet MS"/>
          <w:spacing w:val="-5"/>
          <w:sz w:val="10"/>
        </w:rPr>
        <w:t>17</w:t>
      </w:r>
    </w:p>
    <w:p w14:paraId="54E8240A" w14:textId="77777777" w:rsidR="00EA1924" w:rsidRDefault="00000000">
      <w:pPr>
        <w:tabs>
          <w:tab w:val="right" w:pos="11017"/>
        </w:tabs>
        <w:spacing w:before="30"/>
        <w:ind w:left="2761"/>
        <w:rPr>
          <w:rFonts w:ascii="Trebuchet MS"/>
          <w:sz w:val="10"/>
        </w:rPr>
      </w:pPr>
      <w:r>
        <w:rPr>
          <w:rFonts w:ascii="Trebuchet MS"/>
          <w:noProof/>
          <w:sz w:val="10"/>
        </w:rPr>
        <mc:AlternateContent>
          <mc:Choice Requires="wps">
            <w:drawing>
              <wp:anchor distT="0" distB="0" distL="0" distR="0" simplePos="0" relativeHeight="15730176" behindDoc="0" locked="0" layoutInCell="1" allowOverlap="1" wp14:anchorId="03EFE4D2" wp14:editId="2529F461">
                <wp:simplePos x="0" y="0"/>
                <wp:positionH relativeFrom="page">
                  <wp:posOffset>2113203</wp:posOffset>
                </wp:positionH>
                <wp:positionV relativeFrom="paragraph">
                  <wp:posOffset>381947</wp:posOffset>
                </wp:positionV>
                <wp:extent cx="498983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EF9CC" id="Graphic 8" o:spid="_x0000_s1026" style="position:absolute;margin-left:166.4pt;margin-top:30.05pt;width:392.9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" path="m,l4989601,e" filled="f" strokeweight=".14039mm">
                <v:path arrowok="t"/>
                <w10:wrap anchorx="page"/>
              </v:shape>
            </w:pict>
          </mc:Fallback>
        </mc:AlternateContent>
      </w:r>
      <w:r>
        <w:rPr>
          <w:spacing w:val="-2"/>
          <w:sz w:val="20"/>
        </w:rPr>
        <w:t>industry</w:t>
      </w:r>
      <w:r>
        <w:rPr>
          <w:rFonts w:ascii="Times New Roman"/>
          <w:sz w:val="20"/>
        </w:rPr>
        <w:tab/>
      </w:r>
      <w:r>
        <w:rPr>
          <w:rFonts w:ascii="Trebuchet MS"/>
          <w:spacing w:val="-5"/>
          <w:sz w:val="10"/>
        </w:rPr>
        <w:t>18</w:t>
      </w:r>
    </w:p>
    <w:p w14:paraId="68BB8898" w14:textId="77777777" w:rsidR="00EA1924" w:rsidRDefault="00EA1924">
      <w:pPr>
        <w:rPr>
          <w:rFonts w:ascii="Trebuchet MS"/>
          <w:sz w:val="10"/>
        </w:rPr>
        <w:sectPr w:rsidR="00EA1924">
          <w:footerReference w:type="default" r:id="rId17"/>
          <w:type w:val="continuous"/>
          <w:pgSz w:w="11910" w:h="16840"/>
          <w:pgMar w:top="760" w:right="283" w:bottom="760" w:left="566" w:header="0" w:footer="563" w:gutter="0"/>
          <w:pgNumType w:start="1"/>
          <w:cols w:space="720"/>
        </w:sectPr>
      </w:pPr>
    </w:p>
    <w:p w14:paraId="7D741DCF" w14:textId="77777777" w:rsidR="00EA1924" w:rsidRDefault="00EA1924">
      <w:pPr>
        <w:pStyle w:val="BodyText"/>
        <w:rPr>
          <w:rFonts w:ascii="Trebuchet MS"/>
          <w:sz w:val="14"/>
        </w:rPr>
      </w:pPr>
    </w:p>
    <w:p w14:paraId="6AA8924C" w14:textId="77777777" w:rsidR="00EA1924" w:rsidRDefault="00EA1924">
      <w:pPr>
        <w:pStyle w:val="BodyText"/>
        <w:rPr>
          <w:rFonts w:ascii="Trebuchet MS"/>
          <w:sz w:val="14"/>
        </w:rPr>
      </w:pPr>
    </w:p>
    <w:p w14:paraId="60015070" w14:textId="77777777" w:rsidR="00EA1924" w:rsidRDefault="00EA1924">
      <w:pPr>
        <w:pStyle w:val="BodyText"/>
        <w:rPr>
          <w:rFonts w:ascii="Trebuchet MS"/>
          <w:sz w:val="14"/>
        </w:rPr>
      </w:pPr>
    </w:p>
    <w:p w14:paraId="2D77C8EE" w14:textId="77777777" w:rsidR="00EA1924" w:rsidRDefault="00EA1924">
      <w:pPr>
        <w:pStyle w:val="BodyText"/>
        <w:rPr>
          <w:rFonts w:ascii="Trebuchet MS"/>
          <w:sz w:val="14"/>
        </w:rPr>
      </w:pPr>
    </w:p>
    <w:p w14:paraId="6764300B" w14:textId="77777777" w:rsidR="00EA1924" w:rsidRDefault="00EA1924">
      <w:pPr>
        <w:pStyle w:val="BodyText"/>
        <w:rPr>
          <w:rFonts w:ascii="Trebuchet MS"/>
          <w:sz w:val="14"/>
        </w:rPr>
      </w:pPr>
    </w:p>
    <w:p w14:paraId="0994112F" w14:textId="77777777" w:rsidR="00EA1924" w:rsidRDefault="00EA1924">
      <w:pPr>
        <w:pStyle w:val="BodyText"/>
        <w:rPr>
          <w:rFonts w:ascii="Trebuchet MS"/>
          <w:sz w:val="14"/>
        </w:rPr>
      </w:pPr>
    </w:p>
    <w:p w14:paraId="1063DCDE" w14:textId="77777777" w:rsidR="00EA1924" w:rsidRDefault="00EA1924">
      <w:pPr>
        <w:pStyle w:val="BodyText"/>
        <w:rPr>
          <w:rFonts w:ascii="Trebuchet MS"/>
          <w:sz w:val="14"/>
        </w:rPr>
      </w:pPr>
    </w:p>
    <w:p w14:paraId="621CEB3E" w14:textId="77777777" w:rsidR="00EA1924" w:rsidRDefault="00EA1924">
      <w:pPr>
        <w:pStyle w:val="BodyText"/>
        <w:rPr>
          <w:rFonts w:ascii="Trebuchet MS"/>
          <w:sz w:val="14"/>
        </w:rPr>
      </w:pPr>
    </w:p>
    <w:p w14:paraId="0A798504" w14:textId="77777777" w:rsidR="00EA1924" w:rsidRDefault="00EA1924">
      <w:pPr>
        <w:pStyle w:val="BodyText"/>
        <w:rPr>
          <w:rFonts w:ascii="Trebuchet MS"/>
          <w:sz w:val="14"/>
        </w:rPr>
      </w:pPr>
    </w:p>
    <w:p w14:paraId="72F0959C" w14:textId="77777777" w:rsidR="00EA1924" w:rsidRDefault="00EA1924">
      <w:pPr>
        <w:pStyle w:val="BodyText"/>
        <w:rPr>
          <w:rFonts w:ascii="Trebuchet MS"/>
          <w:sz w:val="14"/>
        </w:rPr>
      </w:pPr>
    </w:p>
    <w:p w14:paraId="12A8737E" w14:textId="77777777" w:rsidR="00EA1924" w:rsidRDefault="00EA1924">
      <w:pPr>
        <w:pStyle w:val="BodyText"/>
        <w:rPr>
          <w:rFonts w:ascii="Trebuchet MS"/>
          <w:sz w:val="14"/>
        </w:rPr>
      </w:pPr>
    </w:p>
    <w:p w14:paraId="636358F3" w14:textId="77777777" w:rsidR="00EA1924" w:rsidRDefault="00EA1924">
      <w:pPr>
        <w:pStyle w:val="BodyText"/>
        <w:rPr>
          <w:rFonts w:ascii="Trebuchet MS"/>
          <w:sz w:val="14"/>
        </w:rPr>
      </w:pPr>
    </w:p>
    <w:p w14:paraId="75585A9C" w14:textId="77777777" w:rsidR="00EA1924" w:rsidRDefault="00EA1924">
      <w:pPr>
        <w:pStyle w:val="BodyText"/>
        <w:rPr>
          <w:rFonts w:ascii="Trebuchet MS"/>
          <w:sz w:val="14"/>
        </w:rPr>
      </w:pPr>
    </w:p>
    <w:p w14:paraId="599907EF" w14:textId="77777777" w:rsidR="00EA1924" w:rsidRDefault="00EA1924">
      <w:pPr>
        <w:pStyle w:val="BodyText"/>
        <w:rPr>
          <w:rFonts w:ascii="Trebuchet MS"/>
          <w:sz w:val="14"/>
        </w:rPr>
      </w:pPr>
    </w:p>
    <w:p w14:paraId="5ED24000" w14:textId="77777777" w:rsidR="00EA1924" w:rsidRDefault="00EA1924">
      <w:pPr>
        <w:pStyle w:val="BodyText"/>
        <w:rPr>
          <w:rFonts w:ascii="Trebuchet MS"/>
          <w:sz w:val="14"/>
        </w:rPr>
      </w:pPr>
    </w:p>
    <w:p w14:paraId="42EE3A95" w14:textId="77777777" w:rsidR="00EA1924" w:rsidRDefault="00EA1924">
      <w:pPr>
        <w:pStyle w:val="BodyText"/>
        <w:rPr>
          <w:rFonts w:ascii="Trebuchet MS"/>
          <w:sz w:val="14"/>
        </w:rPr>
      </w:pPr>
    </w:p>
    <w:p w14:paraId="484A4643" w14:textId="77777777" w:rsidR="00EA1924" w:rsidRDefault="00EA1924">
      <w:pPr>
        <w:pStyle w:val="BodyText"/>
        <w:rPr>
          <w:rFonts w:ascii="Trebuchet MS"/>
          <w:sz w:val="14"/>
        </w:rPr>
      </w:pPr>
    </w:p>
    <w:p w14:paraId="647653E6" w14:textId="77777777" w:rsidR="00EA1924" w:rsidRDefault="00EA1924">
      <w:pPr>
        <w:pStyle w:val="BodyText"/>
        <w:spacing w:before="77"/>
        <w:rPr>
          <w:rFonts w:ascii="Trebuchet MS"/>
          <w:sz w:val="14"/>
        </w:rPr>
      </w:pPr>
    </w:p>
    <w:p w14:paraId="2A7D9D69" w14:textId="77777777" w:rsidR="00EA1924" w:rsidRDefault="00000000">
      <w:pPr>
        <w:ind w:left="148"/>
        <w:rPr>
          <w:sz w:val="14"/>
        </w:rPr>
      </w:pPr>
      <w:r>
        <w:rPr>
          <w:spacing w:val="-2"/>
          <w:sz w:val="14"/>
        </w:rPr>
        <w:t>Received:</w:t>
      </w:r>
    </w:p>
    <w:p w14:paraId="300C8C7A" w14:textId="77777777" w:rsidR="00EA1924" w:rsidRDefault="00000000">
      <w:pPr>
        <w:spacing w:before="65"/>
        <w:ind w:left="148"/>
        <w:rPr>
          <w:sz w:val="14"/>
        </w:rPr>
      </w:pPr>
      <w:r>
        <w:rPr>
          <w:spacing w:val="-2"/>
          <w:sz w:val="14"/>
        </w:rPr>
        <w:t>Revised:</w:t>
      </w:r>
    </w:p>
    <w:p w14:paraId="6C75FB29" w14:textId="77777777" w:rsidR="00EA1924" w:rsidRDefault="00000000">
      <w:pPr>
        <w:spacing w:before="64"/>
        <w:ind w:left="142"/>
        <w:rPr>
          <w:sz w:val="14"/>
        </w:rPr>
      </w:pPr>
      <w:r>
        <w:rPr>
          <w:spacing w:val="-2"/>
          <w:sz w:val="14"/>
        </w:rPr>
        <w:t>Accepted:</w:t>
      </w:r>
    </w:p>
    <w:p w14:paraId="053141BE" w14:textId="77777777" w:rsidR="00EA1924" w:rsidRDefault="00000000">
      <w:pPr>
        <w:spacing w:before="65"/>
        <w:ind w:left="148"/>
        <w:rPr>
          <w:sz w:val="14"/>
        </w:rPr>
      </w:pPr>
      <w:r>
        <w:rPr>
          <w:spacing w:val="-2"/>
          <w:sz w:val="14"/>
        </w:rPr>
        <w:t>Published:</w:t>
      </w:r>
    </w:p>
    <w:p w14:paraId="4DB3D497" w14:textId="77777777" w:rsidR="00EA1924" w:rsidRDefault="00000000">
      <w:pPr>
        <w:spacing w:before="104" w:line="328" w:lineRule="auto"/>
        <w:ind w:left="148"/>
        <w:rPr>
          <w:sz w:val="14"/>
        </w:rPr>
      </w:pPr>
      <w:r>
        <w:rPr>
          <w:b/>
          <w:sz w:val="14"/>
        </w:rPr>
        <w:t>Copyright:</w:t>
      </w:r>
      <w:r>
        <w:rPr>
          <w:b/>
          <w:spacing w:val="38"/>
          <w:sz w:val="14"/>
        </w:rPr>
        <w:t xml:space="preserve"> </w:t>
      </w:r>
      <w:r>
        <w:rPr>
          <w:sz w:val="14"/>
        </w:rPr>
        <w:t>© 2026 by the authors.</w:t>
      </w:r>
      <w:r>
        <w:rPr>
          <w:spacing w:val="40"/>
          <w:sz w:val="14"/>
        </w:rPr>
        <w:t xml:space="preserve"> </w:t>
      </w:r>
      <w:r>
        <w:rPr>
          <w:sz w:val="14"/>
        </w:rPr>
        <w:t>Submitted</w:t>
      </w:r>
      <w:r>
        <w:rPr>
          <w:spacing w:val="-1"/>
          <w:sz w:val="14"/>
        </w:rPr>
        <w:t xml:space="preserve"> </w:t>
      </w:r>
      <w:r>
        <w:rPr>
          <w:sz w:val="14"/>
        </w:rPr>
        <w:t>to</w:t>
      </w:r>
      <w:r>
        <w:rPr>
          <w:spacing w:val="-1"/>
          <w:sz w:val="14"/>
        </w:rPr>
        <w:t xml:space="preserve"> </w:t>
      </w:r>
      <w:r>
        <w:rPr>
          <w:i/>
          <w:sz w:val="14"/>
        </w:rPr>
        <w:t>Technologies</w:t>
      </w:r>
      <w:r>
        <w:rPr>
          <w:i/>
          <w:spacing w:val="-1"/>
          <w:sz w:val="14"/>
        </w:rPr>
        <w:t xml:space="preserve"> </w:t>
      </w:r>
      <w:r>
        <w:rPr>
          <w:sz w:val="14"/>
        </w:rPr>
        <w:t>for</w:t>
      </w:r>
      <w:r>
        <w:rPr>
          <w:spacing w:val="-1"/>
          <w:sz w:val="14"/>
        </w:rPr>
        <w:t xml:space="preserve"> </w:t>
      </w:r>
      <w:r>
        <w:rPr>
          <w:sz w:val="14"/>
        </w:rPr>
        <w:t>possible</w:t>
      </w:r>
      <w:r>
        <w:rPr>
          <w:spacing w:val="40"/>
          <w:sz w:val="14"/>
        </w:rPr>
        <w:t xml:space="preserve"> </w:t>
      </w:r>
      <w:r>
        <w:rPr>
          <w:sz w:val="14"/>
        </w:rPr>
        <w:t>open access publication under the</w:t>
      </w:r>
      <w:r>
        <w:rPr>
          <w:spacing w:val="40"/>
          <w:sz w:val="14"/>
        </w:rPr>
        <w:t xml:space="preserve"> </w:t>
      </w:r>
      <w:r>
        <w:rPr>
          <w:sz w:val="14"/>
        </w:rPr>
        <w:t xml:space="preserve">terms and conditions of the </w:t>
      </w:r>
      <w:hyperlink r:id="rId18">
        <w:r>
          <w:rPr>
            <w:color w:val="0774B7"/>
            <w:sz w:val="14"/>
          </w:rPr>
          <w:t>Creative</w:t>
        </w:r>
      </w:hyperlink>
      <w:r>
        <w:rPr>
          <w:color w:val="0774B7"/>
          <w:spacing w:val="40"/>
          <w:sz w:val="14"/>
        </w:rPr>
        <w:t xml:space="preserve"> </w:t>
      </w:r>
      <w:hyperlink r:id="rId19">
        <w:r>
          <w:rPr>
            <w:color w:val="0774B7"/>
            <w:spacing w:val="-2"/>
            <w:sz w:val="14"/>
          </w:rPr>
          <w:t>Commons</w:t>
        </w:r>
        <w:r>
          <w:rPr>
            <w:color w:val="0774B7"/>
            <w:spacing w:val="-8"/>
            <w:sz w:val="14"/>
          </w:rPr>
          <w:t xml:space="preserve"> </w:t>
        </w:r>
        <w:r>
          <w:rPr>
            <w:color w:val="0774B7"/>
            <w:spacing w:val="-2"/>
            <w:sz w:val="14"/>
          </w:rPr>
          <w:t>Attribution</w:t>
        </w:r>
        <w:r>
          <w:rPr>
            <w:color w:val="0774B7"/>
            <w:spacing w:val="-8"/>
            <w:sz w:val="14"/>
          </w:rPr>
          <w:t xml:space="preserve"> </w:t>
        </w:r>
        <w:r>
          <w:rPr>
            <w:color w:val="0774B7"/>
            <w:spacing w:val="-2"/>
            <w:sz w:val="14"/>
          </w:rPr>
          <w:t>(CC</w:t>
        </w:r>
        <w:r>
          <w:rPr>
            <w:color w:val="0774B7"/>
            <w:spacing w:val="-8"/>
            <w:sz w:val="14"/>
          </w:rPr>
          <w:t xml:space="preserve"> </w:t>
        </w:r>
        <w:r>
          <w:rPr>
            <w:color w:val="0774B7"/>
            <w:spacing w:val="-2"/>
            <w:sz w:val="14"/>
          </w:rPr>
          <w:t>BY)</w:t>
        </w:r>
        <w:r>
          <w:rPr>
            <w:color w:val="0774B7"/>
            <w:spacing w:val="-8"/>
            <w:sz w:val="14"/>
          </w:rPr>
          <w:t xml:space="preserve"> </w:t>
        </w:r>
        <w:r>
          <w:rPr>
            <w:color w:val="0774B7"/>
            <w:spacing w:val="-2"/>
            <w:sz w:val="14"/>
          </w:rPr>
          <w:t>license</w:t>
        </w:r>
      </w:hyperlink>
      <w:r>
        <w:rPr>
          <w:spacing w:val="-2"/>
          <w:sz w:val="14"/>
        </w:rPr>
        <w:t>.</w:t>
      </w:r>
    </w:p>
    <w:p w14:paraId="06EF7209" w14:textId="77777777" w:rsidR="00EA1924" w:rsidRDefault="00000000">
      <w:pPr>
        <w:pStyle w:val="ListParagraph"/>
        <w:numPr>
          <w:ilvl w:val="0"/>
          <w:numId w:val="3"/>
        </w:numPr>
        <w:tabs>
          <w:tab w:val="left" w:pos="401"/>
          <w:tab w:val="right" w:pos="8404"/>
        </w:tabs>
        <w:spacing w:before="774"/>
        <w:ind w:left="401" w:hanging="253"/>
        <w:jc w:val="left"/>
        <w:rPr>
          <w:rFonts w:ascii="Trebuchet MS"/>
          <w:sz w:val="10"/>
        </w:rPr>
      </w:pPr>
      <w:r>
        <w:br w:type="column"/>
      </w:r>
      <w:bookmarkStart w:id="53" w:name="Introduction"/>
      <w:bookmarkStart w:id="54" w:name="_bookmark0"/>
      <w:bookmarkEnd w:id="53"/>
      <w:bookmarkEnd w:id="54"/>
      <w:r>
        <w:rPr>
          <w:b/>
          <w:spacing w:val="-2"/>
          <w:sz w:val="24"/>
        </w:rPr>
        <w:t>Introduction</w:t>
      </w:r>
      <w:r>
        <w:rPr>
          <w:rFonts w:ascii="Times New Roman"/>
          <w:sz w:val="24"/>
        </w:rPr>
        <w:tab/>
      </w:r>
      <w:r>
        <w:rPr>
          <w:rFonts w:ascii="Trebuchet MS"/>
          <w:spacing w:val="-5"/>
          <w:sz w:val="10"/>
        </w:rPr>
        <w:t>19</w:t>
      </w:r>
    </w:p>
    <w:p w14:paraId="2AF67A32" w14:textId="2B967827" w:rsidR="00EA1924" w:rsidDel="00A92717" w:rsidRDefault="00000000">
      <w:pPr>
        <w:tabs>
          <w:tab w:val="right" w:pos="8404"/>
        </w:tabs>
        <w:spacing w:before="83"/>
        <w:ind w:left="574"/>
        <w:rPr>
          <w:del w:id="55" w:author="Phil Green" w:date="2026-08-30T10:16:00Z" w16du:dateUtc="2026-08-30T08:16:00Z"/>
          <w:rFonts w:ascii="Trebuchet MS"/>
          <w:sz w:val="10"/>
        </w:rPr>
      </w:pPr>
      <w:del w:id="56" w:author="Phil Green" w:date="2026-08-30T16:14:00Z" w16du:dateUtc="2026-08-30T14:14:00Z">
        <w:r w:rsidDel="00CC08B5">
          <w:rPr>
            <w:sz w:val="20"/>
          </w:rPr>
          <w:delText>Printer</w:delText>
        </w:r>
        <w:r w:rsidDel="00CC08B5">
          <w:rPr>
            <w:spacing w:val="15"/>
            <w:sz w:val="20"/>
          </w:rPr>
          <w:delText xml:space="preserve"> </w:delText>
        </w:r>
      </w:del>
      <w:ins w:id="57" w:author="Phil Green" w:date="2026-08-30T16:14:00Z" w16du:dateUtc="2026-08-30T14:14:00Z">
        <w:r w:rsidR="00CC08B5">
          <w:rPr>
            <w:sz w:val="20"/>
          </w:rPr>
          <w:t>The forward model in p</w:t>
        </w:r>
        <w:r w:rsidR="00CC08B5">
          <w:rPr>
            <w:sz w:val="20"/>
          </w:rPr>
          <w:t>rinter</w:t>
        </w:r>
        <w:r w:rsidR="00CC08B5">
          <w:rPr>
            <w:spacing w:val="15"/>
            <w:sz w:val="20"/>
          </w:rPr>
          <w:t xml:space="preserve"> </w:t>
        </w:r>
      </w:ins>
      <w:r>
        <w:rPr>
          <w:sz w:val="20"/>
        </w:rPr>
        <w:t>color</w:t>
      </w:r>
      <w:r>
        <w:rPr>
          <w:spacing w:val="15"/>
          <w:sz w:val="20"/>
        </w:rPr>
        <w:t xml:space="preserve"> </w:t>
      </w:r>
      <w:r>
        <w:rPr>
          <w:sz w:val="20"/>
        </w:rPr>
        <w:t>characterization</w:t>
      </w:r>
      <w:r>
        <w:rPr>
          <w:spacing w:val="16"/>
          <w:sz w:val="20"/>
        </w:rPr>
        <w:t xml:space="preserve"> </w:t>
      </w:r>
      <w:r>
        <w:rPr>
          <w:sz w:val="20"/>
        </w:rPr>
        <w:t>is</w:t>
      </w:r>
      <w:r>
        <w:rPr>
          <w:spacing w:val="15"/>
          <w:sz w:val="20"/>
        </w:rPr>
        <w:t xml:space="preserve"> </w:t>
      </w:r>
      <w:r>
        <w:rPr>
          <w:sz w:val="20"/>
        </w:rPr>
        <w:t>the</w:t>
      </w:r>
      <w:r>
        <w:rPr>
          <w:spacing w:val="15"/>
          <w:sz w:val="20"/>
        </w:rPr>
        <w:t xml:space="preserve"> </w:t>
      </w:r>
      <w:r>
        <w:rPr>
          <w:sz w:val="20"/>
        </w:rPr>
        <w:t>problem</w:t>
      </w:r>
      <w:r>
        <w:rPr>
          <w:spacing w:val="16"/>
          <w:sz w:val="20"/>
        </w:rPr>
        <w:t xml:space="preserve"> </w:t>
      </w:r>
      <w:r>
        <w:rPr>
          <w:sz w:val="20"/>
        </w:rPr>
        <w:t>of</w:t>
      </w:r>
      <w:r>
        <w:rPr>
          <w:spacing w:val="15"/>
          <w:sz w:val="20"/>
        </w:rPr>
        <w:t xml:space="preserve"> </w:t>
      </w:r>
      <w:r>
        <w:rPr>
          <w:sz w:val="20"/>
        </w:rPr>
        <w:t>predicting</w:t>
      </w:r>
      <w:r>
        <w:rPr>
          <w:spacing w:val="16"/>
          <w:sz w:val="20"/>
        </w:rPr>
        <w:t xml:space="preserve"> </w:t>
      </w:r>
      <w:r>
        <w:rPr>
          <w:sz w:val="20"/>
        </w:rPr>
        <w:t>the</w:t>
      </w:r>
      <w:r>
        <w:rPr>
          <w:spacing w:val="15"/>
          <w:sz w:val="20"/>
        </w:rPr>
        <w:t xml:space="preserve"> </w:t>
      </w:r>
      <w:del w:id="58" w:author="Phil Green" w:date="2026-08-30T10:16:00Z" w16du:dateUtc="2026-08-30T08:16:00Z">
        <w:r w:rsidDel="00A92717">
          <w:rPr>
            <w:sz w:val="20"/>
          </w:rPr>
          <w:delText>device-</w:delText>
        </w:r>
        <w:r w:rsidDel="00A92717">
          <w:rPr>
            <w:spacing w:val="-2"/>
            <w:sz w:val="20"/>
          </w:rPr>
          <w:delText>independent</w:delText>
        </w:r>
        <w:r w:rsidDel="00A92717">
          <w:rPr>
            <w:rFonts w:ascii="Times New Roman"/>
            <w:sz w:val="20"/>
          </w:rPr>
          <w:tab/>
        </w:r>
        <w:r w:rsidDel="00A92717">
          <w:rPr>
            <w:rFonts w:ascii="Trebuchet MS"/>
            <w:spacing w:val="-5"/>
            <w:sz w:val="10"/>
          </w:rPr>
          <w:delText>20</w:delText>
        </w:r>
      </w:del>
    </w:p>
    <w:p w14:paraId="4CBA891C" w14:textId="6101B40F" w:rsidR="00EA1924" w:rsidRDefault="00000000" w:rsidP="00A92717">
      <w:pPr>
        <w:tabs>
          <w:tab w:val="right" w:pos="8404"/>
        </w:tabs>
        <w:spacing w:before="83"/>
        <w:ind w:left="574"/>
        <w:rPr>
          <w:rFonts w:ascii="Trebuchet MS"/>
          <w:sz w:val="10"/>
        </w:rPr>
        <w:pPrChange w:id="59" w:author="Phil Green" w:date="2026-08-30T10:16:00Z" w16du:dateUtc="2026-08-30T08:16:00Z">
          <w:pPr>
            <w:tabs>
              <w:tab w:val="right" w:pos="8404"/>
            </w:tabs>
            <w:spacing w:before="30"/>
            <w:ind w:left="148"/>
          </w:pPr>
        </w:pPrChange>
      </w:pPr>
      <w:del w:id="60" w:author="Phil Green" w:date="2026-08-30T10:16:00Z" w16du:dateUtc="2026-08-30T08:16:00Z">
        <w:r w:rsidDel="00A92717">
          <w:rPr>
            <w:sz w:val="20"/>
          </w:rPr>
          <w:delText>color</w:delText>
        </w:r>
      </w:del>
      <w:ins w:id="61" w:author="Phil Green" w:date="2026-08-30T10:16:00Z" w16du:dateUtc="2026-08-30T08:16:00Z">
        <w:r w:rsidR="00A92717">
          <w:rPr>
            <w:sz w:val="20"/>
          </w:rPr>
          <w:t>colorimetry</w:t>
        </w:r>
      </w:ins>
      <w:r>
        <w:rPr>
          <w:spacing w:val="9"/>
          <w:sz w:val="20"/>
        </w:rPr>
        <w:t xml:space="preserve"> </w:t>
      </w:r>
      <w:r>
        <w:rPr>
          <w:sz w:val="20"/>
        </w:rPr>
        <w:t>(</w:t>
      </w:r>
      <w:ins w:id="62" w:author="Phil Green" w:date="2026-08-30T16:44:00Z" w16du:dateUtc="2026-08-30T14:44:00Z">
        <w:r w:rsidR="002066A0">
          <w:rPr>
            <w:sz w:val="20"/>
          </w:rPr>
          <w:t>normally</w:t>
        </w:r>
      </w:ins>
      <w:ins w:id="63" w:author="Phil Green" w:date="2026-08-30T10:16:00Z" w16du:dateUtc="2026-08-30T08:16:00Z">
        <w:r w:rsidR="00A92717">
          <w:rPr>
            <w:sz w:val="20"/>
          </w:rPr>
          <w:t xml:space="preserve"> </w:t>
        </w:r>
      </w:ins>
      <w:r>
        <w:rPr>
          <w:sz w:val="20"/>
        </w:rPr>
        <w:t>CIE</w:t>
      </w:r>
      <w:r>
        <w:rPr>
          <w:spacing w:val="10"/>
          <w:sz w:val="20"/>
        </w:rPr>
        <w:t xml:space="preserve"> </w:t>
      </w:r>
      <w:r>
        <w:rPr>
          <w:sz w:val="20"/>
        </w:rPr>
        <w:t>XYZ</w:t>
      </w:r>
      <w:r>
        <w:rPr>
          <w:spacing w:val="10"/>
          <w:sz w:val="20"/>
        </w:rPr>
        <w:t xml:space="preserve"> </w:t>
      </w:r>
      <w:r>
        <w:rPr>
          <w:sz w:val="20"/>
        </w:rPr>
        <w:t>or</w:t>
      </w:r>
      <w:r>
        <w:rPr>
          <w:spacing w:val="10"/>
          <w:sz w:val="20"/>
        </w:rPr>
        <w:t xml:space="preserve"> </w:t>
      </w:r>
      <w:r>
        <w:rPr>
          <w:sz w:val="20"/>
        </w:rPr>
        <w:t>CIE</w:t>
      </w:r>
      <w:r>
        <w:rPr>
          <w:spacing w:val="10"/>
          <w:sz w:val="20"/>
        </w:rPr>
        <w:t xml:space="preserve"> </w:t>
      </w:r>
      <w:r>
        <w:rPr>
          <w:sz w:val="20"/>
        </w:rPr>
        <w:t>Lab)</w:t>
      </w:r>
      <w:r>
        <w:rPr>
          <w:spacing w:val="10"/>
          <w:sz w:val="20"/>
        </w:rPr>
        <w:t xml:space="preserve"> </w:t>
      </w:r>
      <w:r>
        <w:rPr>
          <w:sz w:val="20"/>
        </w:rPr>
        <w:t>that</w:t>
      </w:r>
      <w:r>
        <w:rPr>
          <w:spacing w:val="9"/>
          <w:sz w:val="20"/>
        </w:rPr>
        <w:t xml:space="preserve"> </w:t>
      </w:r>
      <w:r>
        <w:rPr>
          <w:sz w:val="20"/>
        </w:rPr>
        <w:t>a</w:t>
      </w:r>
      <w:r>
        <w:rPr>
          <w:spacing w:val="10"/>
          <w:sz w:val="20"/>
        </w:rPr>
        <w:t xml:space="preserve"> </w:t>
      </w:r>
      <w:r>
        <w:rPr>
          <w:sz w:val="20"/>
        </w:rPr>
        <w:t>printer</w:t>
      </w:r>
      <w:r>
        <w:rPr>
          <w:spacing w:val="10"/>
          <w:sz w:val="20"/>
        </w:rPr>
        <w:t xml:space="preserve"> </w:t>
      </w:r>
      <w:r>
        <w:rPr>
          <w:sz w:val="20"/>
        </w:rPr>
        <w:t>produces</w:t>
      </w:r>
      <w:r>
        <w:rPr>
          <w:spacing w:val="10"/>
          <w:sz w:val="20"/>
        </w:rPr>
        <w:t xml:space="preserve"> </w:t>
      </w:r>
      <w:r>
        <w:rPr>
          <w:sz w:val="20"/>
        </w:rPr>
        <w:t>for</w:t>
      </w:r>
      <w:r>
        <w:rPr>
          <w:spacing w:val="10"/>
          <w:sz w:val="20"/>
        </w:rPr>
        <w:t xml:space="preserve"> </w:t>
      </w:r>
      <w:r>
        <w:rPr>
          <w:sz w:val="20"/>
        </w:rPr>
        <w:t>a</w:t>
      </w:r>
      <w:r>
        <w:rPr>
          <w:spacing w:val="10"/>
          <w:sz w:val="20"/>
        </w:rPr>
        <w:t xml:space="preserve"> </w:t>
      </w:r>
      <w:r>
        <w:rPr>
          <w:sz w:val="20"/>
        </w:rPr>
        <w:t>given</w:t>
      </w:r>
      <w:r>
        <w:rPr>
          <w:spacing w:val="10"/>
          <w:sz w:val="20"/>
        </w:rPr>
        <w:t xml:space="preserve"> </w:t>
      </w:r>
      <w:r>
        <w:rPr>
          <w:sz w:val="20"/>
        </w:rPr>
        <w:t>combination</w:t>
      </w:r>
      <w:r>
        <w:rPr>
          <w:spacing w:val="9"/>
          <w:sz w:val="20"/>
        </w:rPr>
        <w:t xml:space="preserve"> </w:t>
      </w:r>
      <w:r>
        <w:rPr>
          <w:sz w:val="20"/>
        </w:rPr>
        <w:t>of</w:t>
      </w:r>
      <w:r>
        <w:rPr>
          <w:spacing w:val="10"/>
          <w:sz w:val="20"/>
        </w:rPr>
        <w:t xml:space="preserve"> </w:t>
      </w:r>
      <w:r>
        <w:rPr>
          <w:spacing w:val="-2"/>
          <w:sz w:val="20"/>
        </w:rPr>
        <w:t>colorant</w:t>
      </w:r>
      <w:r>
        <w:rPr>
          <w:rFonts w:ascii="Times New Roman"/>
          <w:sz w:val="20"/>
        </w:rPr>
        <w:tab/>
      </w:r>
      <w:r>
        <w:rPr>
          <w:rFonts w:ascii="Trebuchet MS"/>
          <w:spacing w:val="-5"/>
          <w:sz w:val="10"/>
        </w:rPr>
        <w:t>21</w:t>
      </w:r>
    </w:p>
    <w:p w14:paraId="2B2AD2D0" w14:textId="4211A108" w:rsidR="00EA1924" w:rsidRDefault="00000000">
      <w:pPr>
        <w:tabs>
          <w:tab w:val="right" w:pos="8404"/>
        </w:tabs>
        <w:spacing w:before="30"/>
        <w:ind w:left="148"/>
        <w:rPr>
          <w:rFonts w:ascii="Trebuchet MS"/>
          <w:sz w:val="10"/>
        </w:rPr>
      </w:pPr>
      <w:r>
        <w:rPr>
          <w:sz w:val="20"/>
        </w:rPr>
        <w:t>inputs</w:t>
      </w:r>
      <w:ins w:id="64" w:author="Phil Green" w:date="2026-08-30T10:17:00Z" w16du:dateUtc="2026-08-30T08:17:00Z">
        <w:r w:rsidR="00A92717">
          <w:rPr>
            <w:sz w:val="20"/>
          </w:rPr>
          <w:t>.</w:t>
        </w:r>
      </w:ins>
      <w:del w:id="65" w:author="Phil Green" w:date="2026-08-30T10:17:00Z" w16du:dateUtc="2026-08-30T08:17:00Z">
        <w:r w:rsidDel="00A92717">
          <w:rPr>
            <w:sz w:val="20"/>
          </w:rPr>
          <w:delText>:</w:delText>
        </w:r>
        <w:r w:rsidDel="00A92717">
          <w:rPr>
            <w:spacing w:val="36"/>
            <w:sz w:val="20"/>
          </w:rPr>
          <w:delText xml:space="preserve"> </w:delText>
        </w:r>
        <w:r w:rsidDel="00A92717">
          <w:rPr>
            <w:sz w:val="20"/>
          </w:rPr>
          <w:delText>traditionally</w:delText>
        </w:r>
        <w:r w:rsidDel="00A92717">
          <w:rPr>
            <w:spacing w:val="13"/>
            <w:sz w:val="20"/>
          </w:rPr>
          <w:delText xml:space="preserve"> </w:delText>
        </w:r>
        <w:r w:rsidDel="00A92717">
          <w:rPr>
            <w:sz w:val="20"/>
          </w:rPr>
          <w:delText>c</w:delText>
        </w:r>
      </w:del>
      <w:ins w:id="66" w:author="Phil Green" w:date="2026-08-30T10:17:00Z" w16du:dateUtc="2026-08-30T08:17:00Z">
        <w:r w:rsidR="00A92717">
          <w:rPr>
            <w:sz w:val="20"/>
          </w:rPr>
          <w:t>C</w:t>
        </w:r>
      </w:ins>
      <w:r>
        <w:rPr>
          <w:sz w:val="20"/>
        </w:rPr>
        <w:t>yan,</w:t>
      </w:r>
      <w:r>
        <w:rPr>
          <w:spacing w:val="17"/>
          <w:sz w:val="20"/>
        </w:rPr>
        <w:t xml:space="preserve"> </w:t>
      </w:r>
      <w:r>
        <w:rPr>
          <w:sz w:val="20"/>
        </w:rPr>
        <w:t>magenta,</w:t>
      </w:r>
      <w:r>
        <w:rPr>
          <w:spacing w:val="16"/>
          <w:sz w:val="20"/>
        </w:rPr>
        <w:t xml:space="preserve"> </w:t>
      </w:r>
      <w:r>
        <w:rPr>
          <w:sz w:val="20"/>
        </w:rPr>
        <w:t>yellow,</w:t>
      </w:r>
      <w:r>
        <w:rPr>
          <w:spacing w:val="15"/>
          <w:sz w:val="20"/>
        </w:rPr>
        <w:t xml:space="preserve"> </w:t>
      </w:r>
      <w:r>
        <w:rPr>
          <w:sz w:val="20"/>
        </w:rPr>
        <w:t>and</w:t>
      </w:r>
      <w:r>
        <w:rPr>
          <w:spacing w:val="13"/>
          <w:sz w:val="20"/>
        </w:rPr>
        <w:t xml:space="preserve"> </w:t>
      </w:r>
      <w:r>
        <w:rPr>
          <w:sz w:val="20"/>
        </w:rPr>
        <w:t>black</w:t>
      </w:r>
      <w:r>
        <w:rPr>
          <w:spacing w:val="13"/>
          <w:sz w:val="20"/>
        </w:rPr>
        <w:t xml:space="preserve"> </w:t>
      </w:r>
      <w:r>
        <w:rPr>
          <w:sz w:val="20"/>
        </w:rPr>
        <w:t>(CMYK)</w:t>
      </w:r>
      <w:ins w:id="67" w:author="Phil Green" w:date="2026-08-30T10:17:00Z" w16du:dateUtc="2026-08-30T08:17:00Z">
        <w:r w:rsidR="00A92717">
          <w:rPr>
            <w:sz w:val="20"/>
          </w:rPr>
          <w:t xml:space="preserve"> process colours are the most common</w:t>
        </w:r>
      </w:ins>
      <w:r>
        <w:rPr>
          <w:sz w:val="20"/>
        </w:rPr>
        <w:t>,</w:t>
      </w:r>
      <w:r>
        <w:rPr>
          <w:spacing w:val="14"/>
          <w:sz w:val="20"/>
        </w:rPr>
        <w:t xml:space="preserve"> </w:t>
      </w:r>
      <w:r>
        <w:rPr>
          <w:sz w:val="20"/>
        </w:rPr>
        <w:t>but</w:t>
      </w:r>
      <w:r>
        <w:rPr>
          <w:spacing w:val="13"/>
          <w:sz w:val="20"/>
        </w:rPr>
        <w:t xml:space="preserve"> </w:t>
      </w:r>
      <w:del w:id="68" w:author="Phil Green" w:date="2026-08-30T10:17:00Z" w16du:dateUtc="2026-08-30T08:17:00Z">
        <w:r w:rsidDel="00A92717">
          <w:rPr>
            <w:sz w:val="20"/>
          </w:rPr>
          <w:delText>increasingly</w:delText>
        </w:r>
        <w:r w:rsidDel="00A92717">
          <w:rPr>
            <w:spacing w:val="13"/>
            <w:sz w:val="20"/>
          </w:rPr>
          <w:delText xml:space="preserve"> </w:delText>
        </w:r>
      </w:del>
      <w:r>
        <w:rPr>
          <w:spacing w:val="-2"/>
          <w:sz w:val="20"/>
        </w:rPr>
        <w:t>larger</w:t>
      </w:r>
      <w:r>
        <w:rPr>
          <w:rFonts w:ascii="Times New Roman"/>
          <w:sz w:val="20"/>
        </w:rPr>
        <w:tab/>
      </w:r>
      <w:r>
        <w:rPr>
          <w:rFonts w:ascii="Trebuchet MS"/>
          <w:spacing w:val="-5"/>
          <w:sz w:val="10"/>
        </w:rPr>
        <w:t>22</w:t>
      </w:r>
    </w:p>
    <w:p w14:paraId="24E62EA9" w14:textId="5AAA7676" w:rsidR="00EA1924" w:rsidRDefault="00000000">
      <w:pPr>
        <w:tabs>
          <w:tab w:val="right" w:pos="8404"/>
        </w:tabs>
        <w:spacing w:before="30"/>
        <w:ind w:left="148"/>
        <w:rPr>
          <w:rFonts w:ascii="Trebuchet MS"/>
          <w:sz w:val="10"/>
        </w:rPr>
      </w:pPr>
      <w:r>
        <w:rPr>
          <w:sz w:val="20"/>
        </w:rPr>
        <w:t>colorant</w:t>
      </w:r>
      <w:r>
        <w:rPr>
          <w:spacing w:val="17"/>
          <w:sz w:val="20"/>
        </w:rPr>
        <w:t xml:space="preserve"> </w:t>
      </w:r>
      <w:r>
        <w:rPr>
          <w:sz w:val="20"/>
        </w:rPr>
        <w:t>sets</w:t>
      </w:r>
      <w:r>
        <w:rPr>
          <w:spacing w:val="17"/>
          <w:sz w:val="20"/>
        </w:rPr>
        <w:t xml:space="preserve"> </w:t>
      </w:r>
      <w:r>
        <w:rPr>
          <w:sz w:val="20"/>
        </w:rPr>
        <w:t>(e.g.,</w:t>
      </w:r>
      <w:r>
        <w:rPr>
          <w:spacing w:val="20"/>
          <w:sz w:val="20"/>
        </w:rPr>
        <w:t xml:space="preserve"> </w:t>
      </w:r>
      <w:r>
        <w:rPr>
          <w:sz w:val="20"/>
        </w:rPr>
        <w:t>adding</w:t>
      </w:r>
      <w:r>
        <w:rPr>
          <w:spacing w:val="18"/>
          <w:sz w:val="20"/>
        </w:rPr>
        <w:t xml:space="preserve"> </w:t>
      </w:r>
      <w:r>
        <w:rPr>
          <w:sz w:val="20"/>
        </w:rPr>
        <w:t>orange,</w:t>
      </w:r>
      <w:r>
        <w:rPr>
          <w:spacing w:val="20"/>
          <w:sz w:val="20"/>
        </w:rPr>
        <w:t xml:space="preserve"> </w:t>
      </w:r>
      <w:r>
        <w:rPr>
          <w:sz w:val="20"/>
        </w:rPr>
        <w:t>green,</w:t>
      </w:r>
      <w:r>
        <w:rPr>
          <w:spacing w:val="21"/>
          <w:sz w:val="20"/>
        </w:rPr>
        <w:t xml:space="preserve"> </w:t>
      </w:r>
      <w:r>
        <w:rPr>
          <w:sz w:val="20"/>
        </w:rPr>
        <w:t>violet,</w:t>
      </w:r>
      <w:r>
        <w:rPr>
          <w:spacing w:val="20"/>
          <w:sz w:val="20"/>
        </w:rPr>
        <w:t xml:space="preserve"> </w:t>
      </w:r>
      <w:r>
        <w:rPr>
          <w:sz w:val="20"/>
        </w:rPr>
        <w:t>or</w:t>
      </w:r>
      <w:r>
        <w:rPr>
          <w:spacing w:val="17"/>
          <w:sz w:val="20"/>
        </w:rPr>
        <w:t xml:space="preserve"> </w:t>
      </w:r>
      <w:r>
        <w:rPr>
          <w:sz w:val="20"/>
        </w:rPr>
        <w:t>blue)</w:t>
      </w:r>
      <w:r>
        <w:rPr>
          <w:spacing w:val="17"/>
          <w:sz w:val="20"/>
        </w:rPr>
        <w:t xml:space="preserve"> </w:t>
      </w:r>
      <w:del w:id="69" w:author="Phil Green" w:date="2026-08-30T10:17:00Z" w16du:dateUtc="2026-08-30T08:17:00Z">
        <w:r w:rsidDel="00A92717">
          <w:rPr>
            <w:sz w:val="20"/>
          </w:rPr>
          <w:delText>as</w:delText>
        </w:r>
        <w:r w:rsidDel="00A92717">
          <w:rPr>
            <w:spacing w:val="18"/>
            <w:sz w:val="20"/>
          </w:rPr>
          <w:delText xml:space="preserve"> </w:delText>
        </w:r>
      </w:del>
      <w:ins w:id="70" w:author="Phil Green" w:date="2026-08-30T10:17:00Z" w16du:dateUtc="2026-08-30T08:17:00Z">
        <w:r w:rsidR="00A92717">
          <w:rPr>
            <w:sz w:val="20"/>
          </w:rPr>
          <w:t xml:space="preserve">are also used in </w:t>
        </w:r>
        <w:r w:rsidR="00A92717">
          <w:rPr>
            <w:spacing w:val="18"/>
            <w:sz w:val="20"/>
          </w:rPr>
          <w:t xml:space="preserve"> </w:t>
        </w:r>
      </w:ins>
      <w:r>
        <w:rPr>
          <w:sz w:val="20"/>
        </w:rPr>
        <w:t>commercial</w:t>
      </w:r>
      <w:r>
        <w:rPr>
          <w:spacing w:val="17"/>
          <w:sz w:val="20"/>
        </w:rPr>
        <w:t xml:space="preserve"> </w:t>
      </w:r>
      <w:r>
        <w:rPr>
          <w:sz w:val="20"/>
        </w:rPr>
        <w:t>and</w:t>
      </w:r>
      <w:r>
        <w:rPr>
          <w:spacing w:val="17"/>
          <w:sz w:val="20"/>
        </w:rPr>
        <w:t xml:space="preserve"> </w:t>
      </w:r>
      <w:r>
        <w:rPr>
          <w:spacing w:val="-2"/>
          <w:sz w:val="20"/>
        </w:rPr>
        <w:t>packaging</w:t>
      </w:r>
      <w:ins w:id="71" w:author="Phil Green" w:date="2026-08-30T10:17:00Z" w16du:dateUtc="2026-08-30T08:17:00Z">
        <w:r w:rsidR="00A92717">
          <w:rPr>
            <w:spacing w:val="-2"/>
            <w:sz w:val="20"/>
          </w:rPr>
          <w:t xml:space="preserve"> and</w:t>
        </w:r>
      </w:ins>
      <w:r>
        <w:rPr>
          <w:rFonts w:ascii="Times New Roman"/>
          <w:sz w:val="20"/>
        </w:rPr>
        <w:tab/>
      </w:r>
      <w:r>
        <w:rPr>
          <w:rFonts w:ascii="Trebuchet MS"/>
          <w:spacing w:val="-5"/>
          <w:sz w:val="10"/>
        </w:rPr>
        <w:t>23</w:t>
      </w:r>
    </w:p>
    <w:p w14:paraId="2D98CC9B" w14:textId="4DD8AEC6" w:rsidR="00EA1924" w:rsidRDefault="00000000">
      <w:pPr>
        <w:tabs>
          <w:tab w:val="right" w:pos="8404"/>
        </w:tabs>
        <w:spacing w:before="30"/>
        <w:ind w:left="142"/>
        <w:rPr>
          <w:rFonts w:ascii="Trebuchet MS"/>
          <w:sz w:val="10"/>
        </w:rPr>
      </w:pPr>
      <w:r>
        <w:rPr>
          <w:sz w:val="20"/>
        </w:rPr>
        <w:t>printing</w:t>
      </w:r>
      <w:del w:id="72" w:author="Phil Green" w:date="2026-08-30T10:18:00Z" w16du:dateUtc="2026-08-30T08:18:00Z">
        <w:r w:rsidDel="00A92717">
          <w:rPr>
            <w:spacing w:val="7"/>
            <w:sz w:val="20"/>
          </w:rPr>
          <w:delText xml:space="preserve"> </w:delText>
        </w:r>
        <w:r w:rsidDel="00A92717">
          <w:rPr>
            <w:sz w:val="20"/>
          </w:rPr>
          <w:delText>moves</w:delText>
        </w:r>
        <w:r w:rsidDel="00A92717">
          <w:rPr>
            <w:spacing w:val="8"/>
            <w:sz w:val="20"/>
          </w:rPr>
          <w:delText xml:space="preserve"> </w:delText>
        </w:r>
        <w:r w:rsidDel="00A92717">
          <w:rPr>
            <w:sz w:val="20"/>
          </w:rPr>
          <w:delText>beyond</w:delText>
        </w:r>
        <w:r w:rsidDel="00A92717">
          <w:rPr>
            <w:spacing w:val="8"/>
            <w:sz w:val="20"/>
          </w:rPr>
          <w:delText xml:space="preserve"> </w:delText>
        </w:r>
        <w:r w:rsidDel="00A92717">
          <w:rPr>
            <w:sz w:val="20"/>
          </w:rPr>
          <w:delText>the</w:delText>
        </w:r>
        <w:r w:rsidDel="00A92717">
          <w:rPr>
            <w:spacing w:val="8"/>
            <w:sz w:val="20"/>
          </w:rPr>
          <w:delText xml:space="preserve"> </w:delText>
        </w:r>
        <w:r w:rsidDel="00A92717">
          <w:rPr>
            <w:sz w:val="20"/>
          </w:rPr>
          <w:delText>four-channel</w:delText>
        </w:r>
        <w:r w:rsidDel="00A92717">
          <w:rPr>
            <w:spacing w:val="7"/>
            <w:sz w:val="20"/>
          </w:rPr>
          <w:delText xml:space="preserve"> </w:delText>
        </w:r>
        <w:r w:rsidDel="00A92717">
          <w:rPr>
            <w:sz w:val="20"/>
          </w:rPr>
          <w:delText>process</w:delText>
        </w:r>
      </w:del>
      <w:r>
        <w:rPr>
          <w:sz w:val="20"/>
        </w:rPr>
        <w:t>.</w:t>
      </w:r>
      <w:r>
        <w:rPr>
          <w:spacing w:val="29"/>
          <w:sz w:val="20"/>
        </w:rPr>
        <w:t xml:space="preserve"> </w:t>
      </w:r>
      <w:del w:id="73" w:author="Phil Green" w:date="2026-08-30T10:18:00Z" w16du:dateUtc="2026-08-30T08:18:00Z">
        <w:r w:rsidDel="00A92717">
          <w:rPr>
            <w:sz w:val="20"/>
          </w:rPr>
          <w:delText>The</w:delText>
        </w:r>
        <w:r w:rsidDel="00A92717">
          <w:rPr>
            <w:spacing w:val="8"/>
            <w:sz w:val="20"/>
          </w:rPr>
          <w:delText xml:space="preserve"> </w:delText>
        </w:r>
        <w:r w:rsidDel="00A92717">
          <w:rPr>
            <w:sz w:val="20"/>
          </w:rPr>
          <w:delText>classical</w:delText>
        </w:r>
        <w:r w:rsidDel="00A92717">
          <w:rPr>
            <w:spacing w:val="8"/>
            <w:sz w:val="20"/>
          </w:rPr>
          <w:delText xml:space="preserve"> </w:delText>
        </w:r>
        <w:r w:rsidDel="00A92717">
          <w:rPr>
            <w:sz w:val="20"/>
          </w:rPr>
          <w:delText>approach</w:delText>
        </w:r>
      </w:del>
      <w:ins w:id="74" w:author="Phil Green" w:date="2026-08-30T10:18:00Z" w16du:dateUtc="2026-08-30T08:18:00Z">
        <w:r w:rsidR="00A92717">
          <w:rPr>
            <w:sz w:val="20"/>
          </w:rPr>
          <w:t>Two approaches are widely used, often in combination:</w:t>
        </w:r>
      </w:ins>
      <w:r>
        <w:rPr>
          <w:spacing w:val="7"/>
          <w:sz w:val="20"/>
        </w:rPr>
        <w:t xml:space="preserve"> </w:t>
      </w:r>
      <w:del w:id="75" w:author="Phil Green" w:date="2026-08-30T10:18:00Z" w16du:dateUtc="2026-08-30T08:18:00Z">
        <w:r w:rsidDel="00A92717">
          <w:rPr>
            <w:sz w:val="20"/>
          </w:rPr>
          <w:delText>builds</w:delText>
        </w:r>
        <w:r w:rsidDel="00A92717">
          <w:rPr>
            <w:spacing w:val="8"/>
            <w:sz w:val="20"/>
          </w:rPr>
          <w:delText xml:space="preserve"> </w:delText>
        </w:r>
      </w:del>
      <w:r>
        <w:rPr>
          <w:sz w:val="20"/>
        </w:rPr>
        <w:t>a</w:t>
      </w:r>
      <w:r>
        <w:rPr>
          <w:spacing w:val="8"/>
          <w:sz w:val="20"/>
        </w:rPr>
        <w:t xml:space="preserve"> </w:t>
      </w:r>
      <w:r>
        <w:rPr>
          <w:spacing w:val="-2"/>
          <w:sz w:val="20"/>
        </w:rPr>
        <w:t>dense</w:t>
      </w:r>
      <w:r>
        <w:rPr>
          <w:rFonts w:ascii="Times New Roman"/>
          <w:sz w:val="20"/>
        </w:rPr>
        <w:tab/>
      </w:r>
      <w:r>
        <w:rPr>
          <w:rFonts w:ascii="Trebuchet MS"/>
          <w:spacing w:val="-5"/>
          <w:sz w:val="10"/>
        </w:rPr>
        <w:t>24</w:t>
      </w:r>
    </w:p>
    <w:p w14:paraId="59EE2D86" w14:textId="04EEF139" w:rsidR="00EA1924" w:rsidRDefault="00000000">
      <w:pPr>
        <w:tabs>
          <w:tab w:val="right" w:pos="8404"/>
        </w:tabs>
        <w:spacing w:before="30"/>
        <w:ind w:left="148"/>
        <w:rPr>
          <w:rFonts w:ascii="Trebuchet MS"/>
          <w:sz w:val="10"/>
        </w:rPr>
      </w:pPr>
      <w:r>
        <w:rPr>
          <w:sz w:val="20"/>
        </w:rPr>
        <w:t>look-up</w:t>
      </w:r>
      <w:r>
        <w:rPr>
          <w:spacing w:val="-6"/>
          <w:sz w:val="20"/>
        </w:rPr>
        <w:t xml:space="preserve"> </w:t>
      </w:r>
      <w:r>
        <w:rPr>
          <w:sz w:val="20"/>
        </w:rPr>
        <w:t>table</w:t>
      </w:r>
      <w:r>
        <w:rPr>
          <w:spacing w:val="-6"/>
          <w:sz w:val="20"/>
        </w:rPr>
        <w:t xml:space="preserve"> </w:t>
      </w:r>
      <w:r>
        <w:rPr>
          <w:sz w:val="20"/>
        </w:rPr>
        <w:t>(LUT)</w:t>
      </w:r>
      <w:r>
        <w:rPr>
          <w:spacing w:val="-6"/>
          <w:sz w:val="20"/>
        </w:rPr>
        <w:t xml:space="preserve"> </w:t>
      </w:r>
      <w:ins w:id="76" w:author="Phil Green" w:date="2026-08-30T10:19:00Z" w16du:dateUtc="2026-08-30T08:19:00Z">
        <w:r w:rsidR="00A92717">
          <w:rPr>
            <w:spacing w:val="-6"/>
            <w:sz w:val="20"/>
          </w:rPr>
          <w:t xml:space="preserve">is built </w:t>
        </w:r>
      </w:ins>
      <w:r>
        <w:rPr>
          <w:sz w:val="20"/>
        </w:rPr>
        <w:t>over</w:t>
      </w:r>
      <w:r>
        <w:rPr>
          <w:spacing w:val="-6"/>
          <w:sz w:val="20"/>
        </w:rPr>
        <w:t xml:space="preserve"> </w:t>
      </w:r>
      <w:r>
        <w:rPr>
          <w:sz w:val="20"/>
        </w:rPr>
        <w:t>the</w:t>
      </w:r>
      <w:r>
        <w:rPr>
          <w:spacing w:val="-6"/>
          <w:sz w:val="20"/>
        </w:rPr>
        <w:t xml:space="preserve"> </w:t>
      </w:r>
      <w:r>
        <w:rPr>
          <w:sz w:val="20"/>
        </w:rPr>
        <w:t>colorant</w:t>
      </w:r>
      <w:r>
        <w:rPr>
          <w:spacing w:val="-6"/>
          <w:sz w:val="20"/>
        </w:rPr>
        <w:t xml:space="preserve"> </w:t>
      </w:r>
      <w:r>
        <w:rPr>
          <w:sz w:val="20"/>
        </w:rPr>
        <w:t>space,</w:t>
      </w:r>
      <w:r>
        <w:rPr>
          <w:spacing w:val="-6"/>
          <w:sz w:val="20"/>
        </w:rPr>
        <w:t xml:space="preserve"> </w:t>
      </w:r>
      <w:r>
        <w:rPr>
          <w:sz w:val="20"/>
        </w:rPr>
        <w:t>interpolated</w:t>
      </w:r>
      <w:r>
        <w:rPr>
          <w:spacing w:val="-6"/>
          <w:sz w:val="20"/>
        </w:rPr>
        <w:t xml:space="preserve"> </w:t>
      </w:r>
      <w:r>
        <w:rPr>
          <w:sz w:val="20"/>
        </w:rPr>
        <w:t>at</w:t>
      </w:r>
      <w:r>
        <w:rPr>
          <w:spacing w:val="-6"/>
          <w:sz w:val="20"/>
        </w:rPr>
        <w:t xml:space="preserve"> </w:t>
      </w:r>
      <w:r>
        <w:rPr>
          <w:sz w:val="20"/>
        </w:rPr>
        <w:t>print</w:t>
      </w:r>
      <w:r>
        <w:rPr>
          <w:spacing w:val="-6"/>
          <w:sz w:val="20"/>
        </w:rPr>
        <w:t xml:space="preserve"> </w:t>
      </w:r>
      <w:r>
        <w:rPr>
          <w:sz w:val="20"/>
        </w:rPr>
        <w:t>time,</w:t>
      </w:r>
      <w:r>
        <w:rPr>
          <w:spacing w:val="-6"/>
          <w:sz w:val="20"/>
        </w:rPr>
        <w:t xml:space="preserve"> </w:t>
      </w:r>
      <w:r>
        <w:rPr>
          <w:sz w:val="20"/>
        </w:rPr>
        <w:t>or</w:t>
      </w:r>
      <w:del w:id="77" w:author="Phil Green" w:date="2026-08-30T10:19:00Z" w16du:dateUtc="2026-08-30T08:19:00Z">
        <w:r w:rsidDel="00A92717">
          <w:rPr>
            <w:spacing w:val="-6"/>
            <w:sz w:val="20"/>
          </w:rPr>
          <w:delText xml:space="preserve"> </w:delText>
        </w:r>
        <w:r w:rsidDel="00A92717">
          <w:rPr>
            <w:sz w:val="20"/>
          </w:rPr>
          <w:delText>fits</w:delText>
        </w:r>
        <w:r w:rsidDel="00A92717">
          <w:rPr>
            <w:spacing w:val="-6"/>
            <w:sz w:val="20"/>
          </w:rPr>
          <w:delText xml:space="preserve"> </w:delText>
        </w:r>
        <w:r w:rsidDel="00A92717">
          <w:rPr>
            <w:sz w:val="20"/>
          </w:rPr>
          <w:delText>a</w:delText>
        </w:r>
        <w:r w:rsidDel="00A92717">
          <w:rPr>
            <w:spacing w:val="-6"/>
            <w:sz w:val="20"/>
          </w:rPr>
          <w:delText xml:space="preserve"> </w:delText>
        </w:r>
        <w:r w:rsidDel="00A92717">
          <w:rPr>
            <w:sz w:val="20"/>
          </w:rPr>
          <w:delText>low-</w:delText>
        </w:r>
        <w:r w:rsidDel="00A92717">
          <w:rPr>
            <w:spacing w:val="-2"/>
            <w:sz w:val="20"/>
          </w:rPr>
          <w:delText>order</w:delText>
        </w:r>
      </w:del>
      <w:ins w:id="78" w:author="Phil Green" w:date="2026-08-30T10:19:00Z" w16du:dateUtc="2026-08-30T08:19:00Z">
        <w:r w:rsidR="00A92717">
          <w:rPr>
            <w:spacing w:val="-2"/>
            <w:sz w:val="20"/>
          </w:rPr>
          <w:t xml:space="preserve"> a</w:t>
        </w:r>
      </w:ins>
      <w:r>
        <w:rPr>
          <w:rFonts w:ascii="Times New Roman"/>
          <w:sz w:val="20"/>
        </w:rPr>
        <w:tab/>
      </w:r>
      <w:r>
        <w:rPr>
          <w:rFonts w:ascii="Trebuchet MS"/>
          <w:spacing w:val="-5"/>
          <w:sz w:val="10"/>
        </w:rPr>
        <w:t>25</w:t>
      </w:r>
    </w:p>
    <w:p w14:paraId="21555801" w14:textId="3D709428" w:rsidR="00EA1924" w:rsidRDefault="00000000">
      <w:pPr>
        <w:tabs>
          <w:tab w:val="right" w:pos="8404"/>
        </w:tabs>
        <w:spacing w:before="30"/>
        <w:ind w:left="142"/>
        <w:rPr>
          <w:rFonts w:ascii="Trebuchet MS"/>
          <w:sz w:val="10"/>
        </w:rPr>
      </w:pPr>
      <w:r>
        <w:rPr>
          <w:sz w:val="20"/>
        </w:rPr>
        <w:t>polynomial</w:t>
      </w:r>
      <w:r>
        <w:rPr>
          <w:spacing w:val="10"/>
          <w:sz w:val="20"/>
        </w:rPr>
        <w:t xml:space="preserve"> </w:t>
      </w:r>
      <w:r>
        <w:rPr>
          <w:sz w:val="20"/>
        </w:rPr>
        <w:t>regression</w:t>
      </w:r>
      <w:r>
        <w:rPr>
          <w:spacing w:val="11"/>
          <w:sz w:val="20"/>
        </w:rPr>
        <w:t xml:space="preserve"> </w:t>
      </w:r>
      <w:ins w:id="79" w:author="Phil Green" w:date="2026-08-30T10:19:00Z" w16du:dateUtc="2026-08-30T08:19:00Z">
        <w:r w:rsidR="00A92717">
          <w:rPr>
            <w:spacing w:val="11"/>
            <w:sz w:val="20"/>
          </w:rPr>
          <w:t>is fitted</w:t>
        </w:r>
        <w:r w:rsidR="00A92717">
          <w:rPr>
            <w:sz w:val="20"/>
          </w:rPr>
          <w:t xml:space="preserve">. </w:t>
        </w:r>
      </w:ins>
      <w:del w:id="80" w:author="Phil Green" w:date="2026-08-30T10:19:00Z" w16du:dateUtc="2026-08-30T08:19:00Z">
        <w:r w:rsidDel="00A92717">
          <w:rPr>
            <w:sz w:val="20"/>
          </w:rPr>
          <w:delText>from</w:delText>
        </w:r>
        <w:r w:rsidDel="00A92717">
          <w:rPr>
            <w:spacing w:val="11"/>
            <w:sz w:val="20"/>
          </w:rPr>
          <w:delText xml:space="preserve"> </w:delText>
        </w:r>
        <w:r w:rsidDel="00A92717">
          <w:rPr>
            <w:sz w:val="20"/>
          </w:rPr>
          <w:delText>colorant</w:delText>
        </w:r>
        <w:r w:rsidDel="00A92717">
          <w:rPr>
            <w:spacing w:val="10"/>
            <w:sz w:val="20"/>
          </w:rPr>
          <w:delText xml:space="preserve"> </w:delText>
        </w:r>
        <w:r w:rsidDel="00A92717">
          <w:rPr>
            <w:sz w:val="20"/>
          </w:rPr>
          <w:delText>values</w:delText>
        </w:r>
        <w:r w:rsidDel="00A92717">
          <w:rPr>
            <w:spacing w:val="11"/>
            <w:sz w:val="20"/>
          </w:rPr>
          <w:delText xml:space="preserve"> </w:delText>
        </w:r>
        <w:r w:rsidDel="00A92717">
          <w:rPr>
            <w:sz w:val="20"/>
          </w:rPr>
          <w:delText>to</w:delText>
        </w:r>
        <w:r w:rsidDel="00A92717">
          <w:rPr>
            <w:spacing w:val="11"/>
            <w:sz w:val="20"/>
          </w:rPr>
          <w:delText xml:space="preserve"> </w:delText>
        </w:r>
        <w:r w:rsidDel="00A92717">
          <w:rPr>
            <w:sz w:val="20"/>
          </w:rPr>
          <w:delText>XYZ/Lab</w:delText>
        </w:r>
      </w:del>
      <w:r>
        <w:rPr>
          <w:sz w:val="20"/>
        </w:rPr>
        <w:t>.</w:t>
      </w:r>
      <w:r>
        <w:rPr>
          <w:spacing w:val="37"/>
          <w:sz w:val="20"/>
        </w:rPr>
        <w:t xml:space="preserve"> </w:t>
      </w:r>
      <w:r>
        <w:rPr>
          <w:sz w:val="20"/>
        </w:rPr>
        <w:t>Both</w:t>
      </w:r>
      <w:r>
        <w:rPr>
          <w:spacing w:val="11"/>
          <w:sz w:val="20"/>
        </w:rPr>
        <w:t xml:space="preserve"> </w:t>
      </w:r>
      <w:r>
        <w:rPr>
          <w:sz w:val="20"/>
        </w:rPr>
        <w:t>approaches</w:t>
      </w:r>
      <w:r>
        <w:rPr>
          <w:spacing w:val="11"/>
          <w:sz w:val="20"/>
        </w:rPr>
        <w:t xml:space="preserve"> </w:t>
      </w:r>
      <w:ins w:id="81" w:author="Phil Green" w:date="2026-08-30T10:23:00Z" w16du:dateUtc="2026-08-30T08:23:00Z">
        <w:r w:rsidR="00A92717">
          <w:rPr>
            <w:spacing w:val="11"/>
            <w:sz w:val="20"/>
          </w:rPr>
          <w:t xml:space="preserve">require training data from the printing and measurement of test charts; however, they </w:t>
        </w:r>
      </w:ins>
      <w:r>
        <w:rPr>
          <w:sz w:val="20"/>
        </w:rPr>
        <w:t>scale</w:t>
      </w:r>
      <w:r>
        <w:rPr>
          <w:spacing w:val="10"/>
          <w:sz w:val="20"/>
        </w:rPr>
        <w:t xml:space="preserve"> </w:t>
      </w:r>
      <w:r>
        <w:rPr>
          <w:spacing w:val="-2"/>
          <w:sz w:val="20"/>
        </w:rPr>
        <w:t>poorly</w:t>
      </w:r>
      <w:r>
        <w:rPr>
          <w:rFonts w:ascii="Times New Roman"/>
          <w:sz w:val="20"/>
        </w:rPr>
        <w:tab/>
      </w:r>
      <w:r>
        <w:rPr>
          <w:rFonts w:ascii="Trebuchet MS"/>
          <w:spacing w:val="-5"/>
          <w:sz w:val="10"/>
        </w:rPr>
        <w:t>26</w:t>
      </w:r>
    </w:p>
    <w:p w14:paraId="621DEE89" w14:textId="559EF4AF" w:rsidR="00EA1924" w:rsidRDefault="00000000">
      <w:pPr>
        <w:tabs>
          <w:tab w:val="right" w:pos="8404"/>
        </w:tabs>
        <w:spacing w:before="30"/>
        <w:ind w:left="148"/>
        <w:rPr>
          <w:rFonts w:ascii="Trebuchet MS" w:hAnsi="Trebuchet MS"/>
          <w:sz w:val="10"/>
        </w:rPr>
      </w:pPr>
      <w:r>
        <w:rPr>
          <w:sz w:val="20"/>
        </w:rPr>
        <w:t>as</w:t>
      </w:r>
      <w:r>
        <w:rPr>
          <w:spacing w:val="4"/>
          <w:sz w:val="20"/>
        </w:rPr>
        <w:t xml:space="preserve"> </w:t>
      </w:r>
      <w:r>
        <w:rPr>
          <w:sz w:val="20"/>
        </w:rPr>
        <w:t>the</w:t>
      </w:r>
      <w:r>
        <w:rPr>
          <w:spacing w:val="4"/>
          <w:sz w:val="20"/>
        </w:rPr>
        <w:t xml:space="preserve"> </w:t>
      </w:r>
      <w:r>
        <w:rPr>
          <w:sz w:val="20"/>
        </w:rPr>
        <w:t>number</w:t>
      </w:r>
      <w:r>
        <w:rPr>
          <w:spacing w:val="4"/>
          <w:sz w:val="20"/>
        </w:rPr>
        <w:t xml:space="preserve"> </w:t>
      </w:r>
      <w:r>
        <w:rPr>
          <w:sz w:val="20"/>
        </w:rPr>
        <w:t>of</w:t>
      </w:r>
      <w:r>
        <w:rPr>
          <w:spacing w:val="4"/>
          <w:sz w:val="20"/>
        </w:rPr>
        <w:t xml:space="preserve"> </w:t>
      </w:r>
      <w:r>
        <w:rPr>
          <w:sz w:val="20"/>
        </w:rPr>
        <w:t>colorants</w:t>
      </w:r>
      <w:r>
        <w:rPr>
          <w:spacing w:val="6"/>
          <w:sz w:val="20"/>
        </w:rPr>
        <w:t xml:space="preserve"> </w:t>
      </w:r>
      <w:r>
        <w:rPr>
          <w:i/>
          <w:sz w:val="20"/>
        </w:rPr>
        <w:t>n</w:t>
      </w:r>
      <w:r>
        <w:rPr>
          <w:i/>
          <w:spacing w:val="6"/>
          <w:sz w:val="20"/>
        </w:rPr>
        <w:t xml:space="preserve"> </w:t>
      </w:r>
      <w:r>
        <w:rPr>
          <w:sz w:val="20"/>
        </w:rPr>
        <w:t>grows:</w:t>
      </w:r>
      <w:ins w:id="82" w:author="Phil Green" w:date="2026-08-30T10:24:00Z" w16du:dateUtc="2026-08-30T08:24:00Z">
        <w:r w:rsidR="00A92717">
          <w:rPr>
            <w:spacing w:val="17"/>
            <w:sz w:val="20"/>
          </w:rPr>
          <w:t>.</w:t>
        </w:r>
      </w:ins>
      <w:del w:id="83" w:author="Phil Green" w:date="2026-08-30T10:24:00Z" w16du:dateUtc="2026-08-30T08:24:00Z">
        <w:r w:rsidDel="00A92717">
          <w:rPr>
            <w:spacing w:val="17"/>
            <w:sz w:val="20"/>
          </w:rPr>
          <w:delText xml:space="preserve"> </w:delText>
        </w:r>
        <w:r w:rsidDel="00A92717">
          <w:rPr>
            <w:sz w:val="20"/>
          </w:rPr>
          <w:delText>an</w:delText>
        </w:r>
      </w:del>
      <w:ins w:id="84" w:author="Phil Green" w:date="2026-08-30T10:24:00Z" w16du:dateUtc="2026-08-30T08:24:00Z">
        <w:r w:rsidR="00A92717">
          <w:rPr>
            <w:sz w:val="20"/>
          </w:rPr>
          <w:t>A</w:t>
        </w:r>
      </w:ins>
      <w:r>
        <w:rPr>
          <w:spacing w:val="4"/>
          <w:sz w:val="20"/>
        </w:rPr>
        <w:t xml:space="preserve"> </w:t>
      </w:r>
      <w:r>
        <w:rPr>
          <w:sz w:val="20"/>
        </w:rPr>
        <w:t>LUT’s</w:t>
      </w:r>
      <w:r>
        <w:rPr>
          <w:spacing w:val="4"/>
          <w:sz w:val="20"/>
        </w:rPr>
        <w:t xml:space="preserve"> </w:t>
      </w:r>
      <w:r>
        <w:rPr>
          <w:sz w:val="20"/>
        </w:rPr>
        <w:t>node</w:t>
      </w:r>
      <w:r>
        <w:rPr>
          <w:spacing w:val="4"/>
          <w:sz w:val="20"/>
        </w:rPr>
        <w:t xml:space="preserve"> </w:t>
      </w:r>
      <w:r>
        <w:rPr>
          <w:sz w:val="20"/>
        </w:rPr>
        <w:t>count</w:t>
      </w:r>
      <w:r>
        <w:rPr>
          <w:spacing w:val="4"/>
          <w:sz w:val="20"/>
        </w:rPr>
        <w:t xml:space="preserve"> </w:t>
      </w:r>
      <w:r>
        <w:rPr>
          <w:sz w:val="20"/>
        </w:rPr>
        <w:t>grows</w:t>
      </w:r>
      <w:r>
        <w:rPr>
          <w:spacing w:val="4"/>
          <w:sz w:val="20"/>
        </w:rPr>
        <w:t xml:space="preserve"> </w:t>
      </w:r>
      <w:del w:id="85" w:author="Phil Green" w:date="2026-08-30T10:25:00Z" w16du:dateUtc="2026-08-30T08:25:00Z">
        <w:r w:rsidDel="00A92717">
          <w:rPr>
            <w:sz w:val="20"/>
          </w:rPr>
          <w:delText>combinatorially</w:delText>
        </w:r>
        <w:r w:rsidDel="00A92717">
          <w:rPr>
            <w:spacing w:val="4"/>
            <w:sz w:val="20"/>
          </w:rPr>
          <w:delText xml:space="preserve"> </w:delText>
        </w:r>
      </w:del>
      <w:ins w:id="86" w:author="Phil Green" w:date="2026-08-30T10:25:00Z" w16du:dateUtc="2026-08-30T08:25:00Z">
        <w:r w:rsidR="00A92717">
          <w:rPr>
            <w:sz w:val="20"/>
          </w:rPr>
          <w:lastRenderedPageBreak/>
          <w:t>exponentially</w:t>
        </w:r>
        <w:r w:rsidR="00A92717">
          <w:rPr>
            <w:spacing w:val="4"/>
            <w:sz w:val="20"/>
          </w:rPr>
          <w:t xml:space="preserve"> </w:t>
        </w:r>
      </w:ins>
      <w:r>
        <w:rPr>
          <w:sz w:val="20"/>
        </w:rPr>
        <w:t>with</w:t>
      </w:r>
      <w:r>
        <w:rPr>
          <w:spacing w:val="6"/>
          <w:sz w:val="20"/>
        </w:rPr>
        <w:t xml:space="preserve"> </w:t>
      </w:r>
      <w:r>
        <w:rPr>
          <w:i/>
          <w:spacing w:val="-10"/>
          <w:sz w:val="20"/>
        </w:rPr>
        <w:t>n</w:t>
      </w:r>
      <w:r>
        <w:rPr>
          <w:rFonts w:ascii="Times New Roman" w:hAnsi="Times New Roman"/>
          <w:sz w:val="20"/>
        </w:rPr>
        <w:tab/>
      </w:r>
      <w:r>
        <w:rPr>
          <w:rFonts w:ascii="Trebuchet MS" w:hAnsi="Trebuchet MS"/>
          <w:spacing w:val="-5"/>
          <w:sz w:val="10"/>
        </w:rPr>
        <w:t>27</w:t>
      </w:r>
    </w:p>
    <w:p w14:paraId="3154E53F" w14:textId="2E56E8AE" w:rsidR="00EA1924" w:rsidRDefault="00000000">
      <w:pPr>
        <w:tabs>
          <w:tab w:val="right" w:pos="8404"/>
        </w:tabs>
        <w:spacing w:before="30"/>
        <w:ind w:left="148"/>
        <w:rPr>
          <w:rFonts w:ascii="Trebuchet MS" w:hAnsi="Trebuchet MS"/>
          <w:sz w:val="10"/>
        </w:rPr>
      </w:pPr>
      <w:r>
        <w:rPr>
          <w:sz w:val="20"/>
        </w:rPr>
        <w:t>[</w:t>
      </w:r>
      <w:hyperlink w:anchor="_bookmark32" w:history="1">
        <w:r>
          <w:rPr>
            <w:color w:val="0774B7"/>
            <w:sz w:val="20"/>
          </w:rPr>
          <w:t>1</w:t>
        </w:r>
      </w:hyperlink>
      <w:r>
        <w:rPr>
          <w:sz w:val="20"/>
        </w:rPr>
        <w:t>],</w:t>
      </w:r>
      <w:r>
        <w:rPr>
          <w:spacing w:val="12"/>
          <w:sz w:val="20"/>
        </w:rPr>
        <w:t xml:space="preserve"> </w:t>
      </w:r>
      <w:r>
        <w:rPr>
          <w:sz w:val="20"/>
        </w:rPr>
        <w:t>and</w:t>
      </w:r>
      <w:r>
        <w:rPr>
          <w:spacing w:val="11"/>
          <w:sz w:val="20"/>
        </w:rPr>
        <w:t xml:space="preserve"> </w:t>
      </w:r>
      <w:r>
        <w:rPr>
          <w:sz w:val="20"/>
        </w:rPr>
        <w:t>a</w:t>
      </w:r>
      <w:r>
        <w:rPr>
          <w:spacing w:val="10"/>
          <w:sz w:val="20"/>
        </w:rPr>
        <w:t xml:space="preserve"> </w:t>
      </w:r>
      <w:r>
        <w:rPr>
          <w:sz w:val="20"/>
        </w:rPr>
        <w:t>fixed-order</w:t>
      </w:r>
      <w:r>
        <w:rPr>
          <w:spacing w:val="11"/>
          <w:sz w:val="20"/>
        </w:rPr>
        <w:t xml:space="preserve"> </w:t>
      </w:r>
      <w:r>
        <w:rPr>
          <w:sz w:val="20"/>
        </w:rPr>
        <w:t>polynomial’s</w:t>
      </w:r>
      <w:r>
        <w:rPr>
          <w:spacing w:val="10"/>
          <w:sz w:val="20"/>
        </w:rPr>
        <w:t xml:space="preserve"> </w:t>
      </w:r>
      <w:r>
        <w:rPr>
          <w:sz w:val="20"/>
        </w:rPr>
        <w:t>term</w:t>
      </w:r>
      <w:r>
        <w:rPr>
          <w:spacing w:val="11"/>
          <w:sz w:val="20"/>
        </w:rPr>
        <w:t xml:space="preserve"> </w:t>
      </w:r>
      <w:r>
        <w:rPr>
          <w:sz w:val="20"/>
        </w:rPr>
        <w:t>count</w:t>
      </w:r>
      <w:r>
        <w:rPr>
          <w:spacing w:val="11"/>
          <w:sz w:val="20"/>
        </w:rPr>
        <w:t xml:space="preserve"> </w:t>
      </w:r>
      <w:ins w:id="87" w:author="Phil Green" w:date="2026-08-30T10:26:00Z" w16du:dateUtc="2026-08-30T08:26:00Z">
        <w:r w:rsidR="00E84447">
          <w:rPr>
            <w:spacing w:val="11"/>
            <w:sz w:val="20"/>
          </w:rPr>
          <w:t xml:space="preserve">also </w:t>
        </w:r>
      </w:ins>
      <w:r>
        <w:rPr>
          <w:sz w:val="20"/>
        </w:rPr>
        <w:t>grows</w:t>
      </w:r>
      <w:r>
        <w:rPr>
          <w:spacing w:val="10"/>
          <w:sz w:val="20"/>
        </w:rPr>
        <w:t xml:space="preserve"> </w:t>
      </w:r>
      <w:r>
        <w:rPr>
          <w:sz w:val="20"/>
        </w:rPr>
        <w:t>combinatorially</w:t>
      </w:r>
      <w:del w:id="88" w:author="Phil Green" w:date="2026-08-30T10:26:00Z" w16du:dateUtc="2026-08-30T08:26:00Z">
        <w:r w:rsidDel="00E84447">
          <w:rPr>
            <w:spacing w:val="11"/>
            <w:sz w:val="20"/>
          </w:rPr>
          <w:delText xml:space="preserve"> </w:delText>
        </w:r>
        <w:r w:rsidDel="00E84447">
          <w:rPr>
            <w:sz w:val="20"/>
          </w:rPr>
          <w:delText>as</w:delText>
        </w:r>
        <w:r w:rsidDel="00E84447">
          <w:rPr>
            <w:spacing w:val="10"/>
            <w:sz w:val="20"/>
          </w:rPr>
          <w:delText xml:space="preserve"> </w:delText>
        </w:r>
        <w:r w:rsidDel="00E84447">
          <w:rPr>
            <w:sz w:val="20"/>
          </w:rPr>
          <w:delText>well</w:delText>
        </w:r>
      </w:del>
      <w:r>
        <w:rPr>
          <w:spacing w:val="11"/>
          <w:sz w:val="20"/>
        </w:rPr>
        <w:t xml:space="preserve"> </w:t>
      </w:r>
      <w:r>
        <w:rPr>
          <w:sz w:val="20"/>
        </w:rPr>
        <w:t>(</w:t>
      </w:r>
      <w:ins w:id="89" w:author="Phil Green" w:date="2026-08-30T10:27:00Z" w16du:dateUtc="2026-08-30T08:27:00Z">
        <w:r w:rsidR="00E84447">
          <w:rPr>
            <w:sz w:val="20"/>
          </w:rPr>
          <w:t xml:space="preserve">e.g. </w:t>
        </w:r>
      </w:ins>
      <w:r>
        <w:rPr>
          <w:sz w:val="20"/>
        </w:rPr>
        <w:t>20</w:t>
      </w:r>
      <w:r>
        <w:rPr>
          <w:spacing w:val="10"/>
          <w:sz w:val="20"/>
        </w:rPr>
        <w:t xml:space="preserve"> </w:t>
      </w:r>
      <w:r>
        <w:rPr>
          <w:spacing w:val="-2"/>
          <w:sz w:val="20"/>
        </w:rPr>
        <w:t>terms</w:t>
      </w:r>
      <w:r>
        <w:rPr>
          <w:rFonts w:ascii="Times New Roman" w:hAnsi="Times New Roman"/>
          <w:sz w:val="20"/>
        </w:rPr>
        <w:tab/>
      </w:r>
      <w:r>
        <w:rPr>
          <w:rFonts w:ascii="Trebuchet MS" w:hAnsi="Trebuchet MS"/>
          <w:spacing w:val="-5"/>
          <w:sz w:val="10"/>
        </w:rPr>
        <w:t>28</w:t>
      </w:r>
    </w:p>
    <w:p w14:paraId="20EB75CF" w14:textId="77777777" w:rsidR="00EA1924" w:rsidRDefault="00000000">
      <w:pPr>
        <w:tabs>
          <w:tab w:val="right" w:pos="8404"/>
        </w:tabs>
        <w:spacing w:before="30"/>
        <w:ind w:left="148"/>
        <w:rPr>
          <w:rFonts w:ascii="Trebuchet MS"/>
          <w:sz w:val="10"/>
        </w:rPr>
      </w:pPr>
      <w:r>
        <w:rPr>
          <w:sz w:val="20"/>
        </w:rPr>
        <w:t>for</w:t>
      </w:r>
      <w:r>
        <w:rPr>
          <w:spacing w:val="6"/>
          <w:sz w:val="20"/>
        </w:rPr>
        <w:t xml:space="preserve"> </w:t>
      </w:r>
      <w:r>
        <w:rPr>
          <w:sz w:val="20"/>
        </w:rPr>
        <w:t>a</w:t>
      </w:r>
      <w:r>
        <w:rPr>
          <w:spacing w:val="7"/>
          <w:sz w:val="20"/>
        </w:rPr>
        <w:t xml:space="preserve"> </w:t>
      </w:r>
      <w:r>
        <w:rPr>
          <w:sz w:val="20"/>
        </w:rPr>
        <w:t>3rd-order</w:t>
      </w:r>
      <w:r>
        <w:rPr>
          <w:spacing w:val="6"/>
          <w:sz w:val="20"/>
        </w:rPr>
        <w:t xml:space="preserve"> </w:t>
      </w:r>
      <w:r>
        <w:rPr>
          <w:sz w:val="20"/>
        </w:rPr>
        <w:t>expansion</w:t>
      </w:r>
      <w:r>
        <w:rPr>
          <w:spacing w:val="7"/>
          <w:sz w:val="20"/>
        </w:rPr>
        <w:t xml:space="preserve"> </w:t>
      </w:r>
      <w:r>
        <w:rPr>
          <w:sz w:val="20"/>
        </w:rPr>
        <w:t>of</w:t>
      </w:r>
      <w:r>
        <w:rPr>
          <w:spacing w:val="6"/>
          <w:sz w:val="20"/>
        </w:rPr>
        <w:t xml:space="preserve"> </w:t>
      </w:r>
      <w:r>
        <w:rPr>
          <w:sz w:val="20"/>
        </w:rPr>
        <w:t>3</w:t>
      </w:r>
      <w:r>
        <w:rPr>
          <w:spacing w:val="7"/>
          <w:sz w:val="20"/>
        </w:rPr>
        <w:t xml:space="preserve"> </w:t>
      </w:r>
      <w:r>
        <w:rPr>
          <w:sz w:val="20"/>
        </w:rPr>
        <w:t>inputs,</w:t>
      </w:r>
      <w:r>
        <w:rPr>
          <w:spacing w:val="8"/>
          <w:sz w:val="20"/>
        </w:rPr>
        <w:t xml:space="preserve"> </w:t>
      </w:r>
      <w:r>
        <w:rPr>
          <w:sz w:val="20"/>
        </w:rPr>
        <w:t>35</w:t>
      </w:r>
      <w:r>
        <w:rPr>
          <w:spacing w:val="6"/>
          <w:sz w:val="20"/>
        </w:rPr>
        <w:t xml:space="preserve"> </w:t>
      </w:r>
      <w:r>
        <w:rPr>
          <w:sz w:val="20"/>
        </w:rPr>
        <w:t>for</w:t>
      </w:r>
      <w:r>
        <w:rPr>
          <w:spacing w:val="7"/>
          <w:sz w:val="20"/>
        </w:rPr>
        <w:t xml:space="preserve"> </w:t>
      </w:r>
      <w:r>
        <w:rPr>
          <w:sz w:val="20"/>
        </w:rPr>
        <w:t>4</w:t>
      </w:r>
      <w:r>
        <w:rPr>
          <w:spacing w:val="6"/>
          <w:sz w:val="20"/>
        </w:rPr>
        <w:t xml:space="preserve"> </w:t>
      </w:r>
      <w:r>
        <w:rPr>
          <w:sz w:val="20"/>
        </w:rPr>
        <w:t>inputs),</w:t>
      </w:r>
      <w:r>
        <w:rPr>
          <w:spacing w:val="8"/>
          <w:sz w:val="20"/>
        </w:rPr>
        <w:t xml:space="preserve"> </w:t>
      </w:r>
      <w:r>
        <w:rPr>
          <w:sz w:val="20"/>
        </w:rPr>
        <w:t>while</w:t>
      </w:r>
      <w:r>
        <w:rPr>
          <w:spacing w:val="7"/>
          <w:sz w:val="20"/>
        </w:rPr>
        <w:t xml:space="preserve"> </w:t>
      </w:r>
      <w:r>
        <w:rPr>
          <w:sz w:val="20"/>
        </w:rPr>
        <w:t>offering</w:t>
      </w:r>
      <w:r>
        <w:rPr>
          <w:spacing w:val="6"/>
          <w:sz w:val="20"/>
        </w:rPr>
        <w:t xml:space="preserve"> </w:t>
      </w:r>
      <w:r>
        <w:rPr>
          <w:sz w:val="20"/>
        </w:rPr>
        <w:t>no</w:t>
      </w:r>
      <w:r>
        <w:rPr>
          <w:spacing w:val="7"/>
          <w:sz w:val="20"/>
        </w:rPr>
        <w:t xml:space="preserve"> </w:t>
      </w:r>
      <w:r>
        <w:rPr>
          <w:sz w:val="20"/>
        </w:rPr>
        <w:t>principled</w:t>
      </w:r>
      <w:r>
        <w:rPr>
          <w:spacing w:val="6"/>
          <w:sz w:val="20"/>
        </w:rPr>
        <w:t xml:space="preserve"> </w:t>
      </w:r>
      <w:r>
        <w:rPr>
          <w:spacing w:val="-5"/>
          <w:sz w:val="20"/>
        </w:rPr>
        <w:t>way</w:t>
      </w:r>
      <w:r>
        <w:rPr>
          <w:rFonts w:ascii="Times New Roman"/>
          <w:sz w:val="20"/>
        </w:rPr>
        <w:tab/>
      </w:r>
      <w:r>
        <w:rPr>
          <w:rFonts w:ascii="Trebuchet MS"/>
          <w:spacing w:val="-5"/>
          <w:sz w:val="10"/>
        </w:rPr>
        <w:t>29</w:t>
      </w:r>
    </w:p>
    <w:p w14:paraId="04134A76" w14:textId="77777777" w:rsidR="00EA1924" w:rsidRDefault="00000000">
      <w:pPr>
        <w:tabs>
          <w:tab w:val="right" w:pos="8404"/>
        </w:tabs>
        <w:spacing w:before="30"/>
        <w:ind w:left="148"/>
        <w:rPr>
          <w:rFonts w:ascii="Trebuchet MS"/>
          <w:sz w:val="10"/>
        </w:rPr>
      </w:pPr>
      <w:r>
        <w:rPr>
          <w:sz w:val="20"/>
        </w:rPr>
        <w:t>to</w:t>
      </w:r>
      <w:r>
        <w:rPr>
          <w:spacing w:val="20"/>
          <w:sz w:val="20"/>
        </w:rPr>
        <w:t xml:space="preserve"> </w:t>
      </w:r>
      <w:r>
        <w:rPr>
          <w:sz w:val="20"/>
        </w:rPr>
        <w:t>add</w:t>
      </w:r>
      <w:r>
        <w:rPr>
          <w:spacing w:val="21"/>
          <w:sz w:val="20"/>
        </w:rPr>
        <w:t xml:space="preserve"> </w:t>
      </w:r>
      <w:r>
        <w:rPr>
          <w:sz w:val="20"/>
        </w:rPr>
        <w:t>higher-order</w:t>
      </w:r>
      <w:r>
        <w:rPr>
          <w:spacing w:val="21"/>
          <w:sz w:val="20"/>
        </w:rPr>
        <w:t xml:space="preserve"> </w:t>
      </w:r>
      <w:r>
        <w:rPr>
          <w:sz w:val="20"/>
        </w:rPr>
        <w:t>interaction</w:t>
      </w:r>
      <w:r>
        <w:rPr>
          <w:spacing w:val="20"/>
          <w:sz w:val="20"/>
        </w:rPr>
        <w:t xml:space="preserve"> </w:t>
      </w:r>
      <w:r>
        <w:rPr>
          <w:sz w:val="20"/>
        </w:rPr>
        <w:t>terms</w:t>
      </w:r>
      <w:r>
        <w:rPr>
          <w:spacing w:val="21"/>
          <w:sz w:val="20"/>
        </w:rPr>
        <w:t xml:space="preserve"> </w:t>
      </w:r>
      <w:r>
        <w:rPr>
          <w:sz w:val="20"/>
        </w:rPr>
        <w:t>only</w:t>
      </w:r>
      <w:r>
        <w:rPr>
          <w:spacing w:val="21"/>
          <w:sz w:val="20"/>
        </w:rPr>
        <w:t xml:space="preserve"> </w:t>
      </w:r>
      <w:r>
        <w:rPr>
          <w:sz w:val="20"/>
        </w:rPr>
        <w:t>where</w:t>
      </w:r>
      <w:r>
        <w:rPr>
          <w:spacing w:val="21"/>
          <w:sz w:val="20"/>
        </w:rPr>
        <w:t xml:space="preserve"> </w:t>
      </w:r>
      <w:r>
        <w:rPr>
          <w:sz w:val="20"/>
        </w:rPr>
        <w:t>the</w:t>
      </w:r>
      <w:r>
        <w:rPr>
          <w:spacing w:val="20"/>
          <w:sz w:val="20"/>
        </w:rPr>
        <w:t xml:space="preserve"> </w:t>
      </w:r>
      <w:r>
        <w:rPr>
          <w:sz w:val="20"/>
        </w:rPr>
        <w:t>data</w:t>
      </w:r>
      <w:r>
        <w:rPr>
          <w:spacing w:val="21"/>
          <w:sz w:val="20"/>
        </w:rPr>
        <w:t xml:space="preserve"> </w:t>
      </w:r>
      <w:r>
        <w:rPr>
          <w:sz w:val="20"/>
        </w:rPr>
        <w:t>need</w:t>
      </w:r>
      <w:r>
        <w:rPr>
          <w:spacing w:val="21"/>
          <w:sz w:val="20"/>
        </w:rPr>
        <w:t xml:space="preserve"> </w:t>
      </w:r>
      <w:r>
        <w:rPr>
          <w:sz w:val="20"/>
        </w:rPr>
        <w:t>them.</w:t>
      </w:r>
      <w:r>
        <w:rPr>
          <w:spacing w:val="72"/>
          <w:sz w:val="20"/>
        </w:rPr>
        <w:t xml:space="preserve"> </w:t>
      </w:r>
      <w:r>
        <w:rPr>
          <w:sz w:val="20"/>
        </w:rPr>
        <w:t>This</w:t>
      </w:r>
      <w:r>
        <w:rPr>
          <w:spacing w:val="21"/>
          <w:sz w:val="20"/>
        </w:rPr>
        <w:t xml:space="preserve"> </w:t>
      </w:r>
      <w:r>
        <w:rPr>
          <w:sz w:val="20"/>
        </w:rPr>
        <w:t>has</w:t>
      </w:r>
      <w:r>
        <w:rPr>
          <w:spacing w:val="21"/>
          <w:sz w:val="20"/>
        </w:rPr>
        <w:t xml:space="preserve"> </w:t>
      </w:r>
      <w:r>
        <w:rPr>
          <w:spacing w:val="-4"/>
          <w:sz w:val="20"/>
        </w:rPr>
        <w:t>made</w:t>
      </w:r>
      <w:r>
        <w:rPr>
          <w:rFonts w:ascii="Times New Roman"/>
          <w:sz w:val="20"/>
        </w:rPr>
        <w:tab/>
      </w:r>
      <w:r>
        <w:rPr>
          <w:rFonts w:ascii="Trebuchet MS"/>
          <w:spacing w:val="-5"/>
          <w:sz w:val="10"/>
        </w:rPr>
        <w:t>30</w:t>
      </w:r>
    </w:p>
    <w:p w14:paraId="731C568C" w14:textId="77777777" w:rsidR="00EA1924" w:rsidRDefault="00000000">
      <w:pPr>
        <w:tabs>
          <w:tab w:val="right" w:pos="8404"/>
        </w:tabs>
        <w:spacing w:before="21"/>
        <w:ind w:left="151"/>
        <w:rPr>
          <w:rFonts w:ascii="Trebuchet MS"/>
          <w:sz w:val="10"/>
        </w:rPr>
      </w:pPr>
      <w:r>
        <w:rPr>
          <w:i/>
          <w:spacing w:val="-2"/>
          <w:sz w:val="20"/>
        </w:rPr>
        <w:t>n</w:t>
      </w:r>
      <w:r>
        <w:rPr>
          <w:i/>
          <w:spacing w:val="5"/>
          <w:sz w:val="20"/>
        </w:rPr>
        <w:t xml:space="preserve"> </w:t>
      </w:r>
      <w:r>
        <w:rPr>
          <w:rFonts w:ascii="Verdana"/>
          <w:i/>
          <w:spacing w:val="-2"/>
          <w:sz w:val="20"/>
        </w:rPr>
        <w:t>&gt;</w:t>
      </w:r>
      <w:r>
        <w:rPr>
          <w:rFonts w:ascii="Verdana"/>
          <w:i/>
          <w:spacing w:val="-15"/>
          <w:sz w:val="20"/>
        </w:rPr>
        <w:t xml:space="preserve"> </w:t>
      </w:r>
      <w:r>
        <w:rPr>
          <w:spacing w:val="-2"/>
          <w:sz w:val="20"/>
        </w:rPr>
        <w:t>4</w:t>
      </w:r>
      <w:r>
        <w:rPr>
          <w:spacing w:val="-4"/>
          <w:sz w:val="20"/>
        </w:rPr>
        <w:t xml:space="preserve"> </w:t>
      </w:r>
      <w:r>
        <w:rPr>
          <w:spacing w:val="-2"/>
          <w:sz w:val="20"/>
        </w:rPr>
        <w:t>colorant</w:t>
      </w:r>
      <w:r>
        <w:rPr>
          <w:spacing w:val="-4"/>
          <w:sz w:val="20"/>
        </w:rPr>
        <w:t xml:space="preserve"> </w:t>
      </w:r>
      <w:r>
        <w:rPr>
          <w:spacing w:val="-2"/>
          <w:sz w:val="20"/>
        </w:rPr>
        <w:t>printing</w:t>
      </w:r>
      <w:r>
        <w:rPr>
          <w:spacing w:val="-4"/>
          <w:sz w:val="20"/>
        </w:rPr>
        <w:t xml:space="preserve"> </w:t>
      </w:r>
      <w:r>
        <w:rPr>
          <w:spacing w:val="-2"/>
          <w:sz w:val="20"/>
        </w:rPr>
        <w:t>(CMYKOGV,</w:t>
      </w:r>
      <w:r>
        <w:rPr>
          <w:spacing w:val="-4"/>
          <w:sz w:val="20"/>
        </w:rPr>
        <w:t xml:space="preserve"> </w:t>
      </w:r>
      <w:r>
        <w:rPr>
          <w:spacing w:val="-2"/>
          <w:sz w:val="20"/>
        </w:rPr>
        <w:t>CMYKOGB,</w:t>
      </w:r>
      <w:r>
        <w:rPr>
          <w:spacing w:val="-4"/>
          <w:sz w:val="20"/>
        </w:rPr>
        <w:t xml:space="preserve"> </w:t>
      </w:r>
      <w:r>
        <w:rPr>
          <w:spacing w:val="-2"/>
          <w:sz w:val="20"/>
        </w:rPr>
        <w:t>and</w:t>
      </w:r>
      <w:r>
        <w:rPr>
          <w:spacing w:val="-4"/>
          <w:sz w:val="20"/>
        </w:rPr>
        <w:t xml:space="preserve"> </w:t>
      </w:r>
      <w:r>
        <w:rPr>
          <w:spacing w:val="-2"/>
          <w:sz w:val="20"/>
        </w:rPr>
        <w:t>similar</w:t>
      </w:r>
      <w:r>
        <w:rPr>
          <w:spacing w:val="-4"/>
          <w:sz w:val="20"/>
        </w:rPr>
        <w:t xml:space="preserve"> </w:t>
      </w:r>
      <w:r>
        <w:rPr>
          <w:spacing w:val="-2"/>
          <w:sz w:val="20"/>
        </w:rPr>
        <w:t>seven-channel</w:t>
      </w:r>
      <w:r>
        <w:rPr>
          <w:spacing w:val="-4"/>
          <w:sz w:val="20"/>
        </w:rPr>
        <w:t xml:space="preserve"> </w:t>
      </w:r>
      <w:r>
        <w:rPr>
          <w:spacing w:val="-2"/>
          <w:sz w:val="20"/>
        </w:rPr>
        <w:t>systems</w:t>
      </w:r>
      <w:r>
        <w:rPr>
          <w:spacing w:val="-3"/>
          <w:sz w:val="20"/>
        </w:rPr>
        <w:t xml:space="preserve"> </w:t>
      </w:r>
      <w:r>
        <w:rPr>
          <w:spacing w:val="-4"/>
          <w:sz w:val="20"/>
        </w:rPr>
        <w:t>used</w:t>
      </w:r>
      <w:r>
        <w:rPr>
          <w:rFonts w:ascii="Times New Roman"/>
          <w:sz w:val="20"/>
        </w:rPr>
        <w:tab/>
      </w:r>
      <w:r>
        <w:rPr>
          <w:rFonts w:ascii="Trebuchet MS"/>
          <w:spacing w:val="-5"/>
          <w:sz w:val="10"/>
        </w:rPr>
        <w:t>31</w:t>
      </w:r>
    </w:p>
    <w:p w14:paraId="21313637" w14:textId="77777777" w:rsidR="00EA1924" w:rsidRDefault="00000000">
      <w:pPr>
        <w:tabs>
          <w:tab w:val="right" w:pos="8404"/>
        </w:tabs>
        <w:spacing w:before="30"/>
        <w:ind w:left="148"/>
        <w:rPr>
          <w:rFonts w:ascii="Trebuchet MS"/>
          <w:sz w:val="10"/>
        </w:rPr>
      </w:pPr>
      <w:r>
        <w:rPr>
          <w:sz w:val="20"/>
        </w:rPr>
        <w:t>commercially</w:t>
      </w:r>
      <w:r>
        <w:rPr>
          <w:spacing w:val="3"/>
          <w:sz w:val="20"/>
        </w:rPr>
        <w:t xml:space="preserve"> </w:t>
      </w:r>
      <w:r>
        <w:rPr>
          <w:sz w:val="20"/>
        </w:rPr>
        <w:t>to</w:t>
      </w:r>
      <w:r>
        <w:rPr>
          <w:spacing w:val="4"/>
          <w:sz w:val="20"/>
        </w:rPr>
        <w:t xml:space="preserve"> </w:t>
      </w:r>
      <w:r>
        <w:rPr>
          <w:sz w:val="20"/>
        </w:rPr>
        <w:t>extend</w:t>
      </w:r>
      <w:r>
        <w:rPr>
          <w:spacing w:val="3"/>
          <w:sz w:val="20"/>
        </w:rPr>
        <w:t xml:space="preserve"> </w:t>
      </w:r>
      <w:r>
        <w:rPr>
          <w:sz w:val="20"/>
        </w:rPr>
        <w:t>gamut</w:t>
      </w:r>
      <w:r>
        <w:rPr>
          <w:spacing w:val="4"/>
          <w:sz w:val="20"/>
        </w:rPr>
        <w:t xml:space="preserve"> </w:t>
      </w:r>
      <w:r>
        <w:rPr>
          <w:sz w:val="20"/>
        </w:rPr>
        <w:t>and</w:t>
      </w:r>
      <w:r>
        <w:rPr>
          <w:spacing w:val="4"/>
          <w:sz w:val="20"/>
        </w:rPr>
        <w:t xml:space="preserve"> </w:t>
      </w:r>
      <w:r>
        <w:rPr>
          <w:sz w:val="20"/>
        </w:rPr>
        <w:t>reduce</w:t>
      </w:r>
      <w:r>
        <w:rPr>
          <w:spacing w:val="3"/>
          <w:sz w:val="20"/>
        </w:rPr>
        <w:t xml:space="preserve"> </w:t>
      </w:r>
      <w:r>
        <w:rPr>
          <w:sz w:val="20"/>
        </w:rPr>
        <w:t>spot-color</w:t>
      </w:r>
      <w:r>
        <w:rPr>
          <w:spacing w:val="3"/>
          <w:sz w:val="20"/>
        </w:rPr>
        <w:t xml:space="preserve"> </w:t>
      </w:r>
      <w:r>
        <w:rPr>
          <w:sz w:val="20"/>
        </w:rPr>
        <w:t>dependence</w:t>
      </w:r>
      <w:r>
        <w:rPr>
          <w:spacing w:val="5"/>
          <w:sz w:val="20"/>
        </w:rPr>
        <w:t xml:space="preserve"> </w:t>
      </w:r>
      <w:r>
        <w:rPr>
          <w:sz w:val="20"/>
        </w:rPr>
        <w:t>[</w:t>
      </w:r>
      <w:hyperlink w:anchor="_bookmark33" w:history="1">
        <w:r>
          <w:rPr>
            <w:color w:val="0774B7"/>
            <w:sz w:val="20"/>
          </w:rPr>
          <w:t>2</w:t>
        </w:r>
      </w:hyperlink>
      <w:r>
        <w:rPr>
          <w:sz w:val="20"/>
        </w:rPr>
        <w:t>,</w:t>
      </w:r>
      <w:hyperlink w:anchor="_bookmark34" w:history="1">
        <w:r>
          <w:rPr>
            <w:color w:val="0774B7"/>
            <w:sz w:val="20"/>
          </w:rPr>
          <w:t>3</w:t>
        </w:r>
      </w:hyperlink>
      <w:r>
        <w:rPr>
          <w:sz w:val="20"/>
        </w:rPr>
        <w:t>])</w:t>
      </w:r>
      <w:r>
        <w:rPr>
          <w:spacing w:val="3"/>
          <w:sz w:val="20"/>
        </w:rPr>
        <w:t xml:space="preserve"> </w:t>
      </w:r>
      <w:r>
        <w:rPr>
          <w:sz w:val="20"/>
        </w:rPr>
        <w:t>a</w:t>
      </w:r>
      <w:r>
        <w:rPr>
          <w:spacing w:val="4"/>
          <w:sz w:val="20"/>
        </w:rPr>
        <w:t xml:space="preserve"> </w:t>
      </w:r>
      <w:r>
        <w:rPr>
          <w:sz w:val="20"/>
        </w:rPr>
        <w:t>case</w:t>
      </w:r>
      <w:r>
        <w:rPr>
          <w:spacing w:val="3"/>
          <w:sz w:val="20"/>
        </w:rPr>
        <w:t xml:space="preserve"> </w:t>
      </w:r>
      <w:r>
        <w:rPr>
          <w:sz w:val="20"/>
        </w:rPr>
        <w:t>where</w:t>
      </w:r>
      <w:r>
        <w:rPr>
          <w:spacing w:val="4"/>
          <w:sz w:val="20"/>
        </w:rPr>
        <w:t xml:space="preserve"> </w:t>
      </w:r>
      <w:r>
        <w:rPr>
          <w:spacing w:val="-5"/>
          <w:sz w:val="20"/>
        </w:rPr>
        <w:t>the</w:t>
      </w:r>
      <w:r>
        <w:rPr>
          <w:rFonts w:ascii="Times New Roman"/>
          <w:sz w:val="20"/>
        </w:rPr>
        <w:tab/>
      </w:r>
      <w:r>
        <w:rPr>
          <w:rFonts w:ascii="Trebuchet MS"/>
          <w:spacing w:val="-5"/>
          <w:sz w:val="10"/>
        </w:rPr>
        <w:t>32</w:t>
      </w:r>
    </w:p>
    <w:p w14:paraId="77F9B178" w14:textId="77777777" w:rsidR="00EA1924" w:rsidRDefault="00000000">
      <w:pPr>
        <w:tabs>
          <w:tab w:val="right" w:pos="8404"/>
        </w:tabs>
        <w:spacing w:before="30"/>
        <w:ind w:left="148"/>
        <w:rPr>
          <w:rFonts w:ascii="Trebuchet MS"/>
          <w:sz w:val="10"/>
        </w:rPr>
      </w:pPr>
      <w:r>
        <w:rPr>
          <w:sz w:val="20"/>
        </w:rPr>
        <w:t>standard</w:t>
      </w:r>
      <w:r>
        <w:rPr>
          <w:spacing w:val="19"/>
          <w:sz w:val="20"/>
        </w:rPr>
        <w:t xml:space="preserve"> </w:t>
      </w:r>
      <w:r>
        <w:rPr>
          <w:sz w:val="20"/>
        </w:rPr>
        <w:t>characterization</w:t>
      </w:r>
      <w:r>
        <w:rPr>
          <w:spacing w:val="20"/>
          <w:sz w:val="20"/>
        </w:rPr>
        <w:t xml:space="preserve"> </w:t>
      </w:r>
      <w:r>
        <w:rPr>
          <w:sz w:val="20"/>
        </w:rPr>
        <w:t>toolchain</w:t>
      </w:r>
      <w:r>
        <w:rPr>
          <w:spacing w:val="20"/>
          <w:sz w:val="20"/>
        </w:rPr>
        <w:t xml:space="preserve"> </w:t>
      </w:r>
      <w:r>
        <w:rPr>
          <w:sz w:val="20"/>
        </w:rPr>
        <w:t>is</w:t>
      </w:r>
      <w:r>
        <w:rPr>
          <w:spacing w:val="19"/>
          <w:sz w:val="20"/>
        </w:rPr>
        <w:t xml:space="preserve"> </w:t>
      </w:r>
      <w:r>
        <w:rPr>
          <w:sz w:val="20"/>
        </w:rPr>
        <w:t>structurally</w:t>
      </w:r>
      <w:r>
        <w:rPr>
          <w:spacing w:val="20"/>
          <w:sz w:val="20"/>
        </w:rPr>
        <w:t xml:space="preserve"> </w:t>
      </w:r>
      <w:r>
        <w:rPr>
          <w:sz w:val="20"/>
        </w:rPr>
        <w:t>strained,</w:t>
      </w:r>
      <w:r>
        <w:rPr>
          <w:spacing w:val="23"/>
          <w:sz w:val="20"/>
        </w:rPr>
        <w:t xml:space="preserve"> </w:t>
      </w:r>
      <w:r>
        <w:rPr>
          <w:sz w:val="20"/>
        </w:rPr>
        <w:t>independent</w:t>
      </w:r>
      <w:r>
        <w:rPr>
          <w:spacing w:val="20"/>
          <w:sz w:val="20"/>
        </w:rPr>
        <w:t xml:space="preserve"> </w:t>
      </w:r>
      <w:r>
        <w:rPr>
          <w:sz w:val="20"/>
        </w:rPr>
        <w:t>of</w:t>
      </w:r>
      <w:r>
        <w:rPr>
          <w:spacing w:val="19"/>
          <w:sz w:val="20"/>
        </w:rPr>
        <w:t xml:space="preserve"> </w:t>
      </w:r>
      <w:r>
        <w:rPr>
          <w:sz w:val="20"/>
        </w:rPr>
        <w:t>how</w:t>
      </w:r>
      <w:r>
        <w:rPr>
          <w:spacing w:val="20"/>
          <w:sz w:val="20"/>
        </w:rPr>
        <w:t xml:space="preserve"> </w:t>
      </w:r>
      <w:r>
        <w:rPr>
          <w:spacing w:val="-4"/>
          <w:sz w:val="20"/>
        </w:rPr>
        <w:t>much</w:t>
      </w:r>
      <w:r>
        <w:rPr>
          <w:rFonts w:ascii="Times New Roman"/>
          <w:sz w:val="20"/>
        </w:rPr>
        <w:tab/>
      </w:r>
      <w:r>
        <w:rPr>
          <w:rFonts w:ascii="Trebuchet MS"/>
          <w:spacing w:val="-5"/>
          <w:sz w:val="10"/>
        </w:rPr>
        <w:t>33</w:t>
      </w:r>
    </w:p>
    <w:p w14:paraId="411A5276" w14:textId="77777777" w:rsidR="00EA1924" w:rsidRDefault="00000000">
      <w:pPr>
        <w:tabs>
          <w:tab w:val="right" w:pos="8404"/>
        </w:tabs>
        <w:spacing w:before="30"/>
        <w:ind w:left="148"/>
        <w:rPr>
          <w:rFonts w:ascii="Trebuchet MS"/>
          <w:sz w:val="10"/>
        </w:rPr>
      </w:pPr>
      <w:r>
        <w:rPr>
          <w:sz w:val="20"/>
        </w:rPr>
        <w:t>calibration</w:t>
      </w:r>
      <w:r>
        <w:rPr>
          <w:spacing w:val="-6"/>
          <w:sz w:val="20"/>
        </w:rPr>
        <w:t xml:space="preserve"> </w:t>
      </w:r>
      <w:r>
        <w:rPr>
          <w:sz w:val="20"/>
        </w:rPr>
        <w:t>data</w:t>
      </w:r>
      <w:r>
        <w:rPr>
          <w:spacing w:val="-6"/>
          <w:sz w:val="20"/>
        </w:rPr>
        <w:t xml:space="preserve"> </w:t>
      </w:r>
      <w:r>
        <w:rPr>
          <w:sz w:val="20"/>
        </w:rPr>
        <w:t>is</w:t>
      </w:r>
      <w:r>
        <w:rPr>
          <w:spacing w:val="-6"/>
          <w:sz w:val="20"/>
        </w:rPr>
        <w:t xml:space="preserve"> </w:t>
      </w:r>
      <w:r>
        <w:rPr>
          <w:spacing w:val="-2"/>
          <w:sz w:val="20"/>
        </w:rPr>
        <w:t>available.</w:t>
      </w:r>
      <w:r>
        <w:rPr>
          <w:rFonts w:ascii="Times New Roman"/>
          <w:sz w:val="20"/>
        </w:rPr>
        <w:tab/>
      </w:r>
      <w:r>
        <w:rPr>
          <w:rFonts w:ascii="Trebuchet MS"/>
          <w:spacing w:val="-5"/>
          <w:sz w:val="10"/>
        </w:rPr>
        <w:t>34</w:t>
      </w:r>
    </w:p>
    <w:p w14:paraId="29DA5B1A" w14:textId="77777777" w:rsidR="00EA1924" w:rsidRDefault="00EA1924">
      <w:pPr>
        <w:rPr>
          <w:rFonts w:ascii="Trebuchet MS"/>
          <w:sz w:val="10"/>
        </w:rPr>
        <w:sectPr w:rsidR="00EA1924">
          <w:type w:val="continuous"/>
          <w:pgSz w:w="11910" w:h="16840"/>
          <w:pgMar w:top="760" w:right="283" w:bottom="760" w:left="566" w:header="0" w:footer="563" w:gutter="0"/>
          <w:cols w:num="2" w:space="720" w:equalWidth="0">
            <w:col w:w="2538" w:space="75"/>
            <w:col w:w="8448"/>
          </w:cols>
        </w:sectPr>
      </w:pPr>
    </w:p>
    <w:p w14:paraId="38E5ACF1" w14:textId="77777777" w:rsidR="00EA1924" w:rsidRDefault="00EA1924">
      <w:pPr>
        <w:pStyle w:val="BodyText"/>
        <w:spacing w:before="214"/>
        <w:rPr>
          <w:rFonts w:ascii="Trebuchet MS"/>
          <w:sz w:val="20"/>
        </w:rPr>
      </w:pPr>
    </w:p>
    <w:p w14:paraId="5E2871BD" w14:textId="77777777" w:rsidR="00EA1924" w:rsidRDefault="00000000">
      <w:pPr>
        <w:spacing w:line="20" w:lineRule="exact"/>
        <w:ind w:left="148"/>
        <w:rPr>
          <w:rFonts w:ascii="Trebuchet MS"/>
          <w:sz w:val="2"/>
        </w:rPr>
      </w:pPr>
      <w:r>
        <w:rPr>
          <w:rFonts w:ascii="Trebuchet MS"/>
          <w:noProof/>
          <w:sz w:val="2"/>
        </w:rPr>
        <mc:AlternateContent>
          <mc:Choice Requires="wpg">
            <w:drawing>
              <wp:inline distT="0" distB="0" distL="0" distR="0" wp14:anchorId="5590E788" wp14:editId="330F3263">
                <wp:extent cx="6649720" cy="5080"/>
                <wp:effectExtent l="9525" t="0" r="0"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10" name="Graphic 10"/>
                        <wps:cNvSpPr/>
                        <wps:spPr>
                          <a:xfrm>
                            <a:off x="0" y="2527"/>
                            <a:ext cx="6649720" cy="1270"/>
                          </a:xfrm>
                          <a:custGeom>
                            <a:avLst/>
                            <a:gdLst/>
                            <a:ahLst/>
                            <a:cxnLst/>
                            <a:rect l="l" t="t" r="r" b="b"/>
                            <a:pathLst>
                              <a:path w="664972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2F3BF9" id="Group 9" o:spid="_x0000_s1026" style="width:523.6pt;height:.4pt;mso-position-horizontal-relative:char;mso-position-vertical-relative:lin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">
                <v:shape id="Graphic 10" o:spid="_x0000_s1027" style="position:absolute;top:25;width:66497;height:12;visibility:visible;mso-wrap-style:square;v-text-anchor:top" coordsize="6649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" path="m,l6649199,e" filled="f" strokeweight=".14039mm">
                  <v:path arrowok="t"/>
                </v:shape>
                <w10:anchorlock/>
              </v:group>
            </w:pict>
          </mc:Fallback>
        </mc:AlternateContent>
      </w:r>
    </w:p>
    <w:p w14:paraId="50A057D8" w14:textId="77777777" w:rsidR="00EA1924" w:rsidRDefault="00EA1924">
      <w:pPr>
        <w:spacing w:line="20" w:lineRule="exact"/>
        <w:rPr>
          <w:rFonts w:ascii="Trebuchet MS"/>
          <w:sz w:val="2"/>
        </w:rPr>
        <w:sectPr w:rsidR="00EA1924">
          <w:type w:val="continuous"/>
          <w:pgSz w:w="11910" w:h="16840"/>
          <w:pgMar w:top="760" w:right="283" w:bottom="760" w:left="566" w:header="0" w:footer="563" w:gutter="0"/>
          <w:cols w:space="720"/>
        </w:sectPr>
      </w:pPr>
    </w:p>
    <w:p w14:paraId="3256E0CC" w14:textId="0588400B" w:rsidR="00EA1924" w:rsidRDefault="00000000">
      <w:pPr>
        <w:tabs>
          <w:tab w:val="left" w:pos="10906"/>
        </w:tabs>
        <w:spacing w:before="410" w:line="268" w:lineRule="auto"/>
        <w:ind w:left="2756" w:right="36" w:firstLine="430"/>
        <w:jc w:val="both"/>
        <w:rPr>
          <w:rFonts w:ascii="Trebuchet MS" w:hAnsi="Trebuchet MS"/>
          <w:sz w:val="10"/>
        </w:rPr>
      </w:pPr>
      <w:r>
        <w:rPr>
          <w:sz w:val="20"/>
        </w:rPr>
        <w:lastRenderedPageBreak/>
        <w:t>Machine learning methods that fit a function directly from data, rather than a fixed-</w:t>
      </w:r>
      <w:r>
        <w:rPr>
          <w:spacing w:val="80"/>
          <w:w w:val="150"/>
          <w:sz w:val="20"/>
        </w:rPr>
        <w:t xml:space="preserve"> </w:t>
      </w:r>
      <w:r>
        <w:rPr>
          <w:rFonts w:ascii="Trebuchet MS" w:hAnsi="Trebuchet MS"/>
          <w:sz w:val="10"/>
        </w:rPr>
        <w:t>35</w:t>
      </w:r>
      <w:r>
        <w:rPr>
          <w:rFonts w:ascii="Trebuchet MS" w:hAnsi="Trebuchet MS"/>
          <w:spacing w:val="40"/>
          <w:sz w:val="10"/>
        </w:rPr>
        <w:t xml:space="preserve"> </w:t>
      </w:r>
      <w:r>
        <w:rPr>
          <w:sz w:val="20"/>
        </w:rPr>
        <w:t>degree</w:t>
      </w:r>
      <w:r>
        <w:rPr>
          <w:spacing w:val="-13"/>
          <w:sz w:val="20"/>
        </w:rPr>
        <w:t xml:space="preserve"> </w:t>
      </w:r>
      <w:r>
        <w:rPr>
          <w:sz w:val="20"/>
        </w:rPr>
        <w:t>polynomial</w:t>
      </w:r>
      <w:r>
        <w:rPr>
          <w:spacing w:val="-12"/>
          <w:sz w:val="20"/>
        </w:rPr>
        <w:t xml:space="preserve"> </w:t>
      </w:r>
      <w:r>
        <w:rPr>
          <w:sz w:val="20"/>
        </w:rPr>
        <w:t>basis</w:t>
      </w:r>
      <w:r>
        <w:rPr>
          <w:spacing w:val="-13"/>
          <w:sz w:val="20"/>
        </w:rPr>
        <w:t xml:space="preserve"> </w:t>
      </w:r>
      <w:r>
        <w:rPr>
          <w:sz w:val="20"/>
        </w:rPr>
        <w:t>or</w:t>
      </w:r>
      <w:r>
        <w:rPr>
          <w:spacing w:val="-12"/>
          <w:sz w:val="20"/>
        </w:rPr>
        <w:t xml:space="preserve"> </w:t>
      </w:r>
      <w:r>
        <w:rPr>
          <w:sz w:val="20"/>
        </w:rPr>
        <w:t>a</w:t>
      </w:r>
      <w:r>
        <w:rPr>
          <w:spacing w:val="-13"/>
          <w:sz w:val="20"/>
        </w:rPr>
        <w:t xml:space="preserve"> </w:t>
      </w:r>
      <w:r>
        <w:rPr>
          <w:sz w:val="20"/>
        </w:rPr>
        <w:t>discretized</w:t>
      </w:r>
      <w:r>
        <w:rPr>
          <w:spacing w:val="-12"/>
          <w:sz w:val="20"/>
        </w:rPr>
        <w:t xml:space="preserve"> </w:t>
      </w:r>
      <w:r>
        <w:rPr>
          <w:sz w:val="20"/>
        </w:rPr>
        <w:t>LUT,</w:t>
      </w:r>
      <w:r>
        <w:rPr>
          <w:spacing w:val="-13"/>
          <w:sz w:val="20"/>
        </w:rPr>
        <w:t xml:space="preserve"> </w:t>
      </w:r>
      <w:r>
        <w:rPr>
          <w:sz w:val="20"/>
        </w:rPr>
        <w:t>are</w:t>
      </w:r>
      <w:r>
        <w:rPr>
          <w:spacing w:val="-12"/>
          <w:sz w:val="20"/>
        </w:rPr>
        <w:t xml:space="preserve"> </w:t>
      </w:r>
      <w:r>
        <w:rPr>
          <w:sz w:val="20"/>
        </w:rPr>
        <w:t>an</w:t>
      </w:r>
      <w:r>
        <w:rPr>
          <w:spacing w:val="-13"/>
          <w:sz w:val="20"/>
        </w:rPr>
        <w:t xml:space="preserve"> </w:t>
      </w:r>
      <w:r>
        <w:rPr>
          <w:sz w:val="20"/>
        </w:rPr>
        <w:t>obvious</w:t>
      </w:r>
      <w:r>
        <w:rPr>
          <w:spacing w:val="-12"/>
          <w:sz w:val="20"/>
        </w:rPr>
        <w:t xml:space="preserve"> </w:t>
      </w:r>
      <w:r>
        <w:rPr>
          <w:sz w:val="20"/>
        </w:rPr>
        <w:t>candidate</w:t>
      </w:r>
      <w:r>
        <w:rPr>
          <w:spacing w:val="-13"/>
          <w:sz w:val="20"/>
        </w:rPr>
        <w:t xml:space="preserve"> </w:t>
      </w:r>
      <w:r>
        <w:rPr>
          <w:sz w:val="20"/>
        </w:rPr>
        <w:t>to</w:t>
      </w:r>
      <w:r>
        <w:rPr>
          <w:spacing w:val="-12"/>
          <w:sz w:val="20"/>
        </w:rPr>
        <w:t xml:space="preserve"> </w:t>
      </w:r>
      <w:r>
        <w:rPr>
          <w:sz w:val="20"/>
        </w:rPr>
        <w:t>close</w:t>
      </w:r>
      <w:r>
        <w:rPr>
          <w:spacing w:val="-13"/>
          <w:sz w:val="20"/>
        </w:rPr>
        <w:t xml:space="preserve"> </w:t>
      </w:r>
      <w:r>
        <w:rPr>
          <w:sz w:val="20"/>
        </w:rPr>
        <w:t>this</w:t>
      </w:r>
      <w:r>
        <w:rPr>
          <w:spacing w:val="-12"/>
          <w:sz w:val="20"/>
        </w:rPr>
        <w:t xml:space="preserve"> </w:t>
      </w:r>
      <w:r>
        <w:rPr>
          <w:sz w:val="20"/>
        </w:rPr>
        <w:t>gap,</w:t>
      </w:r>
      <w:r>
        <w:rPr>
          <w:spacing w:val="-13"/>
          <w:sz w:val="20"/>
        </w:rPr>
        <w:t xml:space="preserve"> </w:t>
      </w:r>
      <w:r>
        <w:rPr>
          <w:sz w:val="20"/>
        </w:rPr>
        <w:t>and</w:t>
      </w:r>
      <w:r>
        <w:rPr>
          <w:spacing w:val="26"/>
          <w:sz w:val="20"/>
        </w:rPr>
        <w:t xml:space="preserve"> </w:t>
      </w:r>
      <w:r>
        <w:rPr>
          <w:rFonts w:ascii="Trebuchet MS" w:hAnsi="Trebuchet MS"/>
          <w:sz w:val="10"/>
        </w:rPr>
        <w:t>36</w:t>
      </w:r>
      <w:r>
        <w:rPr>
          <w:rFonts w:ascii="Trebuchet MS" w:hAnsi="Trebuchet MS"/>
          <w:spacing w:val="40"/>
          <w:sz w:val="10"/>
        </w:rPr>
        <w:t xml:space="preserve"> </w:t>
      </w:r>
      <w:r>
        <w:rPr>
          <w:sz w:val="20"/>
        </w:rPr>
        <w:t>have</w:t>
      </w:r>
      <w:r>
        <w:rPr>
          <w:spacing w:val="-13"/>
          <w:sz w:val="20"/>
        </w:rPr>
        <w:t xml:space="preserve"> </w:t>
      </w:r>
      <w:r>
        <w:rPr>
          <w:sz w:val="20"/>
        </w:rPr>
        <w:t>been</w:t>
      </w:r>
      <w:r>
        <w:rPr>
          <w:spacing w:val="-12"/>
          <w:sz w:val="20"/>
        </w:rPr>
        <w:t xml:space="preserve"> </w:t>
      </w:r>
      <w:r>
        <w:rPr>
          <w:sz w:val="20"/>
        </w:rPr>
        <w:t>proposed</w:t>
      </w:r>
      <w:r>
        <w:rPr>
          <w:spacing w:val="-13"/>
          <w:sz w:val="20"/>
        </w:rPr>
        <w:t xml:space="preserve"> </w:t>
      </w:r>
      <w:r>
        <w:rPr>
          <w:sz w:val="20"/>
        </w:rPr>
        <w:t>for</w:t>
      </w:r>
      <w:r>
        <w:rPr>
          <w:spacing w:val="-12"/>
          <w:sz w:val="20"/>
        </w:rPr>
        <w:t xml:space="preserve"> </w:t>
      </w:r>
      <w:r>
        <w:rPr>
          <w:sz w:val="20"/>
        </w:rPr>
        <w:t>color</w:t>
      </w:r>
      <w:r>
        <w:rPr>
          <w:spacing w:val="-13"/>
          <w:sz w:val="20"/>
        </w:rPr>
        <w:t xml:space="preserve"> </w:t>
      </w:r>
      <w:r>
        <w:rPr>
          <w:sz w:val="20"/>
        </w:rPr>
        <w:t>device</w:t>
      </w:r>
      <w:r>
        <w:rPr>
          <w:spacing w:val="-12"/>
          <w:sz w:val="20"/>
        </w:rPr>
        <w:t xml:space="preserve"> </w:t>
      </w:r>
      <w:r>
        <w:rPr>
          <w:sz w:val="20"/>
        </w:rPr>
        <w:t>characterization</w:t>
      </w:r>
      <w:r>
        <w:rPr>
          <w:spacing w:val="-13"/>
          <w:sz w:val="20"/>
        </w:rPr>
        <w:t xml:space="preserve"> </w:t>
      </w:r>
      <w:r>
        <w:rPr>
          <w:sz w:val="20"/>
        </w:rPr>
        <w:t>since</w:t>
      </w:r>
      <w:r>
        <w:rPr>
          <w:spacing w:val="-12"/>
          <w:sz w:val="20"/>
        </w:rPr>
        <w:t xml:space="preserve"> </w:t>
      </w:r>
      <w:r>
        <w:rPr>
          <w:sz w:val="20"/>
        </w:rPr>
        <w:t>at</w:t>
      </w:r>
      <w:r>
        <w:rPr>
          <w:spacing w:val="-13"/>
          <w:sz w:val="20"/>
        </w:rPr>
        <w:t xml:space="preserve"> </w:t>
      </w:r>
      <w:r>
        <w:rPr>
          <w:sz w:val="20"/>
        </w:rPr>
        <w:t>least</w:t>
      </w:r>
      <w:r>
        <w:rPr>
          <w:spacing w:val="-12"/>
          <w:sz w:val="20"/>
        </w:rPr>
        <w:t xml:space="preserve"> </w:t>
      </w:r>
      <w:r>
        <w:rPr>
          <w:sz w:val="20"/>
        </w:rPr>
        <w:t>the</w:t>
      </w:r>
      <w:r>
        <w:rPr>
          <w:spacing w:val="-13"/>
          <w:sz w:val="20"/>
        </w:rPr>
        <w:t xml:space="preserve"> </w:t>
      </w:r>
      <w:r>
        <w:rPr>
          <w:sz w:val="20"/>
        </w:rPr>
        <w:t>early</w:t>
      </w:r>
      <w:r>
        <w:rPr>
          <w:spacing w:val="-12"/>
          <w:sz w:val="20"/>
        </w:rPr>
        <w:t xml:space="preserve"> </w:t>
      </w:r>
      <w:r>
        <w:rPr>
          <w:sz w:val="20"/>
        </w:rPr>
        <w:t>1990s</w:t>
      </w:r>
      <w:r>
        <w:rPr>
          <w:spacing w:val="-13"/>
          <w:sz w:val="20"/>
        </w:rPr>
        <w:t xml:space="preserve"> </w:t>
      </w:r>
      <w:r>
        <w:rPr>
          <w:sz w:val="20"/>
        </w:rPr>
        <w:t>[</w:t>
      </w:r>
      <w:hyperlink w:anchor="_bookmark35" w:history="1">
        <w:r>
          <w:rPr>
            <w:color w:val="0774B7"/>
            <w:sz w:val="20"/>
          </w:rPr>
          <w:t>4</w:t>
        </w:r>
      </w:hyperlink>
      <w:r>
        <w:rPr>
          <w:sz w:val="20"/>
        </w:rPr>
        <w:t>,</w:t>
      </w:r>
      <w:hyperlink w:anchor="_bookmark36" w:history="1">
        <w:r>
          <w:rPr>
            <w:color w:val="0774B7"/>
            <w:sz w:val="20"/>
          </w:rPr>
          <w:t>5</w:t>
        </w:r>
      </w:hyperlink>
      <w:r>
        <w:rPr>
          <w:sz w:val="20"/>
        </w:rPr>
        <w:t>],</w:t>
      </w:r>
      <w:r>
        <w:rPr>
          <w:spacing w:val="-12"/>
          <w:sz w:val="20"/>
        </w:rPr>
        <w:t xml:space="preserve"> </w:t>
      </w:r>
      <w:r>
        <w:rPr>
          <w:sz w:val="20"/>
        </w:rPr>
        <w:t>and</w:t>
      </w:r>
      <w:r>
        <w:rPr>
          <w:spacing w:val="65"/>
          <w:sz w:val="20"/>
        </w:rPr>
        <w:t xml:space="preserve">  </w:t>
      </w:r>
      <w:r>
        <w:rPr>
          <w:rFonts w:ascii="Trebuchet MS" w:hAnsi="Trebuchet MS"/>
          <w:sz w:val="10"/>
        </w:rPr>
        <w:t>37</w:t>
      </w:r>
      <w:r>
        <w:rPr>
          <w:rFonts w:ascii="Trebuchet MS" w:hAnsi="Trebuchet MS"/>
          <w:spacing w:val="40"/>
          <w:sz w:val="10"/>
        </w:rPr>
        <w:t xml:space="preserve"> </w:t>
      </w:r>
      <w:r>
        <w:rPr>
          <w:sz w:val="20"/>
        </w:rPr>
        <w:t>a</w:t>
      </w:r>
      <w:r>
        <w:rPr>
          <w:spacing w:val="-1"/>
          <w:sz w:val="20"/>
        </w:rPr>
        <w:t xml:space="preserve"> </w:t>
      </w:r>
      <w:r>
        <w:rPr>
          <w:sz w:val="20"/>
        </w:rPr>
        <w:t>continuing literature</w:t>
      </w:r>
      <w:r>
        <w:rPr>
          <w:spacing w:val="-1"/>
          <w:sz w:val="20"/>
        </w:rPr>
        <w:t xml:space="preserve"> </w:t>
      </w:r>
      <w:r>
        <w:rPr>
          <w:sz w:val="20"/>
        </w:rPr>
        <w:t>applies</w:t>
      </w:r>
      <w:r>
        <w:rPr>
          <w:spacing w:val="-1"/>
          <w:sz w:val="20"/>
        </w:rPr>
        <w:t xml:space="preserve"> </w:t>
      </w:r>
      <w:r>
        <w:rPr>
          <w:sz w:val="20"/>
        </w:rPr>
        <w:t>neural and</w:t>
      </w:r>
      <w:r>
        <w:rPr>
          <w:spacing w:val="-1"/>
          <w:sz w:val="20"/>
        </w:rPr>
        <w:t xml:space="preserve"> </w:t>
      </w:r>
      <w:r>
        <w:rPr>
          <w:sz w:val="20"/>
        </w:rPr>
        <w:t>ensemble</w:t>
      </w:r>
      <w:r>
        <w:rPr>
          <w:spacing w:val="-1"/>
          <w:sz w:val="20"/>
        </w:rPr>
        <w:t xml:space="preserve"> </w:t>
      </w:r>
      <w:r>
        <w:rPr>
          <w:sz w:val="20"/>
        </w:rPr>
        <w:t>models to</w:t>
      </w:r>
      <w:r>
        <w:rPr>
          <w:spacing w:val="-1"/>
          <w:sz w:val="20"/>
        </w:rPr>
        <w:t xml:space="preserve"> </w:t>
      </w:r>
      <w:r>
        <w:rPr>
          <w:sz w:val="20"/>
        </w:rPr>
        <w:t>CMYK-to-CIELAB</w:t>
      </w:r>
      <w:r>
        <w:rPr>
          <w:spacing w:val="-1"/>
          <w:sz w:val="20"/>
        </w:rPr>
        <w:t xml:space="preserve"> </w:t>
      </w:r>
      <w:r>
        <w:rPr>
          <w:sz w:val="20"/>
        </w:rPr>
        <w:t>printer</w:t>
      </w:r>
      <w:r>
        <w:rPr>
          <w:spacing w:val="80"/>
          <w:w w:val="150"/>
          <w:sz w:val="20"/>
        </w:rPr>
        <w:t xml:space="preserve"> </w:t>
      </w:r>
      <w:r>
        <w:rPr>
          <w:rFonts w:ascii="Trebuchet MS" w:hAnsi="Trebuchet MS"/>
          <w:sz w:val="10"/>
        </w:rPr>
        <w:t>38</w:t>
      </w:r>
      <w:r>
        <w:rPr>
          <w:rFonts w:ascii="Trebuchet MS" w:hAnsi="Trebuchet MS"/>
          <w:spacing w:val="40"/>
          <w:sz w:val="10"/>
        </w:rPr>
        <w:t xml:space="preserve"> </w:t>
      </w:r>
      <w:r>
        <w:rPr>
          <w:sz w:val="20"/>
        </w:rPr>
        <w:t>characterization</w:t>
      </w:r>
      <w:r>
        <w:rPr>
          <w:spacing w:val="-10"/>
          <w:sz w:val="20"/>
        </w:rPr>
        <w:t xml:space="preserve"> </w:t>
      </w:r>
      <w:r>
        <w:rPr>
          <w:sz w:val="20"/>
        </w:rPr>
        <w:t>[</w:t>
      </w:r>
      <w:hyperlink w:anchor="_bookmark37" w:history="1">
        <w:r>
          <w:rPr>
            <w:color w:val="0774B7"/>
            <w:sz w:val="20"/>
          </w:rPr>
          <w:t>6</w:t>
        </w:r>
      </w:hyperlink>
      <w:r>
        <w:rPr>
          <w:sz w:val="20"/>
        </w:rPr>
        <w:t>,</w:t>
      </w:r>
      <w:hyperlink w:anchor="_bookmark38" w:history="1">
        <w:r>
          <w:rPr>
            <w:color w:val="0774B7"/>
            <w:sz w:val="20"/>
          </w:rPr>
          <w:t>7</w:t>
        </w:r>
      </w:hyperlink>
      <w:r>
        <w:rPr>
          <w:sz w:val="20"/>
        </w:rPr>
        <w:t>]. That</w:t>
      </w:r>
      <w:r>
        <w:rPr>
          <w:spacing w:val="-10"/>
          <w:sz w:val="20"/>
        </w:rPr>
        <w:t xml:space="preserve"> </w:t>
      </w:r>
      <w:r>
        <w:rPr>
          <w:sz w:val="20"/>
        </w:rPr>
        <w:t>literature</w:t>
      </w:r>
      <w:r>
        <w:rPr>
          <w:spacing w:val="-10"/>
          <w:sz w:val="20"/>
        </w:rPr>
        <w:t xml:space="preserve"> </w:t>
      </w:r>
      <w:r>
        <w:rPr>
          <w:sz w:val="20"/>
        </w:rPr>
        <w:t>is</w:t>
      </w:r>
      <w:r>
        <w:rPr>
          <w:spacing w:val="-10"/>
          <w:sz w:val="20"/>
        </w:rPr>
        <w:t xml:space="preserve"> </w:t>
      </w:r>
      <w:r>
        <w:rPr>
          <w:sz w:val="20"/>
        </w:rPr>
        <w:t>fragmented</w:t>
      </w:r>
      <w:r>
        <w:rPr>
          <w:spacing w:val="-10"/>
          <w:sz w:val="20"/>
        </w:rPr>
        <w:t xml:space="preserve"> </w:t>
      </w:r>
      <w:r>
        <w:rPr>
          <w:sz w:val="20"/>
        </w:rPr>
        <w:t>across</w:t>
      </w:r>
      <w:r>
        <w:rPr>
          <w:spacing w:val="-10"/>
          <w:sz w:val="20"/>
        </w:rPr>
        <w:t xml:space="preserve"> </w:t>
      </w:r>
      <w:r>
        <w:rPr>
          <w:sz w:val="20"/>
        </w:rPr>
        <w:t>devices</w:t>
      </w:r>
      <w:r>
        <w:rPr>
          <w:spacing w:val="-10"/>
          <w:sz w:val="20"/>
        </w:rPr>
        <w:t xml:space="preserve"> </w:t>
      </w:r>
      <w:r>
        <w:rPr>
          <w:sz w:val="20"/>
        </w:rPr>
        <w:t>and</w:t>
      </w:r>
      <w:r>
        <w:rPr>
          <w:spacing w:val="-10"/>
          <w:sz w:val="20"/>
        </w:rPr>
        <w:t xml:space="preserve"> </w:t>
      </w:r>
      <w:r>
        <w:rPr>
          <w:sz w:val="20"/>
        </w:rPr>
        <w:t>protocols,</w:t>
      </w:r>
      <w:r>
        <w:rPr>
          <w:spacing w:val="-10"/>
          <w:sz w:val="20"/>
        </w:rPr>
        <w:t xml:space="preserve"> </w:t>
      </w:r>
      <w:r>
        <w:rPr>
          <w:sz w:val="20"/>
        </w:rPr>
        <w:t>however,</w:t>
      </w:r>
      <w:r>
        <w:rPr>
          <w:spacing w:val="80"/>
          <w:w w:val="150"/>
          <w:sz w:val="20"/>
        </w:rPr>
        <w:t xml:space="preserve"> </w:t>
      </w:r>
      <w:r>
        <w:rPr>
          <w:rFonts w:ascii="Trebuchet MS" w:hAnsi="Trebuchet MS"/>
          <w:sz w:val="10"/>
        </w:rPr>
        <w:t>39</w:t>
      </w:r>
      <w:r>
        <w:rPr>
          <w:rFonts w:ascii="Trebuchet MS" w:hAnsi="Trebuchet MS"/>
          <w:spacing w:val="40"/>
          <w:sz w:val="10"/>
        </w:rPr>
        <w:t xml:space="preserve"> </w:t>
      </w:r>
      <w:r>
        <w:rPr>
          <w:sz w:val="20"/>
        </w:rPr>
        <w:t>and rarely evaluates a broad model set under a single corrected, perceptually uniform</w:t>
      </w:r>
      <w:r>
        <w:rPr>
          <w:spacing w:val="80"/>
          <w:sz w:val="20"/>
        </w:rPr>
        <w:t xml:space="preserve">  </w:t>
      </w:r>
      <w:r>
        <w:rPr>
          <w:rFonts w:ascii="Trebuchet MS" w:hAnsi="Trebuchet MS"/>
          <w:sz w:val="10"/>
        </w:rPr>
        <w:t>40</w:t>
      </w:r>
      <w:r>
        <w:rPr>
          <w:rFonts w:ascii="Trebuchet MS" w:hAnsi="Trebuchet MS"/>
          <w:spacing w:val="40"/>
          <w:sz w:val="10"/>
        </w:rPr>
        <w:t xml:space="preserve"> </w:t>
      </w:r>
      <w:r>
        <w:rPr>
          <w:sz w:val="20"/>
        </w:rPr>
        <w:t>error metric across colorant counts. This paper is organized around two questions</w:t>
      </w:r>
      <w:del w:id="90" w:author="Phil Green" w:date="2026-08-30T11:53:00Z" w16du:dateUtc="2026-08-30T09:53:00Z">
        <w:r w:rsidDel="007F778C">
          <w:rPr>
            <w:sz w:val="20"/>
          </w:rPr>
          <w:delText xml:space="preserve"> posed</w:delText>
        </w:r>
        <w:r w:rsidDel="007F778C">
          <w:rPr>
            <w:spacing w:val="80"/>
            <w:sz w:val="20"/>
          </w:rPr>
          <w:delText xml:space="preserve">  </w:delText>
        </w:r>
        <w:r w:rsidDel="007F778C">
          <w:rPr>
            <w:rFonts w:ascii="Trebuchet MS" w:hAnsi="Trebuchet MS"/>
            <w:sz w:val="10"/>
          </w:rPr>
          <w:delText>41</w:delText>
        </w:r>
        <w:r w:rsidDel="007F778C">
          <w:rPr>
            <w:rFonts w:ascii="Trebuchet MS" w:hAnsi="Trebuchet MS"/>
            <w:spacing w:val="40"/>
            <w:sz w:val="10"/>
          </w:rPr>
          <w:delText xml:space="preserve"> </w:delText>
        </w:r>
        <w:r w:rsidDel="007F778C">
          <w:rPr>
            <w:sz w:val="20"/>
          </w:rPr>
          <w:delText xml:space="preserve">by the second author, motivated by his work with industry partners on </w:delText>
        </w:r>
        <w:r w:rsidDel="007F778C">
          <w:rPr>
            <w:i/>
            <w:sz w:val="20"/>
          </w:rPr>
          <w:delText>n</w:delText>
        </w:r>
        <w:r w:rsidDel="007F778C">
          <w:rPr>
            <w:sz w:val="20"/>
          </w:rPr>
          <w:delText>-colorant press</w:delText>
        </w:r>
        <w:r w:rsidDel="007F778C">
          <w:rPr>
            <w:spacing w:val="40"/>
            <w:sz w:val="20"/>
          </w:rPr>
          <w:delText xml:space="preserve">  </w:delText>
        </w:r>
        <w:r w:rsidDel="007F778C">
          <w:rPr>
            <w:rFonts w:ascii="Trebuchet MS" w:hAnsi="Trebuchet MS"/>
            <w:sz w:val="10"/>
          </w:rPr>
          <w:delText>42</w:delText>
        </w:r>
        <w:r w:rsidDel="007F778C">
          <w:rPr>
            <w:rFonts w:ascii="Trebuchet MS" w:hAnsi="Trebuchet MS"/>
            <w:spacing w:val="40"/>
            <w:sz w:val="10"/>
          </w:rPr>
          <w:delText xml:space="preserve"> </w:delText>
        </w:r>
        <w:r w:rsidDel="007F778C">
          <w:rPr>
            <w:sz w:val="20"/>
          </w:rPr>
          <w:delText>characterization</w:delText>
        </w:r>
      </w:del>
      <w:r>
        <w:rPr>
          <w:sz w:val="20"/>
        </w:rPr>
        <w:t>: (a)</w:t>
      </w:r>
      <w:r>
        <w:rPr>
          <w:spacing w:val="-10"/>
          <w:sz w:val="20"/>
        </w:rPr>
        <w:t xml:space="preserve"> </w:t>
      </w:r>
      <w:r>
        <w:rPr>
          <w:sz w:val="20"/>
        </w:rPr>
        <w:t>can</w:t>
      </w:r>
      <w:r>
        <w:rPr>
          <w:spacing w:val="-10"/>
          <w:sz w:val="20"/>
        </w:rPr>
        <w:t xml:space="preserve"> </w:t>
      </w:r>
      <w:ins w:id="91" w:author="Phil Green" w:date="2026-08-30T11:54:00Z" w16du:dateUtc="2026-08-30T09:54:00Z">
        <w:r w:rsidR="007F778C">
          <w:rPr>
            <w:spacing w:val="-10"/>
            <w:sz w:val="20"/>
          </w:rPr>
          <w:t xml:space="preserve">AI and </w:t>
        </w:r>
      </w:ins>
      <w:r>
        <w:rPr>
          <w:sz w:val="20"/>
        </w:rPr>
        <w:t>machine</w:t>
      </w:r>
      <w:r>
        <w:rPr>
          <w:spacing w:val="-10"/>
          <w:sz w:val="20"/>
        </w:rPr>
        <w:t xml:space="preserve"> </w:t>
      </w:r>
      <w:r>
        <w:rPr>
          <w:sz w:val="20"/>
        </w:rPr>
        <w:t>learning</w:t>
      </w:r>
      <w:r>
        <w:rPr>
          <w:spacing w:val="-10"/>
          <w:sz w:val="20"/>
        </w:rPr>
        <w:t xml:space="preserve"> </w:t>
      </w:r>
      <w:r>
        <w:rPr>
          <w:sz w:val="20"/>
        </w:rPr>
        <w:t>match</w:t>
      </w:r>
      <w:r>
        <w:rPr>
          <w:spacing w:val="-10"/>
          <w:sz w:val="20"/>
        </w:rPr>
        <w:t xml:space="preserve"> </w:t>
      </w:r>
      <w:r>
        <w:rPr>
          <w:sz w:val="20"/>
        </w:rPr>
        <w:t>or</w:t>
      </w:r>
      <w:r>
        <w:rPr>
          <w:spacing w:val="-10"/>
          <w:sz w:val="20"/>
        </w:rPr>
        <w:t xml:space="preserve"> </w:t>
      </w:r>
      <w:r>
        <w:rPr>
          <w:sz w:val="20"/>
        </w:rPr>
        <w:t>beat</w:t>
      </w:r>
      <w:r>
        <w:rPr>
          <w:spacing w:val="-10"/>
          <w:sz w:val="20"/>
        </w:rPr>
        <w:t xml:space="preserve"> </w:t>
      </w:r>
      <w:r>
        <w:rPr>
          <w:sz w:val="20"/>
        </w:rPr>
        <w:t>classical</w:t>
      </w:r>
      <w:r>
        <w:rPr>
          <w:spacing w:val="-10"/>
          <w:sz w:val="20"/>
        </w:rPr>
        <w:t xml:space="preserve"> </w:t>
      </w:r>
      <w:r>
        <w:rPr>
          <w:sz w:val="20"/>
        </w:rPr>
        <w:t>polynomial</w:t>
      </w:r>
      <w:r>
        <w:rPr>
          <w:spacing w:val="-10"/>
          <w:sz w:val="20"/>
        </w:rPr>
        <w:t xml:space="preserve"> </w:t>
      </w:r>
      <w:r>
        <w:rPr>
          <w:sz w:val="20"/>
        </w:rPr>
        <w:t>regression</w:t>
      </w:r>
      <w:r>
        <w:rPr>
          <w:spacing w:val="-10"/>
          <w:sz w:val="20"/>
        </w:rPr>
        <w:t xml:space="preserve"> </w:t>
      </w:r>
      <w:r>
        <w:rPr>
          <w:sz w:val="20"/>
        </w:rPr>
        <w:t>at</w:t>
      </w:r>
      <w:r>
        <w:rPr>
          <w:spacing w:val="71"/>
          <w:sz w:val="20"/>
        </w:rPr>
        <w:t xml:space="preserve">  </w:t>
      </w:r>
      <w:r>
        <w:rPr>
          <w:rFonts w:ascii="Trebuchet MS" w:hAnsi="Trebuchet MS"/>
          <w:sz w:val="10"/>
        </w:rPr>
        <w:t>43</w:t>
      </w:r>
      <w:r>
        <w:rPr>
          <w:rFonts w:ascii="Trebuchet MS" w:hAnsi="Trebuchet MS"/>
          <w:spacing w:val="40"/>
          <w:sz w:val="10"/>
        </w:rPr>
        <w:t xml:space="preserve"> </w:t>
      </w:r>
      <w:r>
        <w:rPr>
          <w:i/>
          <w:sz w:val="20"/>
        </w:rPr>
        <w:t>n</w:t>
      </w:r>
      <w:r>
        <w:rPr>
          <w:i/>
          <w:w w:val="125"/>
          <w:sz w:val="20"/>
        </w:rPr>
        <w:t xml:space="preserve"> </w:t>
      </w:r>
      <w:r>
        <w:rPr>
          <w:rFonts w:ascii="Libertinus Sans" w:hAnsi="Libertinus Sans"/>
          <w:i/>
          <w:w w:val="125"/>
          <w:sz w:val="20"/>
        </w:rPr>
        <w:t>≤</w:t>
      </w:r>
      <w:r>
        <w:rPr>
          <w:rFonts w:ascii="Libertinus Sans" w:hAnsi="Libertinus Sans"/>
          <w:i/>
          <w:spacing w:val="-1"/>
          <w:w w:val="125"/>
          <w:sz w:val="20"/>
        </w:rPr>
        <w:t xml:space="preserve"> </w:t>
      </w:r>
      <w:r>
        <w:rPr>
          <w:sz w:val="20"/>
        </w:rPr>
        <w:t>4 colorants, potentially avoiding gray-component-replacement-style handling of the</w:t>
      </w:r>
      <w:r>
        <w:rPr>
          <w:spacing w:val="80"/>
          <w:sz w:val="20"/>
        </w:rPr>
        <w:t xml:space="preserve">  </w:t>
      </w:r>
      <w:r>
        <w:rPr>
          <w:rFonts w:ascii="Trebuchet MS" w:hAnsi="Trebuchet MS"/>
          <w:sz w:val="10"/>
        </w:rPr>
        <w:t>44</w:t>
      </w:r>
      <w:r>
        <w:rPr>
          <w:rFonts w:ascii="Trebuchet MS" w:hAnsi="Trebuchet MS"/>
          <w:spacing w:val="40"/>
          <w:sz w:val="10"/>
        </w:rPr>
        <w:t xml:space="preserve"> </w:t>
      </w:r>
      <w:r>
        <w:rPr>
          <w:sz w:val="20"/>
        </w:rPr>
        <w:t xml:space="preserve">K channel; and (b) can </w:t>
      </w:r>
      <w:ins w:id="92" w:author="Phil Green" w:date="2026-08-30T11:54:00Z" w16du:dateUtc="2026-08-30T09:54:00Z">
        <w:r w:rsidR="007F778C">
          <w:rPr>
            <w:sz w:val="20"/>
          </w:rPr>
          <w:t>they</w:t>
        </w:r>
      </w:ins>
      <w:del w:id="93" w:author="Phil Green" w:date="2026-08-30T11:54:00Z" w16du:dateUtc="2026-08-30T09:54:00Z">
        <w:r w:rsidDel="007F778C">
          <w:rPr>
            <w:sz w:val="20"/>
          </w:rPr>
          <w:delText>it</w:delText>
        </w:r>
      </w:del>
      <w:r>
        <w:rPr>
          <w:sz w:val="20"/>
        </w:rPr>
        <w:t xml:space="preserve"> handle </w:t>
      </w:r>
      <w:r>
        <w:rPr>
          <w:i/>
          <w:sz w:val="20"/>
        </w:rPr>
        <w:t xml:space="preserve">n </w:t>
      </w:r>
      <w:r>
        <w:rPr>
          <w:rFonts w:ascii="Verdana" w:hAnsi="Verdana"/>
          <w:i/>
          <w:sz w:val="20"/>
        </w:rPr>
        <w:t>&gt;</w:t>
      </w:r>
      <w:r>
        <w:rPr>
          <w:rFonts w:ascii="Verdana" w:hAnsi="Verdana"/>
          <w:i/>
          <w:spacing w:val="-9"/>
          <w:sz w:val="20"/>
        </w:rPr>
        <w:t xml:space="preserve"> </w:t>
      </w:r>
      <w:r>
        <w:rPr>
          <w:sz w:val="20"/>
        </w:rPr>
        <w:t>4 colorant systems, where classical polynomial and</w:t>
      </w:r>
      <w:r>
        <w:rPr>
          <w:spacing w:val="80"/>
          <w:sz w:val="20"/>
        </w:rPr>
        <w:t xml:space="preserve">  </w:t>
      </w:r>
      <w:r>
        <w:rPr>
          <w:rFonts w:ascii="Trebuchet MS" w:hAnsi="Trebuchet MS"/>
          <w:sz w:val="10"/>
        </w:rPr>
        <w:t>45</w:t>
      </w:r>
      <w:r>
        <w:rPr>
          <w:rFonts w:ascii="Trebuchet MS" w:hAnsi="Trebuchet MS"/>
          <w:spacing w:val="40"/>
          <w:sz w:val="10"/>
        </w:rPr>
        <w:t xml:space="preserve"> </w:t>
      </w:r>
      <w:r>
        <w:rPr>
          <w:sz w:val="20"/>
        </w:rPr>
        <w:t>LUT-based methods are not designed to scale gracefully. Question (a) is answered with</w:t>
      </w:r>
      <w:r>
        <w:rPr>
          <w:spacing w:val="80"/>
          <w:w w:val="150"/>
          <w:sz w:val="20"/>
        </w:rPr>
        <w:t xml:space="preserve"> </w:t>
      </w:r>
      <w:r>
        <w:rPr>
          <w:rFonts w:ascii="Trebuchet MS" w:hAnsi="Trebuchet MS"/>
          <w:sz w:val="10"/>
        </w:rPr>
        <w:t>46</w:t>
      </w:r>
      <w:r>
        <w:rPr>
          <w:rFonts w:ascii="Trebuchet MS" w:hAnsi="Trebuchet MS"/>
          <w:spacing w:val="40"/>
          <w:sz w:val="10"/>
        </w:rPr>
        <w:t xml:space="preserve"> </w:t>
      </w:r>
      <w:r>
        <w:rPr>
          <w:sz w:val="20"/>
        </w:rPr>
        <w:t xml:space="preserve">corrected, cross-validated results on three printer datasets at </w:t>
      </w:r>
      <w:r>
        <w:rPr>
          <w:i/>
          <w:sz w:val="20"/>
        </w:rPr>
        <w:t xml:space="preserve">n </w:t>
      </w:r>
      <w:r>
        <w:rPr>
          <w:rFonts w:ascii="Tahoma" w:hAnsi="Tahoma"/>
          <w:sz w:val="20"/>
        </w:rPr>
        <w:t>=</w:t>
      </w:r>
      <w:r>
        <w:rPr>
          <w:rFonts w:ascii="Tahoma" w:hAnsi="Tahoma"/>
          <w:spacing w:val="-2"/>
          <w:sz w:val="20"/>
        </w:rPr>
        <w:t xml:space="preserve"> </w:t>
      </w:r>
      <w:r>
        <w:rPr>
          <w:sz w:val="20"/>
        </w:rPr>
        <w:t xml:space="preserve">3 and </w:t>
      </w:r>
      <w:r>
        <w:rPr>
          <w:i/>
          <w:sz w:val="20"/>
        </w:rPr>
        <w:t xml:space="preserve">n </w:t>
      </w:r>
      <w:r>
        <w:rPr>
          <w:rFonts w:ascii="Tahoma" w:hAnsi="Tahoma"/>
          <w:sz w:val="20"/>
        </w:rPr>
        <w:t>=</w:t>
      </w:r>
      <w:r>
        <w:rPr>
          <w:rFonts w:ascii="Tahoma" w:hAnsi="Tahoma"/>
          <w:spacing w:val="-2"/>
          <w:sz w:val="20"/>
        </w:rPr>
        <w:t xml:space="preserve"> </w:t>
      </w:r>
      <w:r>
        <w:rPr>
          <w:sz w:val="20"/>
        </w:rPr>
        <w:t xml:space="preserve">4 (Section </w:t>
      </w:r>
      <w:hyperlink w:anchor="_bookmark7" w:history="1">
        <w:r>
          <w:rPr>
            <w:color w:val="0774B7"/>
            <w:sz w:val="20"/>
          </w:rPr>
          <w:t>4</w:t>
        </w:r>
      </w:hyperlink>
      <w:r>
        <w:rPr>
          <w:sz w:val="20"/>
        </w:rPr>
        <w:t>);</w:t>
      </w:r>
      <w:r>
        <w:rPr>
          <w:spacing w:val="40"/>
          <w:sz w:val="20"/>
        </w:rPr>
        <w:t xml:space="preserve">  </w:t>
      </w:r>
      <w:r>
        <w:rPr>
          <w:rFonts w:ascii="Trebuchet MS" w:hAnsi="Trebuchet MS"/>
          <w:sz w:val="10"/>
        </w:rPr>
        <w:t>47</w:t>
      </w:r>
      <w:r>
        <w:rPr>
          <w:rFonts w:ascii="Trebuchet MS" w:hAnsi="Trebuchet MS"/>
          <w:spacing w:val="40"/>
          <w:sz w:val="10"/>
        </w:rPr>
        <w:t xml:space="preserve"> </w:t>
      </w:r>
      <w:r>
        <w:rPr>
          <w:sz w:val="20"/>
        </w:rPr>
        <w:t>question</w:t>
      </w:r>
      <w:r>
        <w:rPr>
          <w:spacing w:val="-7"/>
          <w:sz w:val="20"/>
        </w:rPr>
        <w:t xml:space="preserve"> </w:t>
      </w:r>
      <w:r>
        <w:rPr>
          <w:sz w:val="20"/>
        </w:rPr>
        <w:t>(b)</w:t>
      </w:r>
      <w:r>
        <w:rPr>
          <w:spacing w:val="-7"/>
          <w:sz w:val="20"/>
        </w:rPr>
        <w:t xml:space="preserve"> </w:t>
      </w:r>
      <w:r>
        <w:rPr>
          <w:sz w:val="20"/>
        </w:rPr>
        <w:t>in</w:t>
      </w:r>
      <w:r>
        <w:rPr>
          <w:spacing w:val="-7"/>
          <w:sz w:val="20"/>
        </w:rPr>
        <w:t xml:space="preserve"> </w:t>
      </w:r>
      <w:r>
        <w:rPr>
          <w:sz w:val="20"/>
        </w:rPr>
        <w:t>Section</w:t>
      </w:r>
      <w:r>
        <w:rPr>
          <w:spacing w:val="-7"/>
          <w:sz w:val="20"/>
        </w:rPr>
        <w:t xml:space="preserve"> </w:t>
      </w:r>
      <w:hyperlink w:anchor="_bookmark24" w:history="1">
        <w:r>
          <w:rPr>
            <w:color w:val="0774B7"/>
            <w:sz w:val="20"/>
          </w:rPr>
          <w:t>4.7</w:t>
        </w:r>
      </w:hyperlink>
      <w:r>
        <w:rPr>
          <w:sz w:val="20"/>
        </w:rPr>
        <w:t>,</w:t>
      </w:r>
      <w:r>
        <w:rPr>
          <w:spacing w:val="-7"/>
          <w:sz w:val="20"/>
        </w:rPr>
        <w:t xml:space="preserve"> </w:t>
      </w:r>
      <w:r>
        <w:rPr>
          <w:sz w:val="20"/>
        </w:rPr>
        <w:t>with</w:t>
      </w:r>
      <w:r>
        <w:rPr>
          <w:spacing w:val="-7"/>
          <w:sz w:val="20"/>
        </w:rPr>
        <w:t xml:space="preserve"> </w:t>
      </w:r>
      <w:r>
        <w:rPr>
          <w:sz w:val="20"/>
        </w:rPr>
        <w:t>full</w:t>
      </w:r>
      <w:r>
        <w:rPr>
          <w:spacing w:val="-7"/>
          <w:sz w:val="20"/>
        </w:rPr>
        <w:t xml:space="preserve"> </w:t>
      </w:r>
      <w:r>
        <w:rPr>
          <w:sz w:val="20"/>
        </w:rPr>
        <w:t>model</w:t>
      </w:r>
      <w:r>
        <w:rPr>
          <w:spacing w:val="-7"/>
          <w:sz w:val="20"/>
        </w:rPr>
        <w:t xml:space="preserve"> </w:t>
      </w:r>
      <w:r>
        <w:rPr>
          <w:sz w:val="20"/>
        </w:rPr>
        <w:t>comparisons</w:t>
      </w:r>
      <w:r>
        <w:rPr>
          <w:spacing w:val="-7"/>
          <w:sz w:val="20"/>
        </w:rPr>
        <w:t xml:space="preserve"> </w:t>
      </w:r>
      <w:r>
        <w:rPr>
          <w:sz w:val="20"/>
        </w:rPr>
        <w:t>on</w:t>
      </w:r>
      <w:r>
        <w:rPr>
          <w:spacing w:val="-7"/>
          <w:sz w:val="20"/>
        </w:rPr>
        <w:t xml:space="preserve"> </w:t>
      </w:r>
      <w:r>
        <w:rPr>
          <w:sz w:val="20"/>
        </w:rPr>
        <w:t>a</w:t>
      </w:r>
      <w:r>
        <w:rPr>
          <w:spacing w:val="-7"/>
          <w:sz w:val="20"/>
        </w:rPr>
        <w:t xml:space="preserve"> </w:t>
      </w:r>
      <w:r>
        <w:rPr>
          <w:sz w:val="20"/>
        </w:rPr>
        <w:t>five-ink</w:t>
      </w:r>
      <w:r>
        <w:rPr>
          <w:spacing w:val="-7"/>
          <w:sz w:val="20"/>
        </w:rPr>
        <w:t xml:space="preserve"> </w:t>
      </w:r>
      <w:r>
        <w:rPr>
          <w:sz w:val="20"/>
        </w:rPr>
        <w:t>KCMYG</w:t>
      </w:r>
      <w:r>
        <w:rPr>
          <w:spacing w:val="-7"/>
          <w:sz w:val="20"/>
        </w:rPr>
        <w:t xml:space="preserve"> </w:t>
      </w:r>
      <w:r>
        <w:rPr>
          <w:sz w:val="20"/>
        </w:rPr>
        <w:t>set</w:t>
      </w:r>
      <w:r>
        <w:rPr>
          <w:spacing w:val="-7"/>
          <w:sz w:val="20"/>
        </w:rPr>
        <w:t xml:space="preserve"> </w:t>
      </w:r>
      <w:r>
        <w:rPr>
          <w:sz w:val="20"/>
        </w:rPr>
        <w:t>and</w:t>
      </w:r>
      <w:r>
        <w:rPr>
          <w:spacing w:val="-7"/>
          <w:sz w:val="20"/>
        </w:rPr>
        <w:t xml:space="preserve"> </w:t>
      </w:r>
      <w:r>
        <w:rPr>
          <w:sz w:val="20"/>
        </w:rPr>
        <w:t>two</w:t>
      </w:r>
      <w:r>
        <w:rPr>
          <w:spacing w:val="40"/>
          <w:sz w:val="20"/>
        </w:rPr>
        <w:t xml:space="preserve">  </w:t>
      </w:r>
      <w:r>
        <w:rPr>
          <w:rFonts w:ascii="Trebuchet MS" w:hAnsi="Trebuchet MS"/>
          <w:sz w:val="10"/>
        </w:rPr>
        <w:t>48</w:t>
      </w:r>
      <w:r>
        <w:rPr>
          <w:rFonts w:ascii="Trebuchet MS" w:hAnsi="Trebuchet MS"/>
          <w:spacing w:val="40"/>
          <w:sz w:val="10"/>
        </w:rPr>
        <w:t xml:space="preserve"> </w:t>
      </w:r>
      <w:r>
        <w:rPr>
          <w:spacing w:val="-2"/>
          <w:sz w:val="20"/>
        </w:rPr>
        <w:t>independent</w:t>
      </w:r>
      <w:r>
        <w:rPr>
          <w:sz w:val="20"/>
        </w:rPr>
        <w:t xml:space="preserve"> </w:t>
      </w:r>
      <w:r>
        <w:rPr>
          <w:spacing w:val="-2"/>
          <w:sz w:val="20"/>
        </w:rPr>
        <w:t>seven-ink</w:t>
      </w:r>
      <w:r>
        <w:rPr>
          <w:sz w:val="20"/>
        </w:rPr>
        <w:t xml:space="preserve"> </w:t>
      </w:r>
      <w:r>
        <w:rPr>
          <w:spacing w:val="-2"/>
          <w:sz w:val="20"/>
        </w:rPr>
        <w:t>sets</w:t>
      </w:r>
      <w:r>
        <w:rPr>
          <w:sz w:val="20"/>
        </w:rPr>
        <w:t xml:space="preserve"> </w:t>
      </w:r>
      <w:r>
        <w:rPr>
          <w:spacing w:val="-2"/>
          <w:sz w:val="20"/>
        </w:rPr>
        <w:t>(CMYKOGV,</w:t>
      </w:r>
      <w:r>
        <w:rPr>
          <w:spacing w:val="1"/>
          <w:sz w:val="20"/>
        </w:rPr>
        <w:t xml:space="preserve"> </w:t>
      </w:r>
      <w:r>
        <w:rPr>
          <w:spacing w:val="-2"/>
          <w:sz w:val="20"/>
        </w:rPr>
        <w:t>CMYKOGB).</w:t>
      </w:r>
      <w:r>
        <w:rPr>
          <w:rFonts w:ascii="Times New Roman" w:hAnsi="Times New Roman"/>
          <w:sz w:val="20"/>
        </w:rPr>
        <w:tab/>
      </w:r>
      <w:r>
        <w:rPr>
          <w:rFonts w:ascii="Trebuchet MS" w:hAnsi="Trebuchet MS"/>
          <w:spacing w:val="-5"/>
          <w:sz w:val="10"/>
        </w:rPr>
        <w:t>49</w:t>
      </w:r>
    </w:p>
    <w:p w14:paraId="49FAB818" w14:textId="7D4A2E08" w:rsidR="00EA1924" w:rsidDel="007F778C" w:rsidRDefault="00000000">
      <w:pPr>
        <w:tabs>
          <w:tab w:val="left" w:pos="10912"/>
        </w:tabs>
        <w:spacing w:line="234" w:lineRule="exact"/>
        <w:ind w:left="3187"/>
        <w:rPr>
          <w:del w:id="94" w:author="Phil Green" w:date="2026-08-30T11:55:00Z" w16du:dateUtc="2026-08-30T09:55:00Z"/>
          <w:rFonts w:ascii="Trebuchet MS"/>
          <w:sz w:val="10"/>
        </w:rPr>
      </w:pPr>
      <w:del w:id="95" w:author="Phil Green" w:date="2026-08-30T11:55:00Z" w16du:dateUtc="2026-08-30T09:55:00Z">
        <w:r w:rsidDel="007F778C">
          <w:rPr>
            <w:sz w:val="20"/>
          </w:rPr>
          <w:delText>A</w:delText>
        </w:r>
        <w:r w:rsidDel="007F778C">
          <w:rPr>
            <w:spacing w:val="28"/>
            <w:sz w:val="20"/>
          </w:rPr>
          <w:delText xml:space="preserve"> </w:delText>
        </w:r>
        <w:r w:rsidDel="007F778C">
          <w:rPr>
            <w:sz w:val="20"/>
          </w:rPr>
          <w:delText>comparison</w:delText>
        </w:r>
        <w:r w:rsidDel="007F778C">
          <w:rPr>
            <w:spacing w:val="28"/>
            <w:sz w:val="20"/>
          </w:rPr>
          <w:delText xml:space="preserve"> </w:delText>
        </w:r>
        <w:r w:rsidDel="007F778C">
          <w:rPr>
            <w:sz w:val="20"/>
          </w:rPr>
          <w:delText>is</w:delText>
        </w:r>
        <w:r w:rsidDel="007F778C">
          <w:rPr>
            <w:spacing w:val="28"/>
            <w:sz w:val="20"/>
          </w:rPr>
          <w:delText xml:space="preserve"> </w:delText>
        </w:r>
        <w:r w:rsidDel="007F778C">
          <w:rPr>
            <w:sz w:val="20"/>
          </w:rPr>
          <w:delText>only</w:delText>
        </w:r>
        <w:r w:rsidDel="007F778C">
          <w:rPr>
            <w:spacing w:val="28"/>
            <w:sz w:val="20"/>
          </w:rPr>
          <w:delText xml:space="preserve"> </w:delText>
        </w:r>
        <w:r w:rsidDel="007F778C">
          <w:rPr>
            <w:sz w:val="20"/>
          </w:rPr>
          <w:delText>as</w:delText>
        </w:r>
        <w:r w:rsidDel="007F778C">
          <w:rPr>
            <w:spacing w:val="28"/>
            <w:sz w:val="20"/>
          </w:rPr>
          <w:delText xml:space="preserve"> </w:delText>
        </w:r>
        <w:r w:rsidDel="007F778C">
          <w:rPr>
            <w:sz w:val="20"/>
          </w:rPr>
          <w:delText>informative</w:delText>
        </w:r>
        <w:r w:rsidDel="007F778C">
          <w:rPr>
            <w:spacing w:val="28"/>
            <w:sz w:val="20"/>
          </w:rPr>
          <w:delText xml:space="preserve"> </w:delText>
        </w:r>
        <w:r w:rsidDel="007F778C">
          <w:rPr>
            <w:sz w:val="20"/>
          </w:rPr>
          <w:delText>as</w:delText>
        </w:r>
        <w:r w:rsidDel="007F778C">
          <w:rPr>
            <w:spacing w:val="28"/>
            <w:sz w:val="20"/>
          </w:rPr>
          <w:delText xml:space="preserve"> </w:delText>
        </w:r>
        <w:r w:rsidDel="007F778C">
          <w:rPr>
            <w:sz w:val="20"/>
          </w:rPr>
          <w:delText>the</w:delText>
        </w:r>
        <w:r w:rsidDel="007F778C">
          <w:rPr>
            <w:spacing w:val="28"/>
            <w:sz w:val="20"/>
          </w:rPr>
          <w:delText xml:space="preserve"> </w:delText>
        </w:r>
        <w:r w:rsidDel="007F778C">
          <w:rPr>
            <w:sz w:val="20"/>
          </w:rPr>
          <w:delText>baseline</w:delText>
        </w:r>
        <w:r w:rsidDel="007F778C">
          <w:rPr>
            <w:spacing w:val="28"/>
            <w:sz w:val="20"/>
          </w:rPr>
          <w:delText xml:space="preserve"> </w:delText>
        </w:r>
        <w:r w:rsidDel="007F778C">
          <w:rPr>
            <w:sz w:val="20"/>
          </w:rPr>
          <w:delText>it</w:delText>
        </w:r>
        <w:r w:rsidDel="007F778C">
          <w:rPr>
            <w:spacing w:val="28"/>
            <w:sz w:val="20"/>
          </w:rPr>
          <w:delText xml:space="preserve"> </w:delText>
        </w:r>
        <w:r w:rsidDel="007F778C">
          <w:rPr>
            <w:sz w:val="20"/>
          </w:rPr>
          <w:delText>is</w:delText>
        </w:r>
        <w:r w:rsidDel="007F778C">
          <w:rPr>
            <w:spacing w:val="28"/>
            <w:sz w:val="20"/>
          </w:rPr>
          <w:delText xml:space="preserve"> </w:delText>
        </w:r>
        <w:r w:rsidDel="007F778C">
          <w:rPr>
            <w:sz w:val="20"/>
          </w:rPr>
          <w:delText>measured</w:delText>
        </w:r>
        <w:r w:rsidDel="007F778C">
          <w:rPr>
            <w:spacing w:val="28"/>
            <w:sz w:val="20"/>
          </w:rPr>
          <w:delText xml:space="preserve"> </w:delText>
        </w:r>
        <w:r w:rsidDel="007F778C">
          <w:rPr>
            <w:sz w:val="20"/>
          </w:rPr>
          <w:delText>against.</w:delText>
        </w:r>
        <w:r w:rsidDel="007F778C">
          <w:rPr>
            <w:spacing w:val="67"/>
            <w:w w:val="150"/>
            <w:sz w:val="20"/>
          </w:rPr>
          <w:delText xml:space="preserve"> </w:delText>
        </w:r>
        <w:r w:rsidDel="007F778C">
          <w:rPr>
            <w:spacing w:val="-5"/>
            <w:sz w:val="20"/>
          </w:rPr>
          <w:delText>The</w:delText>
        </w:r>
        <w:r w:rsidDel="007F778C">
          <w:rPr>
            <w:rFonts w:ascii="Times New Roman"/>
            <w:sz w:val="20"/>
          </w:rPr>
          <w:tab/>
        </w:r>
        <w:r w:rsidDel="007F778C">
          <w:rPr>
            <w:rFonts w:ascii="Trebuchet MS"/>
            <w:spacing w:val="-5"/>
            <w:sz w:val="10"/>
          </w:rPr>
          <w:delText>50</w:delText>
        </w:r>
      </w:del>
    </w:p>
    <w:p w14:paraId="32753D39" w14:textId="5A28824F" w:rsidR="00EA1924" w:rsidDel="007F778C" w:rsidRDefault="00000000">
      <w:pPr>
        <w:tabs>
          <w:tab w:val="left" w:pos="10912"/>
        </w:tabs>
        <w:spacing w:before="30"/>
        <w:ind w:left="2761"/>
        <w:rPr>
          <w:del w:id="96" w:author="Phil Green" w:date="2026-08-30T11:55:00Z" w16du:dateUtc="2026-08-30T09:55:00Z"/>
          <w:rFonts w:ascii="Trebuchet MS"/>
          <w:sz w:val="10"/>
        </w:rPr>
      </w:pPr>
      <w:del w:id="97" w:author="Phil Green" w:date="2026-08-30T11:55:00Z" w16du:dateUtc="2026-08-30T09:55:00Z">
        <w:r w:rsidDel="007F778C">
          <w:rPr>
            <w:sz w:val="20"/>
          </w:rPr>
          <w:delText>classical</w:delText>
        </w:r>
        <w:r w:rsidDel="007F778C">
          <w:rPr>
            <w:spacing w:val="-12"/>
            <w:sz w:val="20"/>
          </w:rPr>
          <w:delText xml:space="preserve"> </w:delText>
        </w:r>
        <w:r w:rsidDel="007F778C">
          <w:rPr>
            <w:sz w:val="20"/>
          </w:rPr>
          <w:delText>baseline</w:delText>
        </w:r>
        <w:r w:rsidDel="007F778C">
          <w:rPr>
            <w:spacing w:val="-12"/>
            <w:sz w:val="20"/>
          </w:rPr>
          <w:delText xml:space="preserve"> </w:delText>
        </w:r>
        <w:r w:rsidDel="007F778C">
          <w:rPr>
            <w:sz w:val="20"/>
          </w:rPr>
          <w:delText>in</w:delText>
        </w:r>
        <w:r w:rsidDel="007F778C">
          <w:rPr>
            <w:spacing w:val="-12"/>
            <w:sz w:val="20"/>
          </w:rPr>
          <w:delText xml:space="preserve"> </w:delText>
        </w:r>
        <w:r w:rsidDel="007F778C">
          <w:rPr>
            <w:sz w:val="20"/>
          </w:rPr>
          <w:delText>the</w:delText>
        </w:r>
        <w:r w:rsidDel="007F778C">
          <w:rPr>
            <w:spacing w:val="-12"/>
            <w:sz w:val="20"/>
          </w:rPr>
          <w:delText xml:space="preserve"> </w:delText>
        </w:r>
        <w:r w:rsidDel="007F778C">
          <w:rPr>
            <w:sz w:val="20"/>
          </w:rPr>
          <w:delText>conference</w:delText>
        </w:r>
        <w:r w:rsidDel="007F778C">
          <w:rPr>
            <w:spacing w:val="-12"/>
            <w:sz w:val="20"/>
          </w:rPr>
          <w:delText xml:space="preserve"> </w:delText>
        </w:r>
        <w:r w:rsidDel="007F778C">
          <w:rPr>
            <w:sz w:val="20"/>
          </w:rPr>
          <w:delText>version</w:delText>
        </w:r>
        <w:r w:rsidDel="007F778C">
          <w:rPr>
            <w:spacing w:val="-12"/>
            <w:sz w:val="20"/>
          </w:rPr>
          <w:delText xml:space="preserve"> </w:delText>
        </w:r>
        <w:r w:rsidDel="007F778C">
          <w:rPr>
            <w:sz w:val="20"/>
          </w:rPr>
          <w:delText>[</w:delText>
        </w:r>
        <w:r w:rsidDel="007F778C">
          <w:fldChar w:fldCharType="begin"/>
        </w:r>
        <w:r w:rsidDel="007F778C">
          <w:delInstrText>HYPERLINK \l "_bookmark39"</w:delInstrText>
        </w:r>
        <w:r w:rsidDel="007F778C">
          <w:fldChar w:fldCharType="separate"/>
        </w:r>
        <w:r w:rsidDel="007F778C">
          <w:rPr>
            <w:color w:val="0774B7"/>
            <w:sz w:val="20"/>
          </w:rPr>
          <w:delText>8</w:delText>
        </w:r>
        <w:r w:rsidDel="007F778C">
          <w:fldChar w:fldCharType="end"/>
        </w:r>
        <w:r w:rsidDel="007F778C">
          <w:rPr>
            <w:sz w:val="20"/>
          </w:rPr>
          <w:delText>]</w:delText>
        </w:r>
        <w:r w:rsidDel="007F778C">
          <w:rPr>
            <w:spacing w:val="-12"/>
            <w:sz w:val="20"/>
          </w:rPr>
          <w:delText xml:space="preserve"> </w:delText>
        </w:r>
        <w:r w:rsidDel="007F778C">
          <w:rPr>
            <w:sz w:val="20"/>
          </w:rPr>
          <w:delText>was</w:delText>
        </w:r>
        <w:r w:rsidDel="007F778C">
          <w:rPr>
            <w:spacing w:val="-12"/>
            <w:sz w:val="20"/>
          </w:rPr>
          <w:delText xml:space="preserve"> </w:delText>
        </w:r>
        <w:r w:rsidDel="007F778C">
          <w:rPr>
            <w:sz w:val="20"/>
          </w:rPr>
          <w:delText>fitted</w:delText>
        </w:r>
        <w:r w:rsidDel="007F778C">
          <w:rPr>
            <w:spacing w:val="-12"/>
            <w:sz w:val="20"/>
          </w:rPr>
          <w:delText xml:space="preserve"> </w:delText>
        </w:r>
        <w:r w:rsidDel="007F778C">
          <w:rPr>
            <w:sz w:val="20"/>
          </w:rPr>
          <w:delText>by</w:delText>
        </w:r>
        <w:r w:rsidDel="007F778C">
          <w:rPr>
            <w:spacing w:val="-12"/>
            <w:sz w:val="20"/>
          </w:rPr>
          <w:delText xml:space="preserve"> </w:delText>
        </w:r>
        <w:r w:rsidDel="007F778C">
          <w:rPr>
            <w:sz w:val="20"/>
          </w:rPr>
          <w:delText>ordinary</w:delText>
        </w:r>
        <w:r w:rsidDel="007F778C">
          <w:rPr>
            <w:spacing w:val="-12"/>
            <w:sz w:val="20"/>
          </w:rPr>
          <w:delText xml:space="preserve"> </w:delText>
        </w:r>
        <w:r w:rsidDel="007F778C">
          <w:rPr>
            <w:sz w:val="20"/>
          </w:rPr>
          <w:delText>least</w:delText>
        </w:r>
        <w:r w:rsidDel="007F778C">
          <w:rPr>
            <w:spacing w:val="-12"/>
            <w:sz w:val="20"/>
          </w:rPr>
          <w:delText xml:space="preserve"> </w:delText>
        </w:r>
        <w:r w:rsidDel="007F778C">
          <w:rPr>
            <w:sz w:val="20"/>
          </w:rPr>
          <w:delText>squares</w:delText>
        </w:r>
        <w:r w:rsidDel="007F778C">
          <w:rPr>
            <w:spacing w:val="-12"/>
            <w:sz w:val="20"/>
          </w:rPr>
          <w:delText xml:space="preserve"> </w:delText>
        </w:r>
        <w:r w:rsidDel="007F778C">
          <w:rPr>
            <w:sz w:val="20"/>
          </w:rPr>
          <w:delText>on</w:delText>
        </w:r>
        <w:r w:rsidDel="007F778C">
          <w:rPr>
            <w:spacing w:val="-12"/>
            <w:sz w:val="20"/>
          </w:rPr>
          <w:delText xml:space="preserve"> </w:delText>
        </w:r>
        <w:r w:rsidDel="007F778C">
          <w:rPr>
            <w:spacing w:val="-5"/>
            <w:sz w:val="20"/>
          </w:rPr>
          <w:delText>XYZ</w:delText>
        </w:r>
        <w:r w:rsidDel="007F778C">
          <w:rPr>
            <w:rFonts w:ascii="Times New Roman"/>
            <w:sz w:val="20"/>
          </w:rPr>
          <w:tab/>
        </w:r>
        <w:r w:rsidDel="007F778C">
          <w:rPr>
            <w:rFonts w:ascii="Trebuchet MS"/>
            <w:spacing w:val="-5"/>
            <w:sz w:val="10"/>
          </w:rPr>
          <w:delText>51</w:delText>
        </w:r>
      </w:del>
    </w:p>
    <w:p w14:paraId="56BA78A4" w14:textId="2DD79ADA" w:rsidR="00EA1924" w:rsidDel="007F778C" w:rsidRDefault="00000000">
      <w:pPr>
        <w:tabs>
          <w:tab w:val="left" w:pos="10912"/>
        </w:tabs>
        <w:spacing w:before="30"/>
        <w:ind w:left="2761"/>
        <w:rPr>
          <w:del w:id="98" w:author="Phil Green" w:date="2026-08-30T11:55:00Z" w16du:dateUtc="2026-08-30T09:55:00Z"/>
          <w:rFonts w:ascii="Trebuchet MS"/>
          <w:sz w:val="10"/>
        </w:rPr>
      </w:pPr>
      <w:del w:id="99" w:author="Phil Green" w:date="2026-08-30T11:55:00Z" w16du:dateUtc="2026-08-30T09:55:00Z">
        <w:r w:rsidDel="007F778C">
          <w:rPr>
            <w:sz w:val="20"/>
          </w:rPr>
          <w:delText>and</w:delText>
        </w:r>
        <w:r w:rsidDel="007F778C">
          <w:rPr>
            <w:spacing w:val="-8"/>
            <w:sz w:val="20"/>
          </w:rPr>
          <w:delText xml:space="preserve"> </w:delText>
        </w:r>
        <w:r w:rsidDel="007F778C">
          <w:rPr>
            <w:sz w:val="20"/>
          </w:rPr>
          <w:delText>capped</w:delText>
        </w:r>
        <w:r w:rsidDel="007F778C">
          <w:rPr>
            <w:spacing w:val="-7"/>
            <w:sz w:val="20"/>
          </w:rPr>
          <w:delText xml:space="preserve"> </w:delText>
        </w:r>
        <w:r w:rsidDel="007F778C">
          <w:rPr>
            <w:sz w:val="20"/>
          </w:rPr>
          <w:delText>at</w:delText>
        </w:r>
        <w:r w:rsidDel="007F778C">
          <w:rPr>
            <w:spacing w:val="-8"/>
            <w:sz w:val="20"/>
          </w:rPr>
          <w:delText xml:space="preserve"> </w:delText>
        </w:r>
        <w:r w:rsidDel="007F778C">
          <w:rPr>
            <w:sz w:val="20"/>
          </w:rPr>
          <w:delText>third</w:delText>
        </w:r>
        <w:r w:rsidDel="007F778C">
          <w:rPr>
            <w:spacing w:val="-7"/>
            <w:sz w:val="20"/>
          </w:rPr>
          <w:delText xml:space="preserve"> </w:delText>
        </w:r>
        <w:r w:rsidDel="007F778C">
          <w:rPr>
            <w:sz w:val="20"/>
          </w:rPr>
          <w:delText>order;</w:delText>
        </w:r>
        <w:r w:rsidDel="007F778C">
          <w:rPr>
            <w:spacing w:val="-7"/>
            <w:sz w:val="20"/>
          </w:rPr>
          <w:delText xml:space="preserve"> </w:delText>
        </w:r>
        <w:r w:rsidDel="007F778C">
          <w:rPr>
            <w:sz w:val="20"/>
          </w:rPr>
          <w:delText>Section</w:delText>
        </w:r>
        <w:r w:rsidDel="007F778C">
          <w:rPr>
            <w:spacing w:val="-8"/>
            <w:sz w:val="20"/>
          </w:rPr>
          <w:delText xml:space="preserve"> </w:delText>
        </w:r>
        <w:r w:rsidDel="007F778C">
          <w:fldChar w:fldCharType="begin"/>
        </w:r>
        <w:r w:rsidDel="007F778C">
          <w:delInstrText>HYPERLINK \l "_bookmark18"</w:delInstrText>
        </w:r>
        <w:r w:rsidDel="007F778C">
          <w:fldChar w:fldCharType="separate"/>
        </w:r>
        <w:r w:rsidDel="007F778C">
          <w:rPr>
            <w:color w:val="0774B7"/>
            <w:sz w:val="20"/>
          </w:rPr>
          <w:delText>4.5</w:delText>
        </w:r>
        <w:r w:rsidDel="007F778C">
          <w:fldChar w:fldCharType="end"/>
        </w:r>
        <w:r w:rsidDel="007F778C">
          <w:rPr>
            <w:color w:val="0774B7"/>
            <w:spacing w:val="-7"/>
            <w:sz w:val="20"/>
          </w:rPr>
          <w:delText xml:space="preserve"> </w:delText>
        </w:r>
        <w:r w:rsidDel="007F778C">
          <w:rPr>
            <w:sz w:val="20"/>
          </w:rPr>
          <w:delText>lifts</w:delText>
        </w:r>
        <w:r w:rsidDel="007F778C">
          <w:rPr>
            <w:spacing w:val="-7"/>
            <w:sz w:val="20"/>
          </w:rPr>
          <w:delText xml:space="preserve"> </w:delText>
        </w:r>
        <w:r w:rsidDel="007F778C">
          <w:rPr>
            <w:sz w:val="20"/>
          </w:rPr>
          <w:delText>both</w:delText>
        </w:r>
        <w:r w:rsidDel="007F778C">
          <w:rPr>
            <w:spacing w:val="-8"/>
            <w:sz w:val="20"/>
          </w:rPr>
          <w:delText xml:space="preserve"> </w:delText>
        </w:r>
        <w:r w:rsidDel="007F778C">
          <w:rPr>
            <w:sz w:val="20"/>
          </w:rPr>
          <w:delText>restrictions</w:delText>
        </w:r>
        <w:r w:rsidDel="007F778C">
          <w:rPr>
            <w:spacing w:val="-7"/>
            <w:sz w:val="20"/>
          </w:rPr>
          <w:delText xml:space="preserve"> </w:delText>
        </w:r>
        <w:r w:rsidDel="007F778C">
          <w:rPr>
            <w:sz w:val="20"/>
          </w:rPr>
          <w:delText>and</w:delText>
        </w:r>
        <w:r w:rsidDel="007F778C">
          <w:rPr>
            <w:spacing w:val="-7"/>
            <w:sz w:val="20"/>
          </w:rPr>
          <w:delText xml:space="preserve"> </w:delText>
        </w:r>
        <w:r w:rsidDel="007F778C">
          <w:rPr>
            <w:sz w:val="20"/>
          </w:rPr>
          <w:delText>quantifies</w:delText>
        </w:r>
        <w:r w:rsidDel="007F778C">
          <w:rPr>
            <w:spacing w:val="-8"/>
            <w:sz w:val="20"/>
          </w:rPr>
          <w:delText xml:space="preserve"> </w:delText>
        </w:r>
        <w:r w:rsidDel="007F778C">
          <w:rPr>
            <w:sz w:val="20"/>
          </w:rPr>
          <w:delText>what</w:delText>
        </w:r>
        <w:r w:rsidDel="007F778C">
          <w:rPr>
            <w:spacing w:val="-7"/>
            <w:sz w:val="20"/>
          </w:rPr>
          <w:delText xml:space="preserve"> </w:delText>
        </w:r>
        <w:r w:rsidDel="007F778C">
          <w:rPr>
            <w:sz w:val="20"/>
          </w:rPr>
          <w:delText>each</w:delText>
        </w:r>
        <w:r w:rsidDel="007F778C">
          <w:rPr>
            <w:spacing w:val="-7"/>
            <w:sz w:val="20"/>
          </w:rPr>
          <w:delText xml:space="preserve"> </w:delText>
        </w:r>
        <w:r w:rsidDel="007F778C">
          <w:rPr>
            <w:spacing w:val="-2"/>
            <w:sz w:val="20"/>
          </w:rPr>
          <w:delText>costs.</w:delText>
        </w:r>
        <w:r w:rsidDel="007F778C">
          <w:rPr>
            <w:sz w:val="20"/>
          </w:rPr>
          <w:tab/>
        </w:r>
        <w:r w:rsidDel="007F778C">
          <w:rPr>
            <w:rFonts w:ascii="Trebuchet MS"/>
            <w:spacing w:val="-5"/>
            <w:sz w:val="10"/>
          </w:rPr>
          <w:delText>52</w:delText>
        </w:r>
      </w:del>
    </w:p>
    <w:p w14:paraId="4AB3099D" w14:textId="5F59A0A2" w:rsidR="00EA1924" w:rsidDel="007F778C" w:rsidRDefault="00000000">
      <w:pPr>
        <w:tabs>
          <w:tab w:val="left" w:pos="10912"/>
        </w:tabs>
        <w:spacing w:before="30"/>
        <w:ind w:left="2761"/>
        <w:rPr>
          <w:del w:id="100" w:author="Phil Green" w:date="2026-08-30T11:55:00Z" w16du:dateUtc="2026-08-30T09:55:00Z"/>
          <w:rFonts w:ascii="Trebuchet MS"/>
          <w:sz w:val="10"/>
        </w:rPr>
      </w:pPr>
      <w:del w:id="101" w:author="Phil Green" w:date="2026-08-30T11:55:00Z" w16du:dateUtc="2026-08-30T09:55:00Z">
        <w:r w:rsidDel="007F778C">
          <w:rPr>
            <w:sz w:val="20"/>
          </w:rPr>
          <w:delText>Refitting</w:delText>
        </w:r>
        <w:r w:rsidDel="007F778C">
          <w:rPr>
            <w:spacing w:val="19"/>
            <w:sz w:val="20"/>
          </w:rPr>
          <w:delText xml:space="preserve"> </w:delText>
        </w:r>
        <w:r w:rsidDel="007F778C">
          <w:rPr>
            <w:sz w:val="20"/>
          </w:rPr>
          <w:delText>the</w:delText>
        </w:r>
        <w:r w:rsidDel="007F778C">
          <w:rPr>
            <w:spacing w:val="20"/>
            <w:sz w:val="20"/>
          </w:rPr>
          <w:delText xml:space="preserve"> </w:delText>
        </w:r>
        <w:r w:rsidDel="007F778C">
          <w:rPr>
            <w:sz w:val="20"/>
          </w:rPr>
          <w:delText>identical</w:delText>
        </w:r>
        <w:r w:rsidDel="007F778C">
          <w:rPr>
            <w:spacing w:val="19"/>
            <w:sz w:val="20"/>
          </w:rPr>
          <w:delText xml:space="preserve"> </w:delText>
        </w:r>
        <w:r w:rsidDel="007F778C">
          <w:rPr>
            <w:sz w:val="20"/>
          </w:rPr>
          <w:delText>degree-3</w:delText>
        </w:r>
        <w:r w:rsidDel="007F778C">
          <w:rPr>
            <w:spacing w:val="20"/>
            <w:sz w:val="20"/>
          </w:rPr>
          <w:delText xml:space="preserve"> </w:delText>
        </w:r>
        <w:r w:rsidDel="007F778C">
          <w:rPr>
            <w:sz w:val="20"/>
          </w:rPr>
          <w:delText>polynomial</w:delText>
        </w:r>
        <w:r w:rsidDel="007F778C">
          <w:rPr>
            <w:spacing w:val="20"/>
            <w:sz w:val="20"/>
          </w:rPr>
          <w:delText xml:space="preserve"> </w:delText>
        </w:r>
        <w:r w:rsidDel="007F778C">
          <w:rPr>
            <w:sz w:val="20"/>
          </w:rPr>
          <w:delText>against</w:delText>
        </w:r>
        <w:r w:rsidDel="007F778C">
          <w:rPr>
            <w:spacing w:val="19"/>
            <w:sz w:val="20"/>
          </w:rPr>
          <w:delText xml:space="preserve"> </w:delText>
        </w:r>
        <w:r w:rsidDel="007F778C">
          <w:rPr>
            <w:sz w:val="20"/>
          </w:rPr>
          <w:delText>the</w:delText>
        </w:r>
        <w:r w:rsidDel="007F778C">
          <w:rPr>
            <w:spacing w:val="20"/>
            <w:sz w:val="20"/>
          </w:rPr>
          <w:delText xml:space="preserve"> </w:delText>
        </w:r>
        <w:r w:rsidDel="007F778C">
          <w:rPr>
            <w:sz w:val="20"/>
          </w:rPr>
          <w:delText>cube</w:delText>
        </w:r>
        <w:r w:rsidDel="007F778C">
          <w:rPr>
            <w:spacing w:val="19"/>
            <w:sz w:val="20"/>
          </w:rPr>
          <w:delText xml:space="preserve"> </w:delText>
        </w:r>
        <w:r w:rsidDel="007F778C">
          <w:rPr>
            <w:sz w:val="20"/>
          </w:rPr>
          <w:delText>root</w:delText>
        </w:r>
        <w:r w:rsidDel="007F778C">
          <w:rPr>
            <w:spacing w:val="20"/>
            <w:sz w:val="20"/>
          </w:rPr>
          <w:delText xml:space="preserve"> </w:delText>
        </w:r>
        <w:r w:rsidDel="007F778C">
          <w:rPr>
            <w:sz w:val="20"/>
          </w:rPr>
          <w:delText>of</w:delText>
        </w:r>
        <w:r w:rsidDel="007F778C">
          <w:rPr>
            <w:spacing w:val="20"/>
            <w:sz w:val="20"/>
          </w:rPr>
          <w:delText xml:space="preserve"> </w:delText>
        </w:r>
        <w:r w:rsidDel="007F778C">
          <w:rPr>
            <w:sz w:val="20"/>
          </w:rPr>
          <w:delText>XYZ</w:delText>
        </w:r>
        <w:r w:rsidDel="007F778C">
          <w:rPr>
            <w:spacing w:val="19"/>
            <w:sz w:val="20"/>
          </w:rPr>
          <w:delText xml:space="preserve"> </w:delText>
        </w:r>
        <w:r w:rsidDel="007F778C">
          <w:rPr>
            <w:spacing w:val="-2"/>
            <w:sz w:val="20"/>
          </w:rPr>
          <w:delText>(equivalently,</w:delText>
        </w:r>
        <w:r w:rsidDel="007F778C">
          <w:rPr>
            <w:rFonts w:ascii="Times New Roman"/>
            <w:sz w:val="20"/>
          </w:rPr>
          <w:tab/>
        </w:r>
        <w:r w:rsidDel="007F778C">
          <w:rPr>
            <w:rFonts w:ascii="Trebuchet MS"/>
            <w:spacing w:val="-5"/>
            <w:sz w:val="10"/>
          </w:rPr>
          <w:delText>53</w:delText>
        </w:r>
      </w:del>
    </w:p>
    <w:p w14:paraId="5184A44D" w14:textId="3E4890F8" w:rsidR="00EA1924" w:rsidDel="007F778C" w:rsidRDefault="00000000">
      <w:pPr>
        <w:tabs>
          <w:tab w:val="left" w:pos="10912"/>
        </w:tabs>
        <w:spacing w:before="30"/>
        <w:ind w:left="2761"/>
        <w:rPr>
          <w:del w:id="102" w:author="Phil Green" w:date="2026-08-30T11:55:00Z" w16du:dateUtc="2026-08-30T09:55:00Z"/>
          <w:rFonts w:ascii="Trebuchet MS"/>
          <w:sz w:val="10"/>
        </w:rPr>
      </w:pPr>
      <w:del w:id="103" w:author="Phil Green" w:date="2026-08-30T11:55:00Z" w16du:dateUtc="2026-08-30T09:55:00Z">
        <w:r w:rsidDel="007F778C">
          <w:rPr>
            <w:sz w:val="20"/>
          </w:rPr>
          <w:delText>fitting</w:delText>
        </w:r>
        <w:r w:rsidDel="007F778C">
          <w:rPr>
            <w:spacing w:val="-9"/>
            <w:sz w:val="20"/>
          </w:rPr>
          <w:delText xml:space="preserve"> </w:delText>
        </w:r>
        <w:r w:rsidDel="007F778C">
          <w:rPr>
            <w:sz w:val="20"/>
          </w:rPr>
          <w:delText>it</w:delText>
        </w:r>
        <w:r w:rsidDel="007F778C">
          <w:rPr>
            <w:spacing w:val="-9"/>
            <w:sz w:val="20"/>
          </w:rPr>
          <w:delText xml:space="preserve"> </w:delText>
        </w:r>
        <w:r w:rsidDel="007F778C">
          <w:rPr>
            <w:sz w:val="20"/>
          </w:rPr>
          <w:delText>in</w:delText>
        </w:r>
        <w:r w:rsidDel="007F778C">
          <w:rPr>
            <w:spacing w:val="-9"/>
            <w:sz w:val="20"/>
          </w:rPr>
          <w:delText xml:space="preserve"> </w:delText>
        </w:r>
        <w:r w:rsidDel="007F778C">
          <w:rPr>
            <w:sz w:val="20"/>
          </w:rPr>
          <w:delText>CIELAB)</w:delText>
        </w:r>
        <w:r w:rsidDel="007F778C">
          <w:rPr>
            <w:spacing w:val="-8"/>
            <w:sz w:val="20"/>
          </w:rPr>
          <w:delText xml:space="preserve"> </w:delText>
        </w:r>
        <w:r w:rsidDel="007F778C">
          <w:rPr>
            <w:sz w:val="20"/>
          </w:rPr>
          <w:delText>improves</w:delText>
        </w:r>
        <w:r w:rsidDel="007F778C">
          <w:rPr>
            <w:spacing w:val="-9"/>
            <w:sz w:val="20"/>
          </w:rPr>
          <w:delText xml:space="preserve"> </w:delText>
        </w:r>
        <w:r w:rsidDel="007F778C">
          <w:rPr>
            <w:sz w:val="20"/>
          </w:rPr>
          <w:delText>its</w:delText>
        </w:r>
        <w:r w:rsidDel="007F778C">
          <w:rPr>
            <w:spacing w:val="-9"/>
            <w:sz w:val="20"/>
          </w:rPr>
          <w:delText xml:space="preserve"> </w:delText>
        </w:r>
        <w:r w:rsidDel="007F778C">
          <w:rPr>
            <w:sz w:val="20"/>
          </w:rPr>
          <w:delText>maximum</w:delText>
        </w:r>
        <w:r w:rsidDel="007F778C">
          <w:rPr>
            <w:spacing w:val="-8"/>
            <w:sz w:val="20"/>
          </w:rPr>
          <w:delText xml:space="preserve"> </w:delText>
        </w:r>
        <w:r w:rsidDel="007F778C">
          <w:rPr>
            <w:sz w:val="20"/>
          </w:rPr>
          <w:delText>error</w:delText>
        </w:r>
        <w:r w:rsidDel="007F778C">
          <w:rPr>
            <w:spacing w:val="-9"/>
            <w:sz w:val="20"/>
          </w:rPr>
          <w:delText xml:space="preserve"> </w:delText>
        </w:r>
        <w:r w:rsidDel="007F778C">
          <w:rPr>
            <w:sz w:val="20"/>
          </w:rPr>
          <w:delText>on</w:delText>
        </w:r>
        <w:r w:rsidDel="007F778C">
          <w:rPr>
            <w:spacing w:val="-8"/>
            <w:sz w:val="20"/>
          </w:rPr>
          <w:delText xml:space="preserve"> </w:delText>
        </w:r>
        <w:r w:rsidDel="007F778C">
          <w:rPr>
            <w:sz w:val="20"/>
          </w:rPr>
          <w:delText>9</w:delText>
        </w:r>
        <w:r w:rsidDel="007F778C">
          <w:rPr>
            <w:spacing w:val="-9"/>
            <w:sz w:val="20"/>
          </w:rPr>
          <w:delText xml:space="preserve"> </w:delText>
        </w:r>
        <w:r w:rsidDel="007F778C">
          <w:rPr>
            <w:sz w:val="20"/>
          </w:rPr>
          <w:delText>of</w:delText>
        </w:r>
        <w:r w:rsidDel="007F778C">
          <w:rPr>
            <w:spacing w:val="-9"/>
            <w:sz w:val="20"/>
          </w:rPr>
          <w:delText xml:space="preserve"> </w:delText>
        </w:r>
        <w:r w:rsidDel="007F778C">
          <w:rPr>
            <w:sz w:val="20"/>
          </w:rPr>
          <w:delText>9</w:delText>
        </w:r>
        <w:r w:rsidDel="007F778C">
          <w:rPr>
            <w:spacing w:val="-8"/>
            <w:sz w:val="20"/>
          </w:rPr>
          <w:delText xml:space="preserve"> </w:delText>
        </w:r>
        <w:r w:rsidDel="007F778C">
          <w:rPr>
            <w:sz w:val="20"/>
          </w:rPr>
          <w:delText>datasets</w:delText>
        </w:r>
        <w:r w:rsidDel="007F778C">
          <w:rPr>
            <w:spacing w:val="-9"/>
            <w:sz w:val="20"/>
          </w:rPr>
          <w:delText xml:space="preserve"> </w:delText>
        </w:r>
        <w:r w:rsidDel="007F778C">
          <w:rPr>
            <w:sz w:val="20"/>
          </w:rPr>
          <w:delText>and</w:delText>
        </w:r>
        <w:r w:rsidDel="007F778C">
          <w:rPr>
            <w:spacing w:val="-9"/>
            <w:sz w:val="20"/>
          </w:rPr>
          <w:delText xml:space="preserve"> </w:delText>
        </w:r>
        <w:r w:rsidDel="007F778C">
          <w:rPr>
            <w:sz w:val="20"/>
          </w:rPr>
          <w:delText>its</w:delText>
        </w:r>
        <w:r w:rsidDel="007F778C">
          <w:rPr>
            <w:spacing w:val="-9"/>
            <w:sz w:val="20"/>
          </w:rPr>
          <w:delText xml:space="preserve"> </w:delText>
        </w:r>
        <w:r w:rsidDel="007F778C">
          <w:rPr>
            <w:sz w:val="20"/>
          </w:rPr>
          <w:delText>median</w:delText>
        </w:r>
        <w:r w:rsidDel="007F778C">
          <w:rPr>
            <w:spacing w:val="-8"/>
            <w:sz w:val="20"/>
          </w:rPr>
          <w:delText xml:space="preserve"> </w:delText>
        </w:r>
        <w:r w:rsidDel="007F778C">
          <w:rPr>
            <w:sz w:val="20"/>
          </w:rPr>
          <w:delText>on</w:delText>
        </w:r>
        <w:r w:rsidDel="007F778C">
          <w:rPr>
            <w:spacing w:val="-9"/>
            <w:sz w:val="20"/>
          </w:rPr>
          <w:delText xml:space="preserve"> </w:delText>
        </w:r>
        <w:r w:rsidDel="007F778C">
          <w:rPr>
            <w:sz w:val="20"/>
          </w:rPr>
          <w:delText>8</w:delText>
        </w:r>
        <w:r w:rsidDel="007F778C">
          <w:rPr>
            <w:spacing w:val="-9"/>
            <w:sz w:val="20"/>
          </w:rPr>
          <w:delText xml:space="preserve"> </w:delText>
        </w:r>
        <w:r w:rsidDel="007F778C">
          <w:rPr>
            <w:spacing w:val="-5"/>
            <w:sz w:val="20"/>
          </w:rPr>
          <w:delText>of</w:delText>
        </w:r>
        <w:r w:rsidDel="007F778C">
          <w:rPr>
            <w:rFonts w:ascii="Times New Roman"/>
            <w:sz w:val="20"/>
          </w:rPr>
          <w:tab/>
        </w:r>
        <w:r w:rsidDel="007F778C">
          <w:rPr>
            <w:rFonts w:ascii="Trebuchet MS"/>
            <w:spacing w:val="-5"/>
            <w:sz w:val="10"/>
          </w:rPr>
          <w:delText>54</w:delText>
        </w:r>
      </w:del>
    </w:p>
    <w:p w14:paraId="689FF6C3" w14:textId="5D6E3123" w:rsidR="00EA1924" w:rsidDel="007F778C" w:rsidRDefault="00000000">
      <w:pPr>
        <w:tabs>
          <w:tab w:val="left" w:pos="10912"/>
        </w:tabs>
        <w:spacing w:before="30"/>
        <w:ind w:left="2761"/>
        <w:rPr>
          <w:del w:id="104" w:author="Phil Green" w:date="2026-08-30T11:55:00Z" w16du:dateUtc="2026-08-30T09:55:00Z"/>
          <w:rFonts w:ascii="Trebuchet MS" w:hAnsi="Trebuchet MS"/>
          <w:sz w:val="10"/>
        </w:rPr>
      </w:pPr>
      <w:del w:id="105" w:author="Phil Green" w:date="2026-08-30T11:55:00Z" w16du:dateUtc="2026-08-30T09:55:00Z">
        <w:r w:rsidDel="007F778C">
          <w:rPr>
            <w:sz w:val="20"/>
          </w:rPr>
          <w:delText>9,</w:delText>
        </w:r>
        <w:r w:rsidDel="007F778C">
          <w:rPr>
            <w:spacing w:val="-8"/>
            <w:sz w:val="20"/>
          </w:rPr>
          <w:delText xml:space="preserve"> </w:delText>
        </w:r>
        <w:r w:rsidDel="007F778C">
          <w:rPr>
            <w:sz w:val="20"/>
          </w:rPr>
          <w:delText>by</w:delText>
        </w:r>
        <w:r w:rsidDel="007F778C">
          <w:rPr>
            <w:spacing w:val="-7"/>
            <w:sz w:val="20"/>
          </w:rPr>
          <w:delText xml:space="preserve"> </w:delText>
        </w:r>
        <w:r w:rsidDel="007F778C">
          <w:rPr>
            <w:sz w:val="20"/>
          </w:rPr>
          <w:delText>the</w:delText>
        </w:r>
        <w:r w:rsidDel="007F778C">
          <w:rPr>
            <w:spacing w:val="-7"/>
            <w:sz w:val="20"/>
          </w:rPr>
          <w:delText xml:space="preserve"> </w:delText>
        </w:r>
        <w:r w:rsidDel="007F778C">
          <w:rPr>
            <w:sz w:val="20"/>
          </w:rPr>
          <w:delText>largest</w:delText>
        </w:r>
        <w:r w:rsidDel="007F778C">
          <w:rPr>
            <w:spacing w:val="-7"/>
            <w:sz w:val="20"/>
          </w:rPr>
          <w:delText xml:space="preserve"> </w:delText>
        </w:r>
        <w:r w:rsidDel="007F778C">
          <w:rPr>
            <w:sz w:val="20"/>
          </w:rPr>
          <w:delText>margin</w:delText>
        </w:r>
        <w:r w:rsidDel="007F778C">
          <w:rPr>
            <w:spacing w:val="-7"/>
            <w:sz w:val="20"/>
          </w:rPr>
          <w:delText xml:space="preserve"> </w:delText>
        </w:r>
        <w:r w:rsidDel="007F778C">
          <w:rPr>
            <w:sz w:val="20"/>
          </w:rPr>
          <w:delText>at</w:delText>
        </w:r>
        <w:r w:rsidDel="007F778C">
          <w:rPr>
            <w:spacing w:val="-7"/>
            <w:sz w:val="20"/>
          </w:rPr>
          <w:delText xml:space="preserve"> </w:delText>
        </w:r>
        <w:r w:rsidDel="007F778C">
          <w:rPr>
            <w:sz w:val="20"/>
          </w:rPr>
          <w:delText>seven</w:delText>
        </w:r>
        <w:r w:rsidDel="007F778C">
          <w:rPr>
            <w:spacing w:val="-7"/>
            <w:sz w:val="20"/>
          </w:rPr>
          <w:delText xml:space="preserve"> </w:delText>
        </w:r>
        <w:r w:rsidDel="007F778C">
          <w:rPr>
            <w:sz w:val="20"/>
          </w:rPr>
          <w:delText>inks</w:delText>
        </w:r>
        <w:r w:rsidDel="007F778C">
          <w:rPr>
            <w:spacing w:val="-7"/>
            <w:sz w:val="20"/>
          </w:rPr>
          <w:delText xml:space="preserve"> </w:delText>
        </w:r>
        <w:r w:rsidDel="007F778C">
          <w:rPr>
            <w:sz w:val="20"/>
          </w:rPr>
          <w:delText>(median</w:delText>
        </w:r>
        <w:r w:rsidDel="007F778C">
          <w:rPr>
            <w:spacing w:val="-7"/>
            <w:sz w:val="20"/>
          </w:rPr>
          <w:delText xml:space="preserve"> </w:delText>
        </w:r>
        <w:r w:rsidDel="007F778C">
          <w:rPr>
            <w:sz w:val="20"/>
          </w:rPr>
          <w:delText>5.386</w:delText>
        </w:r>
        <w:r w:rsidDel="007F778C">
          <w:rPr>
            <w:spacing w:val="-4"/>
            <w:sz w:val="20"/>
          </w:rPr>
          <w:delText xml:space="preserve"> </w:delText>
        </w:r>
        <w:r w:rsidDel="007F778C">
          <w:rPr>
            <w:rFonts w:ascii="Libertinus Sans" w:hAnsi="Libertinus Sans"/>
            <w:i/>
            <w:sz w:val="20"/>
          </w:rPr>
          <w:delText>→</w:delText>
        </w:r>
        <w:r w:rsidDel="007F778C">
          <w:rPr>
            <w:rFonts w:ascii="Libertinus Sans" w:hAnsi="Libertinus Sans"/>
            <w:i/>
            <w:spacing w:val="-4"/>
            <w:sz w:val="20"/>
          </w:rPr>
          <w:delText xml:space="preserve"> </w:delText>
        </w:r>
        <w:r w:rsidDel="007F778C">
          <w:rPr>
            <w:sz w:val="20"/>
          </w:rPr>
          <w:delText>0.830</w:delText>
        </w:r>
        <w:r w:rsidDel="007F778C">
          <w:rPr>
            <w:spacing w:val="-5"/>
            <w:sz w:val="20"/>
          </w:rPr>
          <w:delText xml:space="preserve"> </w:delText>
        </w:r>
        <w:r w:rsidDel="007F778C">
          <w:rPr>
            <w:rFonts w:ascii="Calibri" w:hAnsi="Calibri"/>
            <w:sz w:val="20"/>
          </w:rPr>
          <w:delText>∆</w:delText>
        </w:r>
        <w:r w:rsidDel="007F778C">
          <w:rPr>
            <w:i/>
            <w:sz w:val="20"/>
          </w:rPr>
          <w:delText>E</w:delText>
        </w:r>
        <w:r w:rsidDel="007F778C">
          <w:rPr>
            <w:sz w:val="20"/>
            <w:vertAlign w:val="subscript"/>
          </w:rPr>
          <w:delText>00</w:delText>
        </w:r>
        <w:r w:rsidDel="007F778C">
          <w:rPr>
            <w:sz w:val="20"/>
          </w:rPr>
          <w:delText>).</w:delText>
        </w:r>
        <w:r w:rsidDel="007F778C">
          <w:rPr>
            <w:spacing w:val="4"/>
            <w:sz w:val="20"/>
          </w:rPr>
          <w:delText xml:space="preserve"> </w:delText>
        </w:r>
        <w:r w:rsidDel="007F778C">
          <w:rPr>
            <w:sz w:val="20"/>
          </w:rPr>
          <w:delText>Raising</w:delText>
        </w:r>
        <w:r w:rsidDel="007F778C">
          <w:rPr>
            <w:spacing w:val="-7"/>
            <w:sz w:val="20"/>
          </w:rPr>
          <w:delText xml:space="preserve"> </w:delText>
        </w:r>
        <w:r w:rsidDel="007F778C">
          <w:rPr>
            <w:sz w:val="20"/>
          </w:rPr>
          <w:delText>the</w:delText>
        </w:r>
        <w:r w:rsidDel="007F778C">
          <w:rPr>
            <w:spacing w:val="-7"/>
            <w:sz w:val="20"/>
          </w:rPr>
          <w:delText xml:space="preserve"> </w:delText>
        </w:r>
        <w:r w:rsidDel="007F778C">
          <w:rPr>
            <w:sz w:val="20"/>
          </w:rPr>
          <w:delText>degree</w:delText>
        </w:r>
        <w:r w:rsidDel="007F778C">
          <w:rPr>
            <w:spacing w:val="-7"/>
            <w:sz w:val="20"/>
          </w:rPr>
          <w:delText xml:space="preserve"> </w:delText>
        </w:r>
        <w:r w:rsidDel="007F778C">
          <w:rPr>
            <w:sz w:val="20"/>
          </w:rPr>
          <w:delText>to</w:delText>
        </w:r>
        <w:r w:rsidDel="007F778C">
          <w:rPr>
            <w:spacing w:val="-7"/>
            <w:sz w:val="20"/>
          </w:rPr>
          <w:delText xml:space="preserve"> </w:delText>
        </w:r>
        <w:r w:rsidDel="007F778C">
          <w:rPr>
            <w:spacing w:val="-10"/>
            <w:sz w:val="20"/>
          </w:rPr>
          <w:delText>4</w:delText>
        </w:r>
        <w:r w:rsidDel="007F778C">
          <w:rPr>
            <w:rFonts w:ascii="Times New Roman" w:hAnsi="Times New Roman"/>
            <w:sz w:val="20"/>
          </w:rPr>
          <w:tab/>
        </w:r>
        <w:r w:rsidDel="007F778C">
          <w:rPr>
            <w:rFonts w:ascii="Trebuchet MS" w:hAnsi="Trebuchet MS"/>
            <w:spacing w:val="-5"/>
            <w:sz w:val="10"/>
          </w:rPr>
          <w:delText>55</w:delText>
        </w:r>
      </w:del>
    </w:p>
    <w:p w14:paraId="5BCA7A0B" w14:textId="02E3B381" w:rsidR="00EA1924" w:rsidDel="007F778C" w:rsidRDefault="00000000">
      <w:pPr>
        <w:tabs>
          <w:tab w:val="left" w:pos="10912"/>
        </w:tabs>
        <w:spacing w:before="30"/>
        <w:ind w:left="2761"/>
        <w:rPr>
          <w:del w:id="106" w:author="Phil Green" w:date="2026-08-30T11:55:00Z" w16du:dateUtc="2026-08-30T09:55:00Z"/>
          <w:rFonts w:ascii="Trebuchet MS"/>
          <w:sz w:val="10"/>
        </w:rPr>
      </w:pPr>
      <w:del w:id="107" w:author="Phil Green" w:date="2026-08-30T11:55:00Z" w16du:dateUtc="2026-08-30T09:55:00Z">
        <w:r w:rsidDel="007F778C">
          <w:rPr>
            <w:sz w:val="20"/>
          </w:rPr>
          <w:delText>in</w:delText>
        </w:r>
        <w:r w:rsidDel="007F778C">
          <w:rPr>
            <w:spacing w:val="-5"/>
            <w:sz w:val="20"/>
          </w:rPr>
          <w:delText xml:space="preserve"> </w:delText>
        </w:r>
        <w:r w:rsidDel="007F778C">
          <w:rPr>
            <w:sz w:val="20"/>
          </w:rPr>
          <w:delText>that</w:delText>
        </w:r>
        <w:r w:rsidDel="007F778C">
          <w:rPr>
            <w:spacing w:val="-5"/>
            <w:sz w:val="20"/>
          </w:rPr>
          <w:delText xml:space="preserve"> </w:delText>
        </w:r>
        <w:r w:rsidDel="007F778C">
          <w:rPr>
            <w:sz w:val="20"/>
          </w:rPr>
          <w:delText>same</w:delText>
        </w:r>
        <w:r w:rsidDel="007F778C">
          <w:rPr>
            <w:spacing w:val="-5"/>
            <w:sz w:val="20"/>
          </w:rPr>
          <w:delText xml:space="preserve"> </w:delText>
        </w:r>
        <w:r w:rsidDel="007F778C">
          <w:rPr>
            <w:sz w:val="20"/>
          </w:rPr>
          <w:delText>space</w:delText>
        </w:r>
        <w:r w:rsidDel="007F778C">
          <w:rPr>
            <w:spacing w:val="-4"/>
            <w:sz w:val="20"/>
          </w:rPr>
          <w:delText xml:space="preserve"> </w:delText>
        </w:r>
        <w:r w:rsidDel="007F778C">
          <w:rPr>
            <w:sz w:val="20"/>
          </w:rPr>
          <w:delText>brings</w:delText>
        </w:r>
        <w:r w:rsidDel="007F778C">
          <w:rPr>
            <w:spacing w:val="-4"/>
            <w:sz w:val="20"/>
          </w:rPr>
          <w:delText xml:space="preserve"> </w:delText>
        </w:r>
        <w:r w:rsidDel="007F778C">
          <w:rPr>
            <w:sz w:val="20"/>
          </w:rPr>
          <w:delText>the</w:delText>
        </w:r>
        <w:r w:rsidDel="007F778C">
          <w:rPr>
            <w:spacing w:val="-5"/>
            <w:sz w:val="20"/>
          </w:rPr>
          <w:delText xml:space="preserve"> </w:delText>
        </w:r>
        <w:r w:rsidDel="007F778C">
          <w:rPr>
            <w:sz w:val="20"/>
          </w:rPr>
          <w:delText>classical</w:delText>
        </w:r>
        <w:r w:rsidDel="007F778C">
          <w:rPr>
            <w:spacing w:val="-4"/>
            <w:sz w:val="20"/>
          </w:rPr>
          <w:delText xml:space="preserve"> </w:delText>
        </w:r>
        <w:r w:rsidDel="007F778C">
          <w:rPr>
            <w:sz w:val="20"/>
          </w:rPr>
          <w:delText>method</w:delText>
        </w:r>
        <w:r w:rsidDel="007F778C">
          <w:rPr>
            <w:spacing w:val="-5"/>
            <w:sz w:val="20"/>
          </w:rPr>
          <w:delText xml:space="preserve"> </w:delText>
        </w:r>
        <w:r w:rsidDel="007F778C">
          <w:rPr>
            <w:sz w:val="20"/>
          </w:rPr>
          <w:delText>to</w:delText>
        </w:r>
        <w:r w:rsidDel="007F778C">
          <w:rPr>
            <w:spacing w:val="-5"/>
            <w:sz w:val="20"/>
          </w:rPr>
          <w:delText xml:space="preserve"> </w:delText>
        </w:r>
        <w:r w:rsidDel="007F778C">
          <w:rPr>
            <w:sz w:val="20"/>
          </w:rPr>
          <w:delText>within</w:delText>
        </w:r>
        <w:r w:rsidDel="007F778C">
          <w:rPr>
            <w:spacing w:val="-5"/>
            <w:sz w:val="20"/>
          </w:rPr>
          <w:delText xml:space="preserve"> </w:delText>
        </w:r>
        <w:r w:rsidDel="007F778C">
          <w:rPr>
            <w:sz w:val="20"/>
          </w:rPr>
          <w:delText>a</w:delText>
        </w:r>
        <w:r w:rsidDel="007F778C">
          <w:rPr>
            <w:spacing w:val="-4"/>
            <w:sz w:val="20"/>
          </w:rPr>
          <w:delText xml:space="preserve"> </w:delText>
        </w:r>
        <w:r w:rsidDel="007F778C">
          <w:rPr>
            <w:sz w:val="20"/>
          </w:rPr>
          <w:delText>factor</w:delText>
        </w:r>
        <w:r w:rsidDel="007F778C">
          <w:rPr>
            <w:spacing w:val="-5"/>
            <w:sz w:val="20"/>
          </w:rPr>
          <w:delText xml:space="preserve"> </w:delText>
        </w:r>
        <w:r w:rsidDel="007F778C">
          <w:rPr>
            <w:sz w:val="20"/>
          </w:rPr>
          <w:delText>of</w:delText>
        </w:r>
        <w:r w:rsidDel="007F778C">
          <w:rPr>
            <w:spacing w:val="-4"/>
            <w:sz w:val="20"/>
          </w:rPr>
          <w:delText xml:space="preserve"> </w:delText>
        </w:r>
        <w:r w:rsidDel="007F778C">
          <w:rPr>
            <w:sz w:val="20"/>
          </w:rPr>
          <w:delText>1.7</w:delText>
        </w:r>
        <w:r w:rsidDel="007F778C">
          <w:rPr>
            <w:spacing w:val="-5"/>
            <w:sz w:val="20"/>
          </w:rPr>
          <w:delText xml:space="preserve"> </w:delText>
        </w:r>
        <w:r w:rsidDel="007F778C">
          <w:rPr>
            <w:sz w:val="20"/>
          </w:rPr>
          <w:delText>of</w:delText>
        </w:r>
        <w:r w:rsidDel="007F778C">
          <w:rPr>
            <w:spacing w:val="-4"/>
            <w:sz w:val="20"/>
          </w:rPr>
          <w:delText xml:space="preserve"> </w:delText>
        </w:r>
        <w:r w:rsidDel="007F778C">
          <w:rPr>
            <w:sz w:val="20"/>
          </w:rPr>
          <w:delText>the</w:delText>
        </w:r>
        <w:r w:rsidDel="007F778C">
          <w:rPr>
            <w:spacing w:val="-5"/>
            <w:sz w:val="20"/>
          </w:rPr>
          <w:delText xml:space="preserve"> </w:delText>
        </w:r>
        <w:r w:rsidDel="007F778C">
          <w:rPr>
            <w:sz w:val="20"/>
          </w:rPr>
          <w:delText>best</w:delText>
        </w:r>
        <w:r w:rsidDel="007F778C">
          <w:rPr>
            <w:spacing w:val="-5"/>
            <w:sz w:val="20"/>
          </w:rPr>
          <w:delText xml:space="preserve"> </w:delText>
        </w:r>
        <w:r w:rsidDel="007F778C">
          <w:rPr>
            <w:spacing w:val="-2"/>
            <w:sz w:val="20"/>
          </w:rPr>
          <w:delText>machine</w:delText>
        </w:r>
        <w:r w:rsidDel="007F778C">
          <w:rPr>
            <w:rFonts w:ascii="Times New Roman"/>
            <w:sz w:val="20"/>
          </w:rPr>
          <w:tab/>
        </w:r>
        <w:r w:rsidDel="007F778C">
          <w:rPr>
            <w:rFonts w:ascii="Trebuchet MS"/>
            <w:spacing w:val="-5"/>
            <w:sz w:val="10"/>
          </w:rPr>
          <w:delText>56</w:delText>
        </w:r>
      </w:del>
    </w:p>
    <w:p w14:paraId="01B8E4B9" w14:textId="33BB09F9" w:rsidR="00EA1924" w:rsidDel="007F778C" w:rsidRDefault="00000000">
      <w:pPr>
        <w:tabs>
          <w:tab w:val="left" w:pos="10912"/>
        </w:tabs>
        <w:spacing w:before="22"/>
        <w:ind w:left="2761"/>
        <w:rPr>
          <w:del w:id="108" w:author="Phil Green" w:date="2026-08-30T11:55:00Z" w16du:dateUtc="2026-08-30T09:55:00Z"/>
          <w:rFonts w:ascii="Trebuchet MS"/>
          <w:sz w:val="10"/>
        </w:rPr>
      </w:pPr>
      <w:del w:id="109" w:author="Phil Green" w:date="2026-08-30T11:55:00Z" w16du:dateUtc="2026-08-30T09:55:00Z">
        <w:r w:rsidDel="007F778C">
          <w:rPr>
            <w:spacing w:val="-2"/>
            <w:sz w:val="20"/>
          </w:rPr>
          <w:delText>learning</w:delText>
        </w:r>
        <w:r w:rsidDel="007F778C">
          <w:rPr>
            <w:spacing w:val="-5"/>
            <w:sz w:val="20"/>
          </w:rPr>
          <w:delText xml:space="preserve"> </w:delText>
        </w:r>
        <w:r w:rsidDel="007F778C">
          <w:rPr>
            <w:spacing w:val="-2"/>
            <w:sz w:val="20"/>
          </w:rPr>
          <w:delText>model</w:delText>
        </w:r>
        <w:r w:rsidDel="007F778C">
          <w:rPr>
            <w:spacing w:val="-4"/>
            <w:sz w:val="20"/>
          </w:rPr>
          <w:delText xml:space="preserve"> </w:delText>
        </w:r>
        <w:r w:rsidDel="007F778C">
          <w:rPr>
            <w:spacing w:val="-2"/>
            <w:sz w:val="20"/>
          </w:rPr>
          <w:delText>at</w:delText>
        </w:r>
        <w:r w:rsidDel="007F778C">
          <w:rPr>
            <w:spacing w:val="-1"/>
            <w:sz w:val="20"/>
          </w:rPr>
          <w:delText xml:space="preserve"> </w:delText>
        </w:r>
        <w:r w:rsidDel="007F778C">
          <w:rPr>
            <w:i/>
            <w:spacing w:val="-2"/>
            <w:sz w:val="20"/>
          </w:rPr>
          <w:delText>n</w:delText>
        </w:r>
        <w:r w:rsidDel="007F778C">
          <w:rPr>
            <w:i/>
            <w:spacing w:val="6"/>
            <w:sz w:val="20"/>
          </w:rPr>
          <w:delText xml:space="preserve"> </w:delText>
        </w:r>
        <w:r w:rsidDel="007F778C">
          <w:rPr>
            <w:rFonts w:ascii="Tahoma"/>
            <w:spacing w:val="-2"/>
            <w:sz w:val="20"/>
          </w:rPr>
          <w:delText>=</w:delText>
        </w:r>
        <w:r w:rsidDel="007F778C">
          <w:rPr>
            <w:rFonts w:ascii="Tahoma"/>
            <w:spacing w:val="-9"/>
            <w:sz w:val="20"/>
          </w:rPr>
          <w:delText xml:space="preserve"> </w:delText>
        </w:r>
        <w:r w:rsidDel="007F778C">
          <w:rPr>
            <w:spacing w:val="-2"/>
            <w:sz w:val="20"/>
          </w:rPr>
          <w:delText>7.</w:delText>
        </w:r>
        <w:r w:rsidDel="007F778C">
          <w:rPr>
            <w:spacing w:val="7"/>
            <w:sz w:val="20"/>
          </w:rPr>
          <w:delText xml:space="preserve"> </w:delText>
        </w:r>
        <w:r w:rsidDel="007F778C">
          <w:rPr>
            <w:spacing w:val="-2"/>
            <w:sz w:val="20"/>
          </w:rPr>
          <w:delText>Fitting</w:delText>
        </w:r>
        <w:r w:rsidDel="007F778C">
          <w:rPr>
            <w:spacing w:val="-4"/>
            <w:sz w:val="20"/>
          </w:rPr>
          <w:delText xml:space="preserve"> </w:delText>
        </w:r>
        <w:r w:rsidDel="007F778C">
          <w:rPr>
            <w:spacing w:val="-2"/>
            <w:sz w:val="20"/>
          </w:rPr>
          <w:delText>characterization</w:delText>
        </w:r>
        <w:r w:rsidDel="007F778C">
          <w:rPr>
            <w:spacing w:val="-4"/>
            <w:sz w:val="20"/>
          </w:rPr>
          <w:delText xml:space="preserve"> </w:delText>
        </w:r>
        <w:r w:rsidDel="007F778C">
          <w:rPr>
            <w:spacing w:val="-2"/>
            <w:sz w:val="20"/>
          </w:rPr>
          <w:delText>models</w:delText>
        </w:r>
        <w:r w:rsidDel="007F778C">
          <w:rPr>
            <w:spacing w:val="-4"/>
            <w:sz w:val="20"/>
          </w:rPr>
          <w:delText xml:space="preserve"> </w:delText>
        </w:r>
        <w:r w:rsidDel="007F778C">
          <w:rPr>
            <w:spacing w:val="-2"/>
            <w:sz w:val="20"/>
          </w:rPr>
          <w:delText>in</w:delText>
        </w:r>
        <w:r w:rsidDel="007F778C">
          <w:rPr>
            <w:spacing w:val="-4"/>
            <w:sz w:val="20"/>
          </w:rPr>
          <w:delText xml:space="preserve"> </w:delText>
        </w:r>
        <w:r w:rsidDel="007F778C">
          <w:rPr>
            <w:spacing w:val="-2"/>
            <w:sz w:val="20"/>
          </w:rPr>
          <w:delText>a</w:delText>
        </w:r>
        <w:r w:rsidDel="007F778C">
          <w:rPr>
            <w:spacing w:val="-5"/>
            <w:sz w:val="20"/>
          </w:rPr>
          <w:delText xml:space="preserve"> </w:delText>
        </w:r>
        <w:r w:rsidDel="007F778C">
          <w:rPr>
            <w:spacing w:val="-2"/>
            <w:sz w:val="20"/>
          </w:rPr>
          <w:delText>perceptually</w:delText>
        </w:r>
        <w:r w:rsidDel="007F778C">
          <w:rPr>
            <w:spacing w:val="-4"/>
            <w:sz w:val="20"/>
          </w:rPr>
          <w:delText xml:space="preserve"> </w:delText>
        </w:r>
        <w:r w:rsidDel="007F778C">
          <w:rPr>
            <w:spacing w:val="-2"/>
            <w:sz w:val="20"/>
          </w:rPr>
          <w:delText>uniform</w:delText>
        </w:r>
        <w:r w:rsidDel="007F778C">
          <w:rPr>
            <w:spacing w:val="-4"/>
            <w:sz w:val="20"/>
          </w:rPr>
          <w:delText xml:space="preserve"> </w:delText>
        </w:r>
        <w:r w:rsidDel="007F778C">
          <w:rPr>
            <w:spacing w:val="-2"/>
            <w:sz w:val="20"/>
          </w:rPr>
          <w:delText>space</w:delText>
        </w:r>
        <w:r w:rsidDel="007F778C">
          <w:rPr>
            <w:spacing w:val="-4"/>
            <w:sz w:val="20"/>
          </w:rPr>
          <w:delText xml:space="preserve"> </w:delText>
        </w:r>
        <w:r w:rsidDel="007F778C">
          <w:rPr>
            <w:spacing w:val="-5"/>
            <w:sz w:val="20"/>
          </w:rPr>
          <w:delText>is</w:delText>
        </w:r>
        <w:r w:rsidDel="007F778C">
          <w:rPr>
            <w:rFonts w:ascii="Times New Roman"/>
            <w:sz w:val="20"/>
          </w:rPr>
          <w:tab/>
        </w:r>
        <w:r w:rsidDel="007F778C">
          <w:rPr>
            <w:rFonts w:ascii="Trebuchet MS"/>
            <w:spacing w:val="-5"/>
            <w:sz w:val="10"/>
          </w:rPr>
          <w:delText>57</w:delText>
        </w:r>
      </w:del>
    </w:p>
    <w:p w14:paraId="2D2B2FD3" w14:textId="456C3A89" w:rsidR="00EA1924" w:rsidDel="007F778C" w:rsidRDefault="00000000">
      <w:pPr>
        <w:tabs>
          <w:tab w:val="left" w:pos="10912"/>
        </w:tabs>
        <w:spacing w:before="30"/>
        <w:ind w:left="2761"/>
        <w:rPr>
          <w:del w:id="110" w:author="Phil Green" w:date="2026-08-30T11:55:00Z" w16du:dateUtc="2026-08-30T09:55:00Z"/>
          <w:rFonts w:ascii="Trebuchet MS"/>
          <w:sz w:val="10"/>
        </w:rPr>
      </w:pPr>
      <w:del w:id="111" w:author="Phil Green" w:date="2026-08-30T11:55:00Z" w16du:dateUtc="2026-08-30T09:55:00Z">
        <w:r w:rsidDel="007F778C">
          <w:rPr>
            <w:sz w:val="20"/>
          </w:rPr>
          <w:delText>standard</w:delText>
        </w:r>
        <w:r w:rsidDel="007F778C">
          <w:rPr>
            <w:spacing w:val="9"/>
            <w:sz w:val="20"/>
          </w:rPr>
          <w:delText xml:space="preserve"> </w:delText>
        </w:r>
        <w:r w:rsidDel="007F778C">
          <w:rPr>
            <w:sz w:val="20"/>
          </w:rPr>
          <w:delText>practice</w:delText>
        </w:r>
        <w:r w:rsidDel="007F778C">
          <w:rPr>
            <w:spacing w:val="9"/>
            <w:sz w:val="20"/>
          </w:rPr>
          <w:delText xml:space="preserve"> </w:delText>
        </w:r>
        <w:r w:rsidDel="007F778C">
          <w:rPr>
            <w:sz w:val="20"/>
          </w:rPr>
          <w:delText>(Section</w:delText>
        </w:r>
        <w:r w:rsidDel="007F778C">
          <w:rPr>
            <w:spacing w:val="9"/>
            <w:sz w:val="20"/>
          </w:rPr>
          <w:delText xml:space="preserve"> </w:delText>
        </w:r>
        <w:r w:rsidDel="007F778C">
          <w:fldChar w:fldCharType="begin"/>
        </w:r>
        <w:r w:rsidDel="007F778C">
          <w:delInstrText>HYPERLINK \l "_bookmark1"</w:delInstrText>
        </w:r>
        <w:r w:rsidDel="007F778C">
          <w:fldChar w:fldCharType="separate"/>
        </w:r>
        <w:r w:rsidDel="007F778C">
          <w:rPr>
            <w:color w:val="0774B7"/>
            <w:sz w:val="20"/>
          </w:rPr>
          <w:delText>2</w:delText>
        </w:r>
        <w:r w:rsidDel="007F778C">
          <w:fldChar w:fldCharType="end"/>
        </w:r>
        <w:r w:rsidDel="007F778C">
          <w:rPr>
            <w:sz w:val="20"/>
          </w:rPr>
          <w:delText>),</w:delText>
        </w:r>
        <w:r w:rsidDel="007F778C">
          <w:rPr>
            <w:spacing w:val="11"/>
            <w:sz w:val="20"/>
          </w:rPr>
          <w:delText xml:space="preserve"> </w:delText>
        </w:r>
        <w:r w:rsidDel="007F778C">
          <w:rPr>
            <w:sz w:val="20"/>
          </w:rPr>
          <w:delText>so</w:delText>
        </w:r>
        <w:r w:rsidDel="007F778C">
          <w:rPr>
            <w:spacing w:val="9"/>
            <w:sz w:val="20"/>
          </w:rPr>
          <w:delText xml:space="preserve"> </w:delText>
        </w:r>
        <w:r w:rsidDel="007F778C">
          <w:rPr>
            <w:sz w:val="20"/>
          </w:rPr>
          <w:delText>a</w:delText>
        </w:r>
        <w:r w:rsidDel="007F778C">
          <w:rPr>
            <w:spacing w:val="10"/>
            <w:sz w:val="20"/>
          </w:rPr>
          <w:delText xml:space="preserve"> </w:delText>
        </w:r>
        <w:r w:rsidDel="007F778C">
          <w:rPr>
            <w:sz w:val="20"/>
          </w:rPr>
          <w:delText>comparison</w:delText>
        </w:r>
        <w:r w:rsidDel="007F778C">
          <w:rPr>
            <w:spacing w:val="9"/>
            <w:sz w:val="20"/>
          </w:rPr>
          <w:delText xml:space="preserve"> </w:delText>
        </w:r>
        <w:r w:rsidDel="007F778C">
          <w:rPr>
            <w:sz w:val="20"/>
          </w:rPr>
          <w:delText>drawn</w:delText>
        </w:r>
        <w:r w:rsidDel="007F778C">
          <w:rPr>
            <w:spacing w:val="9"/>
            <w:sz w:val="20"/>
          </w:rPr>
          <w:delText xml:space="preserve"> </w:delText>
        </w:r>
        <w:r w:rsidDel="007F778C">
          <w:rPr>
            <w:sz w:val="20"/>
          </w:rPr>
          <w:delText>against</w:delText>
        </w:r>
        <w:r w:rsidDel="007F778C">
          <w:rPr>
            <w:spacing w:val="10"/>
            <w:sz w:val="20"/>
          </w:rPr>
          <w:delText xml:space="preserve"> </w:delText>
        </w:r>
        <w:r w:rsidDel="007F778C">
          <w:rPr>
            <w:sz w:val="20"/>
          </w:rPr>
          <w:delText>an</w:delText>
        </w:r>
        <w:r w:rsidDel="007F778C">
          <w:rPr>
            <w:spacing w:val="9"/>
            <w:sz w:val="20"/>
          </w:rPr>
          <w:delText xml:space="preserve"> </w:delText>
        </w:r>
        <w:r w:rsidDel="007F778C">
          <w:rPr>
            <w:sz w:val="20"/>
          </w:rPr>
          <w:delText>XYZ-fitted,</w:delText>
        </w:r>
        <w:r w:rsidDel="007F778C">
          <w:rPr>
            <w:spacing w:val="10"/>
            <w:sz w:val="20"/>
          </w:rPr>
          <w:delText xml:space="preserve"> </w:delText>
        </w:r>
        <w:r w:rsidDel="007F778C">
          <w:rPr>
            <w:sz w:val="20"/>
          </w:rPr>
          <w:delText>third-</w:delText>
        </w:r>
        <w:r w:rsidDel="007F778C">
          <w:rPr>
            <w:spacing w:val="-2"/>
            <w:sz w:val="20"/>
          </w:rPr>
          <w:delText>order</w:delText>
        </w:r>
        <w:r w:rsidDel="007F778C">
          <w:rPr>
            <w:rFonts w:ascii="Times New Roman"/>
            <w:sz w:val="20"/>
          </w:rPr>
          <w:tab/>
        </w:r>
        <w:r w:rsidDel="007F778C">
          <w:rPr>
            <w:rFonts w:ascii="Trebuchet MS"/>
            <w:spacing w:val="-5"/>
            <w:sz w:val="10"/>
          </w:rPr>
          <w:delText>58</w:delText>
        </w:r>
      </w:del>
    </w:p>
    <w:p w14:paraId="6CD68858" w14:textId="75E9603B" w:rsidR="00EA1924" w:rsidDel="007F778C" w:rsidRDefault="00000000">
      <w:pPr>
        <w:tabs>
          <w:tab w:val="left" w:pos="10912"/>
        </w:tabs>
        <w:spacing w:before="21"/>
        <w:ind w:left="2761"/>
        <w:rPr>
          <w:del w:id="112" w:author="Phil Green" w:date="2026-08-30T11:55:00Z" w16du:dateUtc="2026-08-30T09:55:00Z"/>
          <w:rFonts w:ascii="Trebuchet MS"/>
          <w:sz w:val="10"/>
        </w:rPr>
      </w:pPr>
      <w:del w:id="113" w:author="Phil Green" w:date="2026-08-30T11:55:00Z" w16du:dateUtc="2026-08-30T09:55:00Z">
        <w:r w:rsidDel="007F778C">
          <w:rPr>
            <w:sz w:val="20"/>
          </w:rPr>
          <w:delText>baseline</w:delText>
        </w:r>
        <w:r w:rsidDel="007F778C">
          <w:rPr>
            <w:spacing w:val="-13"/>
            <w:sz w:val="20"/>
          </w:rPr>
          <w:delText xml:space="preserve"> </w:delText>
        </w:r>
        <w:r w:rsidDel="007F778C">
          <w:rPr>
            <w:sz w:val="20"/>
          </w:rPr>
          <w:delText>overstates</w:delText>
        </w:r>
        <w:r w:rsidDel="007F778C">
          <w:rPr>
            <w:spacing w:val="-12"/>
            <w:sz w:val="20"/>
          </w:rPr>
          <w:delText xml:space="preserve"> </w:delText>
        </w:r>
        <w:r w:rsidDel="007F778C">
          <w:rPr>
            <w:sz w:val="20"/>
          </w:rPr>
          <w:delText>the</w:delText>
        </w:r>
        <w:r w:rsidDel="007F778C">
          <w:rPr>
            <w:spacing w:val="-10"/>
            <w:sz w:val="20"/>
          </w:rPr>
          <w:delText xml:space="preserve"> </w:delText>
        </w:r>
        <w:r w:rsidDel="007F778C">
          <w:rPr>
            <w:sz w:val="20"/>
          </w:rPr>
          <w:delText>case</w:delText>
        </w:r>
        <w:r w:rsidDel="007F778C">
          <w:rPr>
            <w:spacing w:val="-10"/>
            <w:sz w:val="20"/>
          </w:rPr>
          <w:delText xml:space="preserve"> </w:delText>
        </w:r>
        <w:r w:rsidDel="007F778C">
          <w:rPr>
            <w:sz w:val="20"/>
          </w:rPr>
          <w:delText>for</w:delText>
        </w:r>
        <w:r w:rsidDel="007F778C">
          <w:rPr>
            <w:spacing w:val="-10"/>
            <w:sz w:val="20"/>
          </w:rPr>
          <w:delText xml:space="preserve"> </w:delText>
        </w:r>
        <w:r w:rsidDel="007F778C">
          <w:rPr>
            <w:sz w:val="20"/>
          </w:rPr>
          <w:delText>machine</w:delText>
        </w:r>
        <w:r w:rsidDel="007F778C">
          <w:rPr>
            <w:spacing w:val="-9"/>
            <w:sz w:val="20"/>
          </w:rPr>
          <w:delText xml:space="preserve"> </w:delText>
        </w:r>
        <w:r w:rsidDel="007F778C">
          <w:rPr>
            <w:sz w:val="20"/>
          </w:rPr>
          <w:delText>learning;</w:delText>
        </w:r>
        <w:r w:rsidDel="007F778C">
          <w:rPr>
            <w:spacing w:val="-10"/>
            <w:sz w:val="20"/>
          </w:rPr>
          <w:delText xml:space="preserve"> </w:delText>
        </w:r>
        <w:r w:rsidDel="007F778C">
          <w:rPr>
            <w:sz w:val="20"/>
          </w:rPr>
          <w:delText>Section</w:delText>
        </w:r>
        <w:r w:rsidDel="007F778C">
          <w:rPr>
            <w:spacing w:val="-10"/>
            <w:sz w:val="20"/>
          </w:rPr>
          <w:delText xml:space="preserve"> </w:delText>
        </w:r>
        <w:r w:rsidDel="007F778C">
          <w:fldChar w:fldCharType="begin"/>
        </w:r>
        <w:r w:rsidDel="007F778C">
          <w:delInstrText>HYPERLINK \l "_bookmark24"</w:delInstrText>
        </w:r>
        <w:r w:rsidDel="007F778C">
          <w:fldChar w:fldCharType="separate"/>
        </w:r>
        <w:r w:rsidDel="007F778C">
          <w:rPr>
            <w:color w:val="0774B7"/>
            <w:sz w:val="20"/>
          </w:rPr>
          <w:delText>4.7</w:delText>
        </w:r>
        <w:r w:rsidDel="007F778C">
          <w:fldChar w:fldCharType="end"/>
        </w:r>
        <w:r w:rsidDel="007F778C">
          <w:rPr>
            <w:color w:val="0774B7"/>
            <w:spacing w:val="-10"/>
            <w:sz w:val="20"/>
          </w:rPr>
          <w:delText xml:space="preserve"> </w:delText>
        </w:r>
        <w:r w:rsidDel="007F778C">
          <w:rPr>
            <w:sz w:val="20"/>
          </w:rPr>
          <w:delText>states</w:delText>
        </w:r>
        <w:r w:rsidDel="007F778C">
          <w:rPr>
            <w:spacing w:val="-9"/>
            <w:sz w:val="20"/>
          </w:rPr>
          <w:delText xml:space="preserve"> </w:delText>
        </w:r>
        <w:r w:rsidDel="007F778C">
          <w:rPr>
            <w:sz w:val="20"/>
          </w:rPr>
          <w:delText>the</w:delText>
        </w:r>
        <w:r w:rsidDel="007F778C">
          <w:rPr>
            <w:spacing w:val="-8"/>
            <w:sz w:val="20"/>
          </w:rPr>
          <w:delText xml:space="preserve"> </w:delText>
        </w:r>
        <w:r w:rsidDel="007F778C">
          <w:rPr>
            <w:i/>
            <w:sz w:val="20"/>
          </w:rPr>
          <w:delText xml:space="preserve">n </w:delText>
        </w:r>
        <w:r w:rsidDel="007F778C">
          <w:rPr>
            <w:rFonts w:ascii="Verdana"/>
            <w:i/>
            <w:sz w:val="20"/>
          </w:rPr>
          <w:delText>&gt;</w:delText>
        </w:r>
        <w:r w:rsidDel="007F778C">
          <w:rPr>
            <w:rFonts w:ascii="Verdana"/>
            <w:i/>
            <w:spacing w:val="-18"/>
            <w:sz w:val="20"/>
          </w:rPr>
          <w:delText xml:space="preserve"> </w:delText>
        </w:r>
        <w:r w:rsidDel="007F778C">
          <w:rPr>
            <w:sz w:val="20"/>
          </w:rPr>
          <w:delText>4</w:delText>
        </w:r>
        <w:r w:rsidDel="007F778C">
          <w:rPr>
            <w:spacing w:val="-9"/>
            <w:sz w:val="20"/>
          </w:rPr>
          <w:delText xml:space="preserve"> </w:delText>
        </w:r>
        <w:r w:rsidDel="007F778C">
          <w:rPr>
            <w:sz w:val="20"/>
          </w:rPr>
          <w:delText>result</w:delText>
        </w:r>
        <w:r w:rsidDel="007F778C">
          <w:rPr>
            <w:spacing w:val="-10"/>
            <w:sz w:val="20"/>
          </w:rPr>
          <w:delText xml:space="preserve"> </w:delText>
        </w:r>
        <w:r w:rsidDel="007F778C">
          <w:rPr>
            <w:spacing w:val="-2"/>
            <w:sz w:val="20"/>
          </w:rPr>
          <w:delText>against</w:delText>
        </w:r>
        <w:r w:rsidDel="007F778C">
          <w:rPr>
            <w:rFonts w:ascii="Times New Roman"/>
            <w:sz w:val="20"/>
          </w:rPr>
          <w:tab/>
        </w:r>
        <w:r w:rsidDel="007F778C">
          <w:rPr>
            <w:rFonts w:ascii="Trebuchet MS"/>
            <w:spacing w:val="-5"/>
            <w:sz w:val="10"/>
          </w:rPr>
          <w:delText>59</w:delText>
        </w:r>
      </w:del>
    </w:p>
    <w:p w14:paraId="7D398EE0" w14:textId="3A4A1148" w:rsidR="00EA1924" w:rsidDel="007F778C" w:rsidRDefault="00000000">
      <w:pPr>
        <w:tabs>
          <w:tab w:val="left" w:pos="10912"/>
        </w:tabs>
        <w:spacing w:before="30"/>
        <w:ind w:left="2761"/>
        <w:rPr>
          <w:del w:id="114" w:author="Phil Green" w:date="2026-08-30T11:55:00Z" w16du:dateUtc="2026-08-30T09:55:00Z"/>
          <w:rFonts w:ascii="Trebuchet MS"/>
          <w:sz w:val="10"/>
        </w:rPr>
      </w:pPr>
      <w:del w:id="115" w:author="Phil Green" w:date="2026-08-30T11:55:00Z" w16du:dateUtc="2026-08-30T09:55:00Z">
        <w:r w:rsidDel="007F778C">
          <w:rPr>
            <w:sz w:val="20"/>
          </w:rPr>
          <w:delText>the</w:delText>
        </w:r>
        <w:r w:rsidDel="007F778C">
          <w:rPr>
            <w:spacing w:val="-9"/>
            <w:sz w:val="20"/>
          </w:rPr>
          <w:delText xml:space="preserve"> </w:delText>
        </w:r>
        <w:r w:rsidDel="007F778C">
          <w:rPr>
            <w:sz w:val="20"/>
          </w:rPr>
          <w:delText>corrected</w:delText>
        </w:r>
        <w:r w:rsidDel="007F778C">
          <w:rPr>
            <w:spacing w:val="-9"/>
            <w:sz w:val="20"/>
          </w:rPr>
          <w:delText xml:space="preserve"> </w:delText>
        </w:r>
        <w:r w:rsidDel="007F778C">
          <w:rPr>
            <w:spacing w:val="-2"/>
            <w:sz w:val="20"/>
          </w:rPr>
          <w:delText>baseline.</w:delText>
        </w:r>
        <w:r w:rsidDel="007F778C">
          <w:rPr>
            <w:rFonts w:ascii="Times New Roman"/>
            <w:sz w:val="20"/>
          </w:rPr>
          <w:tab/>
        </w:r>
        <w:r w:rsidDel="007F778C">
          <w:rPr>
            <w:rFonts w:ascii="Trebuchet MS"/>
            <w:spacing w:val="-5"/>
            <w:sz w:val="10"/>
          </w:rPr>
          <w:delText>60</w:delText>
        </w:r>
      </w:del>
    </w:p>
    <w:p w14:paraId="242B31C5" w14:textId="0EC8FBD1" w:rsidR="00EA1924" w:rsidDel="007F778C" w:rsidRDefault="00000000">
      <w:pPr>
        <w:tabs>
          <w:tab w:val="left" w:pos="10912"/>
        </w:tabs>
        <w:spacing w:before="30"/>
        <w:ind w:left="3187"/>
        <w:rPr>
          <w:del w:id="116" w:author="Phil Green" w:date="2026-08-30T11:55:00Z" w16du:dateUtc="2026-08-30T09:55:00Z"/>
          <w:rFonts w:ascii="Trebuchet MS"/>
          <w:sz w:val="10"/>
        </w:rPr>
      </w:pPr>
      <w:del w:id="117" w:author="Phil Green" w:date="2026-08-30T11:55:00Z" w16du:dateUtc="2026-08-30T09:55:00Z">
        <w:r w:rsidDel="007F778C">
          <w:rPr>
            <w:sz w:val="20"/>
          </w:rPr>
          <w:delText>This</w:delText>
        </w:r>
        <w:r w:rsidDel="007F778C">
          <w:rPr>
            <w:spacing w:val="-7"/>
            <w:sz w:val="20"/>
          </w:rPr>
          <w:delText xml:space="preserve"> </w:delText>
        </w:r>
        <w:r w:rsidDel="007F778C">
          <w:rPr>
            <w:sz w:val="20"/>
          </w:rPr>
          <w:delText>paper</w:delText>
        </w:r>
        <w:r w:rsidDel="007F778C">
          <w:rPr>
            <w:spacing w:val="-7"/>
            <w:sz w:val="20"/>
          </w:rPr>
          <w:delText xml:space="preserve"> </w:delText>
        </w:r>
        <w:r w:rsidDel="007F778C">
          <w:rPr>
            <w:sz w:val="20"/>
          </w:rPr>
          <w:delText>corrects</w:delText>
        </w:r>
        <w:r w:rsidDel="007F778C">
          <w:rPr>
            <w:spacing w:val="-6"/>
            <w:sz w:val="20"/>
          </w:rPr>
          <w:delText xml:space="preserve"> </w:delText>
        </w:r>
        <w:r w:rsidDel="007F778C">
          <w:rPr>
            <w:sz w:val="20"/>
          </w:rPr>
          <w:delText>and</w:delText>
        </w:r>
        <w:r w:rsidDel="007F778C">
          <w:rPr>
            <w:spacing w:val="-7"/>
            <w:sz w:val="20"/>
          </w:rPr>
          <w:delText xml:space="preserve"> </w:delText>
        </w:r>
        <w:r w:rsidDel="007F778C">
          <w:rPr>
            <w:sz w:val="20"/>
          </w:rPr>
          <w:delText>supersedes</w:delText>
        </w:r>
        <w:r w:rsidDel="007F778C">
          <w:rPr>
            <w:spacing w:val="-6"/>
            <w:sz w:val="20"/>
          </w:rPr>
          <w:delText xml:space="preserve"> </w:delText>
        </w:r>
        <w:r w:rsidDel="007F778C">
          <w:rPr>
            <w:sz w:val="20"/>
          </w:rPr>
          <w:delText>the</w:delText>
        </w:r>
        <w:r w:rsidDel="007F778C">
          <w:rPr>
            <w:spacing w:val="-7"/>
            <w:sz w:val="20"/>
          </w:rPr>
          <w:delText xml:space="preserve"> </w:delText>
        </w:r>
        <w:r w:rsidDel="007F778C">
          <w:rPr>
            <w:sz w:val="20"/>
          </w:rPr>
          <w:delText>AIC</w:delText>
        </w:r>
        <w:r w:rsidDel="007F778C">
          <w:rPr>
            <w:spacing w:val="-7"/>
            <w:sz w:val="20"/>
          </w:rPr>
          <w:delText xml:space="preserve"> </w:delText>
        </w:r>
        <w:r w:rsidDel="007F778C">
          <w:rPr>
            <w:sz w:val="20"/>
          </w:rPr>
          <w:delText>2025</w:delText>
        </w:r>
        <w:r w:rsidDel="007F778C">
          <w:rPr>
            <w:spacing w:val="-6"/>
            <w:sz w:val="20"/>
          </w:rPr>
          <w:delText xml:space="preserve"> </w:delText>
        </w:r>
        <w:r w:rsidDel="007F778C">
          <w:rPr>
            <w:sz w:val="20"/>
          </w:rPr>
          <w:delText>study</w:delText>
        </w:r>
        <w:r w:rsidDel="007F778C">
          <w:rPr>
            <w:spacing w:val="-7"/>
            <w:sz w:val="20"/>
          </w:rPr>
          <w:delText xml:space="preserve"> </w:delText>
        </w:r>
        <w:r w:rsidDel="007F778C">
          <w:rPr>
            <w:sz w:val="20"/>
          </w:rPr>
          <w:delText>[</w:delText>
        </w:r>
        <w:r w:rsidDel="007F778C">
          <w:fldChar w:fldCharType="begin"/>
        </w:r>
        <w:r w:rsidDel="007F778C">
          <w:delInstrText>HYPERLINK \l "_bookmark39"</w:delInstrText>
        </w:r>
        <w:r w:rsidDel="007F778C">
          <w:fldChar w:fldCharType="separate"/>
        </w:r>
        <w:r w:rsidDel="007F778C">
          <w:rPr>
            <w:color w:val="0774B7"/>
            <w:sz w:val="20"/>
          </w:rPr>
          <w:delText>8</w:delText>
        </w:r>
        <w:r w:rsidDel="007F778C">
          <w:fldChar w:fldCharType="end"/>
        </w:r>
        <w:r w:rsidDel="007F778C">
          <w:rPr>
            <w:sz w:val="20"/>
          </w:rPr>
          <w:delText>],</w:delText>
        </w:r>
        <w:r w:rsidDel="007F778C">
          <w:rPr>
            <w:spacing w:val="-6"/>
            <w:sz w:val="20"/>
          </w:rPr>
          <w:delText xml:space="preserve"> </w:delText>
        </w:r>
        <w:r w:rsidDel="007F778C">
          <w:rPr>
            <w:sz w:val="20"/>
          </w:rPr>
          <w:delText>whose</w:delText>
        </w:r>
        <w:r w:rsidDel="007F778C">
          <w:rPr>
            <w:spacing w:val="-7"/>
            <w:sz w:val="20"/>
          </w:rPr>
          <w:delText xml:space="preserve"> </w:delText>
        </w:r>
        <w:r w:rsidDel="007F778C">
          <w:rPr>
            <w:sz w:val="20"/>
          </w:rPr>
          <w:delText>CIEDE2000</w:delText>
        </w:r>
        <w:r w:rsidDel="007F778C">
          <w:rPr>
            <w:spacing w:val="-7"/>
            <w:sz w:val="20"/>
          </w:rPr>
          <w:delText xml:space="preserve"> </w:delText>
        </w:r>
        <w:r w:rsidDel="007F778C">
          <w:rPr>
            <w:spacing w:val="-2"/>
            <w:sz w:val="20"/>
          </w:rPr>
          <w:delText>values</w:delText>
        </w:r>
        <w:r w:rsidDel="007F778C">
          <w:rPr>
            <w:rFonts w:ascii="Times New Roman"/>
            <w:sz w:val="20"/>
          </w:rPr>
          <w:tab/>
        </w:r>
        <w:r w:rsidDel="007F778C">
          <w:rPr>
            <w:rFonts w:ascii="Trebuchet MS"/>
            <w:spacing w:val="-5"/>
            <w:sz w:val="10"/>
          </w:rPr>
          <w:delText>61</w:delText>
        </w:r>
      </w:del>
    </w:p>
    <w:p w14:paraId="282118ED" w14:textId="5FCBA2F1" w:rsidR="00EA1924" w:rsidDel="007F778C" w:rsidRDefault="00000000">
      <w:pPr>
        <w:tabs>
          <w:tab w:val="left" w:pos="10912"/>
        </w:tabs>
        <w:spacing w:before="30"/>
        <w:ind w:left="2753"/>
        <w:rPr>
          <w:del w:id="118" w:author="Phil Green" w:date="2026-08-30T11:55:00Z" w16du:dateUtc="2026-08-30T09:55:00Z"/>
          <w:rFonts w:ascii="Trebuchet MS"/>
          <w:sz w:val="10"/>
        </w:rPr>
      </w:pPr>
      <w:del w:id="119" w:author="Phil Green" w:date="2026-08-30T11:55:00Z" w16du:dateUtc="2026-08-30T09:55:00Z">
        <w:r w:rsidDel="007F778C">
          <w:rPr>
            <w:sz w:val="20"/>
          </w:rPr>
          <w:delText>were</w:delText>
        </w:r>
        <w:r w:rsidDel="007F778C">
          <w:rPr>
            <w:spacing w:val="20"/>
            <w:sz w:val="20"/>
          </w:rPr>
          <w:delText xml:space="preserve"> </w:delText>
        </w:r>
        <w:r w:rsidDel="007F778C">
          <w:rPr>
            <w:sz w:val="20"/>
          </w:rPr>
          <w:delText>computed</w:delText>
        </w:r>
        <w:r w:rsidDel="007F778C">
          <w:rPr>
            <w:spacing w:val="20"/>
            <w:sz w:val="20"/>
          </w:rPr>
          <w:delText xml:space="preserve"> </w:delText>
        </w:r>
        <w:r w:rsidDel="007F778C">
          <w:rPr>
            <w:sz w:val="20"/>
          </w:rPr>
          <w:delText>on</w:delText>
        </w:r>
        <w:r w:rsidDel="007F778C">
          <w:rPr>
            <w:spacing w:val="20"/>
            <w:sz w:val="20"/>
          </w:rPr>
          <w:delText xml:space="preserve"> </w:delText>
        </w:r>
        <w:r w:rsidDel="007F778C">
          <w:rPr>
            <w:sz w:val="20"/>
          </w:rPr>
          <w:delText>min-max-normalized</w:delText>
        </w:r>
        <w:r w:rsidDel="007F778C">
          <w:rPr>
            <w:spacing w:val="20"/>
            <w:sz w:val="20"/>
          </w:rPr>
          <w:delText xml:space="preserve"> </w:delText>
        </w:r>
        <w:r w:rsidDel="007F778C">
          <w:rPr>
            <w:sz w:val="20"/>
          </w:rPr>
          <w:delText>rather</w:delText>
        </w:r>
        <w:r w:rsidDel="007F778C">
          <w:rPr>
            <w:spacing w:val="19"/>
            <w:sz w:val="20"/>
          </w:rPr>
          <w:delText xml:space="preserve"> </w:delText>
        </w:r>
        <w:r w:rsidDel="007F778C">
          <w:rPr>
            <w:sz w:val="20"/>
          </w:rPr>
          <w:delText>than</w:delText>
        </w:r>
        <w:r w:rsidDel="007F778C">
          <w:rPr>
            <w:spacing w:val="20"/>
            <w:sz w:val="20"/>
          </w:rPr>
          <w:delText xml:space="preserve"> </w:delText>
        </w:r>
        <w:r w:rsidDel="007F778C">
          <w:rPr>
            <w:sz w:val="20"/>
          </w:rPr>
          <w:delText>physical</w:delText>
        </w:r>
        <w:r w:rsidDel="007F778C">
          <w:rPr>
            <w:spacing w:val="20"/>
            <w:sz w:val="20"/>
          </w:rPr>
          <w:delText xml:space="preserve"> </w:delText>
        </w:r>
        <w:r w:rsidDel="007F778C">
          <w:rPr>
            <w:sz w:val="20"/>
          </w:rPr>
          <w:delText>XYZ,</w:delText>
        </w:r>
        <w:r w:rsidDel="007F778C">
          <w:rPr>
            <w:spacing w:val="20"/>
            <w:sz w:val="20"/>
          </w:rPr>
          <w:delText xml:space="preserve"> </w:delText>
        </w:r>
        <w:r w:rsidDel="007F778C">
          <w:rPr>
            <w:sz w:val="20"/>
          </w:rPr>
          <w:delText>understating</w:delText>
        </w:r>
        <w:r w:rsidDel="007F778C">
          <w:rPr>
            <w:spacing w:val="20"/>
            <w:sz w:val="20"/>
          </w:rPr>
          <w:delText xml:space="preserve"> </w:delText>
        </w:r>
        <w:r w:rsidDel="007F778C">
          <w:rPr>
            <w:spacing w:val="-2"/>
            <w:sz w:val="20"/>
          </w:rPr>
          <w:delText>every</w:delText>
        </w:r>
        <w:r w:rsidDel="007F778C">
          <w:rPr>
            <w:rFonts w:ascii="Times New Roman"/>
            <w:sz w:val="20"/>
          </w:rPr>
          <w:tab/>
        </w:r>
        <w:r w:rsidDel="007F778C">
          <w:rPr>
            <w:rFonts w:ascii="Trebuchet MS"/>
            <w:spacing w:val="-5"/>
            <w:sz w:val="10"/>
          </w:rPr>
          <w:delText>62</w:delText>
        </w:r>
      </w:del>
    </w:p>
    <w:p w14:paraId="18C60515" w14:textId="7FE13B72" w:rsidR="00EA1924" w:rsidDel="007F778C" w:rsidRDefault="00000000">
      <w:pPr>
        <w:tabs>
          <w:tab w:val="left" w:pos="10912"/>
        </w:tabs>
        <w:spacing w:before="30"/>
        <w:ind w:left="2761"/>
        <w:rPr>
          <w:del w:id="120" w:author="Phil Green" w:date="2026-08-30T11:55:00Z" w16du:dateUtc="2026-08-30T09:55:00Z"/>
          <w:rFonts w:ascii="Trebuchet MS" w:hAnsi="Trebuchet MS"/>
          <w:sz w:val="10"/>
        </w:rPr>
      </w:pPr>
      <w:del w:id="121" w:author="Phil Green" w:date="2026-08-30T11:55:00Z" w16du:dateUtc="2026-08-30T09:55:00Z">
        <w:r w:rsidDel="007F778C">
          <w:rPr>
            <w:spacing w:val="-2"/>
            <w:sz w:val="20"/>
          </w:rPr>
          <w:delText>reported</w:delText>
        </w:r>
        <w:r w:rsidDel="007F778C">
          <w:rPr>
            <w:spacing w:val="-11"/>
            <w:sz w:val="20"/>
          </w:rPr>
          <w:delText xml:space="preserve"> </w:delText>
        </w:r>
        <w:r w:rsidDel="007F778C">
          <w:rPr>
            <w:rFonts w:ascii="Calibri" w:hAnsi="Calibri"/>
            <w:spacing w:val="-2"/>
            <w:sz w:val="20"/>
          </w:rPr>
          <w:delText>∆</w:delText>
        </w:r>
        <w:r w:rsidDel="007F778C">
          <w:rPr>
            <w:i/>
            <w:spacing w:val="-2"/>
            <w:sz w:val="20"/>
          </w:rPr>
          <w:delText>E</w:delText>
        </w:r>
        <w:r w:rsidDel="007F778C">
          <w:rPr>
            <w:spacing w:val="-2"/>
            <w:sz w:val="20"/>
            <w:vertAlign w:val="subscript"/>
          </w:rPr>
          <w:delText>00</w:delText>
        </w:r>
        <w:r w:rsidDel="007F778C">
          <w:rPr>
            <w:spacing w:val="-10"/>
            <w:sz w:val="20"/>
          </w:rPr>
          <w:delText xml:space="preserve"> </w:delText>
        </w:r>
        <w:r w:rsidDel="007F778C">
          <w:rPr>
            <w:spacing w:val="-2"/>
            <w:sz w:val="20"/>
          </w:rPr>
          <w:delText>by</w:delText>
        </w:r>
        <w:r w:rsidDel="007F778C">
          <w:rPr>
            <w:spacing w:val="-11"/>
            <w:sz w:val="20"/>
          </w:rPr>
          <w:delText xml:space="preserve"> </w:delText>
        </w:r>
        <w:r w:rsidDel="007F778C">
          <w:rPr>
            <w:spacing w:val="-2"/>
            <w:sz w:val="20"/>
          </w:rPr>
          <w:delText>approximately</w:delText>
        </w:r>
        <w:r w:rsidDel="007F778C">
          <w:rPr>
            <w:spacing w:val="-11"/>
            <w:sz w:val="20"/>
          </w:rPr>
          <w:delText xml:space="preserve"> </w:delText>
        </w:r>
        <w:r w:rsidDel="007F778C">
          <w:rPr>
            <w:spacing w:val="-2"/>
            <w:sz w:val="20"/>
          </w:rPr>
          <w:delText>a</w:delText>
        </w:r>
        <w:r w:rsidDel="007F778C">
          <w:rPr>
            <w:spacing w:val="-11"/>
            <w:sz w:val="20"/>
          </w:rPr>
          <w:delText xml:space="preserve"> </w:delText>
        </w:r>
        <w:r w:rsidDel="007F778C">
          <w:rPr>
            <w:spacing w:val="-2"/>
            <w:sz w:val="20"/>
          </w:rPr>
          <w:delText>factor</w:delText>
        </w:r>
        <w:r w:rsidDel="007F778C">
          <w:rPr>
            <w:spacing w:val="-11"/>
            <w:sz w:val="20"/>
          </w:rPr>
          <w:delText xml:space="preserve"> </w:delText>
        </w:r>
        <w:r w:rsidDel="007F778C">
          <w:rPr>
            <w:spacing w:val="-2"/>
            <w:sz w:val="20"/>
          </w:rPr>
          <w:delText>of</w:delText>
        </w:r>
        <w:r w:rsidDel="007F778C">
          <w:rPr>
            <w:spacing w:val="-11"/>
            <w:sz w:val="20"/>
          </w:rPr>
          <w:delText xml:space="preserve"> </w:delText>
        </w:r>
        <w:r w:rsidDel="007F778C">
          <w:rPr>
            <w:spacing w:val="-2"/>
            <w:sz w:val="20"/>
          </w:rPr>
          <w:delText>five</w:delText>
        </w:r>
        <w:r w:rsidDel="007F778C">
          <w:rPr>
            <w:spacing w:val="-11"/>
            <w:sz w:val="20"/>
          </w:rPr>
          <w:delText xml:space="preserve"> </w:delText>
        </w:r>
        <w:r w:rsidDel="007F778C">
          <w:rPr>
            <w:spacing w:val="-2"/>
            <w:sz w:val="20"/>
          </w:rPr>
          <w:delText>(Section</w:delText>
        </w:r>
        <w:r w:rsidDel="007F778C">
          <w:rPr>
            <w:spacing w:val="-11"/>
            <w:sz w:val="20"/>
          </w:rPr>
          <w:delText xml:space="preserve"> </w:delText>
        </w:r>
        <w:r w:rsidDel="007F778C">
          <w:fldChar w:fldCharType="begin"/>
        </w:r>
        <w:r w:rsidDel="007F778C">
          <w:delInstrText>HYPERLINK \l "_bookmark6"</w:delInstrText>
        </w:r>
        <w:r w:rsidDel="007F778C">
          <w:fldChar w:fldCharType="separate"/>
        </w:r>
        <w:r w:rsidDel="007F778C">
          <w:rPr>
            <w:color w:val="0774B7"/>
            <w:spacing w:val="-2"/>
            <w:sz w:val="20"/>
          </w:rPr>
          <w:delText>3.3</w:delText>
        </w:r>
        <w:r w:rsidDel="007F778C">
          <w:fldChar w:fldCharType="end"/>
        </w:r>
        <w:r w:rsidDel="007F778C">
          <w:rPr>
            <w:spacing w:val="-2"/>
            <w:sz w:val="20"/>
          </w:rPr>
          <w:delText>).</w:delText>
        </w:r>
        <w:r w:rsidDel="007F778C">
          <w:rPr>
            <w:spacing w:val="2"/>
            <w:sz w:val="20"/>
          </w:rPr>
          <w:delText xml:space="preserve"> </w:delText>
        </w:r>
        <w:r w:rsidDel="007F778C">
          <w:rPr>
            <w:spacing w:val="-2"/>
            <w:sz w:val="20"/>
          </w:rPr>
          <w:delText>All</w:delText>
        </w:r>
        <w:r w:rsidDel="007F778C">
          <w:rPr>
            <w:spacing w:val="-11"/>
            <w:sz w:val="20"/>
          </w:rPr>
          <w:delText xml:space="preserve"> </w:delText>
        </w:r>
        <w:r w:rsidDel="007F778C">
          <w:rPr>
            <w:spacing w:val="-2"/>
            <w:sz w:val="20"/>
          </w:rPr>
          <w:delText>results</w:delText>
        </w:r>
        <w:r w:rsidDel="007F778C">
          <w:rPr>
            <w:spacing w:val="-11"/>
            <w:sz w:val="20"/>
          </w:rPr>
          <w:delText xml:space="preserve"> </w:delText>
        </w:r>
        <w:r w:rsidDel="007F778C">
          <w:rPr>
            <w:spacing w:val="-2"/>
            <w:sz w:val="20"/>
          </w:rPr>
          <w:delText>below</w:delText>
        </w:r>
        <w:r w:rsidDel="007F778C">
          <w:rPr>
            <w:spacing w:val="-11"/>
            <w:sz w:val="20"/>
          </w:rPr>
          <w:delText xml:space="preserve"> </w:delText>
        </w:r>
        <w:r w:rsidDel="007F778C">
          <w:rPr>
            <w:spacing w:val="-2"/>
            <w:sz w:val="20"/>
          </w:rPr>
          <w:delText>are</w:delText>
        </w:r>
        <w:r w:rsidDel="007F778C">
          <w:rPr>
            <w:spacing w:val="-11"/>
            <w:sz w:val="20"/>
          </w:rPr>
          <w:delText xml:space="preserve"> </w:delText>
        </w:r>
        <w:r w:rsidDel="007F778C">
          <w:rPr>
            <w:spacing w:val="-2"/>
            <w:sz w:val="20"/>
          </w:rPr>
          <w:delText>computed</w:delText>
        </w:r>
        <w:r w:rsidDel="007F778C">
          <w:rPr>
            <w:rFonts w:ascii="Times New Roman" w:hAnsi="Times New Roman"/>
            <w:sz w:val="20"/>
          </w:rPr>
          <w:tab/>
        </w:r>
        <w:r w:rsidDel="007F778C">
          <w:rPr>
            <w:rFonts w:ascii="Trebuchet MS" w:hAnsi="Trebuchet MS"/>
            <w:spacing w:val="-5"/>
            <w:sz w:val="10"/>
          </w:rPr>
          <w:delText>63</w:delText>
        </w:r>
      </w:del>
    </w:p>
    <w:p w14:paraId="7FBDA6F4" w14:textId="18A8E302" w:rsidR="00EA1924" w:rsidRDefault="00000000">
      <w:pPr>
        <w:tabs>
          <w:tab w:val="left" w:pos="10912"/>
        </w:tabs>
        <w:spacing w:before="30"/>
        <w:ind w:left="2761"/>
        <w:rPr>
          <w:rFonts w:ascii="Trebuchet MS"/>
          <w:sz w:val="10"/>
        </w:rPr>
      </w:pPr>
      <w:del w:id="122" w:author="Phil Green" w:date="2026-08-30T11:55:00Z" w16du:dateUtc="2026-08-30T09:55:00Z">
        <w:r w:rsidDel="007F778C">
          <w:rPr>
            <w:sz w:val="20"/>
          </w:rPr>
          <w:delText>on</w:delText>
        </w:r>
        <w:r w:rsidDel="007F778C">
          <w:rPr>
            <w:spacing w:val="-6"/>
            <w:sz w:val="20"/>
          </w:rPr>
          <w:delText xml:space="preserve"> </w:delText>
        </w:r>
        <w:r w:rsidDel="007F778C">
          <w:rPr>
            <w:sz w:val="20"/>
          </w:rPr>
          <w:delText>denormalized,</w:delText>
        </w:r>
        <w:r w:rsidDel="007F778C">
          <w:rPr>
            <w:spacing w:val="-6"/>
            <w:sz w:val="20"/>
          </w:rPr>
          <w:delText xml:space="preserve"> </w:delText>
        </w:r>
        <w:r w:rsidDel="007F778C">
          <w:rPr>
            <w:sz w:val="20"/>
          </w:rPr>
          <w:delText>physical</w:delText>
        </w:r>
        <w:r w:rsidDel="007F778C">
          <w:rPr>
            <w:spacing w:val="-6"/>
            <w:sz w:val="20"/>
          </w:rPr>
          <w:delText xml:space="preserve"> </w:delText>
        </w:r>
        <w:r w:rsidDel="007F778C">
          <w:rPr>
            <w:sz w:val="20"/>
          </w:rPr>
          <w:delText>XYZ</w:delText>
        </w:r>
        <w:r w:rsidDel="007F778C">
          <w:rPr>
            <w:spacing w:val="-6"/>
            <w:sz w:val="20"/>
          </w:rPr>
          <w:delText xml:space="preserve"> </w:delText>
        </w:r>
        <w:r w:rsidDel="007F778C">
          <w:rPr>
            <w:sz w:val="20"/>
          </w:rPr>
          <w:delText>and</w:delText>
        </w:r>
        <w:r w:rsidDel="007F778C">
          <w:rPr>
            <w:spacing w:val="-6"/>
            <w:sz w:val="20"/>
          </w:rPr>
          <w:delText xml:space="preserve"> </w:delText>
        </w:r>
        <w:r w:rsidDel="007F778C">
          <w:rPr>
            <w:sz w:val="20"/>
          </w:rPr>
          <w:delText>are</w:delText>
        </w:r>
        <w:r w:rsidDel="007F778C">
          <w:rPr>
            <w:spacing w:val="-6"/>
            <w:sz w:val="20"/>
          </w:rPr>
          <w:delText xml:space="preserve"> </w:delText>
        </w:r>
        <w:r w:rsidDel="007F778C">
          <w:rPr>
            <w:sz w:val="20"/>
          </w:rPr>
          <w:delText>not</w:delText>
        </w:r>
        <w:r w:rsidDel="007F778C">
          <w:rPr>
            <w:spacing w:val="-6"/>
            <w:sz w:val="20"/>
          </w:rPr>
          <w:delText xml:space="preserve"> </w:delText>
        </w:r>
        <w:r w:rsidDel="007F778C">
          <w:rPr>
            <w:sz w:val="20"/>
          </w:rPr>
          <w:delText>comparable</w:delText>
        </w:r>
        <w:r w:rsidDel="007F778C">
          <w:rPr>
            <w:spacing w:val="-6"/>
            <w:sz w:val="20"/>
          </w:rPr>
          <w:delText xml:space="preserve"> </w:delText>
        </w:r>
        <w:r w:rsidDel="007F778C">
          <w:rPr>
            <w:sz w:val="20"/>
          </w:rPr>
          <w:delText>in</w:delText>
        </w:r>
        <w:r w:rsidDel="007F778C">
          <w:rPr>
            <w:spacing w:val="-6"/>
            <w:sz w:val="20"/>
          </w:rPr>
          <w:delText xml:space="preserve"> </w:delText>
        </w:r>
        <w:r w:rsidDel="007F778C">
          <w:rPr>
            <w:sz w:val="20"/>
          </w:rPr>
          <w:delText>scale</w:delText>
        </w:r>
        <w:r w:rsidDel="007F778C">
          <w:rPr>
            <w:spacing w:val="-6"/>
            <w:sz w:val="20"/>
          </w:rPr>
          <w:delText xml:space="preserve"> </w:delText>
        </w:r>
        <w:r w:rsidDel="007F778C">
          <w:rPr>
            <w:sz w:val="20"/>
          </w:rPr>
          <w:delText>to</w:delText>
        </w:r>
        <w:r w:rsidDel="007F778C">
          <w:rPr>
            <w:spacing w:val="-6"/>
            <w:sz w:val="20"/>
          </w:rPr>
          <w:delText xml:space="preserve"> </w:delText>
        </w:r>
        <w:r w:rsidDel="007F778C">
          <w:rPr>
            <w:sz w:val="20"/>
          </w:rPr>
          <w:delText>the</w:delText>
        </w:r>
        <w:r w:rsidDel="007F778C">
          <w:rPr>
            <w:spacing w:val="-6"/>
            <w:sz w:val="20"/>
          </w:rPr>
          <w:delText xml:space="preserve"> </w:delText>
        </w:r>
        <w:r w:rsidDel="007F778C">
          <w:rPr>
            <w:sz w:val="20"/>
          </w:rPr>
          <w:delText>AIC</w:delText>
        </w:r>
        <w:r w:rsidDel="007F778C">
          <w:rPr>
            <w:spacing w:val="-6"/>
            <w:sz w:val="20"/>
          </w:rPr>
          <w:delText xml:space="preserve"> </w:delText>
        </w:r>
        <w:r w:rsidDel="007F778C">
          <w:rPr>
            <w:sz w:val="20"/>
          </w:rPr>
          <w:delText>2025</w:delText>
        </w:r>
        <w:r w:rsidDel="007F778C">
          <w:rPr>
            <w:spacing w:val="-6"/>
            <w:sz w:val="20"/>
          </w:rPr>
          <w:delText xml:space="preserve"> </w:delText>
        </w:r>
        <w:r w:rsidDel="007F778C">
          <w:rPr>
            <w:spacing w:val="-2"/>
            <w:sz w:val="20"/>
          </w:rPr>
          <w:delText>numbers.</w:delText>
        </w:r>
      </w:del>
      <w:r>
        <w:rPr>
          <w:sz w:val="20"/>
        </w:rPr>
        <w:tab/>
      </w:r>
      <w:r>
        <w:rPr>
          <w:rFonts w:ascii="Trebuchet MS"/>
          <w:spacing w:val="-5"/>
          <w:sz w:val="10"/>
        </w:rPr>
        <w:t>64</w:t>
      </w:r>
    </w:p>
    <w:p w14:paraId="29BAE4EA" w14:textId="77777777" w:rsidR="00EA1924" w:rsidRDefault="00000000">
      <w:pPr>
        <w:pStyle w:val="ListParagraph"/>
        <w:numPr>
          <w:ilvl w:val="0"/>
          <w:numId w:val="3"/>
        </w:numPr>
        <w:tabs>
          <w:tab w:val="left" w:pos="3014"/>
          <w:tab w:val="left" w:pos="10912"/>
        </w:tabs>
        <w:spacing w:before="235"/>
        <w:ind w:left="3014" w:hanging="253"/>
        <w:jc w:val="left"/>
        <w:rPr>
          <w:rFonts w:ascii="Trebuchet MS"/>
          <w:sz w:val="10"/>
        </w:rPr>
      </w:pPr>
      <w:bookmarkStart w:id="123" w:name="Related_Work"/>
      <w:bookmarkStart w:id="124" w:name="_bookmark1"/>
      <w:bookmarkEnd w:id="123"/>
      <w:bookmarkEnd w:id="124"/>
      <w:r>
        <w:rPr>
          <w:b/>
          <w:sz w:val="24"/>
        </w:rPr>
        <w:t>Related</w:t>
      </w:r>
      <w:r>
        <w:rPr>
          <w:b/>
          <w:spacing w:val="-10"/>
          <w:sz w:val="24"/>
        </w:rPr>
        <w:t xml:space="preserve"> </w:t>
      </w:r>
      <w:r>
        <w:rPr>
          <w:b/>
          <w:spacing w:val="-4"/>
          <w:sz w:val="24"/>
        </w:rPr>
        <w:t>Work</w:t>
      </w:r>
      <w:r>
        <w:rPr>
          <w:rFonts w:ascii="Times New Roman"/>
          <w:sz w:val="24"/>
        </w:rPr>
        <w:tab/>
      </w:r>
      <w:r>
        <w:rPr>
          <w:rFonts w:ascii="Trebuchet MS"/>
          <w:spacing w:val="-5"/>
          <w:sz w:val="10"/>
        </w:rPr>
        <w:t>65</w:t>
      </w:r>
    </w:p>
    <w:p w14:paraId="01ECABAB" w14:textId="77777777" w:rsidR="00EA1924" w:rsidRDefault="00000000">
      <w:pPr>
        <w:tabs>
          <w:tab w:val="left" w:pos="10912"/>
        </w:tabs>
        <w:spacing w:before="83"/>
        <w:ind w:left="3187"/>
        <w:rPr>
          <w:rFonts w:ascii="Trebuchet MS" w:hAnsi="Trebuchet MS"/>
          <w:sz w:val="10"/>
        </w:rPr>
      </w:pPr>
      <w:r>
        <w:rPr>
          <w:sz w:val="20"/>
        </w:rPr>
        <w:t>Device</w:t>
      </w:r>
      <w:r>
        <w:rPr>
          <w:spacing w:val="-4"/>
          <w:sz w:val="20"/>
        </w:rPr>
        <w:t xml:space="preserve"> </w:t>
      </w:r>
      <w:r>
        <w:rPr>
          <w:sz w:val="20"/>
        </w:rPr>
        <w:t>characterization,</w:t>
      </w:r>
      <w:r>
        <w:rPr>
          <w:spacing w:val="-2"/>
          <w:sz w:val="20"/>
        </w:rPr>
        <w:t xml:space="preserve"> </w:t>
      </w:r>
      <w:r>
        <w:rPr>
          <w:sz w:val="20"/>
        </w:rPr>
        <w:t>mapping</w:t>
      </w:r>
      <w:r>
        <w:rPr>
          <w:spacing w:val="-1"/>
          <w:sz w:val="20"/>
        </w:rPr>
        <w:t xml:space="preserve"> </w:t>
      </w:r>
      <w:r>
        <w:rPr>
          <w:sz w:val="20"/>
        </w:rPr>
        <w:t>a</w:t>
      </w:r>
      <w:r>
        <w:rPr>
          <w:spacing w:val="-2"/>
          <w:sz w:val="20"/>
        </w:rPr>
        <w:t xml:space="preserve"> </w:t>
      </w:r>
      <w:r>
        <w:rPr>
          <w:sz w:val="20"/>
        </w:rPr>
        <w:t>device’s</w:t>
      </w:r>
      <w:r>
        <w:rPr>
          <w:spacing w:val="-2"/>
          <w:sz w:val="20"/>
        </w:rPr>
        <w:t xml:space="preserve"> </w:t>
      </w:r>
      <w:r>
        <w:rPr>
          <w:sz w:val="20"/>
        </w:rPr>
        <w:t>control</w:t>
      </w:r>
      <w:r>
        <w:rPr>
          <w:spacing w:val="-1"/>
          <w:sz w:val="20"/>
        </w:rPr>
        <w:t xml:space="preserve"> </w:t>
      </w:r>
      <w:r>
        <w:rPr>
          <w:sz w:val="20"/>
        </w:rPr>
        <w:t>values</w:t>
      </w:r>
      <w:r>
        <w:rPr>
          <w:spacing w:val="-2"/>
          <w:sz w:val="20"/>
        </w:rPr>
        <w:t xml:space="preserve"> </w:t>
      </w:r>
      <w:r>
        <w:rPr>
          <w:sz w:val="20"/>
        </w:rPr>
        <w:t>to</w:t>
      </w:r>
      <w:r>
        <w:rPr>
          <w:spacing w:val="-2"/>
          <w:sz w:val="20"/>
        </w:rPr>
        <w:t xml:space="preserve"> </w:t>
      </w:r>
      <w:r>
        <w:rPr>
          <w:sz w:val="20"/>
        </w:rPr>
        <w:t>a</w:t>
      </w:r>
      <w:r>
        <w:rPr>
          <w:spacing w:val="-1"/>
          <w:sz w:val="20"/>
        </w:rPr>
        <w:t xml:space="preserve"> </w:t>
      </w:r>
      <w:r>
        <w:rPr>
          <w:sz w:val="20"/>
        </w:rPr>
        <w:t>device-</w:t>
      </w:r>
      <w:r>
        <w:rPr>
          <w:spacing w:val="-2"/>
          <w:sz w:val="20"/>
        </w:rPr>
        <w:t>independent</w:t>
      </w:r>
      <w:r>
        <w:rPr>
          <w:rFonts w:ascii="Times New Roman" w:hAnsi="Times New Roman"/>
          <w:sz w:val="20"/>
        </w:rPr>
        <w:tab/>
      </w:r>
      <w:r>
        <w:rPr>
          <w:rFonts w:ascii="Trebuchet MS" w:hAnsi="Trebuchet MS"/>
          <w:spacing w:val="-5"/>
          <w:sz w:val="10"/>
        </w:rPr>
        <w:t>66</w:t>
      </w:r>
    </w:p>
    <w:p w14:paraId="6F827D9C" w14:textId="589F193A" w:rsidR="00EA1924" w:rsidRDefault="00000000">
      <w:pPr>
        <w:tabs>
          <w:tab w:val="left" w:pos="10912"/>
        </w:tabs>
        <w:spacing w:before="30"/>
        <w:ind w:left="2761"/>
        <w:rPr>
          <w:rFonts w:ascii="Trebuchet MS"/>
          <w:sz w:val="10"/>
        </w:rPr>
      </w:pPr>
      <w:r>
        <w:rPr>
          <w:sz w:val="20"/>
        </w:rPr>
        <w:t>color</w:t>
      </w:r>
      <w:r>
        <w:rPr>
          <w:spacing w:val="-11"/>
          <w:sz w:val="20"/>
        </w:rPr>
        <w:t xml:space="preserve"> </w:t>
      </w:r>
      <w:r>
        <w:rPr>
          <w:sz w:val="20"/>
        </w:rPr>
        <w:t>space,</w:t>
      </w:r>
      <w:r>
        <w:rPr>
          <w:spacing w:val="-10"/>
          <w:sz w:val="20"/>
        </w:rPr>
        <w:t xml:space="preserve"> </w:t>
      </w:r>
      <w:r>
        <w:rPr>
          <w:sz w:val="20"/>
        </w:rPr>
        <w:t>is</w:t>
      </w:r>
      <w:r>
        <w:rPr>
          <w:spacing w:val="-10"/>
          <w:sz w:val="20"/>
        </w:rPr>
        <w:t xml:space="preserve"> </w:t>
      </w:r>
      <w:r>
        <w:rPr>
          <w:sz w:val="20"/>
        </w:rPr>
        <w:t>a</w:t>
      </w:r>
      <w:r>
        <w:rPr>
          <w:spacing w:val="-11"/>
          <w:sz w:val="20"/>
        </w:rPr>
        <w:t xml:space="preserve"> </w:t>
      </w:r>
      <w:r>
        <w:rPr>
          <w:sz w:val="20"/>
        </w:rPr>
        <w:t>long-standing</w:t>
      </w:r>
      <w:r>
        <w:rPr>
          <w:spacing w:val="-10"/>
          <w:sz w:val="20"/>
        </w:rPr>
        <w:t xml:space="preserve"> </w:t>
      </w:r>
      <w:r>
        <w:rPr>
          <w:sz w:val="20"/>
        </w:rPr>
        <w:t>problem</w:t>
      </w:r>
      <w:r>
        <w:rPr>
          <w:spacing w:val="-10"/>
          <w:sz w:val="20"/>
        </w:rPr>
        <w:t xml:space="preserve"> </w:t>
      </w:r>
      <w:r>
        <w:rPr>
          <w:sz w:val="20"/>
        </w:rPr>
        <w:t>in</w:t>
      </w:r>
      <w:r>
        <w:rPr>
          <w:spacing w:val="-11"/>
          <w:sz w:val="20"/>
        </w:rPr>
        <w:t xml:space="preserve"> </w:t>
      </w:r>
      <w:r>
        <w:rPr>
          <w:sz w:val="20"/>
        </w:rPr>
        <w:t>color</w:t>
      </w:r>
      <w:r>
        <w:rPr>
          <w:spacing w:val="-10"/>
          <w:sz w:val="20"/>
        </w:rPr>
        <w:t xml:space="preserve"> </w:t>
      </w:r>
      <w:r>
        <w:rPr>
          <w:sz w:val="20"/>
        </w:rPr>
        <w:t>science,</w:t>
      </w:r>
      <w:r>
        <w:rPr>
          <w:spacing w:val="-10"/>
          <w:sz w:val="20"/>
        </w:rPr>
        <w:t xml:space="preserve"> </w:t>
      </w:r>
      <w:r>
        <w:rPr>
          <w:sz w:val="20"/>
        </w:rPr>
        <w:t>surveyed</w:t>
      </w:r>
      <w:r>
        <w:rPr>
          <w:spacing w:val="-11"/>
          <w:sz w:val="20"/>
        </w:rPr>
        <w:t xml:space="preserve"> </w:t>
      </w:r>
      <w:ins w:id="125" w:author="Phil Green" w:date="2026-08-30T11:56:00Z" w16du:dateUtc="2026-08-30T09:56:00Z">
        <w:r w:rsidR="007F778C">
          <w:rPr>
            <w:spacing w:val="-11"/>
            <w:sz w:val="20"/>
          </w:rPr>
          <w:t xml:space="preserve">for example </w:t>
        </w:r>
      </w:ins>
      <w:r>
        <w:rPr>
          <w:sz w:val="20"/>
        </w:rPr>
        <w:t>in</w:t>
      </w:r>
      <w:r>
        <w:rPr>
          <w:spacing w:val="-10"/>
          <w:sz w:val="20"/>
        </w:rPr>
        <w:t xml:space="preserve"> </w:t>
      </w:r>
      <w:r>
        <w:rPr>
          <w:sz w:val="20"/>
        </w:rPr>
        <w:t>Bala</w:t>
      </w:r>
      <w:r>
        <w:rPr>
          <w:spacing w:val="-10"/>
          <w:sz w:val="20"/>
        </w:rPr>
        <w:t xml:space="preserve"> </w:t>
      </w:r>
      <w:r>
        <w:rPr>
          <w:sz w:val="20"/>
        </w:rPr>
        <w:t>[</w:t>
      </w:r>
      <w:hyperlink w:anchor="_bookmark40" w:history="1">
        <w:r>
          <w:rPr>
            <w:color w:val="0774B7"/>
            <w:sz w:val="20"/>
          </w:rPr>
          <w:t>9</w:t>
        </w:r>
      </w:hyperlink>
      <w:r>
        <w:rPr>
          <w:sz w:val="20"/>
        </w:rPr>
        <w:t>]</w:t>
      </w:r>
      <w:ins w:id="126" w:author="Phil Green" w:date="2026-08-30T11:56:00Z" w16du:dateUtc="2026-08-30T09:56:00Z">
        <w:r w:rsidR="007F778C">
          <w:rPr>
            <w:sz w:val="20"/>
          </w:rPr>
          <w:t xml:space="preserve"> and </w:t>
        </w:r>
        <w:commentRangeStart w:id="127"/>
        <w:r w:rsidR="007F778C">
          <w:rPr>
            <w:sz w:val="20"/>
          </w:rPr>
          <w:t>Green [xx]</w:t>
        </w:r>
      </w:ins>
      <w:commentRangeEnd w:id="127"/>
      <w:r w:rsidR="00E84E7A">
        <w:rPr>
          <w:rStyle w:val="CommentReference"/>
          <w:sz w:val="20"/>
          <w:szCs w:val="22"/>
        </w:rPr>
        <w:commentReference w:id="127"/>
      </w:r>
      <w:r>
        <w:rPr>
          <w:sz w:val="20"/>
        </w:rPr>
        <w:t>.</w:t>
      </w:r>
      <w:r>
        <w:rPr>
          <w:spacing w:val="-1"/>
          <w:sz w:val="20"/>
        </w:rPr>
        <w:t xml:space="preserve"> </w:t>
      </w:r>
      <w:r>
        <w:rPr>
          <w:sz w:val="20"/>
        </w:rPr>
        <w:t>The</w:t>
      </w:r>
      <w:r>
        <w:rPr>
          <w:spacing w:val="-10"/>
          <w:sz w:val="20"/>
        </w:rPr>
        <w:t xml:space="preserve"> </w:t>
      </w:r>
      <w:r>
        <w:rPr>
          <w:spacing w:val="-2"/>
          <w:sz w:val="20"/>
        </w:rPr>
        <w:t>classical</w:t>
      </w:r>
      <w:r>
        <w:rPr>
          <w:rFonts w:ascii="Times New Roman"/>
          <w:sz w:val="20"/>
        </w:rPr>
        <w:tab/>
      </w:r>
      <w:r>
        <w:rPr>
          <w:rFonts w:ascii="Trebuchet MS"/>
          <w:spacing w:val="-5"/>
          <w:sz w:val="10"/>
        </w:rPr>
        <w:t>67</w:t>
      </w:r>
    </w:p>
    <w:p w14:paraId="7C19B63E" w14:textId="77777777" w:rsidR="00EA1924" w:rsidRDefault="00000000">
      <w:pPr>
        <w:tabs>
          <w:tab w:val="left" w:pos="10912"/>
        </w:tabs>
        <w:spacing w:before="30"/>
        <w:ind w:left="2761"/>
        <w:rPr>
          <w:rFonts w:ascii="Trebuchet MS"/>
          <w:sz w:val="10"/>
        </w:rPr>
      </w:pPr>
      <w:r>
        <w:rPr>
          <w:spacing w:val="-2"/>
          <w:sz w:val="20"/>
        </w:rPr>
        <w:t>solutions</w:t>
      </w:r>
      <w:r>
        <w:rPr>
          <w:spacing w:val="-11"/>
          <w:sz w:val="20"/>
        </w:rPr>
        <w:t xml:space="preserve"> </w:t>
      </w:r>
      <w:r>
        <w:rPr>
          <w:spacing w:val="-2"/>
          <w:sz w:val="20"/>
        </w:rPr>
        <w:t>are</w:t>
      </w:r>
      <w:r>
        <w:rPr>
          <w:spacing w:val="-10"/>
          <w:sz w:val="20"/>
        </w:rPr>
        <w:t xml:space="preserve"> </w:t>
      </w:r>
      <w:r>
        <w:rPr>
          <w:spacing w:val="-2"/>
          <w:sz w:val="20"/>
        </w:rPr>
        <w:t>LUT-based</w:t>
      </w:r>
      <w:r>
        <w:rPr>
          <w:spacing w:val="-10"/>
          <w:sz w:val="20"/>
        </w:rPr>
        <w:t xml:space="preserve"> </w:t>
      </w:r>
      <w:r>
        <w:rPr>
          <w:spacing w:val="-2"/>
          <w:sz w:val="20"/>
        </w:rPr>
        <w:t>interpolation</w:t>
      </w:r>
      <w:r>
        <w:rPr>
          <w:spacing w:val="-11"/>
          <w:sz w:val="20"/>
        </w:rPr>
        <w:t xml:space="preserve"> </w:t>
      </w:r>
      <w:r>
        <w:rPr>
          <w:spacing w:val="-2"/>
          <w:sz w:val="20"/>
        </w:rPr>
        <w:t>and</w:t>
      </w:r>
      <w:r>
        <w:rPr>
          <w:spacing w:val="-10"/>
          <w:sz w:val="20"/>
        </w:rPr>
        <w:t xml:space="preserve"> </w:t>
      </w:r>
      <w:r>
        <w:rPr>
          <w:spacing w:val="-2"/>
          <w:sz w:val="20"/>
        </w:rPr>
        <w:t>low-order</w:t>
      </w:r>
      <w:r>
        <w:rPr>
          <w:spacing w:val="-10"/>
          <w:sz w:val="20"/>
        </w:rPr>
        <w:t xml:space="preserve"> </w:t>
      </w:r>
      <w:r>
        <w:rPr>
          <w:spacing w:val="-2"/>
          <w:sz w:val="20"/>
        </w:rPr>
        <w:t>polynomial</w:t>
      </w:r>
      <w:r>
        <w:rPr>
          <w:spacing w:val="-11"/>
          <w:sz w:val="20"/>
        </w:rPr>
        <w:t xml:space="preserve"> </w:t>
      </w:r>
      <w:r>
        <w:rPr>
          <w:spacing w:val="-2"/>
          <w:sz w:val="20"/>
        </w:rPr>
        <w:t>regression</w:t>
      </w:r>
      <w:r>
        <w:rPr>
          <w:spacing w:val="-10"/>
          <w:sz w:val="20"/>
        </w:rPr>
        <w:t xml:space="preserve"> </w:t>
      </w:r>
      <w:r>
        <w:rPr>
          <w:spacing w:val="-2"/>
          <w:sz w:val="20"/>
        </w:rPr>
        <w:t>fit</w:t>
      </w:r>
      <w:r>
        <w:rPr>
          <w:spacing w:val="-10"/>
          <w:sz w:val="20"/>
        </w:rPr>
        <w:t xml:space="preserve"> </w:t>
      </w:r>
      <w:r>
        <w:rPr>
          <w:spacing w:val="-2"/>
          <w:sz w:val="20"/>
        </w:rPr>
        <w:t>by</w:t>
      </w:r>
      <w:r>
        <w:rPr>
          <w:spacing w:val="-11"/>
          <w:sz w:val="20"/>
        </w:rPr>
        <w:t xml:space="preserve"> </w:t>
      </w:r>
      <w:r>
        <w:rPr>
          <w:spacing w:val="-2"/>
          <w:sz w:val="20"/>
        </w:rPr>
        <w:t>ordinary</w:t>
      </w:r>
      <w:r>
        <w:rPr>
          <w:rFonts w:ascii="Times New Roman"/>
          <w:sz w:val="20"/>
        </w:rPr>
        <w:tab/>
      </w:r>
      <w:r>
        <w:rPr>
          <w:rFonts w:ascii="Trebuchet MS"/>
          <w:spacing w:val="-5"/>
          <w:sz w:val="10"/>
        </w:rPr>
        <w:t>68</w:t>
      </w:r>
    </w:p>
    <w:p w14:paraId="017160F0" w14:textId="088423FE" w:rsidR="00EA1924" w:rsidRDefault="00000000">
      <w:pPr>
        <w:tabs>
          <w:tab w:val="left" w:pos="10912"/>
        </w:tabs>
        <w:spacing w:before="30"/>
        <w:ind w:left="2761"/>
        <w:rPr>
          <w:rFonts w:ascii="Trebuchet MS"/>
          <w:sz w:val="10"/>
        </w:rPr>
      </w:pPr>
      <w:r>
        <w:rPr>
          <w:sz w:val="20"/>
        </w:rPr>
        <w:t>least</w:t>
      </w:r>
      <w:r>
        <w:rPr>
          <w:spacing w:val="4"/>
          <w:sz w:val="20"/>
        </w:rPr>
        <w:t xml:space="preserve"> </w:t>
      </w:r>
      <w:r>
        <w:rPr>
          <w:sz w:val="20"/>
        </w:rPr>
        <w:t>squares</w:t>
      </w:r>
      <w:ins w:id="128" w:author="Phil Green" w:date="2026-08-30T11:57:00Z" w16du:dateUtc="2026-08-30T09:57:00Z">
        <w:r w:rsidR="00E84E7A">
          <w:rPr>
            <w:sz w:val="20"/>
          </w:rPr>
          <w:t>, often used in combination.</w:t>
        </w:r>
      </w:ins>
      <w:del w:id="129" w:author="Phil Green" w:date="2026-08-30T11:57:00Z" w16du:dateUtc="2026-08-30T09:57:00Z">
        <w:r w:rsidDel="00E84E7A">
          <w:rPr>
            <w:sz w:val="20"/>
          </w:rPr>
          <w:delText>;</w:delText>
        </w:r>
        <w:r w:rsidDel="00E84E7A">
          <w:rPr>
            <w:spacing w:val="6"/>
            <w:sz w:val="20"/>
          </w:rPr>
          <w:delText xml:space="preserve"> </w:delText>
        </w:r>
        <w:r w:rsidDel="00E84E7A">
          <w:rPr>
            <w:sz w:val="20"/>
          </w:rPr>
          <w:delText>both</w:delText>
        </w:r>
        <w:r w:rsidDel="00E84E7A">
          <w:rPr>
            <w:spacing w:val="5"/>
            <w:sz w:val="20"/>
          </w:rPr>
          <w:delText xml:space="preserve"> </w:delText>
        </w:r>
        <w:r w:rsidDel="00E84E7A">
          <w:rPr>
            <w:sz w:val="20"/>
          </w:rPr>
          <w:delText>remain</w:delText>
        </w:r>
        <w:r w:rsidDel="00E84E7A">
          <w:rPr>
            <w:spacing w:val="5"/>
            <w:sz w:val="20"/>
          </w:rPr>
          <w:delText xml:space="preserve"> </w:delText>
        </w:r>
        <w:r w:rsidDel="00E84E7A">
          <w:rPr>
            <w:sz w:val="20"/>
          </w:rPr>
          <w:delText>the</w:delText>
        </w:r>
        <w:r w:rsidDel="00E84E7A">
          <w:rPr>
            <w:spacing w:val="5"/>
            <w:sz w:val="20"/>
          </w:rPr>
          <w:delText xml:space="preserve"> </w:delText>
        </w:r>
        <w:r w:rsidDel="00E84E7A">
          <w:rPr>
            <w:sz w:val="20"/>
          </w:rPr>
          <w:delText>workhorse</w:delText>
        </w:r>
        <w:r w:rsidDel="00E84E7A">
          <w:rPr>
            <w:spacing w:val="5"/>
            <w:sz w:val="20"/>
          </w:rPr>
          <w:delText xml:space="preserve"> </w:delText>
        </w:r>
        <w:r w:rsidDel="00E84E7A">
          <w:rPr>
            <w:sz w:val="20"/>
          </w:rPr>
          <w:delText>of</w:delText>
        </w:r>
        <w:r w:rsidDel="00E84E7A">
          <w:rPr>
            <w:spacing w:val="5"/>
            <w:sz w:val="20"/>
          </w:rPr>
          <w:delText xml:space="preserve"> </w:delText>
        </w:r>
        <w:r w:rsidDel="00E84E7A">
          <w:rPr>
            <w:sz w:val="20"/>
          </w:rPr>
          <w:delText>ICC</w:delText>
        </w:r>
        <w:r w:rsidDel="00E84E7A">
          <w:rPr>
            <w:spacing w:val="5"/>
            <w:sz w:val="20"/>
          </w:rPr>
          <w:delText xml:space="preserve"> </w:delText>
        </w:r>
        <w:r w:rsidDel="00E84E7A">
          <w:rPr>
            <w:sz w:val="20"/>
          </w:rPr>
          <w:delText>profile</w:delText>
        </w:r>
        <w:r w:rsidDel="00E84E7A">
          <w:rPr>
            <w:spacing w:val="5"/>
            <w:sz w:val="20"/>
          </w:rPr>
          <w:delText xml:space="preserve"> </w:delText>
        </w:r>
        <w:r w:rsidDel="00E84E7A">
          <w:rPr>
            <w:sz w:val="20"/>
          </w:rPr>
          <w:delText>construction</w:delText>
        </w:r>
        <w:r w:rsidDel="00E84E7A">
          <w:rPr>
            <w:spacing w:val="5"/>
            <w:sz w:val="20"/>
          </w:rPr>
          <w:delText xml:space="preserve"> </w:delText>
        </w:r>
        <w:r w:rsidDel="00E84E7A">
          <w:rPr>
            <w:sz w:val="20"/>
          </w:rPr>
          <w:delText>for</w:delText>
        </w:r>
        <w:r w:rsidDel="00E84E7A">
          <w:rPr>
            <w:spacing w:val="4"/>
            <w:sz w:val="20"/>
          </w:rPr>
          <w:delText xml:space="preserve"> </w:delText>
        </w:r>
        <w:r w:rsidDel="00E84E7A">
          <w:rPr>
            <w:sz w:val="20"/>
          </w:rPr>
          <w:delText>CMYK</w:delText>
        </w:r>
        <w:r w:rsidDel="00E84E7A">
          <w:rPr>
            <w:spacing w:val="5"/>
            <w:sz w:val="20"/>
          </w:rPr>
          <w:delText xml:space="preserve"> </w:delText>
        </w:r>
        <w:r w:rsidDel="00E84E7A">
          <w:rPr>
            <w:spacing w:val="-2"/>
            <w:sz w:val="20"/>
          </w:rPr>
          <w:delText>devices</w:delText>
        </w:r>
      </w:del>
      <w:r>
        <w:rPr>
          <w:spacing w:val="-2"/>
          <w:sz w:val="20"/>
        </w:rPr>
        <w:t>.</w:t>
      </w:r>
      <w:r>
        <w:rPr>
          <w:sz w:val="20"/>
        </w:rPr>
        <w:tab/>
      </w:r>
      <w:r>
        <w:rPr>
          <w:rFonts w:ascii="Trebuchet MS"/>
          <w:spacing w:val="-5"/>
          <w:sz w:val="10"/>
        </w:rPr>
        <w:t>69</w:t>
      </w:r>
    </w:p>
    <w:p w14:paraId="75A086C4" w14:textId="77777777" w:rsidR="00EA1924" w:rsidRDefault="00000000">
      <w:pPr>
        <w:tabs>
          <w:tab w:val="left" w:pos="10912"/>
        </w:tabs>
        <w:spacing w:before="30"/>
        <w:ind w:left="2761"/>
        <w:rPr>
          <w:rFonts w:ascii="Trebuchet MS"/>
          <w:sz w:val="10"/>
        </w:rPr>
      </w:pPr>
      <w:r>
        <w:rPr>
          <w:sz w:val="20"/>
        </w:rPr>
        <w:t>Neural</w:t>
      </w:r>
      <w:r>
        <w:rPr>
          <w:spacing w:val="-7"/>
          <w:sz w:val="20"/>
        </w:rPr>
        <w:t xml:space="preserve"> </w:t>
      </w:r>
      <w:r>
        <w:rPr>
          <w:sz w:val="20"/>
        </w:rPr>
        <w:t>networks</w:t>
      </w:r>
      <w:r>
        <w:rPr>
          <w:spacing w:val="-6"/>
          <w:sz w:val="20"/>
        </w:rPr>
        <w:t xml:space="preserve"> </w:t>
      </w:r>
      <w:r>
        <w:rPr>
          <w:sz w:val="20"/>
        </w:rPr>
        <w:t>were</w:t>
      </w:r>
      <w:r>
        <w:rPr>
          <w:spacing w:val="-7"/>
          <w:sz w:val="20"/>
        </w:rPr>
        <w:t xml:space="preserve"> </w:t>
      </w:r>
      <w:r>
        <w:rPr>
          <w:sz w:val="20"/>
        </w:rPr>
        <w:t>proposed</w:t>
      </w:r>
      <w:r>
        <w:rPr>
          <w:spacing w:val="-6"/>
          <w:sz w:val="20"/>
        </w:rPr>
        <w:t xml:space="preserve"> </w:t>
      </w:r>
      <w:r>
        <w:rPr>
          <w:sz w:val="20"/>
        </w:rPr>
        <w:t>for</w:t>
      </w:r>
      <w:r>
        <w:rPr>
          <w:spacing w:val="-7"/>
          <w:sz w:val="20"/>
        </w:rPr>
        <w:t xml:space="preserve"> </w:t>
      </w:r>
      <w:r>
        <w:rPr>
          <w:sz w:val="20"/>
        </w:rPr>
        <w:t>printer</w:t>
      </w:r>
      <w:r>
        <w:rPr>
          <w:spacing w:val="-7"/>
          <w:sz w:val="20"/>
        </w:rPr>
        <w:t xml:space="preserve"> </w:t>
      </w:r>
      <w:r>
        <w:rPr>
          <w:sz w:val="20"/>
        </w:rPr>
        <w:t>and</w:t>
      </w:r>
      <w:r>
        <w:rPr>
          <w:spacing w:val="-6"/>
          <w:sz w:val="20"/>
        </w:rPr>
        <w:t xml:space="preserve"> </w:t>
      </w:r>
      <w:r>
        <w:rPr>
          <w:sz w:val="20"/>
        </w:rPr>
        <w:t>scanner</w:t>
      </w:r>
      <w:r>
        <w:rPr>
          <w:spacing w:val="-6"/>
          <w:sz w:val="20"/>
        </w:rPr>
        <w:t xml:space="preserve"> </w:t>
      </w:r>
      <w:r>
        <w:rPr>
          <w:sz w:val="20"/>
        </w:rPr>
        <w:t>characterization</w:t>
      </w:r>
      <w:r>
        <w:rPr>
          <w:spacing w:val="-7"/>
          <w:sz w:val="20"/>
        </w:rPr>
        <w:t xml:space="preserve"> </w:t>
      </w:r>
      <w:r>
        <w:rPr>
          <w:sz w:val="20"/>
        </w:rPr>
        <w:t>as</w:t>
      </w:r>
      <w:r>
        <w:rPr>
          <w:spacing w:val="-6"/>
          <w:sz w:val="20"/>
        </w:rPr>
        <w:t xml:space="preserve"> </w:t>
      </w:r>
      <w:r>
        <w:rPr>
          <w:sz w:val="20"/>
        </w:rPr>
        <w:t>early</w:t>
      </w:r>
      <w:r>
        <w:rPr>
          <w:spacing w:val="-7"/>
          <w:sz w:val="20"/>
        </w:rPr>
        <w:t xml:space="preserve"> </w:t>
      </w:r>
      <w:r>
        <w:rPr>
          <w:sz w:val="20"/>
        </w:rPr>
        <w:t>as</w:t>
      </w:r>
      <w:r>
        <w:rPr>
          <w:spacing w:val="-6"/>
          <w:sz w:val="20"/>
        </w:rPr>
        <w:t xml:space="preserve"> </w:t>
      </w:r>
      <w:r>
        <w:rPr>
          <w:spacing w:val="-4"/>
          <w:sz w:val="20"/>
        </w:rPr>
        <w:t>Kang</w:t>
      </w:r>
      <w:r>
        <w:rPr>
          <w:rFonts w:ascii="Times New Roman"/>
          <w:sz w:val="20"/>
        </w:rPr>
        <w:tab/>
      </w:r>
      <w:r>
        <w:rPr>
          <w:rFonts w:ascii="Trebuchet MS"/>
          <w:spacing w:val="-5"/>
          <w:sz w:val="10"/>
        </w:rPr>
        <w:t>70</w:t>
      </w:r>
    </w:p>
    <w:p w14:paraId="2A5EF428" w14:textId="77777777" w:rsidR="00EA1924" w:rsidRDefault="00000000">
      <w:pPr>
        <w:tabs>
          <w:tab w:val="left" w:pos="10912"/>
        </w:tabs>
        <w:spacing w:before="30"/>
        <w:ind w:left="2761"/>
        <w:rPr>
          <w:rFonts w:ascii="Trebuchet MS"/>
          <w:sz w:val="10"/>
        </w:rPr>
      </w:pPr>
      <w:r>
        <w:rPr>
          <w:sz w:val="20"/>
        </w:rPr>
        <w:t>and</w:t>
      </w:r>
      <w:r>
        <w:rPr>
          <w:spacing w:val="2"/>
          <w:sz w:val="20"/>
        </w:rPr>
        <w:t xml:space="preserve"> </w:t>
      </w:r>
      <w:r>
        <w:rPr>
          <w:sz w:val="20"/>
        </w:rPr>
        <w:t>Anderson</w:t>
      </w:r>
      <w:r>
        <w:rPr>
          <w:spacing w:val="2"/>
          <w:sz w:val="20"/>
        </w:rPr>
        <w:t xml:space="preserve"> </w:t>
      </w:r>
      <w:r>
        <w:rPr>
          <w:sz w:val="20"/>
        </w:rPr>
        <w:t>[</w:t>
      </w:r>
      <w:hyperlink w:anchor="_bookmark35" w:history="1">
        <w:r>
          <w:rPr>
            <w:color w:val="0774B7"/>
            <w:sz w:val="20"/>
          </w:rPr>
          <w:t>4</w:t>
        </w:r>
      </w:hyperlink>
      <w:r>
        <w:rPr>
          <w:sz w:val="20"/>
        </w:rPr>
        <w:t>]</w:t>
      </w:r>
      <w:r>
        <w:rPr>
          <w:spacing w:val="3"/>
          <w:sz w:val="20"/>
        </w:rPr>
        <w:t xml:space="preserve"> </w:t>
      </w:r>
      <w:r>
        <w:rPr>
          <w:sz w:val="20"/>
        </w:rPr>
        <w:t>and</w:t>
      </w:r>
      <w:r>
        <w:rPr>
          <w:spacing w:val="2"/>
          <w:sz w:val="20"/>
        </w:rPr>
        <w:t xml:space="preserve"> </w:t>
      </w:r>
      <w:r>
        <w:rPr>
          <w:sz w:val="20"/>
        </w:rPr>
        <w:t>Tominaga</w:t>
      </w:r>
      <w:r>
        <w:rPr>
          <w:spacing w:val="3"/>
          <w:sz w:val="20"/>
        </w:rPr>
        <w:t xml:space="preserve"> </w:t>
      </w:r>
      <w:r>
        <w:rPr>
          <w:sz w:val="20"/>
        </w:rPr>
        <w:t>[</w:t>
      </w:r>
      <w:hyperlink w:anchor="_bookmark36" w:history="1">
        <w:r>
          <w:rPr>
            <w:color w:val="0774B7"/>
            <w:sz w:val="20"/>
          </w:rPr>
          <w:t>5</w:t>
        </w:r>
      </w:hyperlink>
      <w:r>
        <w:rPr>
          <w:sz w:val="20"/>
        </w:rPr>
        <w:t>],</w:t>
      </w:r>
      <w:r>
        <w:rPr>
          <w:spacing w:val="2"/>
          <w:sz w:val="20"/>
        </w:rPr>
        <w:t xml:space="preserve"> </w:t>
      </w:r>
      <w:r>
        <w:rPr>
          <w:sz w:val="20"/>
        </w:rPr>
        <w:t>and</w:t>
      </w:r>
      <w:r>
        <w:rPr>
          <w:spacing w:val="3"/>
          <w:sz w:val="20"/>
        </w:rPr>
        <w:t xml:space="preserve"> </w:t>
      </w:r>
      <w:r>
        <w:rPr>
          <w:sz w:val="20"/>
        </w:rPr>
        <w:t>later</w:t>
      </w:r>
      <w:r>
        <w:rPr>
          <w:spacing w:val="2"/>
          <w:sz w:val="20"/>
        </w:rPr>
        <w:t xml:space="preserve"> </w:t>
      </w:r>
      <w:r>
        <w:rPr>
          <w:sz w:val="20"/>
        </w:rPr>
        <w:t>work</w:t>
      </w:r>
      <w:r>
        <w:rPr>
          <w:spacing w:val="2"/>
          <w:sz w:val="20"/>
        </w:rPr>
        <w:t xml:space="preserve"> </w:t>
      </w:r>
      <w:r>
        <w:rPr>
          <w:sz w:val="20"/>
        </w:rPr>
        <w:t>compared</w:t>
      </w:r>
      <w:r>
        <w:rPr>
          <w:spacing w:val="3"/>
          <w:sz w:val="20"/>
        </w:rPr>
        <w:t xml:space="preserve"> </w:t>
      </w:r>
      <w:r>
        <w:rPr>
          <w:sz w:val="20"/>
        </w:rPr>
        <w:t>them</w:t>
      </w:r>
      <w:r>
        <w:rPr>
          <w:spacing w:val="2"/>
          <w:sz w:val="20"/>
        </w:rPr>
        <w:t xml:space="preserve"> </w:t>
      </w:r>
      <w:r>
        <w:rPr>
          <w:sz w:val="20"/>
        </w:rPr>
        <w:t>against</w:t>
      </w:r>
      <w:r>
        <w:rPr>
          <w:spacing w:val="3"/>
          <w:sz w:val="20"/>
        </w:rPr>
        <w:t xml:space="preserve"> </w:t>
      </w:r>
      <w:r>
        <w:rPr>
          <w:spacing w:val="-2"/>
          <w:sz w:val="20"/>
        </w:rPr>
        <w:t>polynomial</w:t>
      </w:r>
      <w:r>
        <w:rPr>
          <w:rFonts w:ascii="Times New Roman"/>
          <w:sz w:val="20"/>
        </w:rPr>
        <w:tab/>
      </w:r>
      <w:r>
        <w:rPr>
          <w:rFonts w:ascii="Trebuchet MS"/>
          <w:spacing w:val="-5"/>
          <w:sz w:val="10"/>
        </w:rPr>
        <w:t>71</w:t>
      </w:r>
    </w:p>
    <w:p w14:paraId="17C97794" w14:textId="77777777" w:rsidR="00EA1924" w:rsidRDefault="00000000">
      <w:pPr>
        <w:tabs>
          <w:tab w:val="left" w:pos="10912"/>
        </w:tabs>
        <w:spacing w:before="30"/>
        <w:ind w:left="2761"/>
        <w:rPr>
          <w:rFonts w:ascii="Trebuchet MS"/>
          <w:sz w:val="10"/>
        </w:rPr>
      </w:pPr>
      <w:r>
        <w:rPr>
          <w:sz w:val="20"/>
        </w:rPr>
        <w:t>transforms</w:t>
      </w:r>
      <w:r>
        <w:rPr>
          <w:spacing w:val="16"/>
          <w:sz w:val="20"/>
        </w:rPr>
        <w:t xml:space="preserve"> </w:t>
      </w:r>
      <w:r>
        <w:rPr>
          <w:sz w:val="20"/>
        </w:rPr>
        <w:t>for</w:t>
      </w:r>
      <w:r>
        <w:rPr>
          <w:spacing w:val="17"/>
          <w:sz w:val="20"/>
        </w:rPr>
        <w:t xml:space="preserve"> </w:t>
      </w:r>
      <w:r>
        <w:rPr>
          <w:sz w:val="20"/>
        </w:rPr>
        <w:t>camera</w:t>
      </w:r>
      <w:r>
        <w:rPr>
          <w:spacing w:val="17"/>
          <w:sz w:val="20"/>
        </w:rPr>
        <w:t xml:space="preserve"> </w:t>
      </w:r>
      <w:r>
        <w:rPr>
          <w:sz w:val="20"/>
        </w:rPr>
        <w:t>characterization</w:t>
      </w:r>
      <w:r>
        <w:rPr>
          <w:spacing w:val="15"/>
          <w:sz w:val="20"/>
        </w:rPr>
        <w:t xml:space="preserve"> </w:t>
      </w:r>
      <w:r>
        <w:rPr>
          <w:sz w:val="20"/>
        </w:rPr>
        <w:t>[</w:t>
      </w:r>
      <w:hyperlink w:anchor="_bookmark41" w:history="1">
        <w:r>
          <w:rPr>
            <w:color w:val="0774B7"/>
            <w:sz w:val="20"/>
          </w:rPr>
          <w:t>10</w:t>
        </w:r>
      </w:hyperlink>
      <w:r>
        <w:rPr>
          <w:sz w:val="20"/>
        </w:rPr>
        <w:t>],</w:t>
      </w:r>
      <w:r>
        <w:rPr>
          <w:spacing w:val="19"/>
          <w:sz w:val="20"/>
        </w:rPr>
        <w:t xml:space="preserve"> </w:t>
      </w:r>
      <w:r>
        <w:rPr>
          <w:sz w:val="20"/>
        </w:rPr>
        <w:t>finding</w:t>
      </w:r>
      <w:r>
        <w:rPr>
          <w:spacing w:val="16"/>
          <w:sz w:val="20"/>
        </w:rPr>
        <w:t xml:space="preserve"> </w:t>
      </w:r>
      <w:r>
        <w:rPr>
          <w:sz w:val="20"/>
        </w:rPr>
        <w:t>approximately</w:t>
      </w:r>
      <w:r>
        <w:rPr>
          <w:spacing w:val="17"/>
          <w:sz w:val="20"/>
        </w:rPr>
        <w:t xml:space="preserve"> </w:t>
      </w:r>
      <w:r>
        <w:rPr>
          <w:sz w:val="20"/>
        </w:rPr>
        <w:t>equal</w:t>
      </w:r>
      <w:r>
        <w:rPr>
          <w:spacing w:val="17"/>
          <w:sz w:val="20"/>
        </w:rPr>
        <w:t xml:space="preserve"> </w:t>
      </w:r>
      <w:r>
        <w:rPr>
          <w:sz w:val="20"/>
        </w:rPr>
        <w:t>accuracy</w:t>
      </w:r>
      <w:r>
        <w:rPr>
          <w:spacing w:val="15"/>
          <w:sz w:val="20"/>
        </w:rPr>
        <w:t xml:space="preserve"> </w:t>
      </w:r>
      <w:r>
        <w:rPr>
          <w:spacing w:val="-5"/>
          <w:sz w:val="20"/>
        </w:rPr>
        <w:t>and</w:t>
      </w:r>
      <w:r>
        <w:rPr>
          <w:rFonts w:ascii="Times New Roman"/>
          <w:sz w:val="20"/>
        </w:rPr>
        <w:tab/>
      </w:r>
      <w:r>
        <w:rPr>
          <w:rFonts w:ascii="Trebuchet MS"/>
          <w:spacing w:val="-5"/>
          <w:sz w:val="10"/>
        </w:rPr>
        <w:t>72</w:t>
      </w:r>
    </w:p>
    <w:p w14:paraId="26FD2276" w14:textId="77777777" w:rsidR="00EA1924" w:rsidRDefault="00000000">
      <w:pPr>
        <w:tabs>
          <w:tab w:val="left" w:pos="10912"/>
        </w:tabs>
        <w:spacing w:before="30"/>
        <w:ind w:left="2761"/>
        <w:rPr>
          <w:rFonts w:ascii="Trebuchet MS"/>
          <w:sz w:val="10"/>
        </w:rPr>
      </w:pPr>
      <w:r>
        <w:rPr>
          <w:sz w:val="20"/>
        </w:rPr>
        <w:t>recommending</w:t>
      </w:r>
      <w:r>
        <w:rPr>
          <w:spacing w:val="-6"/>
          <w:sz w:val="20"/>
        </w:rPr>
        <w:t xml:space="preserve"> </w:t>
      </w:r>
      <w:r>
        <w:rPr>
          <w:sz w:val="20"/>
        </w:rPr>
        <w:t>the</w:t>
      </w:r>
      <w:r>
        <w:rPr>
          <w:spacing w:val="-7"/>
          <w:sz w:val="20"/>
        </w:rPr>
        <w:t xml:space="preserve"> </w:t>
      </w:r>
      <w:r>
        <w:rPr>
          <w:sz w:val="20"/>
        </w:rPr>
        <w:t>polynomial</w:t>
      </w:r>
      <w:r>
        <w:rPr>
          <w:spacing w:val="-5"/>
          <w:sz w:val="20"/>
        </w:rPr>
        <w:t xml:space="preserve"> </w:t>
      </w:r>
      <w:r>
        <w:rPr>
          <w:sz w:val="20"/>
        </w:rPr>
        <w:t>on</w:t>
      </w:r>
      <w:r>
        <w:rPr>
          <w:spacing w:val="-7"/>
          <w:sz w:val="20"/>
        </w:rPr>
        <w:t xml:space="preserve"> </w:t>
      </w:r>
      <w:r>
        <w:rPr>
          <w:sz w:val="20"/>
        </w:rPr>
        <w:t>practical</w:t>
      </w:r>
      <w:r>
        <w:rPr>
          <w:spacing w:val="-5"/>
          <w:sz w:val="20"/>
        </w:rPr>
        <w:t xml:space="preserve"> </w:t>
      </w:r>
      <w:r>
        <w:rPr>
          <w:sz w:val="20"/>
        </w:rPr>
        <w:t>grounds:</w:t>
      </w:r>
      <w:r>
        <w:rPr>
          <w:spacing w:val="5"/>
          <w:sz w:val="20"/>
        </w:rPr>
        <w:t xml:space="preserve"> </w:t>
      </w:r>
      <w:r>
        <w:rPr>
          <w:sz w:val="20"/>
        </w:rPr>
        <w:t>it</w:t>
      </w:r>
      <w:r>
        <w:rPr>
          <w:spacing w:val="-7"/>
          <w:sz w:val="20"/>
        </w:rPr>
        <w:t xml:space="preserve"> </w:t>
      </w:r>
      <w:r>
        <w:rPr>
          <w:sz w:val="20"/>
        </w:rPr>
        <w:t>is</w:t>
      </w:r>
      <w:r>
        <w:rPr>
          <w:spacing w:val="-5"/>
          <w:sz w:val="20"/>
        </w:rPr>
        <w:t xml:space="preserve"> </w:t>
      </w:r>
      <w:r>
        <w:rPr>
          <w:sz w:val="20"/>
        </w:rPr>
        <w:t>simpler</w:t>
      </w:r>
      <w:r>
        <w:rPr>
          <w:spacing w:val="-7"/>
          <w:sz w:val="20"/>
        </w:rPr>
        <w:t xml:space="preserve"> </w:t>
      </w:r>
      <w:r>
        <w:rPr>
          <w:sz w:val="20"/>
        </w:rPr>
        <w:t>to</w:t>
      </w:r>
      <w:r>
        <w:rPr>
          <w:spacing w:val="-5"/>
          <w:sz w:val="20"/>
        </w:rPr>
        <w:t xml:space="preserve"> </w:t>
      </w:r>
      <w:r>
        <w:rPr>
          <w:sz w:val="20"/>
        </w:rPr>
        <w:t>fit,</w:t>
      </w:r>
      <w:r>
        <w:rPr>
          <w:spacing w:val="-6"/>
          <w:sz w:val="20"/>
        </w:rPr>
        <w:t xml:space="preserve"> </w:t>
      </w:r>
      <w:r>
        <w:rPr>
          <w:sz w:val="20"/>
        </w:rPr>
        <w:t>and</w:t>
      </w:r>
      <w:r>
        <w:rPr>
          <w:spacing w:val="-6"/>
          <w:sz w:val="20"/>
        </w:rPr>
        <w:t xml:space="preserve"> </w:t>
      </w:r>
      <w:r>
        <w:rPr>
          <w:sz w:val="20"/>
        </w:rPr>
        <w:t>its</w:t>
      </w:r>
      <w:r>
        <w:rPr>
          <w:spacing w:val="-6"/>
          <w:sz w:val="20"/>
        </w:rPr>
        <w:t xml:space="preserve"> </w:t>
      </w:r>
      <w:r>
        <w:rPr>
          <w:spacing w:val="-2"/>
          <w:sz w:val="20"/>
        </w:rPr>
        <w:t>parameter</w:t>
      </w:r>
      <w:r>
        <w:rPr>
          <w:rFonts w:ascii="Times New Roman"/>
          <w:sz w:val="20"/>
        </w:rPr>
        <w:tab/>
      </w:r>
      <w:r>
        <w:rPr>
          <w:rFonts w:ascii="Trebuchet MS"/>
          <w:spacing w:val="-5"/>
          <w:sz w:val="10"/>
        </w:rPr>
        <w:t>73</w:t>
      </w:r>
    </w:p>
    <w:p w14:paraId="581FDD76" w14:textId="77777777" w:rsidR="00EA1924" w:rsidRDefault="00000000">
      <w:pPr>
        <w:tabs>
          <w:tab w:val="left" w:pos="10912"/>
        </w:tabs>
        <w:spacing w:before="30"/>
        <w:ind w:left="2761"/>
        <w:rPr>
          <w:rFonts w:ascii="Trebuchet MS"/>
          <w:sz w:val="10"/>
        </w:rPr>
      </w:pPr>
      <w:r>
        <w:rPr>
          <w:spacing w:val="-2"/>
          <w:sz w:val="20"/>
        </w:rPr>
        <w:t>set</w:t>
      </w:r>
      <w:r>
        <w:rPr>
          <w:spacing w:val="-5"/>
          <w:sz w:val="20"/>
        </w:rPr>
        <w:t xml:space="preserve"> </w:t>
      </w:r>
      <w:r>
        <w:rPr>
          <w:spacing w:val="-2"/>
          <w:sz w:val="20"/>
        </w:rPr>
        <w:t>is</w:t>
      </w:r>
      <w:r>
        <w:rPr>
          <w:spacing w:val="-5"/>
          <w:sz w:val="20"/>
        </w:rPr>
        <w:t xml:space="preserve"> </w:t>
      </w:r>
      <w:r>
        <w:rPr>
          <w:spacing w:val="-2"/>
          <w:sz w:val="20"/>
        </w:rPr>
        <w:t>smaller</w:t>
      </w:r>
      <w:r>
        <w:rPr>
          <w:spacing w:val="-5"/>
          <w:sz w:val="20"/>
        </w:rPr>
        <w:t xml:space="preserve"> </w:t>
      </w:r>
      <w:r>
        <w:rPr>
          <w:spacing w:val="-2"/>
          <w:sz w:val="20"/>
        </w:rPr>
        <w:t>and</w:t>
      </w:r>
      <w:r>
        <w:rPr>
          <w:spacing w:val="-5"/>
          <w:sz w:val="20"/>
        </w:rPr>
        <w:t xml:space="preserve"> </w:t>
      </w:r>
      <w:r>
        <w:rPr>
          <w:spacing w:val="-2"/>
          <w:sz w:val="20"/>
        </w:rPr>
        <w:t>easier</w:t>
      </w:r>
      <w:r>
        <w:rPr>
          <w:spacing w:val="-5"/>
          <w:sz w:val="20"/>
        </w:rPr>
        <w:t xml:space="preserve"> </w:t>
      </w:r>
      <w:r>
        <w:rPr>
          <w:spacing w:val="-2"/>
          <w:sz w:val="20"/>
        </w:rPr>
        <w:t>to</w:t>
      </w:r>
      <w:r>
        <w:rPr>
          <w:spacing w:val="-5"/>
          <w:sz w:val="20"/>
        </w:rPr>
        <w:t xml:space="preserve"> </w:t>
      </w:r>
      <w:r>
        <w:rPr>
          <w:spacing w:val="-2"/>
          <w:sz w:val="20"/>
        </w:rPr>
        <w:t>audit.</w:t>
      </w:r>
      <w:r>
        <w:rPr>
          <w:spacing w:val="6"/>
          <w:sz w:val="20"/>
        </w:rPr>
        <w:t xml:space="preserve"> </w:t>
      </w:r>
      <w:r>
        <w:rPr>
          <w:spacing w:val="-2"/>
          <w:sz w:val="20"/>
        </w:rPr>
        <w:t>The</w:t>
      </w:r>
      <w:r>
        <w:rPr>
          <w:spacing w:val="-5"/>
          <w:sz w:val="20"/>
        </w:rPr>
        <w:t xml:space="preserve"> </w:t>
      </w:r>
      <w:r>
        <w:rPr>
          <w:spacing w:val="-2"/>
          <w:sz w:val="20"/>
        </w:rPr>
        <w:t>line</w:t>
      </w:r>
      <w:r>
        <w:rPr>
          <w:spacing w:val="-5"/>
          <w:sz w:val="20"/>
        </w:rPr>
        <w:t xml:space="preserve"> </w:t>
      </w:r>
      <w:r>
        <w:rPr>
          <w:spacing w:val="-2"/>
          <w:sz w:val="20"/>
        </w:rPr>
        <w:t>has</w:t>
      </w:r>
      <w:r>
        <w:rPr>
          <w:spacing w:val="-5"/>
          <w:sz w:val="20"/>
        </w:rPr>
        <w:t xml:space="preserve"> </w:t>
      </w:r>
      <w:r>
        <w:rPr>
          <w:spacing w:val="-2"/>
          <w:sz w:val="20"/>
        </w:rPr>
        <w:t>continued</w:t>
      </w:r>
      <w:r>
        <w:rPr>
          <w:spacing w:val="-5"/>
          <w:sz w:val="20"/>
        </w:rPr>
        <w:t xml:space="preserve"> </w:t>
      </w:r>
      <w:r>
        <w:rPr>
          <w:spacing w:val="-2"/>
          <w:sz w:val="20"/>
        </w:rPr>
        <w:t>since:</w:t>
      </w:r>
      <w:r>
        <w:rPr>
          <w:spacing w:val="6"/>
          <w:sz w:val="20"/>
        </w:rPr>
        <w:t xml:space="preserve"> </w:t>
      </w:r>
      <w:r>
        <w:rPr>
          <w:spacing w:val="-2"/>
          <w:sz w:val="20"/>
        </w:rPr>
        <w:t>wavelet</w:t>
      </w:r>
      <w:r>
        <w:rPr>
          <w:spacing w:val="-4"/>
          <w:sz w:val="20"/>
        </w:rPr>
        <w:t xml:space="preserve"> </w:t>
      </w:r>
      <w:r>
        <w:rPr>
          <w:spacing w:val="-2"/>
          <w:sz w:val="20"/>
        </w:rPr>
        <w:t>neural</w:t>
      </w:r>
      <w:r>
        <w:rPr>
          <w:spacing w:val="-5"/>
          <w:sz w:val="20"/>
        </w:rPr>
        <w:t xml:space="preserve"> </w:t>
      </w:r>
      <w:r>
        <w:rPr>
          <w:spacing w:val="-2"/>
          <w:sz w:val="20"/>
        </w:rPr>
        <w:t>networks</w:t>
      </w:r>
      <w:r>
        <w:rPr>
          <w:spacing w:val="-5"/>
          <w:sz w:val="20"/>
        </w:rPr>
        <w:t xml:space="preserve"> [</w:t>
      </w:r>
      <w:hyperlink w:anchor="_bookmark37" w:history="1">
        <w:r>
          <w:rPr>
            <w:color w:val="0774B7"/>
            <w:spacing w:val="-5"/>
            <w:sz w:val="20"/>
          </w:rPr>
          <w:t>6</w:t>
        </w:r>
      </w:hyperlink>
      <w:r>
        <w:rPr>
          <w:spacing w:val="-5"/>
          <w:sz w:val="20"/>
        </w:rPr>
        <w:t>]</w:t>
      </w:r>
      <w:r>
        <w:rPr>
          <w:rFonts w:ascii="Times New Roman"/>
          <w:sz w:val="20"/>
        </w:rPr>
        <w:tab/>
      </w:r>
      <w:r>
        <w:rPr>
          <w:rFonts w:ascii="Trebuchet MS"/>
          <w:spacing w:val="-5"/>
          <w:sz w:val="10"/>
        </w:rPr>
        <w:t>74</w:t>
      </w:r>
    </w:p>
    <w:p w14:paraId="597FD47A" w14:textId="77777777" w:rsidR="00EA1924" w:rsidRDefault="00000000">
      <w:pPr>
        <w:tabs>
          <w:tab w:val="left" w:pos="10912"/>
        </w:tabs>
        <w:spacing w:before="30"/>
        <w:ind w:left="2761"/>
        <w:rPr>
          <w:rFonts w:ascii="Trebuchet MS"/>
          <w:sz w:val="10"/>
        </w:rPr>
      </w:pPr>
      <w:r>
        <w:rPr>
          <w:spacing w:val="-4"/>
          <w:sz w:val="20"/>
        </w:rPr>
        <w:t>and</w:t>
      </w:r>
      <w:r>
        <w:rPr>
          <w:spacing w:val="-9"/>
          <w:sz w:val="20"/>
        </w:rPr>
        <w:t xml:space="preserve"> </w:t>
      </w:r>
      <w:r>
        <w:rPr>
          <w:spacing w:val="-4"/>
          <w:sz w:val="20"/>
        </w:rPr>
        <w:t>stacking</w:t>
      </w:r>
      <w:r>
        <w:rPr>
          <w:spacing w:val="-8"/>
          <w:sz w:val="20"/>
        </w:rPr>
        <w:t xml:space="preserve"> </w:t>
      </w:r>
      <w:r>
        <w:rPr>
          <w:spacing w:val="-4"/>
          <w:sz w:val="20"/>
        </w:rPr>
        <w:t>ensembles</w:t>
      </w:r>
      <w:r>
        <w:rPr>
          <w:spacing w:val="-9"/>
          <w:sz w:val="20"/>
        </w:rPr>
        <w:t xml:space="preserve"> </w:t>
      </w:r>
      <w:r>
        <w:rPr>
          <w:spacing w:val="-4"/>
          <w:sz w:val="20"/>
        </w:rPr>
        <w:t>[</w:t>
      </w:r>
      <w:hyperlink w:anchor="_bookmark38" w:history="1">
        <w:r>
          <w:rPr>
            <w:color w:val="0774B7"/>
            <w:spacing w:val="-4"/>
            <w:sz w:val="20"/>
          </w:rPr>
          <w:t>7</w:t>
        </w:r>
      </w:hyperlink>
      <w:r>
        <w:rPr>
          <w:spacing w:val="-4"/>
          <w:sz w:val="20"/>
        </w:rPr>
        <w:t>]</w:t>
      </w:r>
      <w:r>
        <w:rPr>
          <w:spacing w:val="-8"/>
          <w:sz w:val="20"/>
        </w:rPr>
        <w:t xml:space="preserve"> </w:t>
      </w:r>
      <w:r>
        <w:rPr>
          <w:spacing w:val="-4"/>
          <w:sz w:val="20"/>
        </w:rPr>
        <w:t>map</w:t>
      </w:r>
      <w:r>
        <w:rPr>
          <w:spacing w:val="-9"/>
          <w:sz w:val="20"/>
        </w:rPr>
        <w:t xml:space="preserve"> </w:t>
      </w:r>
      <w:r>
        <w:rPr>
          <w:spacing w:val="-4"/>
          <w:sz w:val="20"/>
        </w:rPr>
        <w:t>CMYK</w:t>
      </w:r>
      <w:r>
        <w:rPr>
          <w:spacing w:val="-8"/>
          <w:sz w:val="20"/>
        </w:rPr>
        <w:t xml:space="preserve"> </w:t>
      </w:r>
      <w:r>
        <w:rPr>
          <w:spacing w:val="-4"/>
          <w:sz w:val="20"/>
        </w:rPr>
        <w:t>to</w:t>
      </w:r>
      <w:r>
        <w:rPr>
          <w:spacing w:val="-9"/>
          <w:sz w:val="20"/>
        </w:rPr>
        <w:t xml:space="preserve"> </w:t>
      </w:r>
      <w:r>
        <w:rPr>
          <w:spacing w:val="-4"/>
          <w:sz w:val="20"/>
        </w:rPr>
        <w:t>CIELAB</w:t>
      </w:r>
      <w:r>
        <w:rPr>
          <w:spacing w:val="-8"/>
          <w:sz w:val="20"/>
        </w:rPr>
        <w:t xml:space="preserve"> </w:t>
      </w:r>
      <w:r>
        <w:rPr>
          <w:spacing w:val="-4"/>
          <w:sz w:val="20"/>
        </w:rPr>
        <w:t>directly,</w:t>
      </w:r>
      <w:r>
        <w:rPr>
          <w:spacing w:val="-7"/>
          <w:sz w:val="20"/>
        </w:rPr>
        <w:t xml:space="preserve"> </w:t>
      </w:r>
      <w:r>
        <w:rPr>
          <w:spacing w:val="-4"/>
          <w:sz w:val="20"/>
        </w:rPr>
        <w:t>and</w:t>
      </w:r>
      <w:r>
        <w:rPr>
          <w:spacing w:val="-8"/>
          <w:sz w:val="20"/>
        </w:rPr>
        <w:t xml:space="preserve"> </w:t>
      </w:r>
      <w:r>
        <w:rPr>
          <w:spacing w:val="-4"/>
          <w:sz w:val="20"/>
        </w:rPr>
        <w:t>Gaussian</w:t>
      </w:r>
      <w:r>
        <w:rPr>
          <w:spacing w:val="-9"/>
          <w:sz w:val="20"/>
        </w:rPr>
        <w:t xml:space="preserve"> </w:t>
      </w:r>
      <w:r>
        <w:rPr>
          <w:spacing w:val="-4"/>
          <w:sz w:val="20"/>
        </w:rPr>
        <w:t>process</w:t>
      </w:r>
      <w:r>
        <w:rPr>
          <w:spacing w:val="-8"/>
          <w:sz w:val="20"/>
        </w:rPr>
        <w:t xml:space="preserve"> </w:t>
      </w:r>
      <w:r>
        <w:rPr>
          <w:spacing w:val="-4"/>
          <w:sz w:val="20"/>
        </w:rPr>
        <w:t>regression</w:t>
      </w:r>
      <w:r>
        <w:rPr>
          <w:rFonts w:ascii="Times New Roman"/>
          <w:sz w:val="20"/>
        </w:rPr>
        <w:tab/>
      </w:r>
      <w:r>
        <w:rPr>
          <w:rFonts w:ascii="Trebuchet MS"/>
          <w:spacing w:val="-5"/>
          <w:sz w:val="10"/>
        </w:rPr>
        <w:t>75</w:t>
      </w:r>
    </w:p>
    <w:p w14:paraId="180739A5" w14:textId="77777777" w:rsidR="00EA1924" w:rsidRDefault="00000000">
      <w:pPr>
        <w:tabs>
          <w:tab w:val="left" w:pos="10912"/>
        </w:tabs>
        <w:spacing w:before="30"/>
        <w:ind w:left="2761"/>
        <w:rPr>
          <w:rFonts w:ascii="Trebuchet MS"/>
          <w:sz w:val="10"/>
        </w:rPr>
      </w:pPr>
      <w:r>
        <w:rPr>
          <w:sz w:val="20"/>
        </w:rPr>
        <w:t>has</w:t>
      </w:r>
      <w:r>
        <w:rPr>
          <w:spacing w:val="-13"/>
          <w:sz w:val="20"/>
        </w:rPr>
        <w:t xml:space="preserve"> </w:t>
      </w:r>
      <w:r>
        <w:rPr>
          <w:sz w:val="20"/>
        </w:rPr>
        <w:t>been</w:t>
      </w:r>
      <w:r>
        <w:rPr>
          <w:spacing w:val="-12"/>
          <w:sz w:val="20"/>
        </w:rPr>
        <w:t xml:space="preserve"> </w:t>
      </w:r>
      <w:r>
        <w:rPr>
          <w:sz w:val="20"/>
        </w:rPr>
        <w:t>applied</w:t>
      </w:r>
      <w:r>
        <w:rPr>
          <w:spacing w:val="-13"/>
          <w:sz w:val="20"/>
        </w:rPr>
        <w:t xml:space="preserve"> </w:t>
      </w:r>
      <w:r>
        <w:rPr>
          <w:sz w:val="20"/>
        </w:rPr>
        <w:t>to</w:t>
      </w:r>
      <w:r>
        <w:rPr>
          <w:spacing w:val="-12"/>
          <w:sz w:val="20"/>
        </w:rPr>
        <w:t xml:space="preserve"> </w:t>
      </w:r>
      <w:r>
        <w:rPr>
          <w:sz w:val="20"/>
        </w:rPr>
        <w:t>camera</w:t>
      </w:r>
      <w:r>
        <w:rPr>
          <w:spacing w:val="-13"/>
          <w:sz w:val="20"/>
        </w:rPr>
        <w:t xml:space="preserve"> </w:t>
      </w:r>
      <w:r>
        <w:rPr>
          <w:sz w:val="20"/>
        </w:rPr>
        <w:t>characterization</w:t>
      </w:r>
      <w:r>
        <w:rPr>
          <w:spacing w:val="-12"/>
          <w:sz w:val="20"/>
        </w:rPr>
        <w:t xml:space="preserve"> </w:t>
      </w:r>
      <w:r>
        <w:rPr>
          <w:sz w:val="20"/>
        </w:rPr>
        <w:t>[</w:t>
      </w:r>
      <w:hyperlink w:anchor="_bookmark42" w:history="1">
        <w:r>
          <w:rPr>
            <w:color w:val="0774B7"/>
            <w:sz w:val="20"/>
          </w:rPr>
          <w:t>11</w:t>
        </w:r>
      </w:hyperlink>
      <w:r>
        <w:rPr>
          <w:sz w:val="20"/>
        </w:rPr>
        <w:t>].</w:t>
      </w:r>
      <w:r>
        <w:rPr>
          <w:spacing w:val="-4"/>
          <w:sz w:val="20"/>
        </w:rPr>
        <w:t xml:space="preserve"> </w:t>
      </w:r>
      <w:r>
        <w:rPr>
          <w:sz w:val="20"/>
        </w:rPr>
        <w:t>This</w:t>
      </w:r>
      <w:r>
        <w:rPr>
          <w:spacing w:val="-12"/>
          <w:sz w:val="20"/>
        </w:rPr>
        <w:t xml:space="preserve"> </w:t>
      </w:r>
      <w:r>
        <w:rPr>
          <w:sz w:val="20"/>
        </w:rPr>
        <w:t>paper</w:t>
      </w:r>
      <w:r>
        <w:rPr>
          <w:spacing w:val="-13"/>
          <w:sz w:val="20"/>
        </w:rPr>
        <w:t xml:space="preserve"> </w:t>
      </w:r>
      <w:r>
        <w:rPr>
          <w:sz w:val="20"/>
        </w:rPr>
        <w:t>revisits</w:t>
      </w:r>
      <w:r>
        <w:rPr>
          <w:spacing w:val="-12"/>
          <w:sz w:val="20"/>
        </w:rPr>
        <w:t xml:space="preserve"> </w:t>
      </w:r>
      <w:r>
        <w:rPr>
          <w:sz w:val="20"/>
        </w:rPr>
        <w:t>that</w:t>
      </w:r>
      <w:r>
        <w:rPr>
          <w:spacing w:val="-13"/>
          <w:sz w:val="20"/>
        </w:rPr>
        <w:t xml:space="preserve"> </w:t>
      </w:r>
      <w:r>
        <w:rPr>
          <w:sz w:val="20"/>
        </w:rPr>
        <w:t>comparison</w:t>
      </w:r>
      <w:r>
        <w:rPr>
          <w:spacing w:val="-12"/>
          <w:sz w:val="20"/>
        </w:rPr>
        <w:t xml:space="preserve"> </w:t>
      </w:r>
      <w:r>
        <w:rPr>
          <w:spacing w:val="-4"/>
          <w:sz w:val="20"/>
        </w:rPr>
        <w:t>with</w:t>
      </w:r>
      <w:r>
        <w:rPr>
          <w:rFonts w:ascii="Times New Roman"/>
          <w:sz w:val="20"/>
        </w:rPr>
        <w:tab/>
      </w:r>
      <w:r>
        <w:rPr>
          <w:rFonts w:ascii="Trebuchet MS"/>
          <w:spacing w:val="-5"/>
          <w:sz w:val="10"/>
        </w:rPr>
        <w:t>76</w:t>
      </w:r>
    </w:p>
    <w:p w14:paraId="683B22F1" w14:textId="77777777" w:rsidR="00EA1924" w:rsidRDefault="00000000">
      <w:pPr>
        <w:tabs>
          <w:tab w:val="left" w:pos="10912"/>
        </w:tabs>
        <w:spacing w:before="30"/>
        <w:ind w:left="2761"/>
        <w:rPr>
          <w:rFonts w:ascii="Trebuchet MS"/>
          <w:sz w:val="10"/>
        </w:rPr>
      </w:pPr>
      <w:r>
        <w:rPr>
          <w:sz w:val="20"/>
        </w:rPr>
        <w:t>a</w:t>
      </w:r>
      <w:r>
        <w:rPr>
          <w:spacing w:val="7"/>
          <w:sz w:val="20"/>
        </w:rPr>
        <w:t xml:space="preserve"> </w:t>
      </w:r>
      <w:r>
        <w:rPr>
          <w:sz w:val="20"/>
        </w:rPr>
        <w:t>much</w:t>
      </w:r>
      <w:r>
        <w:rPr>
          <w:spacing w:val="8"/>
          <w:sz w:val="20"/>
        </w:rPr>
        <w:t xml:space="preserve"> </w:t>
      </w:r>
      <w:r>
        <w:rPr>
          <w:sz w:val="20"/>
        </w:rPr>
        <w:t>larger</w:t>
      </w:r>
      <w:r>
        <w:rPr>
          <w:spacing w:val="8"/>
          <w:sz w:val="20"/>
        </w:rPr>
        <w:t xml:space="preserve"> </w:t>
      </w:r>
      <w:r>
        <w:rPr>
          <w:sz w:val="20"/>
        </w:rPr>
        <w:t>model</w:t>
      </w:r>
      <w:r>
        <w:rPr>
          <w:spacing w:val="8"/>
          <w:sz w:val="20"/>
        </w:rPr>
        <w:t xml:space="preserve"> </w:t>
      </w:r>
      <w:r>
        <w:rPr>
          <w:sz w:val="20"/>
        </w:rPr>
        <w:t>set</w:t>
      </w:r>
      <w:r>
        <w:rPr>
          <w:spacing w:val="8"/>
          <w:sz w:val="20"/>
        </w:rPr>
        <w:t xml:space="preserve"> </w:t>
      </w:r>
      <w:r>
        <w:rPr>
          <w:sz w:val="20"/>
        </w:rPr>
        <w:t>(14</w:t>
      </w:r>
      <w:r>
        <w:rPr>
          <w:spacing w:val="7"/>
          <w:sz w:val="20"/>
        </w:rPr>
        <w:t xml:space="preserve"> </w:t>
      </w:r>
      <w:r>
        <w:rPr>
          <w:sz w:val="20"/>
        </w:rPr>
        <w:t>methods</w:t>
      </w:r>
      <w:r>
        <w:rPr>
          <w:spacing w:val="9"/>
          <w:sz w:val="20"/>
        </w:rPr>
        <w:t xml:space="preserve"> </w:t>
      </w:r>
      <w:r>
        <w:rPr>
          <w:sz w:val="20"/>
        </w:rPr>
        <w:t>spanning</w:t>
      </w:r>
      <w:r>
        <w:rPr>
          <w:spacing w:val="8"/>
          <w:sz w:val="20"/>
        </w:rPr>
        <w:t xml:space="preserve"> </w:t>
      </w:r>
      <w:r>
        <w:rPr>
          <w:sz w:val="20"/>
        </w:rPr>
        <w:t>linear,</w:t>
      </w:r>
      <w:r>
        <w:rPr>
          <w:spacing w:val="10"/>
          <w:sz w:val="20"/>
        </w:rPr>
        <w:t xml:space="preserve"> </w:t>
      </w:r>
      <w:r>
        <w:rPr>
          <w:sz w:val="20"/>
        </w:rPr>
        <w:t>kernel,</w:t>
      </w:r>
      <w:r>
        <w:rPr>
          <w:spacing w:val="9"/>
          <w:sz w:val="20"/>
        </w:rPr>
        <w:t xml:space="preserve"> </w:t>
      </w:r>
      <w:r>
        <w:rPr>
          <w:sz w:val="20"/>
        </w:rPr>
        <w:t>tree-ensemble</w:t>
      </w:r>
      <w:r>
        <w:rPr>
          <w:spacing w:val="7"/>
          <w:sz w:val="20"/>
        </w:rPr>
        <w:t xml:space="preserve"> </w:t>
      </w:r>
      <w:r>
        <w:rPr>
          <w:sz w:val="20"/>
        </w:rPr>
        <w:t>and</w:t>
      </w:r>
      <w:r>
        <w:rPr>
          <w:spacing w:val="8"/>
          <w:sz w:val="20"/>
        </w:rPr>
        <w:t xml:space="preserve"> </w:t>
      </w:r>
      <w:r>
        <w:rPr>
          <w:spacing w:val="-2"/>
          <w:sz w:val="20"/>
        </w:rPr>
        <w:t>neural</w:t>
      </w:r>
      <w:r>
        <w:rPr>
          <w:rFonts w:ascii="Times New Roman"/>
          <w:sz w:val="20"/>
        </w:rPr>
        <w:tab/>
      </w:r>
      <w:r>
        <w:rPr>
          <w:rFonts w:ascii="Trebuchet MS"/>
          <w:spacing w:val="-5"/>
          <w:sz w:val="10"/>
        </w:rPr>
        <w:t>77</w:t>
      </w:r>
    </w:p>
    <w:p w14:paraId="3FB853A3" w14:textId="2D5A3A1A" w:rsidR="00EA1924" w:rsidRDefault="00000000">
      <w:pPr>
        <w:tabs>
          <w:tab w:val="left" w:pos="10912"/>
        </w:tabs>
        <w:spacing w:before="30"/>
        <w:ind w:left="2761"/>
        <w:rPr>
          <w:rFonts w:ascii="Trebuchet MS"/>
          <w:sz w:val="10"/>
        </w:rPr>
      </w:pPr>
      <w:r>
        <w:rPr>
          <w:spacing w:val="-4"/>
          <w:sz w:val="20"/>
        </w:rPr>
        <w:t>architectures),</w:t>
      </w:r>
      <w:r>
        <w:rPr>
          <w:spacing w:val="3"/>
          <w:sz w:val="20"/>
        </w:rPr>
        <w:t xml:space="preserve"> </w:t>
      </w:r>
      <w:r>
        <w:rPr>
          <w:spacing w:val="-4"/>
          <w:sz w:val="20"/>
        </w:rPr>
        <w:t>a</w:t>
      </w:r>
      <w:r>
        <w:rPr>
          <w:spacing w:val="1"/>
          <w:sz w:val="20"/>
        </w:rPr>
        <w:t xml:space="preserve"> </w:t>
      </w:r>
      <w:r>
        <w:rPr>
          <w:spacing w:val="-4"/>
          <w:sz w:val="20"/>
        </w:rPr>
        <w:t>perceptually</w:t>
      </w:r>
      <w:r>
        <w:rPr>
          <w:spacing w:val="2"/>
          <w:sz w:val="20"/>
        </w:rPr>
        <w:t xml:space="preserve"> </w:t>
      </w:r>
      <w:r>
        <w:rPr>
          <w:spacing w:val="-4"/>
          <w:sz w:val="20"/>
        </w:rPr>
        <w:t>uniform</w:t>
      </w:r>
      <w:r>
        <w:rPr>
          <w:spacing w:val="2"/>
          <w:sz w:val="20"/>
        </w:rPr>
        <w:t xml:space="preserve"> </w:t>
      </w:r>
      <w:r>
        <w:rPr>
          <w:spacing w:val="-4"/>
          <w:sz w:val="20"/>
        </w:rPr>
        <w:t>error</w:t>
      </w:r>
      <w:r>
        <w:rPr>
          <w:spacing w:val="2"/>
          <w:sz w:val="20"/>
        </w:rPr>
        <w:t xml:space="preserve"> </w:t>
      </w:r>
      <w:r>
        <w:rPr>
          <w:spacing w:val="-4"/>
          <w:sz w:val="20"/>
        </w:rPr>
        <w:t>metric</w:t>
      </w:r>
      <w:r>
        <w:rPr>
          <w:spacing w:val="2"/>
          <w:sz w:val="20"/>
        </w:rPr>
        <w:t xml:space="preserve"> </w:t>
      </w:r>
      <w:del w:id="130" w:author="Phil Green" w:date="2026-08-30T11:58:00Z" w16du:dateUtc="2026-08-30T09:58:00Z">
        <w:r w:rsidDel="00E84E7A">
          <w:rPr>
            <w:spacing w:val="-4"/>
            <w:sz w:val="20"/>
          </w:rPr>
          <w:delText>computed</w:delText>
        </w:r>
        <w:r w:rsidDel="00E84E7A">
          <w:rPr>
            <w:spacing w:val="2"/>
            <w:sz w:val="20"/>
          </w:rPr>
          <w:delText xml:space="preserve"> </w:delText>
        </w:r>
        <w:r w:rsidDel="00E84E7A">
          <w:rPr>
            <w:spacing w:val="-4"/>
            <w:sz w:val="20"/>
          </w:rPr>
          <w:delText>correctly</w:delText>
        </w:r>
        <w:r w:rsidDel="00E84E7A">
          <w:rPr>
            <w:spacing w:val="1"/>
            <w:sz w:val="20"/>
          </w:rPr>
          <w:delText xml:space="preserve"> </w:delText>
        </w:r>
      </w:del>
      <w:r>
        <w:rPr>
          <w:spacing w:val="-4"/>
          <w:sz w:val="20"/>
        </w:rPr>
        <w:t>(Section</w:t>
      </w:r>
      <w:r>
        <w:rPr>
          <w:spacing w:val="2"/>
          <w:sz w:val="20"/>
        </w:rPr>
        <w:t xml:space="preserve"> </w:t>
      </w:r>
      <w:hyperlink w:anchor="_bookmark6" w:history="1">
        <w:r>
          <w:rPr>
            <w:color w:val="0774B7"/>
            <w:spacing w:val="-4"/>
            <w:sz w:val="20"/>
          </w:rPr>
          <w:t>3.3</w:t>
        </w:r>
      </w:hyperlink>
      <w:r>
        <w:rPr>
          <w:spacing w:val="-4"/>
          <w:sz w:val="20"/>
        </w:rPr>
        <w:t>),</w:t>
      </w:r>
      <w:r>
        <w:rPr>
          <w:spacing w:val="3"/>
          <w:sz w:val="20"/>
        </w:rPr>
        <w:t xml:space="preserve"> </w:t>
      </w:r>
      <w:r>
        <w:rPr>
          <w:spacing w:val="-4"/>
          <w:sz w:val="20"/>
        </w:rPr>
        <w:t>a</w:t>
      </w:r>
      <w:r>
        <w:rPr>
          <w:spacing w:val="2"/>
          <w:sz w:val="20"/>
        </w:rPr>
        <w:t xml:space="preserve"> </w:t>
      </w:r>
      <w:r>
        <w:rPr>
          <w:spacing w:val="-4"/>
          <w:sz w:val="20"/>
        </w:rPr>
        <w:t>direct</w:t>
      </w:r>
      <w:r>
        <w:rPr>
          <w:rFonts w:ascii="Times New Roman"/>
          <w:sz w:val="20"/>
        </w:rPr>
        <w:tab/>
      </w:r>
      <w:r>
        <w:rPr>
          <w:rFonts w:ascii="Trebuchet MS"/>
          <w:spacing w:val="-5"/>
          <w:sz w:val="10"/>
        </w:rPr>
        <w:t>78</w:t>
      </w:r>
    </w:p>
    <w:p w14:paraId="1D6D771F" w14:textId="77777777" w:rsidR="00EA1924" w:rsidRDefault="00000000">
      <w:pPr>
        <w:tabs>
          <w:tab w:val="left" w:pos="10912"/>
        </w:tabs>
        <w:spacing w:before="21"/>
        <w:ind w:left="2761"/>
        <w:rPr>
          <w:rFonts w:ascii="Trebuchet MS"/>
          <w:sz w:val="10"/>
        </w:rPr>
      </w:pPr>
      <w:r>
        <w:rPr>
          <w:sz w:val="20"/>
        </w:rPr>
        <w:t>test</w:t>
      </w:r>
      <w:r>
        <w:rPr>
          <w:spacing w:val="12"/>
          <w:sz w:val="20"/>
        </w:rPr>
        <w:t xml:space="preserve"> </w:t>
      </w:r>
      <w:r>
        <w:rPr>
          <w:sz w:val="20"/>
        </w:rPr>
        <w:t>of</w:t>
      </w:r>
      <w:r>
        <w:rPr>
          <w:spacing w:val="16"/>
          <w:sz w:val="20"/>
        </w:rPr>
        <w:t xml:space="preserve"> </w:t>
      </w:r>
      <w:r>
        <w:rPr>
          <w:i/>
          <w:sz w:val="20"/>
        </w:rPr>
        <w:t>n</w:t>
      </w:r>
      <w:r>
        <w:rPr>
          <w:i/>
          <w:spacing w:val="33"/>
          <w:sz w:val="20"/>
        </w:rPr>
        <w:t xml:space="preserve"> </w:t>
      </w:r>
      <w:r>
        <w:rPr>
          <w:rFonts w:ascii="Verdana"/>
          <w:i/>
          <w:sz w:val="20"/>
        </w:rPr>
        <w:t>&gt;</w:t>
      </w:r>
      <w:r>
        <w:rPr>
          <w:rFonts w:ascii="Verdana"/>
          <w:i/>
          <w:spacing w:val="11"/>
          <w:sz w:val="20"/>
        </w:rPr>
        <w:t xml:space="preserve"> </w:t>
      </w:r>
      <w:r>
        <w:rPr>
          <w:sz w:val="20"/>
        </w:rPr>
        <w:t>4</w:t>
      </w:r>
      <w:r>
        <w:rPr>
          <w:spacing w:val="12"/>
          <w:sz w:val="20"/>
        </w:rPr>
        <w:t xml:space="preserve"> </w:t>
      </w:r>
      <w:r>
        <w:rPr>
          <w:sz w:val="20"/>
        </w:rPr>
        <w:t>colorant</w:t>
      </w:r>
      <w:r>
        <w:rPr>
          <w:spacing w:val="14"/>
          <w:sz w:val="20"/>
        </w:rPr>
        <w:t xml:space="preserve"> </w:t>
      </w:r>
      <w:r>
        <w:rPr>
          <w:sz w:val="20"/>
        </w:rPr>
        <w:t>generalization</w:t>
      </w:r>
      <w:r>
        <w:rPr>
          <w:spacing w:val="12"/>
          <w:sz w:val="20"/>
        </w:rPr>
        <w:t xml:space="preserve"> </w:t>
      </w:r>
      <w:r>
        <w:rPr>
          <w:sz w:val="20"/>
        </w:rPr>
        <w:t>against</w:t>
      </w:r>
      <w:r>
        <w:rPr>
          <w:spacing w:val="12"/>
          <w:sz w:val="20"/>
        </w:rPr>
        <w:t xml:space="preserve"> </w:t>
      </w:r>
      <w:r>
        <w:rPr>
          <w:sz w:val="20"/>
        </w:rPr>
        <w:t>a</w:t>
      </w:r>
      <w:r>
        <w:rPr>
          <w:spacing w:val="14"/>
          <w:sz w:val="20"/>
        </w:rPr>
        <w:t xml:space="preserve"> </w:t>
      </w:r>
      <w:r>
        <w:rPr>
          <w:sz w:val="20"/>
        </w:rPr>
        <w:t>properly</w:t>
      </w:r>
      <w:r>
        <w:rPr>
          <w:spacing w:val="12"/>
          <w:sz w:val="20"/>
        </w:rPr>
        <w:t xml:space="preserve"> </w:t>
      </w:r>
      <w:r>
        <w:rPr>
          <w:sz w:val="20"/>
        </w:rPr>
        <w:t>fitted</w:t>
      </w:r>
      <w:r>
        <w:rPr>
          <w:spacing w:val="13"/>
          <w:sz w:val="20"/>
        </w:rPr>
        <w:t xml:space="preserve"> </w:t>
      </w:r>
      <w:r>
        <w:rPr>
          <w:sz w:val="20"/>
        </w:rPr>
        <w:t>classical</w:t>
      </w:r>
      <w:r>
        <w:rPr>
          <w:spacing w:val="13"/>
          <w:sz w:val="20"/>
        </w:rPr>
        <w:t xml:space="preserve"> </w:t>
      </w:r>
      <w:r>
        <w:rPr>
          <w:sz w:val="20"/>
        </w:rPr>
        <w:t>baseline,</w:t>
      </w:r>
      <w:r>
        <w:rPr>
          <w:spacing w:val="16"/>
          <w:sz w:val="20"/>
        </w:rPr>
        <w:t xml:space="preserve"> </w:t>
      </w:r>
      <w:r>
        <w:rPr>
          <w:sz w:val="20"/>
        </w:rPr>
        <w:t>and</w:t>
      </w:r>
      <w:r>
        <w:rPr>
          <w:spacing w:val="12"/>
          <w:sz w:val="20"/>
        </w:rPr>
        <w:t xml:space="preserve"> </w:t>
      </w:r>
      <w:r>
        <w:rPr>
          <w:spacing w:val="-5"/>
          <w:sz w:val="20"/>
        </w:rPr>
        <w:t>an</w:t>
      </w:r>
      <w:r>
        <w:rPr>
          <w:rFonts w:ascii="Times New Roman"/>
          <w:sz w:val="20"/>
        </w:rPr>
        <w:tab/>
      </w:r>
      <w:r>
        <w:rPr>
          <w:rFonts w:ascii="Trebuchet MS"/>
          <w:spacing w:val="-5"/>
          <w:sz w:val="10"/>
        </w:rPr>
        <w:t>79</w:t>
      </w:r>
    </w:p>
    <w:p w14:paraId="0B7FB11D" w14:textId="77777777" w:rsidR="00EA1924" w:rsidRDefault="00000000">
      <w:pPr>
        <w:tabs>
          <w:tab w:val="left" w:pos="10912"/>
        </w:tabs>
        <w:spacing w:before="30"/>
        <w:ind w:left="2761"/>
        <w:rPr>
          <w:rFonts w:ascii="Trebuchet MS"/>
          <w:sz w:val="10"/>
        </w:rPr>
      </w:pPr>
      <w:r>
        <w:rPr>
          <w:sz w:val="20"/>
        </w:rPr>
        <w:t>exploratory</w:t>
      </w:r>
      <w:r>
        <w:rPr>
          <w:spacing w:val="-7"/>
          <w:sz w:val="20"/>
        </w:rPr>
        <w:t xml:space="preserve"> </w:t>
      </w:r>
      <w:r>
        <w:rPr>
          <w:sz w:val="20"/>
        </w:rPr>
        <w:t>test</w:t>
      </w:r>
      <w:r>
        <w:rPr>
          <w:spacing w:val="-6"/>
          <w:sz w:val="20"/>
        </w:rPr>
        <w:t xml:space="preserve"> </w:t>
      </w:r>
      <w:r>
        <w:rPr>
          <w:sz w:val="20"/>
        </w:rPr>
        <w:t>of</w:t>
      </w:r>
      <w:r>
        <w:rPr>
          <w:spacing w:val="-6"/>
          <w:sz w:val="20"/>
        </w:rPr>
        <w:t xml:space="preserve"> </w:t>
      </w:r>
      <w:r>
        <w:rPr>
          <w:sz w:val="20"/>
        </w:rPr>
        <w:t>a</w:t>
      </w:r>
      <w:r>
        <w:rPr>
          <w:spacing w:val="-7"/>
          <w:sz w:val="20"/>
        </w:rPr>
        <w:t xml:space="preserve"> </w:t>
      </w:r>
      <w:r>
        <w:rPr>
          <w:sz w:val="20"/>
        </w:rPr>
        <w:t>large</w:t>
      </w:r>
      <w:r>
        <w:rPr>
          <w:spacing w:val="-6"/>
          <w:sz w:val="20"/>
        </w:rPr>
        <w:t xml:space="preserve"> </w:t>
      </w:r>
      <w:r>
        <w:rPr>
          <w:sz w:val="20"/>
        </w:rPr>
        <w:t>language</w:t>
      </w:r>
      <w:r>
        <w:rPr>
          <w:spacing w:val="-6"/>
          <w:sz w:val="20"/>
        </w:rPr>
        <w:t xml:space="preserve"> </w:t>
      </w:r>
      <w:r>
        <w:rPr>
          <w:sz w:val="20"/>
        </w:rPr>
        <w:t>model</w:t>
      </w:r>
      <w:r>
        <w:rPr>
          <w:spacing w:val="-6"/>
          <w:sz w:val="20"/>
        </w:rPr>
        <w:t xml:space="preserve"> </w:t>
      </w:r>
      <w:r>
        <w:rPr>
          <w:sz w:val="20"/>
        </w:rPr>
        <w:t>as</w:t>
      </w:r>
      <w:r>
        <w:rPr>
          <w:spacing w:val="-7"/>
          <w:sz w:val="20"/>
        </w:rPr>
        <w:t xml:space="preserve"> </w:t>
      </w:r>
      <w:r>
        <w:rPr>
          <w:sz w:val="20"/>
        </w:rPr>
        <w:t>a</w:t>
      </w:r>
      <w:r>
        <w:rPr>
          <w:spacing w:val="-6"/>
          <w:sz w:val="20"/>
        </w:rPr>
        <w:t xml:space="preserve"> </w:t>
      </w:r>
      <w:r>
        <w:rPr>
          <w:sz w:val="20"/>
        </w:rPr>
        <w:t>zero-shot</w:t>
      </w:r>
      <w:r>
        <w:rPr>
          <w:spacing w:val="-6"/>
          <w:sz w:val="20"/>
        </w:rPr>
        <w:t xml:space="preserve"> </w:t>
      </w:r>
      <w:r>
        <w:rPr>
          <w:sz w:val="20"/>
        </w:rPr>
        <w:t>color</w:t>
      </w:r>
      <w:r>
        <w:rPr>
          <w:spacing w:val="-6"/>
          <w:sz w:val="20"/>
        </w:rPr>
        <w:t xml:space="preserve"> </w:t>
      </w:r>
      <w:r>
        <w:rPr>
          <w:spacing w:val="-2"/>
          <w:sz w:val="20"/>
        </w:rPr>
        <w:t>predictor.</w:t>
      </w:r>
      <w:r>
        <w:rPr>
          <w:rFonts w:ascii="Times New Roman"/>
          <w:sz w:val="20"/>
        </w:rPr>
        <w:tab/>
      </w:r>
      <w:r>
        <w:rPr>
          <w:rFonts w:ascii="Trebuchet MS"/>
          <w:spacing w:val="-5"/>
          <w:sz w:val="10"/>
        </w:rPr>
        <w:t>80</w:t>
      </w:r>
    </w:p>
    <w:p w14:paraId="3CBA58A3" w14:textId="30AD915F" w:rsidR="00EA1924" w:rsidDel="00E84E7A" w:rsidRDefault="00000000">
      <w:pPr>
        <w:tabs>
          <w:tab w:val="left" w:pos="10912"/>
        </w:tabs>
        <w:spacing w:before="30"/>
        <w:ind w:left="3187"/>
        <w:rPr>
          <w:del w:id="131" w:author="Phil Green" w:date="2026-08-30T11:58:00Z" w16du:dateUtc="2026-08-30T09:58:00Z"/>
          <w:rFonts w:ascii="Trebuchet MS"/>
          <w:sz w:val="10"/>
        </w:rPr>
      </w:pPr>
      <w:del w:id="132" w:author="Phil Green" w:date="2026-08-30T11:58:00Z" w16du:dateUtc="2026-08-30T09:58:00Z">
        <w:r w:rsidDel="00E84E7A">
          <w:rPr>
            <w:spacing w:val="-2"/>
            <w:sz w:val="20"/>
          </w:rPr>
          <w:delText>The</w:delText>
        </w:r>
        <w:r w:rsidDel="00E84E7A">
          <w:rPr>
            <w:spacing w:val="-5"/>
            <w:sz w:val="20"/>
          </w:rPr>
          <w:delText xml:space="preserve"> </w:delText>
        </w:r>
        <w:r w:rsidDel="00E84E7A">
          <w:rPr>
            <w:spacing w:val="-2"/>
            <w:sz w:val="20"/>
          </w:rPr>
          <w:delText>space</w:delText>
        </w:r>
        <w:r w:rsidDel="00E84E7A">
          <w:rPr>
            <w:spacing w:val="-5"/>
            <w:sz w:val="20"/>
          </w:rPr>
          <w:delText xml:space="preserve"> </w:delText>
        </w:r>
        <w:r w:rsidDel="00E84E7A">
          <w:rPr>
            <w:spacing w:val="-2"/>
            <w:sz w:val="20"/>
          </w:rPr>
          <w:delText>in</w:delText>
        </w:r>
        <w:r w:rsidDel="00E84E7A">
          <w:rPr>
            <w:spacing w:val="-5"/>
            <w:sz w:val="20"/>
          </w:rPr>
          <w:delText xml:space="preserve"> </w:delText>
        </w:r>
        <w:r w:rsidDel="00E84E7A">
          <w:rPr>
            <w:spacing w:val="-2"/>
            <w:sz w:val="20"/>
          </w:rPr>
          <w:delText>which</w:delText>
        </w:r>
        <w:r w:rsidDel="00E84E7A">
          <w:rPr>
            <w:spacing w:val="-4"/>
            <w:sz w:val="20"/>
          </w:rPr>
          <w:delText xml:space="preserve"> </w:delText>
        </w:r>
        <w:r w:rsidDel="00E84E7A">
          <w:rPr>
            <w:spacing w:val="-2"/>
            <w:sz w:val="20"/>
          </w:rPr>
          <w:delText>a</w:delText>
        </w:r>
        <w:r w:rsidDel="00E84E7A">
          <w:rPr>
            <w:spacing w:val="-5"/>
            <w:sz w:val="20"/>
          </w:rPr>
          <w:delText xml:space="preserve"> </w:delText>
        </w:r>
        <w:r w:rsidDel="00E84E7A">
          <w:rPr>
            <w:spacing w:val="-2"/>
            <w:sz w:val="20"/>
          </w:rPr>
          <w:delText>characterization</w:delText>
        </w:r>
        <w:r w:rsidDel="00E84E7A">
          <w:rPr>
            <w:spacing w:val="-5"/>
            <w:sz w:val="20"/>
          </w:rPr>
          <w:delText xml:space="preserve"> </w:delText>
        </w:r>
        <w:r w:rsidDel="00E84E7A">
          <w:rPr>
            <w:spacing w:val="-2"/>
            <w:sz w:val="20"/>
          </w:rPr>
          <w:delText>model</w:delText>
        </w:r>
        <w:r w:rsidDel="00E84E7A">
          <w:rPr>
            <w:spacing w:val="-4"/>
            <w:sz w:val="20"/>
          </w:rPr>
          <w:delText xml:space="preserve"> </w:delText>
        </w:r>
        <w:r w:rsidDel="00E84E7A">
          <w:rPr>
            <w:spacing w:val="-2"/>
            <w:sz w:val="20"/>
          </w:rPr>
          <w:delText>is</w:delText>
        </w:r>
        <w:r w:rsidDel="00E84E7A">
          <w:rPr>
            <w:spacing w:val="-5"/>
            <w:sz w:val="20"/>
          </w:rPr>
          <w:delText xml:space="preserve"> </w:delText>
        </w:r>
        <w:r w:rsidDel="00E84E7A">
          <w:rPr>
            <w:spacing w:val="-2"/>
            <w:sz w:val="20"/>
          </w:rPr>
          <w:delText>fitted</w:delText>
        </w:r>
        <w:r w:rsidDel="00E84E7A">
          <w:rPr>
            <w:spacing w:val="-5"/>
            <w:sz w:val="20"/>
          </w:rPr>
          <w:delText xml:space="preserve"> </w:delText>
        </w:r>
        <w:r w:rsidDel="00E84E7A">
          <w:rPr>
            <w:spacing w:val="-2"/>
            <w:sz w:val="20"/>
          </w:rPr>
          <w:delText>is</w:delText>
        </w:r>
        <w:r w:rsidDel="00E84E7A">
          <w:rPr>
            <w:spacing w:val="-5"/>
            <w:sz w:val="20"/>
          </w:rPr>
          <w:delText xml:space="preserve"> </w:delText>
        </w:r>
        <w:r w:rsidDel="00E84E7A">
          <w:rPr>
            <w:spacing w:val="-2"/>
            <w:sz w:val="20"/>
          </w:rPr>
          <w:delText>itself</w:delText>
        </w:r>
        <w:r w:rsidDel="00E84E7A">
          <w:rPr>
            <w:spacing w:val="-4"/>
            <w:sz w:val="20"/>
          </w:rPr>
          <w:delText xml:space="preserve"> </w:delText>
        </w:r>
        <w:r w:rsidDel="00E84E7A">
          <w:rPr>
            <w:spacing w:val="-2"/>
            <w:sz w:val="20"/>
          </w:rPr>
          <w:delText>an</w:delText>
        </w:r>
        <w:r w:rsidDel="00E84E7A">
          <w:rPr>
            <w:spacing w:val="-5"/>
            <w:sz w:val="20"/>
          </w:rPr>
          <w:delText xml:space="preserve"> </w:delText>
        </w:r>
        <w:r w:rsidDel="00E84E7A">
          <w:rPr>
            <w:spacing w:val="-2"/>
            <w:sz w:val="20"/>
          </w:rPr>
          <w:delText>old</w:delText>
        </w:r>
        <w:r w:rsidDel="00E84E7A">
          <w:rPr>
            <w:spacing w:val="-5"/>
            <w:sz w:val="20"/>
          </w:rPr>
          <w:delText xml:space="preserve"> </w:delText>
        </w:r>
        <w:r w:rsidDel="00E84E7A">
          <w:rPr>
            <w:spacing w:val="-2"/>
            <w:sz w:val="20"/>
          </w:rPr>
          <w:delText>question</w:delText>
        </w:r>
        <w:r w:rsidDel="00E84E7A">
          <w:rPr>
            <w:spacing w:val="-4"/>
            <w:sz w:val="20"/>
          </w:rPr>
          <w:delText xml:space="preserve"> </w:delText>
        </w:r>
        <w:r w:rsidDel="00E84E7A">
          <w:rPr>
            <w:spacing w:val="-2"/>
            <w:sz w:val="20"/>
          </w:rPr>
          <w:delText>in</w:delText>
        </w:r>
        <w:r w:rsidDel="00E84E7A">
          <w:rPr>
            <w:spacing w:val="-5"/>
            <w:sz w:val="20"/>
          </w:rPr>
          <w:delText xml:space="preserve"> </w:delText>
        </w:r>
        <w:r w:rsidDel="00E84E7A">
          <w:rPr>
            <w:spacing w:val="-2"/>
            <w:sz w:val="20"/>
          </w:rPr>
          <w:delText>this</w:delText>
        </w:r>
        <w:r w:rsidDel="00E84E7A">
          <w:rPr>
            <w:spacing w:val="-5"/>
            <w:sz w:val="20"/>
          </w:rPr>
          <w:delText xml:space="preserve"> </w:delText>
        </w:r>
        <w:r w:rsidDel="00E84E7A">
          <w:rPr>
            <w:spacing w:val="-4"/>
            <w:sz w:val="20"/>
          </w:rPr>
          <w:delText>lit-</w:delText>
        </w:r>
        <w:r w:rsidDel="00E84E7A">
          <w:rPr>
            <w:sz w:val="20"/>
          </w:rPr>
          <w:tab/>
        </w:r>
        <w:r w:rsidDel="00E84E7A">
          <w:rPr>
            <w:rFonts w:ascii="Trebuchet MS"/>
            <w:spacing w:val="-5"/>
            <w:sz w:val="10"/>
          </w:rPr>
          <w:delText>81</w:delText>
        </w:r>
      </w:del>
    </w:p>
    <w:p w14:paraId="53E73A68" w14:textId="27F66E77" w:rsidR="00EA1924" w:rsidRDefault="00000000">
      <w:pPr>
        <w:tabs>
          <w:tab w:val="left" w:pos="10912"/>
        </w:tabs>
        <w:spacing w:before="30"/>
        <w:ind w:left="2761"/>
        <w:rPr>
          <w:rFonts w:ascii="Trebuchet MS"/>
          <w:sz w:val="10"/>
        </w:rPr>
      </w:pPr>
      <w:del w:id="133" w:author="Phil Green" w:date="2026-08-30T11:58:00Z" w16du:dateUtc="2026-08-30T09:58:00Z">
        <w:r w:rsidDel="00E84E7A">
          <w:rPr>
            <w:spacing w:val="-2"/>
            <w:sz w:val="20"/>
          </w:rPr>
          <w:delText>erature,</w:delText>
        </w:r>
        <w:r w:rsidDel="00E84E7A">
          <w:rPr>
            <w:spacing w:val="-7"/>
            <w:sz w:val="20"/>
          </w:rPr>
          <w:delText xml:space="preserve"> </w:delText>
        </w:r>
        <w:r w:rsidDel="00E84E7A">
          <w:rPr>
            <w:spacing w:val="-2"/>
            <w:sz w:val="20"/>
          </w:rPr>
          <w:delText>and</w:delText>
        </w:r>
        <w:r w:rsidDel="00E84E7A">
          <w:rPr>
            <w:spacing w:val="-7"/>
            <w:sz w:val="20"/>
          </w:rPr>
          <w:delText xml:space="preserve"> </w:delText>
        </w:r>
        <w:r w:rsidDel="00E84E7A">
          <w:rPr>
            <w:spacing w:val="-2"/>
            <w:sz w:val="20"/>
          </w:rPr>
          <w:delText>it</w:delText>
        </w:r>
        <w:r w:rsidDel="00E84E7A">
          <w:rPr>
            <w:spacing w:val="-8"/>
            <w:sz w:val="20"/>
          </w:rPr>
          <w:delText xml:space="preserve"> </w:delText>
        </w:r>
        <w:r w:rsidDel="00E84E7A">
          <w:rPr>
            <w:spacing w:val="-2"/>
            <w:sz w:val="20"/>
          </w:rPr>
          <w:delText>is</w:delText>
        </w:r>
        <w:r w:rsidDel="00E84E7A">
          <w:rPr>
            <w:spacing w:val="-7"/>
            <w:sz w:val="20"/>
          </w:rPr>
          <w:delText xml:space="preserve"> </w:delText>
        </w:r>
        <w:r w:rsidDel="00E84E7A">
          <w:rPr>
            <w:spacing w:val="-2"/>
            <w:sz w:val="20"/>
          </w:rPr>
          <w:delText>the</w:delText>
        </w:r>
        <w:r w:rsidDel="00E84E7A">
          <w:rPr>
            <w:spacing w:val="-8"/>
            <w:sz w:val="20"/>
          </w:rPr>
          <w:delText xml:space="preserve"> </w:delText>
        </w:r>
        <w:r w:rsidDel="00E84E7A">
          <w:rPr>
            <w:spacing w:val="-2"/>
            <w:sz w:val="20"/>
          </w:rPr>
          <w:delText>one</w:delText>
        </w:r>
        <w:r w:rsidDel="00E84E7A">
          <w:rPr>
            <w:spacing w:val="-7"/>
            <w:sz w:val="20"/>
          </w:rPr>
          <w:delText xml:space="preserve"> </w:delText>
        </w:r>
        <w:r w:rsidDel="00E84E7A">
          <w:rPr>
            <w:spacing w:val="-2"/>
            <w:sz w:val="20"/>
          </w:rPr>
          <w:delText>Section</w:delText>
        </w:r>
        <w:r w:rsidDel="00E84E7A">
          <w:rPr>
            <w:spacing w:val="-8"/>
            <w:sz w:val="20"/>
          </w:rPr>
          <w:delText xml:space="preserve"> </w:delText>
        </w:r>
        <w:r w:rsidDel="00E84E7A">
          <w:fldChar w:fldCharType="begin"/>
        </w:r>
        <w:r w:rsidDel="00E84E7A">
          <w:delInstrText>HYPERLINK \l "_bookmark18"</w:delInstrText>
        </w:r>
        <w:r w:rsidDel="00E84E7A">
          <w:fldChar w:fldCharType="separate"/>
        </w:r>
        <w:r w:rsidDel="00E84E7A">
          <w:rPr>
            <w:color w:val="0774B7"/>
            <w:spacing w:val="-2"/>
            <w:sz w:val="20"/>
          </w:rPr>
          <w:delText>4.5</w:delText>
        </w:r>
        <w:r w:rsidDel="00E84E7A">
          <w:fldChar w:fldCharType="end"/>
        </w:r>
        <w:r w:rsidDel="00E84E7A">
          <w:rPr>
            <w:color w:val="0774B7"/>
            <w:spacing w:val="-7"/>
            <w:sz w:val="20"/>
          </w:rPr>
          <w:delText xml:space="preserve"> </w:delText>
        </w:r>
        <w:r w:rsidDel="00E84E7A">
          <w:rPr>
            <w:spacing w:val="-2"/>
            <w:sz w:val="20"/>
          </w:rPr>
          <w:delText>revisits.</w:delText>
        </w:r>
        <w:r w:rsidDel="00E84E7A">
          <w:rPr>
            <w:spacing w:val="4"/>
            <w:sz w:val="20"/>
          </w:rPr>
          <w:delText xml:space="preserve"> </w:delText>
        </w:r>
      </w:del>
      <w:r>
        <w:rPr>
          <w:spacing w:val="-2"/>
          <w:sz w:val="20"/>
        </w:rPr>
        <w:t>Printer</w:t>
      </w:r>
      <w:r>
        <w:rPr>
          <w:spacing w:val="-7"/>
          <w:sz w:val="20"/>
        </w:rPr>
        <w:t xml:space="preserve"> </w:t>
      </w:r>
      <w:r>
        <w:rPr>
          <w:spacing w:val="-2"/>
          <w:sz w:val="20"/>
        </w:rPr>
        <w:t>characterization</w:t>
      </w:r>
      <w:r>
        <w:rPr>
          <w:spacing w:val="-8"/>
          <w:sz w:val="20"/>
        </w:rPr>
        <w:t xml:space="preserve"> </w:t>
      </w:r>
      <w:ins w:id="134" w:author="Phil Green" w:date="2026-08-30T12:01:00Z" w16du:dateUtc="2026-08-30T10:01:00Z">
        <w:r w:rsidR="00E84E7A">
          <w:rPr>
            <w:spacing w:val="-8"/>
            <w:sz w:val="20"/>
          </w:rPr>
          <w:t xml:space="preserve">and calibration </w:t>
        </w:r>
      </w:ins>
      <w:r>
        <w:rPr>
          <w:spacing w:val="-2"/>
          <w:sz w:val="20"/>
        </w:rPr>
        <w:t>models</w:t>
      </w:r>
      <w:r>
        <w:rPr>
          <w:spacing w:val="-7"/>
          <w:sz w:val="20"/>
        </w:rPr>
        <w:t xml:space="preserve"> </w:t>
      </w:r>
      <w:r>
        <w:rPr>
          <w:spacing w:val="-2"/>
          <w:sz w:val="20"/>
        </w:rPr>
        <w:t>conventionally</w:t>
      </w:r>
      <w:r>
        <w:rPr>
          <w:rFonts w:ascii="Times New Roman"/>
          <w:sz w:val="20"/>
        </w:rPr>
        <w:tab/>
      </w:r>
      <w:r>
        <w:rPr>
          <w:rFonts w:ascii="Trebuchet MS"/>
          <w:spacing w:val="-5"/>
          <w:sz w:val="10"/>
        </w:rPr>
        <w:t>82</w:t>
      </w:r>
    </w:p>
    <w:p w14:paraId="68B895C6" w14:textId="50C568FC" w:rsidR="00EA1924" w:rsidRDefault="00000000">
      <w:pPr>
        <w:tabs>
          <w:tab w:val="left" w:pos="10912"/>
        </w:tabs>
        <w:spacing w:before="30"/>
        <w:ind w:left="2761"/>
        <w:rPr>
          <w:rFonts w:ascii="Trebuchet MS"/>
          <w:sz w:val="10"/>
        </w:rPr>
      </w:pPr>
      <w:r>
        <w:rPr>
          <w:sz w:val="20"/>
        </w:rPr>
        <w:t>take</w:t>
      </w:r>
      <w:r>
        <w:rPr>
          <w:spacing w:val="7"/>
          <w:sz w:val="20"/>
        </w:rPr>
        <w:t xml:space="preserve"> </w:t>
      </w:r>
      <w:r>
        <w:rPr>
          <w:sz w:val="20"/>
        </w:rPr>
        <w:t>CIELAB</w:t>
      </w:r>
      <w:r>
        <w:rPr>
          <w:spacing w:val="8"/>
          <w:sz w:val="20"/>
        </w:rPr>
        <w:t xml:space="preserve"> </w:t>
      </w:r>
      <w:r>
        <w:rPr>
          <w:sz w:val="20"/>
        </w:rPr>
        <w:t>as</w:t>
      </w:r>
      <w:r>
        <w:rPr>
          <w:spacing w:val="8"/>
          <w:sz w:val="20"/>
        </w:rPr>
        <w:t xml:space="preserve"> </w:t>
      </w:r>
      <w:r>
        <w:rPr>
          <w:sz w:val="20"/>
        </w:rPr>
        <w:t>their</w:t>
      </w:r>
      <w:r>
        <w:rPr>
          <w:spacing w:val="7"/>
          <w:sz w:val="20"/>
        </w:rPr>
        <w:t xml:space="preserve"> </w:t>
      </w:r>
      <w:r>
        <w:rPr>
          <w:sz w:val="20"/>
        </w:rPr>
        <w:t>output</w:t>
      </w:r>
      <w:r>
        <w:rPr>
          <w:spacing w:val="8"/>
          <w:sz w:val="20"/>
        </w:rPr>
        <w:t xml:space="preserve"> </w:t>
      </w:r>
      <w:r>
        <w:rPr>
          <w:sz w:val="20"/>
        </w:rPr>
        <w:t>space,</w:t>
      </w:r>
      <w:r>
        <w:rPr>
          <w:spacing w:val="9"/>
          <w:sz w:val="20"/>
        </w:rPr>
        <w:t xml:space="preserve"> </w:t>
      </w:r>
      <w:del w:id="135" w:author="Phil Green" w:date="2026-08-30T12:01:00Z" w16du:dateUtc="2026-08-30T10:01:00Z">
        <w:r w:rsidDel="00E84E7A">
          <w:rPr>
            <w:sz w:val="20"/>
          </w:rPr>
          <w:delText>and</w:delText>
        </w:r>
        <w:r w:rsidDel="00E84E7A">
          <w:rPr>
            <w:spacing w:val="8"/>
            <w:sz w:val="20"/>
          </w:rPr>
          <w:delText xml:space="preserve"> </w:delText>
        </w:r>
      </w:del>
      <w:ins w:id="136" w:author="Phil Green" w:date="2026-08-30T12:01:00Z" w16du:dateUtc="2026-08-30T10:01:00Z">
        <w:r w:rsidR="00E84E7A">
          <w:rPr>
            <w:sz w:val="20"/>
          </w:rPr>
          <w:t>but</w:t>
        </w:r>
        <w:r w:rsidR="00E84E7A">
          <w:rPr>
            <w:spacing w:val="8"/>
            <w:sz w:val="20"/>
          </w:rPr>
          <w:t xml:space="preserve"> </w:t>
        </w:r>
      </w:ins>
      <w:r>
        <w:rPr>
          <w:sz w:val="20"/>
        </w:rPr>
        <w:t>evaluating</w:t>
      </w:r>
      <w:r>
        <w:rPr>
          <w:spacing w:val="7"/>
          <w:sz w:val="20"/>
        </w:rPr>
        <w:t xml:space="preserve"> </w:t>
      </w:r>
      <w:r>
        <w:rPr>
          <w:sz w:val="20"/>
        </w:rPr>
        <w:t>error</w:t>
      </w:r>
      <w:r>
        <w:rPr>
          <w:spacing w:val="8"/>
          <w:sz w:val="20"/>
        </w:rPr>
        <w:t xml:space="preserve"> </w:t>
      </w:r>
      <w:del w:id="137" w:author="Phil Green" w:date="2026-08-30T12:01:00Z" w16du:dateUtc="2026-08-30T10:01:00Z">
        <w:r w:rsidDel="00E84E7A">
          <w:rPr>
            <w:sz w:val="20"/>
          </w:rPr>
          <w:delText>in</w:delText>
        </w:r>
        <w:r w:rsidDel="00E84E7A">
          <w:rPr>
            <w:spacing w:val="8"/>
            <w:sz w:val="20"/>
          </w:rPr>
          <w:delText xml:space="preserve"> </w:delText>
        </w:r>
        <w:r w:rsidDel="00E84E7A">
          <w:rPr>
            <w:sz w:val="20"/>
          </w:rPr>
          <w:delText>a</w:delText>
        </w:r>
        <w:r w:rsidDel="00E84E7A">
          <w:rPr>
            <w:spacing w:val="8"/>
            <w:sz w:val="20"/>
          </w:rPr>
          <w:delText xml:space="preserve"> </w:delText>
        </w:r>
        <w:r w:rsidDel="00E84E7A">
          <w:rPr>
            <w:sz w:val="20"/>
          </w:rPr>
          <w:delText>visually</w:delText>
        </w:r>
        <w:r w:rsidDel="00E84E7A">
          <w:rPr>
            <w:spacing w:val="7"/>
            <w:sz w:val="20"/>
          </w:rPr>
          <w:delText xml:space="preserve"> </w:delText>
        </w:r>
        <w:r w:rsidDel="00E84E7A">
          <w:rPr>
            <w:sz w:val="20"/>
          </w:rPr>
          <w:delText>meaningful</w:delText>
        </w:r>
        <w:r w:rsidDel="00E84E7A">
          <w:rPr>
            <w:spacing w:val="8"/>
            <w:sz w:val="20"/>
          </w:rPr>
          <w:delText xml:space="preserve"> </w:delText>
        </w:r>
        <w:r w:rsidDel="00E84E7A">
          <w:rPr>
            <w:spacing w:val="-2"/>
            <w:sz w:val="20"/>
          </w:rPr>
          <w:lastRenderedPageBreak/>
          <w:delText>space</w:delText>
        </w:r>
      </w:del>
      <w:ins w:id="138" w:author="Phil Green" w:date="2026-08-30T12:01:00Z" w16du:dateUtc="2026-08-30T10:01:00Z">
        <w:r w:rsidR="00E84E7A">
          <w:rPr>
            <w:sz w:val="20"/>
          </w:rPr>
          <w:t>using a more perceptually uniform metric</w:t>
        </w:r>
      </w:ins>
      <w:ins w:id="139" w:author="Phil Green" w:date="2026-08-30T12:02:00Z" w16du:dateUtc="2026-08-30T10:02:00Z">
        <w:r w:rsidR="00E84E7A">
          <w:rPr>
            <w:sz w:val="20"/>
          </w:rPr>
          <w:t xml:space="preserve"> such as CIEDE2000</w:t>
        </w:r>
      </w:ins>
      <w:r>
        <w:rPr>
          <w:rFonts w:ascii="Times New Roman"/>
          <w:sz w:val="20"/>
        </w:rPr>
        <w:tab/>
      </w:r>
      <w:r>
        <w:rPr>
          <w:rFonts w:ascii="Trebuchet MS"/>
          <w:spacing w:val="-5"/>
          <w:sz w:val="10"/>
        </w:rPr>
        <w:t>83</w:t>
      </w:r>
    </w:p>
    <w:p w14:paraId="0C56BFA6" w14:textId="77777777" w:rsidR="00EA1924" w:rsidRDefault="00EA1924">
      <w:pPr>
        <w:rPr>
          <w:rFonts w:ascii="Trebuchet MS"/>
          <w:sz w:val="10"/>
        </w:rPr>
        <w:sectPr w:rsidR="00EA1924">
          <w:headerReference w:type="default" r:id="rId20"/>
          <w:footerReference w:type="default" r:id="rId21"/>
          <w:pgSz w:w="11910" w:h="16840"/>
          <w:pgMar w:top="1020" w:right="283" w:bottom="760" w:left="566" w:header="685" w:footer="563" w:gutter="0"/>
          <w:pgNumType w:start="2"/>
          <w:cols w:space="720"/>
        </w:sectPr>
      </w:pPr>
    </w:p>
    <w:p w14:paraId="7702FA4D" w14:textId="45716039" w:rsidR="00EA1924" w:rsidRDefault="00000000">
      <w:pPr>
        <w:tabs>
          <w:tab w:val="left" w:pos="10903"/>
        </w:tabs>
        <w:spacing w:before="410" w:line="268" w:lineRule="auto"/>
        <w:ind w:left="2753" w:right="36" w:firstLine="8"/>
        <w:jc w:val="both"/>
        <w:rPr>
          <w:rFonts w:ascii="Trebuchet MS" w:hAnsi="Trebuchet MS"/>
          <w:sz w:val="10"/>
        </w:rPr>
      </w:pPr>
      <w:r>
        <w:rPr>
          <w:sz w:val="20"/>
        </w:rPr>
        <w:lastRenderedPageBreak/>
        <w:t xml:space="preserve">is </w:t>
      </w:r>
      <w:del w:id="140" w:author="Phil Green" w:date="2026-08-30T12:02:00Z" w16du:dateUtc="2026-08-30T10:02:00Z">
        <w:r w:rsidDel="00E84E7A">
          <w:rPr>
            <w:sz w:val="20"/>
          </w:rPr>
          <w:delText>strongly recommended</w:delText>
        </w:r>
      </w:del>
      <w:ins w:id="141" w:author="Phil Green" w:date="2026-08-30T12:02:00Z" w16du:dateUtc="2026-08-30T10:02:00Z">
        <w:r w:rsidR="00E84E7A">
          <w:rPr>
            <w:sz w:val="20"/>
          </w:rPr>
          <w:t>preferred</w:t>
        </w:r>
      </w:ins>
      <w:r>
        <w:rPr>
          <w:sz w:val="20"/>
        </w:rPr>
        <w:t xml:space="preserve"> </w:t>
      </w:r>
      <w:del w:id="142" w:author="Phil Green" w:date="2026-08-30T12:01:00Z" w16du:dateUtc="2026-08-30T10:01:00Z">
        <w:r w:rsidDel="00E84E7A">
          <w:rPr>
            <w:sz w:val="20"/>
          </w:rPr>
          <w:delText xml:space="preserve">there </w:delText>
        </w:r>
      </w:del>
      <w:del w:id="143" w:author="Phil Green" w:date="2026-08-30T12:02:00Z" w16du:dateUtc="2026-08-30T10:02:00Z">
        <w:r w:rsidDel="00E84E7A">
          <w:rPr>
            <w:sz w:val="20"/>
          </w:rPr>
          <w:delText>[</w:delText>
        </w:r>
        <w:r w:rsidDel="00E84E7A">
          <w:fldChar w:fldCharType="begin"/>
        </w:r>
        <w:r w:rsidDel="00E84E7A">
          <w:delInstrText>HYPERLINK \l "_bookmark40"</w:delInstrText>
        </w:r>
        <w:r w:rsidDel="00E84E7A">
          <w:fldChar w:fldCharType="separate"/>
        </w:r>
        <w:r w:rsidDel="00E84E7A">
          <w:rPr>
            <w:color w:val="0774B7"/>
            <w:sz w:val="20"/>
          </w:rPr>
          <w:delText>9</w:delText>
        </w:r>
        <w:r w:rsidDel="00E84E7A">
          <w:fldChar w:fldCharType="end"/>
        </w:r>
        <w:r w:rsidDel="00E84E7A">
          <w:rPr>
            <w:sz w:val="20"/>
          </w:rPr>
          <w:delText>]; device calibration has likewise long been formulated</w:delText>
        </w:r>
        <w:r w:rsidDel="00E84E7A">
          <w:rPr>
            <w:spacing w:val="80"/>
            <w:sz w:val="20"/>
          </w:rPr>
          <w:delText xml:space="preserve">  </w:delText>
        </w:r>
        <w:r w:rsidDel="00E84E7A">
          <w:rPr>
            <w:rFonts w:ascii="Trebuchet MS" w:hAnsi="Trebuchet MS"/>
            <w:sz w:val="10"/>
          </w:rPr>
          <w:delText>84</w:delText>
        </w:r>
        <w:r w:rsidDel="00E84E7A">
          <w:rPr>
            <w:rFonts w:ascii="Trebuchet MS" w:hAnsi="Trebuchet MS"/>
            <w:spacing w:val="40"/>
            <w:sz w:val="10"/>
          </w:rPr>
          <w:delText xml:space="preserve"> </w:delText>
        </w:r>
        <w:r w:rsidDel="00E84E7A">
          <w:rPr>
            <w:sz w:val="20"/>
          </w:rPr>
          <w:delText>as</w:delText>
        </w:r>
        <w:r w:rsidDel="00E84E7A">
          <w:rPr>
            <w:spacing w:val="-5"/>
            <w:sz w:val="20"/>
          </w:rPr>
          <w:delText xml:space="preserve"> </w:delText>
        </w:r>
        <w:r w:rsidDel="00E84E7A">
          <w:rPr>
            <w:sz w:val="20"/>
          </w:rPr>
          <w:delText>minimization</w:delText>
        </w:r>
        <w:r w:rsidDel="00E84E7A">
          <w:rPr>
            <w:spacing w:val="-5"/>
            <w:sz w:val="20"/>
          </w:rPr>
          <w:delText xml:space="preserve"> </w:delText>
        </w:r>
        <w:r w:rsidDel="00E84E7A">
          <w:rPr>
            <w:sz w:val="20"/>
          </w:rPr>
          <w:delText>of</w:delText>
        </w:r>
        <w:r w:rsidDel="00E84E7A">
          <w:rPr>
            <w:spacing w:val="-5"/>
            <w:sz w:val="20"/>
          </w:rPr>
          <w:delText xml:space="preserve"> </w:delText>
        </w:r>
        <w:r w:rsidDel="00E84E7A">
          <w:rPr>
            <w:sz w:val="20"/>
          </w:rPr>
          <w:delText>error</w:delText>
        </w:r>
        <w:r w:rsidDel="00E84E7A">
          <w:rPr>
            <w:spacing w:val="-5"/>
            <w:sz w:val="20"/>
          </w:rPr>
          <w:delText xml:space="preserve"> </w:delText>
        </w:r>
        <w:r w:rsidDel="00E84E7A">
          <w:rPr>
            <w:sz w:val="20"/>
          </w:rPr>
          <w:delText>in</w:delText>
        </w:r>
        <w:r w:rsidDel="00E84E7A">
          <w:rPr>
            <w:spacing w:val="-5"/>
            <w:sz w:val="20"/>
          </w:rPr>
          <w:delText xml:space="preserve"> </w:delText>
        </w:r>
        <w:r w:rsidDel="00E84E7A">
          <w:rPr>
            <w:sz w:val="20"/>
          </w:rPr>
          <w:delText>a</w:delText>
        </w:r>
        <w:r w:rsidDel="00E84E7A">
          <w:rPr>
            <w:spacing w:val="-5"/>
            <w:sz w:val="20"/>
          </w:rPr>
          <w:delText xml:space="preserve"> </w:delText>
        </w:r>
        <w:r w:rsidDel="00E84E7A">
          <w:rPr>
            <w:sz w:val="20"/>
          </w:rPr>
          <w:delText>perceptually</w:delText>
        </w:r>
        <w:r w:rsidDel="00E84E7A">
          <w:rPr>
            <w:spacing w:val="-5"/>
            <w:sz w:val="20"/>
          </w:rPr>
          <w:delText xml:space="preserve"> </w:delText>
        </w:r>
        <w:r w:rsidDel="00E84E7A">
          <w:rPr>
            <w:sz w:val="20"/>
          </w:rPr>
          <w:delText>uniform</w:delText>
        </w:r>
        <w:r w:rsidDel="00E84E7A">
          <w:rPr>
            <w:spacing w:val="-5"/>
            <w:sz w:val="20"/>
          </w:rPr>
          <w:delText xml:space="preserve"> </w:delText>
        </w:r>
        <w:r w:rsidDel="00E84E7A">
          <w:rPr>
            <w:sz w:val="20"/>
          </w:rPr>
          <w:delText>space</w:delText>
        </w:r>
      </w:del>
      <w:del w:id="144" w:author="Phil Green" w:date="2026-08-30T12:27:00Z" w16du:dateUtc="2026-08-30T10:27:00Z">
        <w:r w:rsidDel="005359F3">
          <w:rPr>
            <w:spacing w:val="-5"/>
            <w:sz w:val="20"/>
          </w:rPr>
          <w:delText xml:space="preserve"> </w:delText>
        </w:r>
        <w:r w:rsidDel="005359F3">
          <w:rPr>
            <w:sz w:val="20"/>
          </w:rPr>
          <w:delText>[</w:delText>
        </w:r>
        <w:r w:rsidDel="005359F3">
          <w:fldChar w:fldCharType="begin"/>
        </w:r>
        <w:r w:rsidDel="005359F3">
          <w:delInstrText>HYPERLINK \l "_bookmark43"</w:delInstrText>
        </w:r>
        <w:r w:rsidDel="005359F3">
          <w:fldChar w:fldCharType="separate"/>
        </w:r>
        <w:r w:rsidDel="005359F3">
          <w:rPr>
            <w:color w:val="0774B7"/>
            <w:sz w:val="20"/>
          </w:rPr>
          <w:delText>12</w:delText>
        </w:r>
        <w:r w:rsidDel="005359F3">
          <w:fldChar w:fldCharType="end"/>
        </w:r>
        <w:r w:rsidDel="005359F3">
          <w:rPr>
            <w:sz w:val="20"/>
          </w:rPr>
          <w:delText>,</w:delText>
        </w:r>
        <w:r w:rsidDel="005359F3">
          <w:fldChar w:fldCharType="begin"/>
        </w:r>
        <w:r w:rsidDel="005359F3">
          <w:delInstrText>HYPERLINK \l "_bookmark44"</w:delInstrText>
        </w:r>
        <w:r w:rsidDel="005359F3">
          <w:fldChar w:fldCharType="separate"/>
        </w:r>
        <w:r w:rsidDel="005359F3">
          <w:rPr>
            <w:color w:val="0774B7"/>
            <w:sz w:val="20"/>
          </w:rPr>
          <w:delText>13</w:delText>
        </w:r>
        <w:r w:rsidDel="005359F3">
          <w:fldChar w:fldCharType="end"/>
        </w:r>
        <w:r w:rsidDel="005359F3">
          <w:rPr>
            <w:sz w:val="20"/>
          </w:rPr>
          <w:delText>]. The</w:delText>
        </w:r>
        <w:r w:rsidDel="005359F3">
          <w:rPr>
            <w:spacing w:val="-5"/>
            <w:sz w:val="20"/>
          </w:rPr>
          <w:delText xml:space="preserve"> </w:delText>
        </w:r>
        <w:r w:rsidDel="005359F3">
          <w:rPr>
            <w:sz w:val="20"/>
          </w:rPr>
          <w:delText>comparative</w:delText>
        </w:r>
        <w:r w:rsidDel="005359F3">
          <w:rPr>
            <w:spacing w:val="-5"/>
            <w:sz w:val="20"/>
          </w:rPr>
          <w:delText xml:space="preserve"> </w:delText>
        </w:r>
        <w:r w:rsidDel="005359F3">
          <w:rPr>
            <w:sz w:val="20"/>
          </w:rPr>
          <w:delText>studies</w:delText>
        </w:r>
        <w:r w:rsidDel="005359F3">
          <w:rPr>
            <w:spacing w:val="80"/>
            <w:sz w:val="20"/>
          </w:rPr>
          <w:delText xml:space="preserve">  </w:delText>
        </w:r>
        <w:r w:rsidDel="005359F3">
          <w:rPr>
            <w:rFonts w:ascii="Trebuchet MS" w:hAnsi="Trebuchet MS"/>
            <w:sz w:val="10"/>
          </w:rPr>
          <w:delText>85</w:delText>
        </w:r>
        <w:r w:rsidDel="005359F3">
          <w:rPr>
            <w:rFonts w:ascii="Trebuchet MS" w:hAnsi="Trebuchet MS"/>
            <w:spacing w:val="40"/>
            <w:sz w:val="10"/>
          </w:rPr>
          <w:delText xml:space="preserve"> </w:delText>
        </w:r>
        <w:r w:rsidDel="005359F3">
          <w:rPr>
            <w:sz w:val="20"/>
          </w:rPr>
          <w:delText>in this line evaluate in CIELAB even where the model itself is fitted to tristimulus values</w:delText>
        </w:r>
        <w:r w:rsidDel="005359F3">
          <w:rPr>
            <w:spacing w:val="80"/>
            <w:sz w:val="20"/>
          </w:rPr>
          <w:delText xml:space="preserve">  </w:delText>
        </w:r>
        <w:r w:rsidDel="005359F3">
          <w:rPr>
            <w:rFonts w:ascii="Trebuchet MS" w:hAnsi="Trebuchet MS"/>
            <w:sz w:val="10"/>
          </w:rPr>
          <w:delText>86</w:delText>
        </w:r>
        <w:r w:rsidDel="005359F3">
          <w:rPr>
            <w:rFonts w:ascii="Trebuchet MS" w:hAnsi="Trebuchet MS"/>
            <w:spacing w:val="40"/>
            <w:sz w:val="10"/>
          </w:rPr>
          <w:delText xml:space="preserve"> </w:delText>
        </w:r>
        <w:r w:rsidDel="005359F3">
          <w:rPr>
            <w:sz w:val="20"/>
          </w:rPr>
          <w:delText>[</w:delText>
        </w:r>
        <w:r w:rsidDel="005359F3">
          <w:fldChar w:fldCharType="begin"/>
        </w:r>
        <w:r w:rsidDel="005359F3">
          <w:delInstrText>HYPERLINK \l "_bookmark41"</w:delInstrText>
        </w:r>
        <w:r w:rsidDel="005359F3">
          <w:fldChar w:fldCharType="separate"/>
        </w:r>
        <w:r w:rsidDel="005359F3">
          <w:rPr>
            <w:color w:val="0774B7"/>
            <w:sz w:val="20"/>
          </w:rPr>
          <w:delText>10</w:delText>
        </w:r>
        <w:r w:rsidDel="005359F3">
          <w:fldChar w:fldCharType="end"/>
        </w:r>
        <w:r w:rsidDel="005359F3">
          <w:rPr>
            <w:sz w:val="20"/>
          </w:rPr>
          <w:delText>]. The</w:delText>
        </w:r>
        <w:r w:rsidDel="005359F3">
          <w:rPr>
            <w:spacing w:val="-7"/>
            <w:sz w:val="20"/>
          </w:rPr>
          <w:delText xml:space="preserve"> </w:delText>
        </w:r>
        <w:r w:rsidDel="005359F3">
          <w:rPr>
            <w:sz w:val="20"/>
          </w:rPr>
          <w:delText>practice</w:delText>
        </w:r>
        <w:r w:rsidDel="005359F3">
          <w:rPr>
            <w:spacing w:val="-7"/>
            <w:sz w:val="20"/>
          </w:rPr>
          <w:delText xml:space="preserve"> </w:delText>
        </w:r>
        <w:r w:rsidDel="005359F3">
          <w:rPr>
            <w:sz w:val="20"/>
          </w:rPr>
          <w:delText>remains</w:delText>
        </w:r>
        <w:r w:rsidDel="005359F3">
          <w:rPr>
            <w:spacing w:val="-7"/>
            <w:sz w:val="20"/>
          </w:rPr>
          <w:delText xml:space="preserve"> </w:delText>
        </w:r>
        <w:r w:rsidDel="005359F3">
          <w:rPr>
            <w:sz w:val="20"/>
          </w:rPr>
          <w:delText>current: the</w:delText>
        </w:r>
        <w:r w:rsidDel="005359F3">
          <w:rPr>
            <w:spacing w:val="-8"/>
            <w:sz w:val="20"/>
          </w:rPr>
          <w:delText xml:space="preserve"> </w:delText>
        </w:r>
        <w:r w:rsidDel="005359F3">
          <w:rPr>
            <w:sz w:val="20"/>
          </w:rPr>
          <w:delText>independent</w:delText>
        </w:r>
        <w:r w:rsidDel="005359F3">
          <w:rPr>
            <w:spacing w:val="-7"/>
            <w:sz w:val="20"/>
          </w:rPr>
          <w:delText xml:space="preserve"> </w:delText>
        </w:r>
        <w:r w:rsidDel="005359F3">
          <w:rPr>
            <w:sz w:val="20"/>
          </w:rPr>
          <w:delText>characterization</w:delText>
        </w:r>
        <w:r w:rsidDel="005359F3">
          <w:rPr>
            <w:spacing w:val="-7"/>
            <w:sz w:val="20"/>
          </w:rPr>
          <w:delText xml:space="preserve"> </w:delText>
        </w:r>
        <w:r w:rsidDel="005359F3">
          <w:rPr>
            <w:sz w:val="20"/>
          </w:rPr>
          <w:delText>tool</w:delText>
        </w:r>
        <w:r w:rsidDel="005359F3">
          <w:rPr>
            <w:spacing w:val="-7"/>
            <w:sz w:val="20"/>
          </w:rPr>
          <w:delText xml:space="preserve"> </w:delText>
        </w:r>
        <w:r w:rsidDel="005359F3">
          <w:rPr>
            <w:sz w:val="20"/>
          </w:rPr>
          <w:delText>used</w:delText>
        </w:r>
        <w:r w:rsidDel="005359F3">
          <w:rPr>
            <w:spacing w:val="-7"/>
            <w:sz w:val="20"/>
          </w:rPr>
          <w:delText xml:space="preserve"> </w:delText>
        </w:r>
        <w:r w:rsidDel="005359F3">
          <w:rPr>
            <w:sz w:val="20"/>
          </w:rPr>
          <w:delText>for</w:delText>
        </w:r>
        <w:r w:rsidDel="005359F3">
          <w:rPr>
            <w:spacing w:val="-7"/>
            <w:sz w:val="20"/>
          </w:rPr>
          <w:delText xml:space="preserve"> </w:delText>
        </w:r>
        <w:r w:rsidDel="005359F3">
          <w:rPr>
            <w:sz w:val="20"/>
          </w:rPr>
          <w:delText>external</w:delText>
        </w:r>
        <w:r w:rsidDel="005359F3">
          <w:rPr>
            <w:spacing w:val="80"/>
            <w:w w:val="150"/>
            <w:sz w:val="20"/>
          </w:rPr>
          <w:delText xml:space="preserve"> </w:delText>
        </w:r>
        <w:r w:rsidDel="005359F3">
          <w:rPr>
            <w:rFonts w:ascii="Trebuchet MS" w:hAnsi="Trebuchet MS"/>
            <w:sz w:val="10"/>
          </w:rPr>
          <w:delText>87</w:delText>
        </w:r>
        <w:r w:rsidDel="005359F3">
          <w:rPr>
            <w:rFonts w:ascii="Trebuchet MS" w:hAnsi="Trebuchet MS"/>
            <w:spacing w:val="40"/>
            <w:sz w:val="10"/>
          </w:rPr>
          <w:delText xml:space="preserve"> </w:delText>
        </w:r>
        <w:r w:rsidDel="005359F3">
          <w:rPr>
            <w:sz w:val="20"/>
          </w:rPr>
          <w:delText xml:space="preserve">validation in Section </w:delText>
        </w:r>
        <w:r w:rsidDel="005359F3">
          <w:fldChar w:fldCharType="begin"/>
        </w:r>
        <w:r w:rsidDel="005359F3">
          <w:delInstrText>HYPERLINK \l "_bookmark30"</w:delInstrText>
        </w:r>
        <w:r w:rsidDel="005359F3">
          <w:fldChar w:fldCharType="separate"/>
        </w:r>
        <w:r w:rsidDel="005359F3">
          <w:rPr>
            <w:color w:val="0774B7"/>
            <w:sz w:val="20"/>
          </w:rPr>
          <w:delText>4.9</w:delText>
        </w:r>
        <w:r w:rsidDel="005359F3">
          <w:fldChar w:fldCharType="end"/>
        </w:r>
        <w:r w:rsidDel="005359F3">
          <w:rPr>
            <w:color w:val="0774B7"/>
            <w:sz w:val="20"/>
          </w:rPr>
          <w:delText xml:space="preserve"> </w:delText>
        </w:r>
        <w:r w:rsidDel="005359F3">
          <w:rPr>
            <w:sz w:val="20"/>
          </w:rPr>
          <w:delText>fits its degree-4 polynomial in CIELAB by default, which is how</w:delText>
        </w:r>
        <w:r w:rsidDel="005359F3">
          <w:rPr>
            <w:spacing w:val="80"/>
            <w:sz w:val="20"/>
          </w:rPr>
          <w:delText xml:space="preserve">  </w:delText>
        </w:r>
        <w:r w:rsidDel="005359F3">
          <w:rPr>
            <w:rFonts w:ascii="Trebuchet MS" w:hAnsi="Trebuchet MS"/>
            <w:sz w:val="10"/>
          </w:rPr>
          <w:delText>88</w:delText>
        </w:r>
        <w:r w:rsidDel="005359F3">
          <w:rPr>
            <w:rFonts w:ascii="Trebuchet MS" w:hAnsi="Trebuchet MS"/>
            <w:spacing w:val="40"/>
            <w:sz w:val="10"/>
          </w:rPr>
          <w:delText xml:space="preserve"> </w:delText>
        </w:r>
        <w:r w:rsidDel="005359F3">
          <w:rPr>
            <w:sz w:val="20"/>
          </w:rPr>
          <w:delText>we</w:delText>
        </w:r>
        <w:r w:rsidDel="005359F3">
          <w:rPr>
            <w:spacing w:val="-8"/>
            <w:sz w:val="20"/>
          </w:rPr>
          <w:delText xml:space="preserve"> </w:delText>
        </w:r>
        <w:r w:rsidDel="005359F3">
          <w:rPr>
            <w:sz w:val="20"/>
          </w:rPr>
          <w:delText>came</w:delText>
        </w:r>
        <w:r w:rsidDel="005359F3">
          <w:rPr>
            <w:spacing w:val="-7"/>
            <w:sz w:val="20"/>
          </w:rPr>
          <w:delText xml:space="preserve"> </w:delText>
        </w:r>
        <w:r w:rsidDel="005359F3">
          <w:rPr>
            <w:sz w:val="20"/>
          </w:rPr>
          <w:delText>to</w:delText>
        </w:r>
        <w:r w:rsidDel="005359F3">
          <w:rPr>
            <w:spacing w:val="-8"/>
            <w:sz w:val="20"/>
          </w:rPr>
          <w:delText xml:space="preserve"> </w:delText>
        </w:r>
        <w:r w:rsidDel="005359F3">
          <w:rPr>
            <w:sz w:val="20"/>
          </w:rPr>
          <w:delText>notice</w:delText>
        </w:r>
        <w:r w:rsidDel="005359F3">
          <w:rPr>
            <w:spacing w:val="-8"/>
            <w:sz w:val="20"/>
          </w:rPr>
          <w:delText xml:space="preserve"> </w:delText>
        </w:r>
        <w:r w:rsidDel="005359F3">
          <w:rPr>
            <w:sz w:val="20"/>
          </w:rPr>
          <w:delText>that</w:delText>
        </w:r>
        <w:r w:rsidDel="005359F3">
          <w:rPr>
            <w:spacing w:val="-7"/>
            <w:sz w:val="20"/>
          </w:rPr>
          <w:delText xml:space="preserve"> </w:delText>
        </w:r>
        <w:r w:rsidDel="005359F3">
          <w:rPr>
            <w:sz w:val="20"/>
          </w:rPr>
          <w:delText>ours</w:delText>
        </w:r>
        <w:r w:rsidDel="005359F3">
          <w:rPr>
            <w:spacing w:val="-8"/>
            <w:sz w:val="20"/>
          </w:rPr>
          <w:delText xml:space="preserve"> </w:delText>
        </w:r>
        <w:r w:rsidDel="005359F3">
          <w:rPr>
            <w:sz w:val="20"/>
          </w:rPr>
          <w:delText>did</w:delText>
        </w:r>
        <w:r w:rsidDel="005359F3">
          <w:rPr>
            <w:spacing w:val="-8"/>
            <w:sz w:val="20"/>
          </w:rPr>
          <w:delText xml:space="preserve"> </w:delText>
        </w:r>
        <w:r w:rsidDel="005359F3">
          <w:rPr>
            <w:sz w:val="20"/>
          </w:rPr>
          <w:delText xml:space="preserve">not. </w:delText>
        </w:r>
      </w:del>
      <w:del w:id="145" w:author="Phil Green" w:date="2026-08-30T12:03:00Z" w16du:dateUtc="2026-08-30T10:03:00Z">
        <w:r w:rsidDel="00E84E7A">
          <w:rPr>
            <w:sz w:val="20"/>
          </w:rPr>
          <w:delText>Nothing</w:delText>
        </w:r>
        <w:r w:rsidDel="00E84E7A">
          <w:rPr>
            <w:spacing w:val="-8"/>
            <w:sz w:val="20"/>
          </w:rPr>
          <w:delText xml:space="preserve"> </w:delText>
        </w:r>
      </w:del>
      <w:del w:id="146" w:author="Phil Green" w:date="2026-08-30T12:04:00Z" w16du:dateUtc="2026-08-30T10:04:00Z">
        <w:r w:rsidDel="00E84E7A">
          <w:rPr>
            <w:sz w:val="20"/>
          </w:rPr>
          <w:delText>in</w:delText>
        </w:r>
        <w:r w:rsidDel="00E84E7A">
          <w:rPr>
            <w:spacing w:val="-7"/>
            <w:sz w:val="20"/>
          </w:rPr>
          <w:delText xml:space="preserve"> </w:delText>
        </w:r>
        <w:r w:rsidDel="00E84E7A">
          <w:rPr>
            <w:sz w:val="20"/>
          </w:rPr>
          <w:delText>Section</w:delText>
        </w:r>
        <w:r w:rsidDel="00E84E7A">
          <w:rPr>
            <w:spacing w:val="-8"/>
            <w:sz w:val="20"/>
          </w:rPr>
          <w:delText xml:space="preserve"> </w:delText>
        </w:r>
        <w:r w:rsidDel="00E84E7A">
          <w:fldChar w:fldCharType="begin"/>
        </w:r>
        <w:r w:rsidDel="00E84E7A">
          <w:delInstrText>HYPERLINK \l "_bookmark18"</w:delInstrText>
        </w:r>
        <w:r w:rsidDel="00E84E7A">
          <w:fldChar w:fldCharType="separate"/>
        </w:r>
        <w:r w:rsidDel="00E84E7A">
          <w:rPr>
            <w:color w:val="0774B7"/>
            <w:sz w:val="20"/>
          </w:rPr>
          <w:delText>4.5</w:delText>
        </w:r>
        <w:r w:rsidDel="00E84E7A">
          <w:fldChar w:fldCharType="end"/>
        </w:r>
        <w:r w:rsidDel="00E84E7A">
          <w:rPr>
            <w:color w:val="0774B7"/>
            <w:spacing w:val="-8"/>
            <w:sz w:val="20"/>
          </w:rPr>
          <w:delText xml:space="preserve"> </w:delText>
        </w:r>
        <w:r w:rsidDel="00E84E7A">
          <w:rPr>
            <w:sz w:val="20"/>
          </w:rPr>
          <w:delText>is</w:delText>
        </w:r>
        <w:r w:rsidDel="00E84E7A">
          <w:rPr>
            <w:spacing w:val="-7"/>
            <w:sz w:val="20"/>
          </w:rPr>
          <w:delText xml:space="preserve"> </w:delText>
        </w:r>
        <w:r w:rsidDel="00E84E7A">
          <w:rPr>
            <w:sz w:val="20"/>
          </w:rPr>
          <w:delText>therefore</w:delText>
        </w:r>
        <w:r w:rsidDel="00E84E7A">
          <w:rPr>
            <w:spacing w:val="-7"/>
            <w:sz w:val="20"/>
          </w:rPr>
          <w:delText xml:space="preserve"> </w:delText>
        </w:r>
        <w:r w:rsidDel="00E84E7A">
          <w:rPr>
            <w:sz w:val="20"/>
          </w:rPr>
          <w:delText>new</w:delText>
        </w:r>
        <w:r w:rsidDel="00E84E7A">
          <w:rPr>
            <w:spacing w:val="-8"/>
            <w:sz w:val="20"/>
          </w:rPr>
          <w:delText xml:space="preserve"> </w:delText>
        </w:r>
        <w:r w:rsidDel="00E84E7A">
          <w:rPr>
            <w:sz w:val="20"/>
          </w:rPr>
          <w:delText>as</w:delText>
        </w:r>
        <w:r w:rsidDel="00E84E7A">
          <w:rPr>
            <w:spacing w:val="-8"/>
            <w:sz w:val="20"/>
          </w:rPr>
          <w:delText xml:space="preserve"> </w:delText>
        </w:r>
        <w:r w:rsidDel="00E84E7A">
          <w:rPr>
            <w:sz w:val="20"/>
          </w:rPr>
          <w:delText>a</w:delText>
        </w:r>
        <w:r w:rsidDel="00E84E7A">
          <w:rPr>
            <w:spacing w:val="-7"/>
            <w:sz w:val="20"/>
          </w:rPr>
          <w:delText xml:space="preserve"> </w:delText>
        </w:r>
        <w:r w:rsidDel="00E84E7A">
          <w:rPr>
            <w:sz w:val="20"/>
          </w:rPr>
          <w:delText>technique,</w:delText>
        </w:r>
        <w:r w:rsidDel="00E84E7A">
          <w:rPr>
            <w:spacing w:val="40"/>
            <w:sz w:val="20"/>
          </w:rPr>
          <w:delText xml:space="preserve">  </w:delText>
        </w:r>
        <w:r w:rsidDel="00E84E7A">
          <w:rPr>
            <w:rFonts w:ascii="Trebuchet MS" w:hAnsi="Trebuchet MS"/>
            <w:sz w:val="10"/>
          </w:rPr>
          <w:delText>89</w:delText>
        </w:r>
        <w:r w:rsidDel="00E84E7A">
          <w:rPr>
            <w:rFonts w:ascii="Trebuchet MS" w:hAnsi="Trebuchet MS"/>
            <w:spacing w:val="40"/>
            <w:sz w:val="10"/>
          </w:rPr>
          <w:delText xml:space="preserve"> </w:delText>
        </w:r>
        <w:r w:rsidDel="00E84E7A">
          <w:rPr>
            <w:sz w:val="20"/>
          </w:rPr>
          <w:delText xml:space="preserve">and the penalty has been measured before on other devices: </w:delText>
        </w:r>
      </w:del>
      <w:r>
        <w:rPr>
          <w:sz w:val="20"/>
        </w:rPr>
        <w:t>He et al. [</w:t>
      </w:r>
      <w:hyperlink w:anchor="_bookmark45" w:history="1">
        <w:r>
          <w:rPr>
            <w:color w:val="0774B7"/>
            <w:sz w:val="20"/>
          </w:rPr>
          <w:t>14</w:t>
        </w:r>
      </w:hyperlink>
      <w:r>
        <w:rPr>
          <w:sz w:val="20"/>
        </w:rPr>
        <w:t>] compare XYZ,</w:t>
      </w:r>
      <w:r>
        <w:rPr>
          <w:spacing w:val="80"/>
          <w:sz w:val="20"/>
        </w:rPr>
        <w:t xml:space="preserve">  </w:t>
      </w:r>
      <w:r>
        <w:rPr>
          <w:rFonts w:ascii="Trebuchet MS" w:hAnsi="Trebuchet MS"/>
          <w:sz w:val="10"/>
        </w:rPr>
        <w:t>90</w:t>
      </w:r>
      <w:r>
        <w:rPr>
          <w:rFonts w:ascii="Trebuchet MS" w:hAnsi="Trebuchet MS"/>
          <w:spacing w:val="40"/>
          <w:sz w:val="10"/>
        </w:rPr>
        <w:t xml:space="preserve"> </w:t>
      </w:r>
      <w:r>
        <w:rPr>
          <w:sz w:val="20"/>
        </w:rPr>
        <w:t>log-XYZ and CIELAB regression targets for third-order polynomial and neural models</w:t>
      </w:r>
      <w:r>
        <w:rPr>
          <w:spacing w:val="80"/>
          <w:sz w:val="20"/>
        </w:rPr>
        <w:t xml:space="preserve">  </w:t>
      </w:r>
      <w:r>
        <w:rPr>
          <w:rFonts w:ascii="Trebuchet MS" w:hAnsi="Trebuchet MS"/>
          <w:sz w:val="10"/>
        </w:rPr>
        <w:t>91</w:t>
      </w:r>
      <w:r>
        <w:rPr>
          <w:rFonts w:ascii="Trebuchet MS" w:hAnsi="Trebuchet MS"/>
          <w:spacing w:val="80"/>
          <w:sz w:val="10"/>
        </w:rPr>
        <w:t xml:space="preserve"> </w:t>
      </w:r>
      <w:r>
        <w:rPr>
          <w:sz w:val="20"/>
        </w:rPr>
        <w:t>on</w:t>
      </w:r>
      <w:r>
        <w:rPr>
          <w:spacing w:val="8"/>
          <w:sz w:val="20"/>
        </w:rPr>
        <w:t xml:space="preserve"> </w:t>
      </w:r>
      <w:r>
        <w:rPr>
          <w:sz w:val="20"/>
        </w:rPr>
        <w:t>a</w:t>
      </w:r>
      <w:r>
        <w:rPr>
          <w:spacing w:val="8"/>
          <w:sz w:val="20"/>
        </w:rPr>
        <w:t xml:space="preserve"> </w:t>
      </w:r>
      <w:r>
        <w:rPr>
          <w:sz w:val="20"/>
        </w:rPr>
        <w:t>CMYK</w:t>
      </w:r>
      <w:r>
        <w:rPr>
          <w:spacing w:val="8"/>
          <w:sz w:val="20"/>
        </w:rPr>
        <w:t xml:space="preserve"> </w:t>
      </w:r>
      <w:r>
        <w:rPr>
          <w:sz w:val="20"/>
        </w:rPr>
        <w:t>3D</w:t>
      </w:r>
      <w:r>
        <w:rPr>
          <w:spacing w:val="8"/>
          <w:sz w:val="20"/>
        </w:rPr>
        <w:t xml:space="preserve"> </w:t>
      </w:r>
      <w:r>
        <w:rPr>
          <w:sz w:val="20"/>
        </w:rPr>
        <w:t>printer</w:t>
      </w:r>
      <w:r>
        <w:rPr>
          <w:spacing w:val="8"/>
          <w:sz w:val="20"/>
        </w:rPr>
        <w:t xml:space="preserve"> </w:t>
      </w:r>
      <w:r>
        <w:rPr>
          <w:sz w:val="20"/>
        </w:rPr>
        <w:t>and</w:t>
      </w:r>
      <w:r>
        <w:rPr>
          <w:spacing w:val="8"/>
          <w:sz w:val="20"/>
        </w:rPr>
        <w:t xml:space="preserve"> </w:t>
      </w:r>
      <w:ins w:id="147" w:author="Phil Green" w:date="2026-08-30T12:27:00Z" w16du:dateUtc="2026-08-30T10:27:00Z">
        <w:r w:rsidR="005359F3">
          <w:rPr>
            <w:sz w:val="20"/>
          </w:rPr>
          <w:t>found</w:t>
        </w:r>
      </w:ins>
      <w:del w:id="148" w:author="Phil Green" w:date="2026-08-30T12:27:00Z" w16du:dateUtc="2026-08-30T10:27:00Z">
        <w:r w:rsidDel="005359F3">
          <w:rPr>
            <w:sz w:val="20"/>
          </w:rPr>
          <w:delText>find</w:delText>
        </w:r>
      </w:del>
      <w:r>
        <w:rPr>
          <w:spacing w:val="8"/>
          <w:sz w:val="20"/>
        </w:rPr>
        <w:t xml:space="preserve"> </w:t>
      </w:r>
      <w:r>
        <w:rPr>
          <w:sz w:val="20"/>
        </w:rPr>
        <w:t>raw</w:t>
      </w:r>
      <w:r>
        <w:rPr>
          <w:spacing w:val="8"/>
          <w:sz w:val="20"/>
        </w:rPr>
        <w:t xml:space="preserve"> </w:t>
      </w:r>
      <w:r>
        <w:rPr>
          <w:sz w:val="20"/>
        </w:rPr>
        <w:t>XYZ</w:t>
      </w:r>
      <w:r>
        <w:rPr>
          <w:spacing w:val="8"/>
          <w:sz w:val="20"/>
        </w:rPr>
        <w:t xml:space="preserve"> </w:t>
      </w:r>
      <w:r>
        <w:rPr>
          <w:sz w:val="20"/>
        </w:rPr>
        <w:t>the</w:t>
      </w:r>
      <w:r>
        <w:rPr>
          <w:spacing w:val="8"/>
          <w:sz w:val="20"/>
        </w:rPr>
        <w:t xml:space="preserve"> </w:t>
      </w:r>
      <w:r>
        <w:rPr>
          <w:sz w:val="20"/>
        </w:rPr>
        <w:t>worst</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three.</w:t>
      </w:r>
      <w:del w:id="149" w:author="Phil Green" w:date="2026-08-30T12:29:00Z" w16du:dateUtc="2026-08-30T10:29:00Z">
        <w:r w:rsidDel="005359F3">
          <w:rPr>
            <w:spacing w:val="33"/>
            <w:sz w:val="20"/>
          </w:rPr>
          <w:delText xml:space="preserve"> </w:delText>
        </w:r>
        <w:r w:rsidDel="005359F3">
          <w:rPr>
            <w:sz w:val="20"/>
          </w:rPr>
          <w:delText>What</w:delText>
        </w:r>
        <w:r w:rsidDel="005359F3">
          <w:rPr>
            <w:spacing w:val="8"/>
            <w:sz w:val="20"/>
          </w:rPr>
          <w:delText xml:space="preserve"> </w:delText>
        </w:r>
        <w:r w:rsidDel="005359F3">
          <w:rPr>
            <w:sz w:val="20"/>
          </w:rPr>
          <w:delText>Section</w:delText>
        </w:r>
        <w:r w:rsidDel="005359F3">
          <w:rPr>
            <w:spacing w:val="8"/>
            <w:sz w:val="20"/>
          </w:rPr>
          <w:delText xml:space="preserve"> </w:delText>
        </w:r>
        <w:r w:rsidDel="005359F3">
          <w:fldChar w:fldCharType="begin"/>
        </w:r>
        <w:r w:rsidDel="005359F3">
          <w:delInstrText>HYPERLINK \l "_bookmark18"</w:delInstrText>
        </w:r>
        <w:r w:rsidDel="005359F3">
          <w:fldChar w:fldCharType="separate"/>
        </w:r>
        <w:r w:rsidDel="005359F3">
          <w:rPr>
            <w:color w:val="0774B7"/>
            <w:sz w:val="20"/>
          </w:rPr>
          <w:delText>4.5</w:delText>
        </w:r>
        <w:r w:rsidDel="005359F3">
          <w:fldChar w:fldCharType="end"/>
        </w:r>
        <w:r w:rsidDel="005359F3">
          <w:rPr>
            <w:color w:val="0774B7"/>
            <w:spacing w:val="8"/>
            <w:sz w:val="20"/>
          </w:rPr>
          <w:delText xml:space="preserve"> </w:delText>
        </w:r>
        <w:r w:rsidDel="005359F3">
          <w:rPr>
            <w:sz w:val="20"/>
          </w:rPr>
          <w:delText>adds</w:delText>
        </w:r>
        <w:r w:rsidDel="005359F3">
          <w:rPr>
            <w:spacing w:val="80"/>
            <w:w w:val="150"/>
            <w:sz w:val="20"/>
          </w:rPr>
          <w:delText xml:space="preserve">  </w:delText>
        </w:r>
        <w:r w:rsidDel="005359F3">
          <w:rPr>
            <w:rFonts w:ascii="Trebuchet MS" w:hAnsi="Trebuchet MS"/>
            <w:sz w:val="10"/>
          </w:rPr>
          <w:delText>92</w:delText>
        </w:r>
        <w:r w:rsidDel="005359F3">
          <w:rPr>
            <w:rFonts w:ascii="Trebuchet MS" w:hAnsi="Trebuchet MS"/>
            <w:spacing w:val="40"/>
            <w:sz w:val="10"/>
          </w:rPr>
          <w:delText xml:space="preserve"> </w:delText>
        </w:r>
        <w:r w:rsidDel="005359F3">
          <w:rPr>
            <w:sz w:val="20"/>
          </w:rPr>
          <w:delText>is</w:delText>
        </w:r>
        <w:r w:rsidDel="005359F3">
          <w:rPr>
            <w:spacing w:val="22"/>
            <w:sz w:val="20"/>
          </w:rPr>
          <w:delText xml:space="preserve"> </w:delText>
        </w:r>
        <w:r w:rsidDel="005359F3">
          <w:rPr>
            <w:sz w:val="20"/>
          </w:rPr>
          <w:delText>the</w:delText>
        </w:r>
        <w:r w:rsidDel="005359F3">
          <w:rPr>
            <w:spacing w:val="22"/>
            <w:sz w:val="20"/>
          </w:rPr>
          <w:delText xml:space="preserve"> </w:delText>
        </w:r>
        <w:r w:rsidDel="005359F3">
          <w:rPr>
            <w:sz w:val="20"/>
          </w:rPr>
          <w:delText>size</w:delText>
        </w:r>
        <w:r w:rsidDel="005359F3">
          <w:rPr>
            <w:spacing w:val="22"/>
            <w:sz w:val="20"/>
          </w:rPr>
          <w:delText xml:space="preserve"> </w:delText>
        </w:r>
        <w:r w:rsidDel="005359F3">
          <w:rPr>
            <w:sz w:val="20"/>
          </w:rPr>
          <w:delText>of</w:delText>
        </w:r>
        <w:r w:rsidDel="005359F3">
          <w:rPr>
            <w:spacing w:val="22"/>
            <w:sz w:val="20"/>
          </w:rPr>
          <w:delText xml:space="preserve"> </w:delText>
        </w:r>
        <w:r w:rsidDel="005359F3">
          <w:rPr>
            <w:sz w:val="20"/>
          </w:rPr>
          <w:delText>that</w:delText>
        </w:r>
        <w:r w:rsidDel="005359F3">
          <w:rPr>
            <w:spacing w:val="22"/>
            <w:sz w:val="20"/>
          </w:rPr>
          <w:delText xml:space="preserve"> </w:delText>
        </w:r>
        <w:r w:rsidDel="005359F3">
          <w:rPr>
            <w:sz w:val="20"/>
          </w:rPr>
          <w:delText>penalty</w:delText>
        </w:r>
        <w:r w:rsidDel="005359F3">
          <w:rPr>
            <w:spacing w:val="22"/>
            <w:sz w:val="20"/>
          </w:rPr>
          <w:delText xml:space="preserve"> </w:delText>
        </w:r>
        <w:r w:rsidDel="005359F3">
          <w:rPr>
            <w:sz w:val="20"/>
          </w:rPr>
          <w:delText>on</w:delText>
        </w:r>
        <w:r w:rsidDel="005359F3">
          <w:rPr>
            <w:spacing w:val="22"/>
            <w:sz w:val="20"/>
          </w:rPr>
          <w:delText xml:space="preserve"> </w:delText>
        </w:r>
        <w:r w:rsidDel="005359F3">
          <w:rPr>
            <w:sz w:val="20"/>
          </w:rPr>
          <w:delText>conventional</w:delText>
        </w:r>
        <w:r w:rsidDel="005359F3">
          <w:rPr>
            <w:spacing w:val="22"/>
            <w:sz w:val="20"/>
          </w:rPr>
          <w:delText xml:space="preserve"> </w:delText>
        </w:r>
        <w:r w:rsidDel="005359F3">
          <w:rPr>
            <w:sz w:val="20"/>
          </w:rPr>
          <w:delText>press</w:delText>
        </w:r>
        <w:r w:rsidDel="005359F3">
          <w:rPr>
            <w:spacing w:val="22"/>
            <w:sz w:val="20"/>
          </w:rPr>
          <w:delText xml:space="preserve"> </w:delText>
        </w:r>
        <w:r w:rsidDel="005359F3">
          <w:rPr>
            <w:sz w:val="20"/>
          </w:rPr>
          <w:delText>characterization</w:delText>
        </w:r>
        <w:r w:rsidDel="005359F3">
          <w:rPr>
            <w:spacing w:val="22"/>
            <w:sz w:val="20"/>
          </w:rPr>
          <w:delText xml:space="preserve"> </w:delText>
        </w:r>
        <w:r w:rsidDel="005359F3">
          <w:rPr>
            <w:sz w:val="20"/>
          </w:rPr>
          <w:delText>charts</w:delText>
        </w:r>
        <w:r w:rsidDel="005359F3">
          <w:rPr>
            <w:spacing w:val="22"/>
            <w:sz w:val="20"/>
          </w:rPr>
          <w:delText xml:space="preserve"> </w:delText>
        </w:r>
        <w:r w:rsidDel="005359F3">
          <w:rPr>
            <w:sz w:val="20"/>
          </w:rPr>
          <w:delText>across</w:delText>
        </w:r>
        <w:r w:rsidDel="005359F3">
          <w:rPr>
            <w:spacing w:val="22"/>
            <w:sz w:val="20"/>
          </w:rPr>
          <w:delText xml:space="preserve"> </w:delText>
        </w:r>
        <w:r w:rsidDel="005359F3">
          <w:rPr>
            <w:sz w:val="20"/>
          </w:rPr>
          <w:delText>the</w:delText>
        </w:r>
        <w:r w:rsidDel="005359F3">
          <w:rPr>
            <w:spacing w:val="22"/>
            <w:sz w:val="20"/>
          </w:rPr>
          <w:delText xml:space="preserve"> </w:delText>
        </w:r>
        <w:r w:rsidDel="005359F3">
          <w:rPr>
            <w:sz w:val="20"/>
          </w:rPr>
          <w:delText>full</w:delText>
        </w:r>
        <w:r w:rsidDel="005359F3">
          <w:rPr>
            <w:spacing w:val="80"/>
            <w:w w:val="150"/>
            <w:sz w:val="20"/>
          </w:rPr>
          <w:delText xml:space="preserve">  </w:delText>
        </w:r>
        <w:r w:rsidDel="005359F3">
          <w:rPr>
            <w:rFonts w:ascii="Trebuchet MS" w:hAnsi="Trebuchet MS"/>
            <w:sz w:val="10"/>
          </w:rPr>
          <w:delText>93</w:delText>
        </w:r>
        <w:r w:rsidDel="005359F3">
          <w:rPr>
            <w:rFonts w:ascii="Trebuchet MS" w:hAnsi="Trebuchet MS"/>
            <w:spacing w:val="40"/>
            <w:sz w:val="10"/>
          </w:rPr>
          <w:delText xml:space="preserve"> </w:delText>
        </w:r>
        <w:r w:rsidDel="005359F3">
          <w:rPr>
            <w:i/>
            <w:sz w:val="20"/>
          </w:rPr>
          <w:delText>n</w:delText>
        </w:r>
        <w:r w:rsidDel="005359F3">
          <w:rPr>
            <w:i/>
            <w:spacing w:val="16"/>
            <w:sz w:val="20"/>
          </w:rPr>
          <w:delText xml:space="preserve"> </w:delText>
        </w:r>
        <w:r w:rsidDel="005359F3">
          <w:rPr>
            <w:rFonts w:ascii="Tahoma" w:hAnsi="Tahoma"/>
            <w:sz w:val="20"/>
          </w:rPr>
          <w:delText xml:space="preserve">= </w:delText>
        </w:r>
        <w:r w:rsidDel="005359F3">
          <w:rPr>
            <w:sz w:val="20"/>
          </w:rPr>
          <w:delText xml:space="preserve">3 to </w:delText>
        </w:r>
        <w:r w:rsidDel="005359F3">
          <w:rPr>
            <w:i/>
            <w:sz w:val="20"/>
          </w:rPr>
          <w:delText>n</w:delText>
        </w:r>
        <w:r w:rsidDel="005359F3">
          <w:rPr>
            <w:i/>
            <w:spacing w:val="16"/>
            <w:sz w:val="20"/>
          </w:rPr>
          <w:delText xml:space="preserve"> </w:delText>
        </w:r>
        <w:r w:rsidDel="005359F3">
          <w:rPr>
            <w:rFonts w:ascii="Tahoma" w:hAnsi="Tahoma"/>
            <w:sz w:val="20"/>
          </w:rPr>
          <w:delText xml:space="preserve">= </w:delText>
        </w:r>
        <w:r w:rsidDel="005359F3">
          <w:rPr>
            <w:sz w:val="20"/>
          </w:rPr>
          <w:delText xml:space="preserve">7 colorant ladder (up to a factor of 6.5 in median </w:delText>
        </w:r>
        <w:r w:rsidDel="005359F3">
          <w:rPr>
            <w:rFonts w:ascii="Calibri" w:hAnsi="Calibri"/>
            <w:sz w:val="20"/>
          </w:rPr>
          <w:delText>∆</w:delText>
        </w:r>
        <w:r w:rsidDel="005359F3">
          <w:rPr>
            <w:i/>
            <w:sz w:val="20"/>
          </w:rPr>
          <w:delText>E</w:delText>
        </w:r>
        <w:r w:rsidDel="005359F3">
          <w:rPr>
            <w:sz w:val="20"/>
            <w:vertAlign w:val="subscript"/>
          </w:rPr>
          <w:delText>00</w:delText>
        </w:r>
        <w:r w:rsidDel="005359F3">
          <w:rPr>
            <w:spacing w:val="15"/>
            <w:sz w:val="20"/>
          </w:rPr>
          <w:delText xml:space="preserve"> </w:delText>
        </w:r>
        <w:r w:rsidDel="005359F3">
          <w:rPr>
            <w:sz w:val="20"/>
          </w:rPr>
          <w:delText>on a seven-ink chart)</w:delText>
        </w:r>
        <w:r w:rsidDel="005359F3">
          <w:rPr>
            <w:spacing w:val="80"/>
            <w:sz w:val="20"/>
          </w:rPr>
          <w:delText xml:space="preserve">  </w:delText>
        </w:r>
        <w:r w:rsidDel="005359F3">
          <w:rPr>
            <w:rFonts w:ascii="Trebuchet MS" w:hAnsi="Trebuchet MS"/>
            <w:sz w:val="10"/>
          </w:rPr>
          <w:delText>94</w:delText>
        </w:r>
        <w:r w:rsidDel="005359F3">
          <w:rPr>
            <w:rFonts w:ascii="Trebuchet MS" w:hAnsi="Trebuchet MS"/>
            <w:spacing w:val="40"/>
            <w:sz w:val="10"/>
          </w:rPr>
          <w:delText xml:space="preserve"> </w:delText>
        </w:r>
        <w:r w:rsidDel="005359F3">
          <w:rPr>
            <w:sz w:val="20"/>
          </w:rPr>
          <w:delText>and</w:delText>
        </w:r>
        <w:r w:rsidDel="005359F3">
          <w:rPr>
            <w:spacing w:val="-1"/>
            <w:sz w:val="20"/>
          </w:rPr>
          <w:delText xml:space="preserve"> </w:delText>
        </w:r>
        <w:r w:rsidDel="005359F3">
          <w:rPr>
            <w:sz w:val="20"/>
          </w:rPr>
          <w:delText>the</w:delText>
        </w:r>
        <w:r w:rsidDel="005359F3">
          <w:rPr>
            <w:spacing w:val="-1"/>
            <w:sz w:val="20"/>
          </w:rPr>
          <w:delText xml:space="preserve"> </w:delText>
        </w:r>
        <w:r w:rsidDel="005359F3">
          <w:rPr>
            <w:sz w:val="20"/>
          </w:rPr>
          <w:delText>consequence</w:delText>
        </w:r>
        <w:r w:rsidDel="005359F3">
          <w:rPr>
            <w:spacing w:val="-1"/>
            <w:sz w:val="20"/>
          </w:rPr>
          <w:delText xml:space="preserve"> </w:delText>
        </w:r>
        <w:r w:rsidDel="005359F3">
          <w:rPr>
            <w:sz w:val="20"/>
          </w:rPr>
          <w:delText>that</w:delText>
        </w:r>
        <w:r w:rsidDel="005359F3">
          <w:rPr>
            <w:spacing w:val="-1"/>
            <w:sz w:val="20"/>
          </w:rPr>
          <w:delText xml:space="preserve"> </w:delText>
        </w:r>
        <w:r w:rsidDel="005359F3">
          <w:rPr>
            <w:sz w:val="20"/>
          </w:rPr>
          <w:delText>a</w:delText>
        </w:r>
        <w:r w:rsidDel="005359F3">
          <w:rPr>
            <w:spacing w:val="-1"/>
            <w:sz w:val="20"/>
          </w:rPr>
          <w:delText xml:space="preserve"> </w:delText>
        </w:r>
        <w:r w:rsidDel="005359F3">
          <w:rPr>
            <w:sz w:val="20"/>
          </w:rPr>
          <w:delText>machine-learning-versus-classical</w:delText>
        </w:r>
        <w:r w:rsidDel="005359F3">
          <w:rPr>
            <w:spacing w:val="-1"/>
            <w:sz w:val="20"/>
          </w:rPr>
          <w:delText xml:space="preserve"> </w:delText>
        </w:r>
        <w:r w:rsidDel="005359F3">
          <w:rPr>
            <w:sz w:val="20"/>
          </w:rPr>
          <w:delText>comparison</w:delText>
        </w:r>
        <w:r w:rsidDel="005359F3">
          <w:rPr>
            <w:spacing w:val="-1"/>
            <w:sz w:val="20"/>
          </w:rPr>
          <w:delText xml:space="preserve"> </w:delText>
        </w:r>
        <w:r w:rsidDel="005359F3">
          <w:rPr>
            <w:sz w:val="20"/>
          </w:rPr>
          <w:delText>drawn</w:delText>
        </w:r>
        <w:r w:rsidDel="005359F3">
          <w:rPr>
            <w:spacing w:val="-1"/>
            <w:sz w:val="20"/>
          </w:rPr>
          <w:delText xml:space="preserve"> </w:delText>
        </w:r>
        <w:r w:rsidDel="005359F3">
          <w:rPr>
            <w:sz w:val="20"/>
          </w:rPr>
          <w:delText>against</w:delText>
        </w:r>
        <w:r w:rsidDel="005359F3">
          <w:rPr>
            <w:spacing w:val="80"/>
            <w:sz w:val="20"/>
          </w:rPr>
          <w:delText xml:space="preserve">  </w:delText>
        </w:r>
        <w:r w:rsidDel="005359F3">
          <w:rPr>
            <w:rFonts w:ascii="Trebuchet MS" w:hAnsi="Trebuchet MS"/>
            <w:sz w:val="10"/>
          </w:rPr>
          <w:delText>95</w:delText>
        </w:r>
        <w:r w:rsidDel="005359F3">
          <w:rPr>
            <w:rFonts w:ascii="Trebuchet MS" w:hAnsi="Trebuchet MS"/>
            <w:spacing w:val="40"/>
            <w:sz w:val="10"/>
          </w:rPr>
          <w:delText xml:space="preserve"> </w:delText>
        </w:r>
        <w:r w:rsidDel="005359F3">
          <w:rPr>
            <w:sz w:val="20"/>
          </w:rPr>
          <w:delText>an XYZ-fitted, third-order-capped baseline, as in the conference version of this work [</w:delText>
        </w:r>
        <w:r w:rsidDel="005359F3">
          <w:fldChar w:fldCharType="begin"/>
        </w:r>
        <w:r w:rsidDel="005359F3">
          <w:delInstrText>HYPERLINK \l "_bookmark39"</w:delInstrText>
        </w:r>
        <w:r w:rsidDel="005359F3">
          <w:fldChar w:fldCharType="separate"/>
        </w:r>
        <w:r w:rsidDel="005359F3">
          <w:rPr>
            <w:color w:val="0774B7"/>
            <w:sz w:val="20"/>
          </w:rPr>
          <w:delText>8</w:delText>
        </w:r>
        <w:r w:rsidDel="005359F3">
          <w:fldChar w:fldCharType="end"/>
        </w:r>
        <w:r w:rsidDel="005359F3">
          <w:rPr>
            <w:sz w:val="20"/>
          </w:rPr>
          <w:delText>],</w:delText>
        </w:r>
        <w:r w:rsidDel="005359F3">
          <w:rPr>
            <w:spacing w:val="80"/>
            <w:w w:val="150"/>
            <w:sz w:val="20"/>
          </w:rPr>
          <w:delText xml:space="preserve"> </w:delText>
        </w:r>
        <w:r w:rsidDel="005359F3">
          <w:rPr>
            <w:rFonts w:ascii="Trebuchet MS" w:hAnsi="Trebuchet MS"/>
            <w:sz w:val="10"/>
          </w:rPr>
          <w:delText>96</w:delText>
        </w:r>
        <w:r w:rsidDel="005359F3">
          <w:rPr>
            <w:rFonts w:ascii="Trebuchet MS" w:hAnsi="Trebuchet MS"/>
            <w:spacing w:val="40"/>
            <w:sz w:val="10"/>
          </w:rPr>
          <w:delText xml:space="preserve"> </w:delText>
        </w:r>
        <w:r w:rsidDel="005359F3">
          <w:rPr>
            <w:sz w:val="20"/>
          </w:rPr>
          <w:delText>overstates</w:delText>
        </w:r>
        <w:r w:rsidDel="005359F3">
          <w:rPr>
            <w:spacing w:val="-2"/>
            <w:sz w:val="20"/>
          </w:rPr>
          <w:delText xml:space="preserve"> </w:delText>
        </w:r>
        <w:r w:rsidDel="005359F3">
          <w:rPr>
            <w:sz w:val="20"/>
          </w:rPr>
          <w:delText>the</w:delText>
        </w:r>
        <w:r w:rsidDel="005359F3">
          <w:rPr>
            <w:spacing w:val="-2"/>
            <w:sz w:val="20"/>
          </w:rPr>
          <w:delText xml:space="preserve"> </w:delText>
        </w:r>
        <w:r w:rsidDel="005359F3">
          <w:rPr>
            <w:sz w:val="20"/>
          </w:rPr>
          <w:delText>machine</w:delText>
        </w:r>
        <w:r w:rsidDel="005359F3">
          <w:rPr>
            <w:spacing w:val="-2"/>
            <w:sz w:val="20"/>
          </w:rPr>
          <w:delText xml:space="preserve"> </w:delText>
        </w:r>
        <w:r w:rsidDel="005359F3">
          <w:rPr>
            <w:sz w:val="20"/>
          </w:rPr>
          <w:delText>learning</w:delText>
        </w:r>
        <w:r w:rsidDel="005359F3">
          <w:rPr>
            <w:spacing w:val="-2"/>
            <w:sz w:val="20"/>
          </w:rPr>
          <w:delText xml:space="preserve"> </w:delText>
        </w:r>
        <w:r w:rsidDel="005359F3">
          <w:rPr>
            <w:sz w:val="20"/>
          </w:rPr>
          <w:delText>advantage</w:delText>
        </w:r>
        <w:r w:rsidDel="005359F3">
          <w:rPr>
            <w:spacing w:val="-2"/>
            <w:sz w:val="20"/>
          </w:rPr>
          <w:delText xml:space="preserve"> </w:delText>
        </w:r>
        <w:r w:rsidDel="005359F3">
          <w:rPr>
            <w:sz w:val="20"/>
          </w:rPr>
          <w:delText>by</w:delText>
        </w:r>
        <w:r w:rsidDel="005359F3">
          <w:rPr>
            <w:spacing w:val="-2"/>
            <w:sz w:val="20"/>
          </w:rPr>
          <w:delText xml:space="preserve"> </w:delText>
        </w:r>
        <w:r w:rsidDel="005359F3">
          <w:rPr>
            <w:sz w:val="20"/>
          </w:rPr>
          <w:delText>roughly</w:delText>
        </w:r>
        <w:r w:rsidDel="005359F3">
          <w:rPr>
            <w:spacing w:val="-2"/>
            <w:sz w:val="20"/>
          </w:rPr>
          <w:delText xml:space="preserve"> </w:delText>
        </w:r>
        <w:r w:rsidDel="005359F3">
          <w:rPr>
            <w:sz w:val="20"/>
          </w:rPr>
          <w:delText>an</w:delText>
        </w:r>
        <w:r w:rsidDel="005359F3">
          <w:rPr>
            <w:spacing w:val="-2"/>
            <w:sz w:val="20"/>
          </w:rPr>
          <w:delText xml:space="preserve"> </w:delText>
        </w:r>
        <w:r w:rsidDel="005359F3">
          <w:rPr>
            <w:sz w:val="20"/>
          </w:rPr>
          <w:delText>order</w:delText>
        </w:r>
        <w:r w:rsidDel="005359F3">
          <w:rPr>
            <w:spacing w:val="-2"/>
            <w:sz w:val="20"/>
          </w:rPr>
          <w:delText xml:space="preserve"> </w:delText>
        </w:r>
        <w:r w:rsidDel="005359F3">
          <w:rPr>
            <w:sz w:val="20"/>
          </w:rPr>
          <w:delText>of</w:delText>
        </w:r>
        <w:r w:rsidDel="005359F3">
          <w:rPr>
            <w:spacing w:val="-2"/>
            <w:sz w:val="20"/>
          </w:rPr>
          <w:delText xml:space="preserve"> </w:delText>
        </w:r>
        <w:r w:rsidDel="005359F3">
          <w:rPr>
            <w:sz w:val="20"/>
          </w:rPr>
          <w:delText>magnitude</w:delText>
        </w:r>
        <w:r w:rsidDel="005359F3">
          <w:rPr>
            <w:spacing w:val="-2"/>
            <w:sz w:val="20"/>
          </w:rPr>
          <w:delText xml:space="preserve"> </w:delText>
        </w:r>
        <w:r w:rsidDel="005359F3">
          <w:rPr>
            <w:sz w:val="20"/>
          </w:rPr>
          <w:delText>at</w:delText>
        </w:r>
        <w:r w:rsidDel="005359F3">
          <w:rPr>
            <w:spacing w:val="-2"/>
            <w:sz w:val="20"/>
          </w:rPr>
          <w:delText xml:space="preserve"> </w:delText>
        </w:r>
        <w:r w:rsidDel="005359F3">
          <w:rPr>
            <w:sz w:val="20"/>
          </w:rPr>
          <w:delText>high</w:delText>
        </w:r>
        <w:r w:rsidDel="005359F3">
          <w:rPr>
            <w:spacing w:val="-2"/>
            <w:sz w:val="20"/>
          </w:rPr>
          <w:delText xml:space="preserve"> </w:delText>
        </w:r>
        <w:r w:rsidDel="005359F3">
          <w:rPr>
            <w:sz w:val="20"/>
          </w:rPr>
          <w:delText>ink</w:delText>
        </w:r>
        <w:r w:rsidDel="005359F3">
          <w:rPr>
            <w:spacing w:val="40"/>
            <w:sz w:val="20"/>
          </w:rPr>
          <w:delText xml:space="preserve">  </w:delText>
        </w:r>
        <w:r w:rsidDel="005359F3">
          <w:rPr>
            <w:rFonts w:ascii="Trebuchet MS" w:hAnsi="Trebuchet MS"/>
            <w:sz w:val="10"/>
          </w:rPr>
          <w:delText>97</w:delText>
        </w:r>
        <w:r w:rsidDel="005359F3">
          <w:rPr>
            <w:rFonts w:ascii="Trebuchet MS" w:hAnsi="Trebuchet MS"/>
            <w:spacing w:val="40"/>
            <w:sz w:val="10"/>
          </w:rPr>
          <w:delText xml:space="preserve"> </w:delText>
        </w:r>
        <w:r w:rsidDel="005359F3">
          <w:rPr>
            <w:spacing w:val="-2"/>
            <w:sz w:val="20"/>
          </w:rPr>
          <w:delText>counts.</w:delText>
        </w:r>
      </w:del>
      <w:r>
        <w:rPr>
          <w:rFonts w:ascii="Times New Roman" w:hAnsi="Times New Roman"/>
          <w:sz w:val="20"/>
        </w:rPr>
        <w:tab/>
      </w:r>
      <w:r>
        <w:rPr>
          <w:rFonts w:ascii="Trebuchet MS" w:hAnsi="Trebuchet MS"/>
          <w:spacing w:val="-5"/>
          <w:sz w:val="10"/>
        </w:rPr>
        <w:t>98</w:t>
      </w:r>
    </w:p>
    <w:p w14:paraId="48494240" w14:textId="77777777" w:rsidR="00EA1924" w:rsidRDefault="00000000">
      <w:pPr>
        <w:spacing w:line="243" w:lineRule="exact"/>
        <w:ind w:left="3187"/>
        <w:jc w:val="both"/>
        <w:rPr>
          <w:rFonts w:ascii="Trebuchet MS"/>
          <w:sz w:val="10"/>
        </w:rPr>
      </w:pPr>
      <w:r>
        <w:rPr>
          <w:sz w:val="20"/>
        </w:rPr>
        <w:t>Characterizing</w:t>
      </w:r>
      <w:r>
        <w:rPr>
          <w:spacing w:val="1"/>
          <w:sz w:val="20"/>
        </w:rPr>
        <w:t xml:space="preserve"> </w:t>
      </w:r>
      <w:r>
        <w:rPr>
          <w:sz w:val="20"/>
        </w:rPr>
        <w:t>an</w:t>
      </w:r>
      <w:r>
        <w:rPr>
          <w:spacing w:val="5"/>
          <w:sz w:val="20"/>
        </w:rPr>
        <w:t xml:space="preserve"> </w:t>
      </w:r>
      <w:r>
        <w:rPr>
          <w:i/>
          <w:sz w:val="20"/>
        </w:rPr>
        <w:t>n</w:t>
      </w:r>
      <w:r>
        <w:rPr>
          <w:i/>
          <w:spacing w:val="13"/>
          <w:sz w:val="20"/>
        </w:rPr>
        <w:t xml:space="preserve"> </w:t>
      </w:r>
      <w:r>
        <w:rPr>
          <w:rFonts w:ascii="Verdana"/>
          <w:i/>
          <w:sz w:val="20"/>
        </w:rPr>
        <w:t>&gt;</w:t>
      </w:r>
      <w:r>
        <w:rPr>
          <w:rFonts w:ascii="Verdana"/>
          <w:i/>
          <w:spacing w:val="-10"/>
          <w:sz w:val="20"/>
        </w:rPr>
        <w:t xml:space="preserve"> </w:t>
      </w:r>
      <w:r>
        <w:rPr>
          <w:sz w:val="20"/>
        </w:rPr>
        <w:t>4</w:t>
      </w:r>
      <w:r>
        <w:rPr>
          <w:spacing w:val="1"/>
          <w:sz w:val="20"/>
        </w:rPr>
        <w:t xml:space="preserve"> </w:t>
      </w:r>
      <w:r>
        <w:rPr>
          <w:sz w:val="20"/>
        </w:rPr>
        <w:t>colorant</w:t>
      </w:r>
      <w:r>
        <w:rPr>
          <w:spacing w:val="1"/>
          <w:sz w:val="20"/>
        </w:rPr>
        <w:t xml:space="preserve"> </w:t>
      </w:r>
      <w:r>
        <w:rPr>
          <w:sz w:val="20"/>
        </w:rPr>
        <w:t>process</w:t>
      </w:r>
      <w:r>
        <w:rPr>
          <w:spacing w:val="2"/>
          <w:sz w:val="20"/>
        </w:rPr>
        <w:t xml:space="preserve"> </w:t>
      </w:r>
      <w:r>
        <w:rPr>
          <w:sz w:val="20"/>
        </w:rPr>
        <w:t>is</w:t>
      </w:r>
      <w:r>
        <w:rPr>
          <w:spacing w:val="1"/>
          <w:sz w:val="20"/>
        </w:rPr>
        <w:t xml:space="preserve"> </w:t>
      </w:r>
      <w:r>
        <w:rPr>
          <w:sz w:val="20"/>
        </w:rPr>
        <w:t>not</w:t>
      </w:r>
      <w:r>
        <w:rPr>
          <w:spacing w:val="2"/>
          <w:sz w:val="20"/>
        </w:rPr>
        <w:t xml:space="preserve"> </w:t>
      </w:r>
      <w:r>
        <w:rPr>
          <w:sz w:val="20"/>
        </w:rPr>
        <w:t>itself</w:t>
      </w:r>
      <w:r>
        <w:rPr>
          <w:spacing w:val="1"/>
          <w:sz w:val="20"/>
        </w:rPr>
        <w:t xml:space="preserve"> </w:t>
      </w:r>
      <w:r>
        <w:rPr>
          <w:sz w:val="20"/>
        </w:rPr>
        <w:t>a</w:t>
      </w:r>
      <w:r>
        <w:rPr>
          <w:spacing w:val="2"/>
          <w:sz w:val="20"/>
        </w:rPr>
        <w:t xml:space="preserve"> </w:t>
      </w:r>
      <w:r>
        <w:rPr>
          <w:sz w:val="20"/>
        </w:rPr>
        <w:t>new</w:t>
      </w:r>
      <w:r>
        <w:rPr>
          <w:spacing w:val="1"/>
          <w:sz w:val="20"/>
        </w:rPr>
        <w:t xml:space="preserve"> </w:t>
      </w:r>
      <w:r>
        <w:rPr>
          <w:sz w:val="20"/>
        </w:rPr>
        <w:t>problem.</w:t>
      </w:r>
      <w:r>
        <w:rPr>
          <w:spacing w:val="14"/>
          <w:sz w:val="20"/>
        </w:rPr>
        <w:t xml:space="preserve"> </w:t>
      </w:r>
      <w:r>
        <w:rPr>
          <w:sz w:val="20"/>
        </w:rPr>
        <w:t>The</w:t>
      </w:r>
      <w:r>
        <w:rPr>
          <w:spacing w:val="2"/>
          <w:sz w:val="20"/>
        </w:rPr>
        <w:t xml:space="preserve"> </w:t>
      </w:r>
      <w:r>
        <w:rPr>
          <w:sz w:val="20"/>
        </w:rPr>
        <w:t>analytical</w:t>
      </w:r>
      <w:r>
        <w:rPr>
          <w:rFonts w:ascii="Times New Roman"/>
          <w:spacing w:val="78"/>
          <w:w w:val="150"/>
          <w:sz w:val="20"/>
        </w:rPr>
        <w:t xml:space="preserve">  </w:t>
      </w:r>
      <w:r>
        <w:rPr>
          <w:rFonts w:ascii="Trebuchet MS"/>
          <w:spacing w:val="-5"/>
          <w:sz w:val="10"/>
        </w:rPr>
        <w:t>99</w:t>
      </w:r>
    </w:p>
    <w:p w14:paraId="3D7F68D7" w14:textId="77777777" w:rsidR="00EA1924" w:rsidRDefault="00000000">
      <w:pPr>
        <w:tabs>
          <w:tab w:val="left" w:pos="10859"/>
        </w:tabs>
        <w:spacing w:before="30"/>
        <w:ind w:left="2761"/>
        <w:rPr>
          <w:rFonts w:ascii="Trebuchet MS"/>
          <w:sz w:val="10"/>
        </w:rPr>
      </w:pPr>
      <w:r>
        <w:rPr>
          <w:sz w:val="20"/>
        </w:rPr>
        <w:t>line</w:t>
      </w:r>
      <w:r>
        <w:rPr>
          <w:spacing w:val="-8"/>
          <w:sz w:val="20"/>
        </w:rPr>
        <w:t xml:space="preserve"> </w:t>
      </w:r>
      <w:r>
        <w:rPr>
          <w:sz w:val="20"/>
        </w:rPr>
        <w:t>runs</w:t>
      </w:r>
      <w:r>
        <w:rPr>
          <w:spacing w:val="-8"/>
          <w:sz w:val="20"/>
        </w:rPr>
        <w:t xml:space="preserve"> </w:t>
      </w:r>
      <w:r>
        <w:rPr>
          <w:sz w:val="20"/>
        </w:rPr>
        <w:t>from</w:t>
      </w:r>
      <w:r>
        <w:rPr>
          <w:spacing w:val="-8"/>
          <w:sz w:val="20"/>
        </w:rPr>
        <w:t xml:space="preserve"> </w:t>
      </w:r>
      <w:r>
        <w:rPr>
          <w:sz w:val="20"/>
        </w:rPr>
        <w:t>the</w:t>
      </w:r>
      <w:r>
        <w:rPr>
          <w:spacing w:val="-8"/>
          <w:sz w:val="20"/>
        </w:rPr>
        <w:t xml:space="preserve"> </w:t>
      </w:r>
      <w:r>
        <w:rPr>
          <w:sz w:val="20"/>
        </w:rPr>
        <w:t>seven-ink</w:t>
      </w:r>
      <w:r>
        <w:rPr>
          <w:spacing w:val="-8"/>
          <w:sz w:val="20"/>
        </w:rPr>
        <w:t xml:space="preserve"> </w:t>
      </w:r>
      <w:r>
        <w:rPr>
          <w:sz w:val="20"/>
        </w:rPr>
        <w:t>color-to-colorant</w:t>
      </w:r>
      <w:r>
        <w:rPr>
          <w:spacing w:val="-8"/>
          <w:sz w:val="20"/>
        </w:rPr>
        <w:t xml:space="preserve"> </w:t>
      </w:r>
      <w:r>
        <w:rPr>
          <w:sz w:val="20"/>
        </w:rPr>
        <w:t>transforms</w:t>
      </w:r>
      <w:r>
        <w:rPr>
          <w:spacing w:val="-8"/>
          <w:sz w:val="20"/>
        </w:rPr>
        <w:t xml:space="preserve"> </w:t>
      </w:r>
      <w:r>
        <w:rPr>
          <w:sz w:val="20"/>
        </w:rPr>
        <w:t>of</w:t>
      </w:r>
      <w:r>
        <w:rPr>
          <w:spacing w:val="-8"/>
          <w:sz w:val="20"/>
        </w:rPr>
        <w:t xml:space="preserve"> </w:t>
      </w:r>
      <w:r>
        <w:rPr>
          <w:sz w:val="20"/>
        </w:rPr>
        <w:t>Boll</w:t>
      </w:r>
      <w:r>
        <w:rPr>
          <w:spacing w:val="-8"/>
          <w:sz w:val="20"/>
        </w:rPr>
        <w:t xml:space="preserve"> </w:t>
      </w:r>
      <w:r>
        <w:rPr>
          <w:sz w:val="20"/>
        </w:rPr>
        <w:t>[</w:t>
      </w:r>
      <w:hyperlink w:anchor="_bookmark33" w:history="1">
        <w:r>
          <w:rPr>
            <w:color w:val="0774B7"/>
            <w:sz w:val="20"/>
          </w:rPr>
          <w:t>2</w:t>
        </w:r>
      </w:hyperlink>
      <w:r>
        <w:rPr>
          <w:sz w:val="20"/>
        </w:rPr>
        <w:t>],</w:t>
      </w:r>
      <w:r>
        <w:rPr>
          <w:spacing w:val="-8"/>
          <w:sz w:val="20"/>
        </w:rPr>
        <w:t xml:space="preserve"> </w:t>
      </w:r>
      <w:r>
        <w:rPr>
          <w:sz w:val="20"/>
        </w:rPr>
        <w:t>through</w:t>
      </w:r>
      <w:r>
        <w:rPr>
          <w:spacing w:val="-8"/>
          <w:sz w:val="20"/>
        </w:rPr>
        <w:t xml:space="preserve"> </w:t>
      </w:r>
      <w:r>
        <w:rPr>
          <w:spacing w:val="-2"/>
          <w:sz w:val="20"/>
        </w:rPr>
        <w:t>Neugebauer-</w:t>
      </w:r>
      <w:r>
        <w:rPr>
          <w:sz w:val="20"/>
        </w:rPr>
        <w:tab/>
      </w:r>
      <w:r>
        <w:rPr>
          <w:rFonts w:ascii="Trebuchet MS"/>
          <w:spacing w:val="-5"/>
          <w:sz w:val="10"/>
        </w:rPr>
        <w:t>100</w:t>
      </w:r>
    </w:p>
    <w:p w14:paraId="5BE5E6E8" w14:textId="77777777" w:rsidR="00EA1924" w:rsidRDefault="00000000">
      <w:pPr>
        <w:tabs>
          <w:tab w:val="left" w:pos="10859"/>
        </w:tabs>
        <w:spacing w:before="30"/>
        <w:ind w:left="2761"/>
        <w:rPr>
          <w:rFonts w:ascii="Trebuchet MS"/>
          <w:sz w:val="10"/>
        </w:rPr>
      </w:pPr>
      <w:r>
        <w:rPr>
          <w:sz w:val="20"/>
        </w:rPr>
        <w:t>family</w:t>
      </w:r>
      <w:r>
        <w:rPr>
          <w:spacing w:val="25"/>
          <w:sz w:val="20"/>
        </w:rPr>
        <w:t xml:space="preserve"> </w:t>
      </w:r>
      <w:r>
        <w:rPr>
          <w:sz w:val="20"/>
        </w:rPr>
        <w:t>models</w:t>
      </w:r>
      <w:r>
        <w:rPr>
          <w:spacing w:val="25"/>
          <w:sz w:val="20"/>
        </w:rPr>
        <w:t xml:space="preserve"> </w:t>
      </w:r>
      <w:r>
        <w:rPr>
          <w:sz w:val="20"/>
        </w:rPr>
        <w:t>generalized</w:t>
      </w:r>
      <w:r>
        <w:rPr>
          <w:spacing w:val="25"/>
          <w:sz w:val="20"/>
        </w:rPr>
        <w:t xml:space="preserve"> </w:t>
      </w:r>
      <w:r>
        <w:rPr>
          <w:sz w:val="20"/>
        </w:rPr>
        <w:t>to</w:t>
      </w:r>
      <w:r>
        <w:rPr>
          <w:spacing w:val="29"/>
          <w:sz w:val="20"/>
        </w:rPr>
        <w:t xml:space="preserve"> </w:t>
      </w:r>
      <w:r>
        <w:rPr>
          <w:i/>
          <w:sz w:val="20"/>
        </w:rPr>
        <w:t>n</w:t>
      </w:r>
      <w:r>
        <w:rPr>
          <w:i/>
          <w:spacing w:val="28"/>
          <w:sz w:val="20"/>
        </w:rPr>
        <w:t xml:space="preserve"> </w:t>
      </w:r>
      <w:r>
        <w:rPr>
          <w:sz w:val="20"/>
        </w:rPr>
        <w:t>inks</w:t>
      </w:r>
      <w:r>
        <w:rPr>
          <w:spacing w:val="26"/>
          <w:sz w:val="20"/>
        </w:rPr>
        <w:t xml:space="preserve"> </w:t>
      </w:r>
      <w:r>
        <w:rPr>
          <w:sz w:val="20"/>
        </w:rPr>
        <w:t>by</w:t>
      </w:r>
      <w:r>
        <w:rPr>
          <w:spacing w:val="25"/>
          <w:sz w:val="20"/>
        </w:rPr>
        <w:t xml:space="preserve"> </w:t>
      </w:r>
      <w:r>
        <w:rPr>
          <w:sz w:val="20"/>
        </w:rPr>
        <w:t>barycentric</w:t>
      </w:r>
      <w:r>
        <w:rPr>
          <w:spacing w:val="25"/>
          <w:sz w:val="20"/>
        </w:rPr>
        <w:t xml:space="preserve"> </w:t>
      </w:r>
      <w:r>
        <w:rPr>
          <w:sz w:val="20"/>
        </w:rPr>
        <w:t>subdivision</w:t>
      </w:r>
      <w:r>
        <w:rPr>
          <w:spacing w:val="25"/>
          <w:sz w:val="20"/>
        </w:rPr>
        <w:t xml:space="preserve"> </w:t>
      </w:r>
      <w:r>
        <w:rPr>
          <w:sz w:val="20"/>
        </w:rPr>
        <w:t>[</w:t>
      </w:r>
      <w:hyperlink w:anchor="_bookmark46" w:history="1">
        <w:r>
          <w:rPr>
            <w:color w:val="0774B7"/>
            <w:sz w:val="20"/>
          </w:rPr>
          <w:t>15</w:t>
        </w:r>
      </w:hyperlink>
      <w:r>
        <w:rPr>
          <w:sz w:val="20"/>
        </w:rPr>
        <w:t>],</w:t>
      </w:r>
      <w:r>
        <w:rPr>
          <w:spacing w:val="32"/>
          <w:sz w:val="20"/>
        </w:rPr>
        <w:t xml:space="preserve"> </w:t>
      </w:r>
      <w:r>
        <w:rPr>
          <w:sz w:val="20"/>
        </w:rPr>
        <w:t>to</w:t>
      </w:r>
      <w:r>
        <w:rPr>
          <w:spacing w:val="25"/>
          <w:sz w:val="20"/>
        </w:rPr>
        <w:t xml:space="preserve"> </w:t>
      </w:r>
      <w:r>
        <w:rPr>
          <w:sz w:val="20"/>
        </w:rPr>
        <w:t>the</w:t>
      </w:r>
      <w:r>
        <w:rPr>
          <w:spacing w:val="26"/>
          <w:sz w:val="20"/>
        </w:rPr>
        <w:t xml:space="preserve"> </w:t>
      </w:r>
      <w:r>
        <w:rPr>
          <w:sz w:val="20"/>
        </w:rPr>
        <w:t>spot</w:t>
      </w:r>
      <w:r>
        <w:rPr>
          <w:spacing w:val="25"/>
          <w:sz w:val="20"/>
        </w:rPr>
        <w:t xml:space="preserve"> </w:t>
      </w:r>
      <w:r>
        <w:rPr>
          <w:spacing w:val="-2"/>
          <w:sz w:val="20"/>
        </w:rPr>
        <w:t>color</w:t>
      </w:r>
      <w:r>
        <w:rPr>
          <w:rFonts w:ascii="Times New Roman"/>
          <w:sz w:val="20"/>
        </w:rPr>
        <w:tab/>
      </w:r>
      <w:r>
        <w:rPr>
          <w:rFonts w:ascii="Trebuchet MS"/>
          <w:spacing w:val="-5"/>
          <w:sz w:val="10"/>
        </w:rPr>
        <w:t>101</w:t>
      </w:r>
    </w:p>
    <w:p w14:paraId="1DD83437" w14:textId="635E1C4E" w:rsidR="00EA1924" w:rsidDel="005359F3" w:rsidRDefault="00000000" w:rsidP="005359F3">
      <w:pPr>
        <w:tabs>
          <w:tab w:val="left" w:pos="10859"/>
        </w:tabs>
        <w:spacing w:before="30"/>
        <w:ind w:left="2761"/>
        <w:rPr>
          <w:del w:id="150" w:author="Phil Green" w:date="2026-08-30T12:30:00Z" w16du:dateUtc="2026-08-30T10:30:00Z"/>
          <w:rFonts w:ascii="Trebuchet MS"/>
          <w:sz w:val="10"/>
        </w:rPr>
      </w:pPr>
      <w:r w:rsidRPr="00A92717">
        <w:rPr>
          <w:sz w:val="20"/>
          <w:lang w:val="nl-NL"/>
        </w:rPr>
        <w:t>overprint</w:t>
      </w:r>
      <w:r w:rsidRPr="00A92717">
        <w:rPr>
          <w:spacing w:val="-2"/>
          <w:sz w:val="20"/>
          <w:lang w:val="nl-NL"/>
        </w:rPr>
        <w:t xml:space="preserve"> </w:t>
      </w:r>
      <w:r w:rsidRPr="00A92717">
        <w:rPr>
          <w:sz w:val="20"/>
          <w:lang w:val="nl-NL"/>
        </w:rPr>
        <w:t>model</w:t>
      </w:r>
      <w:r w:rsidRPr="00A92717">
        <w:rPr>
          <w:spacing w:val="-2"/>
          <w:sz w:val="20"/>
          <w:lang w:val="nl-NL"/>
        </w:rPr>
        <w:t xml:space="preserve"> </w:t>
      </w:r>
      <w:r w:rsidRPr="00A92717">
        <w:rPr>
          <w:sz w:val="20"/>
          <w:lang w:val="nl-NL"/>
        </w:rPr>
        <w:t>of</w:t>
      </w:r>
      <w:r w:rsidRPr="00A92717">
        <w:rPr>
          <w:spacing w:val="-1"/>
          <w:sz w:val="20"/>
          <w:lang w:val="nl-NL"/>
        </w:rPr>
        <w:t xml:space="preserve"> </w:t>
      </w:r>
      <w:r w:rsidRPr="00A92717">
        <w:rPr>
          <w:sz w:val="20"/>
          <w:lang w:val="nl-NL"/>
        </w:rPr>
        <w:t>Deshpande</w:t>
      </w:r>
      <w:r w:rsidRPr="00A92717">
        <w:rPr>
          <w:spacing w:val="-2"/>
          <w:sz w:val="20"/>
          <w:lang w:val="nl-NL"/>
        </w:rPr>
        <w:t xml:space="preserve"> </w:t>
      </w:r>
      <w:r w:rsidRPr="00A92717">
        <w:rPr>
          <w:sz w:val="20"/>
          <w:lang w:val="nl-NL"/>
        </w:rPr>
        <w:t>et</w:t>
      </w:r>
      <w:r w:rsidRPr="00A92717">
        <w:rPr>
          <w:spacing w:val="-1"/>
          <w:sz w:val="20"/>
          <w:lang w:val="nl-NL"/>
        </w:rPr>
        <w:t xml:space="preserve"> </w:t>
      </w:r>
      <w:r w:rsidRPr="00A92717">
        <w:rPr>
          <w:sz w:val="20"/>
          <w:lang w:val="nl-NL"/>
        </w:rPr>
        <w:t>al.</w:t>
      </w:r>
      <w:r w:rsidRPr="00A92717">
        <w:rPr>
          <w:spacing w:val="-2"/>
          <w:sz w:val="20"/>
          <w:lang w:val="nl-NL"/>
        </w:rPr>
        <w:t xml:space="preserve"> </w:t>
      </w:r>
      <w:r>
        <w:rPr>
          <w:sz w:val="20"/>
        </w:rPr>
        <w:t>[</w:t>
      </w:r>
      <w:hyperlink w:anchor="_bookmark47" w:history="1">
        <w:r>
          <w:rPr>
            <w:color w:val="0774B7"/>
            <w:sz w:val="20"/>
          </w:rPr>
          <w:t>16</w:t>
        </w:r>
      </w:hyperlink>
      <w:r>
        <w:rPr>
          <w:sz w:val="20"/>
        </w:rPr>
        <w:t>]</w:t>
      </w:r>
      <w:del w:id="151" w:author="Phil Green" w:date="2026-08-30T12:30:00Z" w16du:dateUtc="2026-08-30T10:30:00Z">
        <w:r w:rsidDel="005359F3">
          <w:rPr>
            <w:sz w:val="20"/>
          </w:rPr>
          <w:delText>,</w:delText>
        </w:r>
        <w:r w:rsidDel="005359F3">
          <w:rPr>
            <w:spacing w:val="-1"/>
            <w:sz w:val="20"/>
          </w:rPr>
          <w:delText xml:space="preserve"> </w:delText>
        </w:r>
        <w:r w:rsidDel="005359F3">
          <w:rPr>
            <w:sz w:val="20"/>
          </w:rPr>
          <w:delText>which</w:delText>
        </w:r>
        <w:r w:rsidDel="005359F3">
          <w:rPr>
            <w:spacing w:val="-2"/>
            <w:sz w:val="20"/>
          </w:rPr>
          <w:delText xml:space="preserve"> </w:delText>
        </w:r>
        <w:r w:rsidDel="005359F3">
          <w:rPr>
            <w:sz w:val="20"/>
          </w:rPr>
          <w:delText>characterizes</w:delText>
        </w:r>
        <w:r w:rsidDel="005359F3">
          <w:rPr>
            <w:spacing w:val="-1"/>
            <w:sz w:val="20"/>
          </w:rPr>
          <w:delText xml:space="preserve"> </w:delText>
        </w:r>
        <w:r w:rsidDel="005359F3">
          <w:rPr>
            <w:sz w:val="20"/>
          </w:rPr>
          <w:delText xml:space="preserve">an </w:delText>
        </w:r>
        <w:r w:rsidDel="005359F3">
          <w:rPr>
            <w:i/>
            <w:sz w:val="20"/>
          </w:rPr>
          <w:delText>n</w:delText>
        </w:r>
        <w:r w:rsidDel="005359F3">
          <w:rPr>
            <w:sz w:val="20"/>
          </w:rPr>
          <w:delText>-colorant</w:delText>
        </w:r>
        <w:r w:rsidDel="005359F3">
          <w:rPr>
            <w:spacing w:val="-1"/>
            <w:sz w:val="20"/>
          </w:rPr>
          <w:delText xml:space="preserve"> </w:delText>
        </w:r>
        <w:r w:rsidDel="005359F3">
          <w:rPr>
            <w:sz w:val="20"/>
          </w:rPr>
          <w:delText>process</w:delText>
        </w:r>
        <w:r w:rsidDel="005359F3">
          <w:rPr>
            <w:spacing w:val="-2"/>
            <w:sz w:val="20"/>
          </w:rPr>
          <w:delText xml:space="preserve"> </w:delText>
        </w:r>
        <w:r w:rsidDel="005359F3">
          <w:rPr>
            <w:spacing w:val="-4"/>
            <w:sz w:val="20"/>
          </w:rPr>
          <w:delText>from</w:delText>
        </w:r>
        <w:r w:rsidDel="005359F3">
          <w:rPr>
            <w:rFonts w:ascii="Times New Roman"/>
            <w:sz w:val="20"/>
          </w:rPr>
          <w:tab/>
        </w:r>
        <w:r w:rsidDel="005359F3">
          <w:rPr>
            <w:rFonts w:ascii="Trebuchet MS"/>
            <w:spacing w:val="-5"/>
            <w:sz w:val="10"/>
          </w:rPr>
          <w:delText>102</w:delText>
        </w:r>
      </w:del>
    </w:p>
    <w:p w14:paraId="0A57E4F8" w14:textId="79E23B83" w:rsidR="00EA1924" w:rsidDel="005359F3" w:rsidRDefault="00000000" w:rsidP="005359F3">
      <w:pPr>
        <w:tabs>
          <w:tab w:val="left" w:pos="10859"/>
        </w:tabs>
        <w:spacing w:before="30"/>
        <w:ind w:left="2761"/>
        <w:rPr>
          <w:del w:id="152" w:author="Phil Green" w:date="2026-08-30T12:30:00Z" w16du:dateUtc="2026-08-30T10:30:00Z"/>
          <w:rFonts w:ascii="Trebuchet MS"/>
          <w:sz w:val="10"/>
        </w:rPr>
      </w:pPr>
      <w:del w:id="153" w:author="Phil Green" w:date="2026-08-30T12:30:00Z" w16du:dateUtc="2026-08-30T10:30:00Z">
        <w:r w:rsidDel="005359F3">
          <w:rPr>
            <w:sz w:val="20"/>
          </w:rPr>
          <w:delText>measurements</w:delText>
        </w:r>
        <w:r w:rsidDel="005359F3">
          <w:rPr>
            <w:spacing w:val="6"/>
            <w:sz w:val="20"/>
          </w:rPr>
          <w:delText xml:space="preserve"> </w:delText>
        </w:r>
        <w:r w:rsidDel="005359F3">
          <w:rPr>
            <w:sz w:val="20"/>
          </w:rPr>
          <w:delText>of</w:delText>
        </w:r>
        <w:r w:rsidDel="005359F3">
          <w:rPr>
            <w:spacing w:val="6"/>
            <w:sz w:val="20"/>
          </w:rPr>
          <w:delText xml:space="preserve"> </w:delText>
        </w:r>
        <w:r w:rsidDel="005359F3">
          <w:rPr>
            <w:sz w:val="20"/>
          </w:rPr>
          <w:delText>its</w:delText>
        </w:r>
        <w:r w:rsidDel="005359F3">
          <w:rPr>
            <w:spacing w:val="6"/>
            <w:sz w:val="20"/>
          </w:rPr>
          <w:delText xml:space="preserve"> </w:delText>
        </w:r>
        <w:r w:rsidDel="005359F3">
          <w:rPr>
            <w:sz w:val="20"/>
          </w:rPr>
          <w:delText>colorants</w:delText>
        </w:r>
        <w:r w:rsidDel="005359F3">
          <w:rPr>
            <w:spacing w:val="7"/>
            <w:sz w:val="20"/>
          </w:rPr>
          <w:delText xml:space="preserve"> </w:delText>
        </w:r>
        <w:r w:rsidDel="005359F3">
          <w:rPr>
            <w:sz w:val="20"/>
          </w:rPr>
          <w:delText>and</w:delText>
        </w:r>
        <w:r w:rsidDel="005359F3">
          <w:rPr>
            <w:spacing w:val="5"/>
            <w:sz w:val="20"/>
          </w:rPr>
          <w:delText xml:space="preserve"> </w:delText>
        </w:r>
        <w:r w:rsidDel="005359F3">
          <w:rPr>
            <w:sz w:val="20"/>
          </w:rPr>
          <w:delText>their</w:delText>
        </w:r>
        <w:r w:rsidDel="005359F3">
          <w:rPr>
            <w:spacing w:val="6"/>
            <w:sz w:val="20"/>
          </w:rPr>
          <w:delText xml:space="preserve"> </w:delText>
        </w:r>
        <w:r w:rsidDel="005359F3">
          <w:rPr>
            <w:sz w:val="20"/>
          </w:rPr>
          <w:delText>overprints</w:delText>
        </w:r>
        <w:r w:rsidDel="005359F3">
          <w:rPr>
            <w:spacing w:val="7"/>
            <w:sz w:val="20"/>
          </w:rPr>
          <w:delText xml:space="preserve"> </w:delText>
        </w:r>
        <w:r w:rsidDel="005359F3">
          <w:rPr>
            <w:sz w:val="20"/>
          </w:rPr>
          <w:delText>[see</w:delText>
        </w:r>
        <w:r w:rsidDel="005359F3">
          <w:rPr>
            <w:spacing w:val="6"/>
            <w:sz w:val="20"/>
          </w:rPr>
          <w:delText xml:space="preserve"> </w:delText>
        </w:r>
        <w:r w:rsidDel="005359F3">
          <w:rPr>
            <w:sz w:val="20"/>
          </w:rPr>
          <w:delText>also</w:delText>
        </w:r>
        <w:r w:rsidDel="005359F3">
          <w:rPr>
            <w:spacing w:val="5"/>
            <w:sz w:val="20"/>
          </w:rPr>
          <w:delText xml:space="preserve"> </w:delText>
        </w:r>
        <w:r w:rsidDel="005359F3">
          <w:fldChar w:fldCharType="begin"/>
        </w:r>
        <w:r w:rsidDel="005359F3">
          <w:delInstrText>HYPERLINK \l "_bookmark34"</w:delInstrText>
        </w:r>
        <w:r w:rsidDel="005359F3">
          <w:fldChar w:fldCharType="separate"/>
        </w:r>
        <w:r w:rsidDel="005359F3">
          <w:rPr>
            <w:color w:val="0774B7"/>
            <w:sz w:val="20"/>
          </w:rPr>
          <w:delText>3</w:delText>
        </w:r>
        <w:r w:rsidDel="005359F3">
          <w:fldChar w:fldCharType="end"/>
        </w:r>
        <w:r w:rsidDel="005359F3">
          <w:rPr>
            <w:sz w:val="20"/>
          </w:rPr>
          <w:delText>].</w:delText>
        </w:r>
        <w:r w:rsidDel="005359F3">
          <w:rPr>
            <w:spacing w:val="24"/>
            <w:sz w:val="20"/>
          </w:rPr>
          <w:delText xml:space="preserve"> </w:delText>
        </w:r>
        <w:r w:rsidDel="005359F3">
          <w:rPr>
            <w:sz w:val="20"/>
          </w:rPr>
          <w:delText>Nor</w:delText>
        </w:r>
        <w:r w:rsidDel="005359F3">
          <w:rPr>
            <w:spacing w:val="6"/>
            <w:sz w:val="20"/>
          </w:rPr>
          <w:delText xml:space="preserve"> </w:delText>
        </w:r>
        <w:r w:rsidDel="005359F3">
          <w:rPr>
            <w:sz w:val="20"/>
          </w:rPr>
          <w:delText>is</w:delText>
        </w:r>
        <w:r w:rsidDel="005359F3">
          <w:rPr>
            <w:spacing w:val="6"/>
            <w:sz w:val="20"/>
          </w:rPr>
          <w:delText xml:space="preserve"> </w:delText>
        </w:r>
        <w:r w:rsidDel="005359F3">
          <w:rPr>
            <w:sz w:val="20"/>
          </w:rPr>
          <w:delText>machine</w:delText>
        </w:r>
        <w:r w:rsidDel="005359F3">
          <w:rPr>
            <w:spacing w:val="7"/>
            <w:sz w:val="20"/>
          </w:rPr>
          <w:delText xml:space="preserve"> </w:delText>
        </w:r>
        <w:r w:rsidDel="005359F3">
          <w:rPr>
            <w:spacing w:val="-2"/>
            <w:sz w:val="20"/>
          </w:rPr>
          <w:delText>learning</w:delText>
        </w:r>
        <w:r w:rsidDel="005359F3">
          <w:rPr>
            <w:rFonts w:ascii="Times New Roman"/>
            <w:sz w:val="20"/>
          </w:rPr>
          <w:tab/>
        </w:r>
        <w:r w:rsidDel="005359F3">
          <w:rPr>
            <w:rFonts w:ascii="Trebuchet MS"/>
            <w:spacing w:val="-5"/>
            <w:sz w:val="10"/>
          </w:rPr>
          <w:delText>103</w:delText>
        </w:r>
      </w:del>
    </w:p>
    <w:p w14:paraId="68F7C067" w14:textId="1F78022B" w:rsidR="00EA1924" w:rsidRDefault="00000000" w:rsidP="005359F3">
      <w:pPr>
        <w:tabs>
          <w:tab w:val="left" w:pos="10859"/>
        </w:tabs>
        <w:spacing w:before="30"/>
        <w:ind w:left="2761"/>
        <w:rPr>
          <w:rFonts w:ascii="Trebuchet MS"/>
          <w:sz w:val="10"/>
        </w:rPr>
      </w:pPr>
      <w:del w:id="154" w:author="Phil Green" w:date="2026-08-30T12:30:00Z" w16du:dateUtc="2026-08-30T10:30:00Z">
        <w:r w:rsidDel="005359F3">
          <w:rPr>
            <w:sz w:val="20"/>
          </w:rPr>
          <w:delText>beyond</w:delText>
        </w:r>
        <w:r w:rsidDel="005359F3">
          <w:rPr>
            <w:spacing w:val="23"/>
            <w:sz w:val="20"/>
          </w:rPr>
          <w:delText xml:space="preserve"> </w:delText>
        </w:r>
        <w:r w:rsidDel="005359F3">
          <w:rPr>
            <w:sz w:val="20"/>
          </w:rPr>
          <w:delText>four</w:delText>
        </w:r>
        <w:r w:rsidDel="005359F3">
          <w:rPr>
            <w:spacing w:val="24"/>
            <w:sz w:val="20"/>
          </w:rPr>
          <w:delText xml:space="preserve"> </w:delText>
        </w:r>
        <w:r w:rsidDel="005359F3">
          <w:rPr>
            <w:sz w:val="20"/>
          </w:rPr>
          <w:delText>colorants</w:delText>
        </w:r>
        <w:r w:rsidDel="005359F3">
          <w:rPr>
            <w:spacing w:val="24"/>
            <w:sz w:val="20"/>
          </w:rPr>
          <w:delText xml:space="preserve"> </w:delText>
        </w:r>
        <w:r w:rsidDel="005359F3">
          <w:rPr>
            <w:sz w:val="20"/>
          </w:rPr>
          <w:delText>new:</w:delText>
        </w:r>
      </w:del>
      <w:r>
        <w:rPr>
          <w:spacing w:val="58"/>
          <w:sz w:val="20"/>
        </w:rPr>
        <w:t xml:space="preserve"> </w:t>
      </w:r>
      <w:r>
        <w:rPr>
          <w:sz w:val="20"/>
        </w:rPr>
        <w:t>Shi</w:t>
      </w:r>
      <w:r>
        <w:rPr>
          <w:spacing w:val="24"/>
          <w:sz w:val="20"/>
        </w:rPr>
        <w:t xml:space="preserve"> </w:t>
      </w:r>
      <w:r>
        <w:rPr>
          <w:sz w:val="20"/>
        </w:rPr>
        <w:t>et</w:t>
      </w:r>
      <w:r>
        <w:rPr>
          <w:spacing w:val="24"/>
          <w:sz w:val="20"/>
        </w:rPr>
        <w:t xml:space="preserve"> </w:t>
      </w:r>
      <w:r>
        <w:rPr>
          <w:sz w:val="20"/>
        </w:rPr>
        <w:t>al.</w:t>
      </w:r>
      <w:r>
        <w:rPr>
          <w:spacing w:val="23"/>
          <w:sz w:val="20"/>
        </w:rPr>
        <w:t xml:space="preserve"> </w:t>
      </w:r>
      <w:r>
        <w:rPr>
          <w:sz w:val="20"/>
        </w:rPr>
        <w:t>[</w:t>
      </w:r>
      <w:hyperlink w:anchor="_bookmark48" w:history="1">
        <w:r>
          <w:rPr>
            <w:color w:val="0774B7"/>
            <w:sz w:val="20"/>
          </w:rPr>
          <w:t>17</w:t>
        </w:r>
      </w:hyperlink>
      <w:r>
        <w:rPr>
          <w:sz w:val="20"/>
        </w:rPr>
        <w:t>]</w:t>
      </w:r>
      <w:r>
        <w:rPr>
          <w:spacing w:val="24"/>
          <w:sz w:val="20"/>
        </w:rPr>
        <w:t xml:space="preserve"> </w:t>
      </w:r>
      <w:r>
        <w:rPr>
          <w:sz w:val="20"/>
        </w:rPr>
        <w:t>train</w:t>
      </w:r>
      <w:r>
        <w:rPr>
          <w:spacing w:val="24"/>
          <w:sz w:val="20"/>
        </w:rPr>
        <w:t xml:space="preserve"> </w:t>
      </w:r>
      <w:r>
        <w:rPr>
          <w:sz w:val="20"/>
        </w:rPr>
        <w:t>a</w:t>
      </w:r>
      <w:r>
        <w:rPr>
          <w:spacing w:val="24"/>
          <w:sz w:val="20"/>
        </w:rPr>
        <w:t xml:space="preserve"> </w:t>
      </w:r>
      <w:r>
        <w:rPr>
          <w:sz w:val="20"/>
        </w:rPr>
        <w:t>neural</w:t>
      </w:r>
      <w:r>
        <w:rPr>
          <w:spacing w:val="23"/>
          <w:sz w:val="20"/>
        </w:rPr>
        <w:t xml:space="preserve"> </w:t>
      </w:r>
      <w:r>
        <w:rPr>
          <w:sz w:val="20"/>
        </w:rPr>
        <w:t>spectral</w:t>
      </w:r>
      <w:r>
        <w:rPr>
          <w:spacing w:val="24"/>
          <w:sz w:val="20"/>
        </w:rPr>
        <w:t xml:space="preserve"> </w:t>
      </w:r>
      <w:r>
        <w:rPr>
          <w:sz w:val="20"/>
        </w:rPr>
        <w:t>predictor</w:t>
      </w:r>
      <w:r>
        <w:rPr>
          <w:spacing w:val="24"/>
          <w:sz w:val="20"/>
        </w:rPr>
        <w:t xml:space="preserve"> </w:t>
      </w:r>
      <w:r>
        <w:rPr>
          <w:sz w:val="20"/>
        </w:rPr>
        <w:t>for</w:t>
      </w:r>
      <w:r>
        <w:rPr>
          <w:spacing w:val="23"/>
          <w:sz w:val="20"/>
        </w:rPr>
        <w:t xml:space="preserve"> </w:t>
      </w:r>
      <w:r>
        <w:rPr>
          <w:sz w:val="20"/>
        </w:rPr>
        <w:t>ten-</w:t>
      </w:r>
      <w:r>
        <w:rPr>
          <w:spacing w:val="-5"/>
          <w:sz w:val="20"/>
        </w:rPr>
        <w:t>ink</w:t>
      </w:r>
      <w:r>
        <w:rPr>
          <w:rFonts w:ascii="Times New Roman"/>
          <w:sz w:val="20"/>
        </w:rPr>
        <w:tab/>
      </w:r>
      <w:r>
        <w:rPr>
          <w:rFonts w:ascii="Trebuchet MS"/>
          <w:spacing w:val="-5"/>
          <w:sz w:val="10"/>
        </w:rPr>
        <w:t>104</w:t>
      </w:r>
    </w:p>
    <w:p w14:paraId="039D261C" w14:textId="77777777" w:rsidR="00EA1924" w:rsidRDefault="00000000">
      <w:pPr>
        <w:tabs>
          <w:tab w:val="left" w:pos="10859"/>
        </w:tabs>
        <w:spacing w:before="30"/>
        <w:ind w:left="2761"/>
        <w:rPr>
          <w:rFonts w:ascii="Trebuchet MS"/>
          <w:sz w:val="10"/>
        </w:rPr>
      </w:pPr>
      <w:r>
        <w:rPr>
          <w:sz w:val="20"/>
        </w:rPr>
        <w:t>multilayer</w:t>
      </w:r>
      <w:r>
        <w:rPr>
          <w:spacing w:val="-2"/>
          <w:sz w:val="20"/>
        </w:rPr>
        <w:t xml:space="preserve"> </w:t>
      </w:r>
      <w:r>
        <w:rPr>
          <w:sz w:val="20"/>
        </w:rPr>
        <w:t>printing,</w:t>
      </w:r>
      <w:r>
        <w:rPr>
          <w:spacing w:val="-1"/>
          <w:sz w:val="20"/>
        </w:rPr>
        <w:t xml:space="preserve"> </w:t>
      </w:r>
      <w:r>
        <w:rPr>
          <w:sz w:val="20"/>
        </w:rPr>
        <w:t>and</w:t>
      </w:r>
      <w:r>
        <w:rPr>
          <w:spacing w:val="-1"/>
          <w:sz w:val="20"/>
        </w:rPr>
        <w:t xml:space="preserve"> </w:t>
      </w:r>
      <w:r>
        <w:rPr>
          <w:sz w:val="20"/>
        </w:rPr>
        <w:t>Chen</w:t>
      </w:r>
      <w:r>
        <w:rPr>
          <w:spacing w:val="-2"/>
          <w:sz w:val="20"/>
        </w:rPr>
        <w:t xml:space="preserve"> </w:t>
      </w:r>
      <w:r>
        <w:rPr>
          <w:sz w:val="20"/>
        </w:rPr>
        <w:t>and</w:t>
      </w:r>
      <w:r>
        <w:rPr>
          <w:spacing w:val="-1"/>
          <w:sz w:val="20"/>
        </w:rPr>
        <w:t xml:space="preserve"> </w:t>
      </w:r>
      <w:r>
        <w:rPr>
          <w:sz w:val="20"/>
        </w:rPr>
        <w:t>Urban</w:t>
      </w:r>
      <w:r>
        <w:rPr>
          <w:spacing w:val="-2"/>
          <w:sz w:val="20"/>
        </w:rPr>
        <w:t xml:space="preserve"> </w:t>
      </w:r>
      <w:r>
        <w:rPr>
          <w:sz w:val="20"/>
        </w:rPr>
        <w:t>[</w:t>
      </w:r>
      <w:hyperlink w:anchor="_bookmark49" w:history="1">
        <w:r>
          <w:rPr>
            <w:color w:val="0774B7"/>
            <w:sz w:val="20"/>
          </w:rPr>
          <w:t>18</w:t>
        </w:r>
      </w:hyperlink>
      <w:r>
        <w:rPr>
          <w:sz w:val="20"/>
        </w:rPr>
        <w:t>]</w:t>
      </w:r>
      <w:r>
        <w:rPr>
          <w:spacing w:val="-2"/>
          <w:sz w:val="20"/>
        </w:rPr>
        <w:t xml:space="preserve"> </w:t>
      </w:r>
      <w:r>
        <w:rPr>
          <w:sz w:val="20"/>
        </w:rPr>
        <w:t>learn</w:t>
      </w:r>
      <w:r>
        <w:rPr>
          <w:spacing w:val="-1"/>
          <w:sz w:val="20"/>
        </w:rPr>
        <w:t xml:space="preserve"> </w:t>
      </w:r>
      <w:r>
        <w:rPr>
          <w:sz w:val="20"/>
        </w:rPr>
        <w:t>deep</w:t>
      </w:r>
      <w:r>
        <w:rPr>
          <w:spacing w:val="-2"/>
          <w:sz w:val="20"/>
        </w:rPr>
        <w:t xml:space="preserve"> </w:t>
      </w:r>
      <w:r>
        <w:rPr>
          <w:sz w:val="20"/>
        </w:rPr>
        <w:t>forward</w:t>
      </w:r>
      <w:r>
        <w:rPr>
          <w:spacing w:val="-1"/>
          <w:sz w:val="20"/>
        </w:rPr>
        <w:t xml:space="preserve"> </w:t>
      </w:r>
      <w:r>
        <w:rPr>
          <w:sz w:val="20"/>
        </w:rPr>
        <w:t>and</w:t>
      </w:r>
      <w:r>
        <w:rPr>
          <w:spacing w:val="-1"/>
          <w:sz w:val="20"/>
        </w:rPr>
        <w:t xml:space="preserve"> </w:t>
      </w:r>
      <w:r>
        <w:rPr>
          <w:sz w:val="20"/>
        </w:rPr>
        <w:t>backward</w:t>
      </w:r>
      <w:r>
        <w:rPr>
          <w:spacing w:val="-2"/>
          <w:sz w:val="20"/>
        </w:rPr>
        <w:t xml:space="preserve"> models</w:t>
      </w:r>
      <w:r>
        <w:rPr>
          <w:rFonts w:ascii="Times New Roman"/>
          <w:sz w:val="20"/>
        </w:rPr>
        <w:tab/>
      </w:r>
      <w:r>
        <w:rPr>
          <w:rFonts w:ascii="Trebuchet MS"/>
          <w:spacing w:val="-5"/>
          <w:sz w:val="10"/>
        </w:rPr>
        <w:t>105</w:t>
      </w:r>
    </w:p>
    <w:p w14:paraId="3ECBA8DC" w14:textId="57834373" w:rsidR="00EA1924" w:rsidDel="005359F3" w:rsidRDefault="00000000" w:rsidP="005359F3">
      <w:pPr>
        <w:tabs>
          <w:tab w:val="left" w:pos="10859"/>
        </w:tabs>
        <w:spacing w:before="30"/>
        <w:ind w:left="2761"/>
        <w:rPr>
          <w:del w:id="155" w:author="Phil Green" w:date="2026-08-30T12:32:00Z" w16du:dateUtc="2026-08-30T10:32:00Z"/>
          <w:rFonts w:ascii="Trebuchet MS"/>
          <w:sz w:val="10"/>
        </w:rPr>
      </w:pPr>
      <w:r>
        <w:rPr>
          <w:sz w:val="20"/>
        </w:rPr>
        <w:t>for</w:t>
      </w:r>
      <w:r>
        <w:rPr>
          <w:spacing w:val="-2"/>
          <w:sz w:val="20"/>
        </w:rPr>
        <w:t xml:space="preserve"> </w:t>
      </w:r>
      <w:r>
        <w:rPr>
          <w:sz w:val="20"/>
        </w:rPr>
        <w:t>a</w:t>
      </w:r>
      <w:r>
        <w:rPr>
          <w:spacing w:val="-2"/>
          <w:sz w:val="20"/>
        </w:rPr>
        <w:t xml:space="preserve"> </w:t>
      </w:r>
      <w:r>
        <w:rPr>
          <w:sz w:val="20"/>
        </w:rPr>
        <w:t>six-material</w:t>
      </w:r>
      <w:r>
        <w:rPr>
          <w:spacing w:val="-1"/>
          <w:sz w:val="20"/>
        </w:rPr>
        <w:t xml:space="preserve"> </w:t>
      </w:r>
      <w:r>
        <w:rPr>
          <w:sz w:val="20"/>
        </w:rPr>
        <w:t>3D</w:t>
      </w:r>
      <w:r>
        <w:rPr>
          <w:spacing w:val="-2"/>
          <w:sz w:val="20"/>
        </w:rPr>
        <w:t xml:space="preserve"> </w:t>
      </w:r>
      <w:r>
        <w:rPr>
          <w:sz w:val="20"/>
        </w:rPr>
        <w:t>printer.</w:t>
      </w:r>
      <w:r>
        <w:rPr>
          <w:spacing w:val="10"/>
          <w:sz w:val="20"/>
        </w:rPr>
        <w:t xml:space="preserve"> </w:t>
      </w:r>
      <w:del w:id="156" w:author="Phil Green" w:date="2026-08-30T12:31:00Z" w16du:dateUtc="2026-08-30T10:31:00Z">
        <w:r w:rsidDel="005359F3">
          <w:rPr>
            <w:sz w:val="20"/>
          </w:rPr>
          <w:delText>What</w:delText>
        </w:r>
        <w:r w:rsidDel="005359F3">
          <w:rPr>
            <w:spacing w:val="-2"/>
            <w:sz w:val="20"/>
          </w:rPr>
          <w:delText xml:space="preserve"> </w:delText>
        </w:r>
        <w:r w:rsidDel="005359F3">
          <w:rPr>
            <w:sz w:val="20"/>
          </w:rPr>
          <w:delText>t</w:delText>
        </w:r>
      </w:del>
      <w:del w:id="157" w:author="Phil Green" w:date="2026-08-30T12:32:00Z" w16du:dateUtc="2026-08-30T10:32:00Z">
        <w:r w:rsidDel="005359F3">
          <w:rPr>
            <w:sz w:val="20"/>
          </w:rPr>
          <w:delText>his</w:delText>
        </w:r>
        <w:r w:rsidDel="005359F3">
          <w:rPr>
            <w:spacing w:val="-1"/>
            <w:sz w:val="20"/>
          </w:rPr>
          <w:delText xml:space="preserve"> </w:delText>
        </w:r>
        <w:r w:rsidDel="005359F3">
          <w:rPr>
            <w:sz w:val="20"/>
          </w:rPr>
          <w:delText>paper</w:delText>
        </w:r>
        <w:r w:rsidDel="005359F3">
          <w:rPr>
            <w:spacing w:val="-3"/>
            <w:sz w:val="20"/>
          </w:rPr>
          <w:delText xml:space="preserve"> </w:delText>
        </w:r>
      </w:del>
      <w:del w:id="158" w:author="Phil Green" w:date="2026-08-30T12:31:00Z" w16du:dateUtc="2026-08-30T10:31:00Z">
        <w:r w:rsidDel="005359F3">
          <w:rPr>
            <w:sz w:val="20"/>
          </w:rPr>
          <w:delText>adds</w:delText>
        </w:r>
        <w:r w:rsidDel="005359F3">
          <w:rPr>
            <w:spacing w:val="-1"/>
            <w:sz w:val="20"/>
          </w:rPr>
          <w:delText xml:space="preserve"> </w:delText>
        </w:r>
        <w:r w:rsidDel="005359F3">
          <w:rPr>
            <w:sz w:val="20"/>
          </w:rPr>
          <w:delText>on</w:delText>
        </w:r>
        <w:r w:rsidDel="005359F3">
          <w:rPr>
            <w:spacing w:val="-2"/>
            <w:sz w:val="20"/>
          </w:rPr>
          <w:delText xml:space="preserve"> </w:delText>
        </w:r>
        <w:r w:rsidDel="005359F3">
          <w:rPr>
            <w:sz w:val="20"/>
          </w:rPr>
          <w:delText>that</w:delText>
        </w:r>
        <w:r w:rsidDel="005359F3">
          <w:rPr>
            <w:spacing w:val="-1"/>
            <w:sz w:val="20"/>
          </w:rPr>
          <w:delText xml:space="preserve"> </w:delText>
        </w:r>
        <w:r w:rsidDel="005359F3">
          <w:rPr>
            <w:sz w:val="20"/>
          </w:rPr>
          <w:delText>axis</w:delText>
        </w:r>
        <w:r w:rsidDel="005359F3">
          <w:rPr>
            <w:spacing w:val="-2"/>
            <w:sz w:val="20"/>
          </w:rPr>
          <w:delText xml:space="preserve"> </w:delText>
        </w:r>
        <w:r w:rsidDel="005359F3">
          <w:rPr>
            <w:sz w:val="20"/>
          </w:rPr>
          <w:delText>is</w:delText>
        </w:r>
        <w:r w:rsidDel="005359F3">
          <w:rPr>
            <w:spacing w:val="-2"/>
            <w:sz w:val="20"/>
          </w:rPr>
          <w:delText xml:space="preserve"> </w:delText>
        </w:r>
        <w:r w:rsidDel="005359F3">
          <w:rPr>
            <w:sz w:val="20"/>
          </w:rPr>
          <w:delText>narrower:</w:delText>
        </w:r>
      </w:del>
      <w:del w:id="159" w:author="Phil Green" w:date="2026-08-30T12:32:00Z" w16du:dateUtc="2026-08-30T10:32:00Z">
        <w:r w:rsidDel="005359F3">
          <w:rPr>
            <w:spacing w:val="11"/>
            <w:sz w:val="20"/>
          </w:rPr>
          <w:delText xml:space="preserve"> </w:delText>
        </w:r>
        <w:r w:rsidDel="005359F3">
          <w:rPr>
            <w:sz w:val="20"/>
          </w:rPr>
          <w:delText>a</w:delText>
        </w:r>
        <w:r w:rsidDel="005359F3">
          <w:rPr>
            <w:spacing w:val="-1"/>
            <w:sz w:val="20"/>
          </w:rPr>
          <w:delText xml:space="preserve"> </w:delText>
        </w:r>
        <w:r w:rsidDel="005359F3">
          <w:rPr>
            <w:spacing w:val="-2"/>
            <w:sz w:val="20"/>
          </w:rPr>
          <w:delText>systematic</w:delText>
        </w:r>
        <w:r w:rsidDel="005359F3">
          <w:rPr>
            <w:rFonts w:ascii="Times New Roman"/>
            <w:sz w:val="20"/>
          </w:rPr>
          <w:tab/>
        </w:r>
        <w:r w:rsidDel="005359F3">
          <w:rPr>
            <w:rFonts w:ascii="Trebuchet MS"/>
            <w:spacing w:val="-5"/>
            <w:sz w:val="10"/>
          </w:rPr>
          <w:delText>106</w:delText>
        </w:r>
      </w:del>
    </w:p>
    <w:p w14:paraId="2619CB9A" w14:textId="40FA52B7" w:rsidR="00EA1924" w:rsidDel="005359F3" w:rsidRDefault="00000000" w:rsidP="005359F3">
      <w:pPr>
        <w:tabs>
          <w:tab w:val="left" w:pos="10859"/>
        </w:tabs>
        <w:spacing w:before="30"/>
        <w:ind w:left="2761"/>
        <w:rPr>
          <w:del w:id="160" w:author="Phil Green" w:date="2026-08-30T12:31:00Z" w16du:dateUtc="2026-08-30T10:31:00Z"/>
          <w:rFonts w:ascii="Trebuchet MS"/>
          <w:sz w:val="10"/>
        </w:rPr>
      </w:pPr>
      <w:del w:id="161" w:author="Phil Green" w:date="2026-08-30T12:32:00Z" w16du:dateUtc="2026-08-30T10:32:00Z">
        <w:r w:rsidDel="005359F3">
          <w:rPr>
            <w:sz w:val="20"/>
          </w:rPr>
          <w:delText>comparison</w:delText>
        </w:r>
        <w:r w:rsidDel="005359F3">
          <w:rPr>
            <w:spacing w:val="15"/>
            <w:sz w:val="20"/>
          </w:rPr>
          <w:delText xml:space="preserve"> </w:delText>
        </w:r>
        <w:r w:rsidDel="005359F3">
          <w:rPr>
            <w:sz w:val="20"/>
          </w:rPr>
          <w:delText>of</w:delText>
        </w:r>
        <w:r w:rsidDel="005359F3">
          <w:rPr>
            <w:spacing w:val="16"/>
            <w:sz w:val="20"/>
          </w:rPr>
          <w:delText xml:space="preserve"> </w:delText>
        </w:r>
        <w:r w:rsidDel="005359F3">
          <w:rPr>
            <w:sz w:val="20"/>
          </w:rPr>
          <w:delText>a</w:delText>
        </w:r>
        <w:r w:rsidDel="005359F3">
          <w:rPr>
            <w:spacing w:val="15"/>
            <w:sz w:val="20"/>
          </w:rPr>
          <w:delText xml:space="preserve"> </w:delText>
        </w:r>
        <w:r w:rsidDel="005359F3">
          <w:rPr>
            <w:sz w:val="20"/>
          </w:rPr>
          <w:delText>broad</w:delText>
        </w:r>
        <w:r w:rsidDel="005359F3">
          <w:rPr>
            <w:spacing w:val="16"/>
            <w:sz w:val="20"/>
          </w:rPr>
          <w:delText xml:space="preserve"> </w:delText>
        </w:r>
        <w:r w:rsidDel="005359F3">
          <w:rPr>
            <w:sz w:val="20"/>
          </w:rPr>
          <w:delText>suite</w:delText>
        </w:r>
        <w:r w:rsidDel="005359F3">
          <w:rPr>
            <w:spacing w:val="15"/>
            <w:sz w:val="20"/>
          </w:rPr>
          <w:delText xml:space="preserve"> </w:delText>
        </w:r>
        <w:r w:rsidDel="005359F3">
          <w:rPr>
            <w:sz w:val="20"/>
          </w:rPr>
          <w:delText>of</w:delText>
        </w:r>
        <w:r w:rsidDel="005359F3">
          <w:rPr>
            <w:spacing w:val="16"/>
            <w:sz w:val="20"/>
          </w:rPr>
          <w:delText xml:space="preserve"> </w:delText>
        </w:r>
        <w:r w:rsidDel="005359F3">
          <w:rPr>
            <w:sz w:val="20"/>
          </w:rPr>
          <w:delText>general-purpose</w:delText>
        </w:r>
        <w:r w:rsidDel="005359F3">
          <w:rPr>
            <w:spacing w:val="15"/>
            <w:sz w:val="20"/>
          </w:rPr>
          <w:delText xml:space="preserve"> </w:delText>
        </w:r>
        <w:r w:rsidDel="005359F3">
          <w:rPr>
            <w:sz w:val="20"/>
          </w:rPr>
          <w:delText>regression</w:delText>
        </w:r>
        <w:r w:rsidDel="005359F3">
          <w:rPr>
            <w:spacing w:val="16"/>
            <w:sz w:val="20"/>
          </w:rPr>
          <w:delText xml:space="preserve"> </w:delText>
        </w:r>
        <w:r w:rsidDel="005359F3">
          <w:rPr>
            <w:sz w:val="20"/>
          </w:rPr>
          <w:delText>methods</w:delText>
        </w:r>
        <w:r w:rsidDel="005359F3">
          <w:rPr>
            <w:spacing w:val="16"/>
            <w:sz w:val="20"/>
          </w:rPr>
          <w:delText xml:space="preserve"> </w:delText>
        </w:r>
        <w:r w:rsidDel="005359F3">
          <w:rPr>
            <w:sz w:val="20"/>
          </w:rPr>
          <w:delText>against</w:delText>
        </w:r>
        <w:r w:rsidDel="005359F3">
          <w:rPr>
            <w:spacing w:val="15"/>
            <w:sz w:val="20"/>
          </w:rPr>
          <w:delText xml:space="preserve"> </w:delText>
        </w:r>
        <w:r w:rsidDel="005359F3">
          <w:rPr>
            <w:sz w:val="20"/>
          </w:rPr>
          <w:delText>a</w:delText>
        </w:r>
        <w:r w:rsidDel="005359F3">
          <w:rPr>
            <w:spacing w:val="16"/>
            <w:sz w:val="20"/>
          </w:rPr>
          <w:delText xml:space="preserve"> </w:delText>
        </w:r>
      </w:del>
      <w:del w:id="162" w:author="Phil Green" w:date="2026-08-30T12:31:00Z" w16du:dateUtc="2026-08-30T10:31:00Z">
        <w:r w:rsidDel="005359F3">
          <w:rPr>
            <w:spacing w:val="-2"/>
            <w:sz w:val="20"/>
          </w:rPr>
          <w:delText>properly</w:delText>
        </w:r>
        <w:r w:rsidDel="005359F3">
          <w:rPr>
            <w:rFonts w:ascii="Times New Roman"/>
            <w:sz w:val="20"/>
          </w:rPr>
          <w:tab/>
        </w:r>
        <w:r w:rsidDel="005359F3">
          <w:rPr>
            <w:rFonts w:ascii="Trebuchet MS"/>
            <w:spacing w:val="-5"/>
            <w:sz w:val="10"/>
          </w:rPr>
          <w:delText>107</w:delText>
        </w:r>
      </w:del>
    </w:p>
    <w:p w14:paraId="46A497F4" w14:textId="72234BF4" w:rsidR="00EA1924" w:rsidDel="005359F3" w:rsidRDefault="00000000" w:rsidP="005359F3">
      <w:pPr>
        <w:tabs>
          <w:tab w:val="left" w:pos="10859"/>
        </w:tabs>
        <w:spacing w:before="30"/>
        <w:ind w:left="2761"/>
        <w:rPr>
          <w:del w:id="163" w:author="Phil Green" w:date="2026-08-30T12:32:00Z" w16du:dateUtc="2026-08-30T10:32:00Z"/>
          <w:rFonts w:ascii="Trebuchet MS"/>
          <w:sz w:val="10"/>
        </w:rPr>
        <w:pPrChange w:id="164" w:author="Phil Green" w:date="2026-08-30T12:31:00Z" w16du:dateUtc="2026-08-30T10:31:00Z">
          <w:pPr>
            <w:tabs>
              <w:tab w:val="left" w:pos="10859"/>
            </w:tabs>
            <w:spacing w:before="22"/>
            <w:ind w:left="2761"/>
          </w:pPr>
        </w:pPrChange>
      </w:pPr>
      <w:del w:id="165" w:author="Phil Green" w:date="2026-08-30T12:31:00Z" w16du:dateUtc="2026-08-30T10:31:00Z">
        <w:r w:rsidDel="005359F3">
          <w:rPr>
            <w:sz w:val="20"/>
          </w:rPr>
          <w:delText>fitted</w:delText>
        </w:r>
        <w:r w:rsidDel="005359F3">
          <w:rPr>
            <w:spacing w:val="-7"/>
            <w:sz w:val="20"/>
          </w:rPr>
          <w:delText xml:space="preserve"> </w:delText>
        </w:r>
      </w:del>
      <w:del w:id="166" w:author="Phil Green" w:date="2026-08-30T12:32:00Z" w16du:dateUtc="2026-08-30T10:32:00Z">
        <w:r w:rsidDel="005359F3">
          <w:rPr>
            <w:sz w:val="20"/>
          </w:rPr>
          <w:delText>polynomial</w:delText>
        </w:r>
        <w:r w:rsidDel="005359F3">
          <w:rPr>
            <w:spacing w:val="-6"/>
            <w:sz w:val="20"/>
          </w:rPr>
          <w:delText xml:space="preserve"> </w:delText>
        </w:r>
        <w:r w:rsidDel="005359F3">
          <w:rPr>
            <w:sz w:val="20"/>
          </w:rPr>
          <w:delText>baseline</w:delText>
        </w:r>
        <w:r w:rsidDel="005359F3">
          <w:rPr>
            <w:spacing w:val="-6"/>
            <w:sz w:val="20"/>
          </w:rPr>
          <w:delText xml:space="preserve"> </w:delText>
        </w:r>
        <w:r w:rsidDel="005359F3">
          <w:rPr>
            <w:sz w:val="20"/>
          </w:rPr>
          <w:delText>on</w:delText>
        </w:r>
        <w:r w:rsidDel="005359F3">
          <w:rPr>
            <w:spacing w:val="-6"/>
            <w:sz w:val="20"/>
          </w:rPr>
          <w:delText xml:space="preserve"> </w:delText>
        </w:r>
        <w:r w:rsidDel="005359F3">
          <w:rPr>
            <w:sz w:val="20"/>
          </w:rPr>
          <w:delText>conventional</w:delText>
        </w:r>
        <w:r w:rsidDel="005359F3">
          <w:rPr>
            <w:spacing w:val="-6"/>
            <w:sz w:val="20"/>
          </w:rPr>
          <w:delText xml:space="preserve"> </w:delText>
        </w:r>
        <w:r w:rsidDel="005359F3">
          <w:rPr>
            <w:sz w:val="20"/>
          </w:rPr>
          <w:delText>halftone</w:delText>
        </w:r>
        <w:r w:rsidDel="005359F3">
          <w:rPr>
            <w:spacing w:val="-6"/>
            <w:sz w:val="20"/>
          </w:rPr>
          <w:delText xml:space="preserve"> </w:delText>
        </w:r>
        <w:r w:rsidDel="005359F3">
          <w:rPr>
            <w:sz w:val="20"/>
          </w:rPr>
          <w:delText>press</w:delText>
        </w:r>
        <w:r w:rsidDel="005359F3">
          <w:rPr>
            <w:spacing w:val="-7"/>
            <w:sz w:val="20"/>
          </w:rPr>
          <w:delText xml:space="preserve"> </w:delText>
        </w:r>
        <w:r w:rsidDel="005359F3">
          <w:rPr>
            <w:sz w:val="20"/>
          </w:rPr>
          <w:delText>characterization</w:delText>
        </w:r>
        <w:r w:rsidDel="005359F3">
          <w:rPr>
            <w:spacing w:val="-6"/>
            <w:sz w:val="20"/>
          </w:rPr>
          <w:delText xml:space="preserve"> </w:delText>
        </w:r>
        <w:r w:rsidDel="005359F3">
          <w:rPr>
            <w:sz w:val="20"/>
          </w:rPr>
          <w:delText>charts</w:delText>
        </w:r>
        <w:r w:rsidDel="005359F3">
          <w:rPr>
            <w:spacing w:val="-6"/>
            <w:sz w:val="20"/>
          </w:rPr>
          <w:delText xml:space="preserve"> </w:delText>
        </w:r>
        <w:r w:rsidDel="005359F3">
          <w:rPr>
            <w:sz w:val="20"/>
          </w:rPr>
          <w:delText>at</w:delText>
        </w:r>
        <w:r w:rsidDel="005359F3">
          <w:rPr>
            <w:spacing w:val="-3"/>
            <w:sz w:val="20"/>
          </w:rPr>
          <w:delText xml:space="preserve"> </w:delText>
        </w:r>
        <w:r w:rsidDel="005359F3">
          <w:rPr>
            <w:i/>
            <w:sz w:val="20"/>
          </w:rPr>
          <w:delText>n</w:delText>
        </w:r>
        <w:r w:rsidDel="005359F3">
          <w:rPr>
            <w:i/>
            <w:spacing w:val="3"/>
            <w:sz w:val="20"/>
          </w:rPr>
          <w:delText xml:space="preserve"> </w:delText>
        </w:r>
        <w:r w:rsidDel="005359F3">
          <w:rPr>
            <w:rFonts w:ascii="Tahoma"/>
            <w:sz w:val="20"/>
          </w:rPr>
          <w:delText>=</w:delText>
        </w:r>
        <w:r w:rsidDel="005359F3">
          <w:rPr>
            <w:rFonts w:ascii="Tahoma"/>
            <w:spacing w:val="-11"/>
            <w:sz w:val="20"/>
          </w:rPr>
          <w:delText xml:space="preserve"> </w:delText>
        </w:r>
        <w:r w:rsidDel="005359F3">
          <w:rPr>
            <w:spacing w:val="-10"/>
            <w:sz w:val="20"/>
          </w:rPr>
          <w:delText>5</w:delText>
        </w:r>
        <w:r w:rsidDel="005359F3">
          <w:rPr>
            <w:rFonts w:ascii="Times New Roman"/>
            <w:sz w:val="20"/>
          </w:rPr>
          <w:tab/>
        </w:r>
        <w:r w:rsidDel="005359F3">
          <w:rPr>
            <w:rFonts w:ascii="Trebuchet MS"/>
            <w:spacing w:val="-5"/>
            <w:sz w:val="10"/>
          </w:rPr>
          <w:delText>108</w:delText>
        </w:r>
      </w:del>
    </w:p>
    <w:p w14:paraId="336650A5" w14:textId="372269E2" w:rsidR="00EA1924" w:rsidDel="005359F3" w:rsidRDefault="00000000">
      <w:pPr>
        <w:tabs>
          <w:tab w:val="left" w:pos="10859"/>
        </w:tabs>
        <w:spacing w:before="22"/>
        <w:ind w:left="2761"/>
        <w:rPr>
          <w:del w:id="167" w:author="Phil Green" w:date="2026-08-30T12:32:00Z" w16du:dateUtc="2026-08-30T10:32:00Z"/>
          <w:rFonts w:ascii="Trebuchet MS" w:hAnsi="Trebuchet MS"/>
          <w:sz w:val="10"/>
        </w:rPr>
      </w:pPr>
      <w:del w:id="168" w:author="Phil Green" w:date="2026-08-30T12:32:00Z" w16du:dateUtc="2026-08-30T10:32:00Z">
        <w:r w:rsidDel="005359F3">
          <w:rPr>
            <w:w w:val="105"/>
            <w:sz w:val="20"/>
          </w:rPr>
          <w:delText>and</w:delText>
        </w:r>
        <w:r w:rsidDel="005359F3">
          <w:rPr>
            <w:spacing w:val="1"/>
            <w:w w:val="105"/>
            <w:sz w:val="20"/>
          </w:rPr>
          <w:delText xml:space="preserve"> </w:delText>
        </w:r>
        <w:r w:rsidDel="005359F3">
          <w:rPr>
            <w:i/>
            <w:w w:val="105"/>
            <w:sz w:val="20"/>
          </w:rPr>
          <w:delText>n</w:delText>
        </w:r>
        <w:r w:rsidDel="005359F3">
          <w:rPr>
            <w:i/>
            <w:spacing w:val="19"/>
            <w:w w:val="105"/>
            <w:sz w:val="20"/>
          </w:rPr>
          <w:delText xml:space="preserve"> </w:delText>
        </w:r>
        <w:r w:rsidDel="005359F3">
          <w:rPr>
            <w:rFonts w:ascii="Tahoma" w:hAnsi="Tahoma"/>
            <w:w w:val="105"/>
            <w:sz w:val="20"/>
          </w:rPr>
          <w:delText>=</w:delText>
        </w:r>
        <w:r w:rsidDel="005359F3">
          <w:rPr>
            <w:rFonts w:ascii="Tahoma" w:hAnsi="Tahoma"/>
            <w:spacing w:val="4"/>
            <w:w w:val="105"/>
            <w:sz w:val="20"/>
          </w:rPr>
          <w:delText xml:space="preserve"> </w:delText>
        </w:r>
        <w:r w:rsidDel="005359F3">
          <w:rPr>
            <w:w w:val="105"/>
            <w:sz w:val="20"/>
          </w:rPr>
          <w:delText>7,</w:delText>
        </w:r>
        <w:r w:rsidDel="005359F3">
          <w:rPr>
            <w:spacing w:val="3"/>
            <w:w w:val="105"/>
            <w:sz w:val="20"/>
          </w:rPr>
          <w:delText xml:space="preserve"> </w:delText>
        </w:r>
        <w:r w:rsidDel="005359F3">
          <w:rPr>
            <w:w w:val="105"/>
            <w:sz w:val="20"/>
          </w:rPr>
          <w:delText>under a single</w:delText>
        </w:r>
        <w:r w:rsidDel="005359F3">
          <w:rPr>
            <w:spacing w:val="-1"/>
            <w:w w:val="105"/>
            <w:sz w:val="20"/>
          </w:rPr>
          <w:delText xml:space="preserve"> </w:delText>
        </w:r>
        <w:r w:rsidDel="005359F3">
          <w:rPr>
            <w:w w:val="105"/>
            <w:sz w:val="20"/>
          </w:rPr>
          <w:delText>cross-validated CIEDE2000</w:delText>
        </w:r>
        <w:r w:rsidDel="005359F3">
          <w:rPr>
            <w:spacing w:val="-1"/>
            <w:w w:val="105"/>
            <w:sz w:val="20"/>
          </w:rPr>
          <w:delText xml:space="preserve"> </w:delText>
        </w:r>
        <w:r w:rsidDel="005359F3">
          <w:rPr>
            <w:w w:val="105"/>
            <w:sz w:val="20"/>
          </w:rPr>
          <w:delText>protocol shared with</w:delText>
        </w:r>
        <w:r w:rsidDel="005359F3">
          <w:rPr>
            <w:spacing w:val="-1"/>
            <w:w w:val="105"/>
            <w:sz w:val="20"/>
          </w:rPr>
          <w:delText xml:space="preserve"> </w:delText>
        </w:r>
        <w:r w:rsidDel="005359F3">
          <w:rPr>
            <w:w w:val="105"/>
            <w:sz w:val="20"/>
          </w:rPr>
          <w:delText>the</w:delText>
        </w:r>
        <w:r w:rsidDel="005359F3">
          <w:rPr>
            <w:spacing w:val="2"/>
            <w:w w:val="105"/>
            <w:sz w:val="20"/>
          </w:rPr>
          <w:delText xml:space="preserve"> </w:delText>
        </w:r>
        <w:r w:rsidDel="005359F3">
          <w:rPr>
            <w:i/>
            <w:w w:val="105"/>
            <w:sz w:val="20"/>
          </w:rPr>
          <w:delText>n</w:delText>
        </w:r>
        <w:r w:rsidDel="005359F3">
          <w:rPr>
            <w:i/>
            <w:spacing w:val="10"/>
            <w:w w:val="125"/>
            <w:sz w:val="20"/>
          </w:rPr>
          <w:delText xml:space="preserve"> </w:delText>
        </w:r>
        <w:r w:rsidDel="005359F3">
          <w:rPr>
            <w:rFonts w:ascii="Libertinus Sans" w:hAnsi="Libertinus Sans"/>
            <w:i/>
            <w:w w:val="125"/>
            <w:sz w:val="20"/>
          </w:rPr>
          <w:delText>≤</w:delText>
        </w:r>
        <w:r w:rsidDel="005359F3">
          <w:rPr>
            <w:rFonts w:ascii="Libertinus Sans" w:hAnsi="Libertinus Sans"/>
            <w:i/>
            <w:spacing w:val="7"/>
            <w:w w:val="125"/>
            <w:sz w:val="20"/>
          </w:rPr>
          <w:delText xml:space="preserve"> </w:delText>
        </w:r>
        <w:r w:rsidDel="005359F3">
          <w:rPr>
            <w:spacing w:val="-10"/>
            <w:w w:val="105"/>
            <w:sz w:val="20"/>
          </w:rPr>
          <w:delText>4</w:delText>
        </w:r>
        <w:r w:rsidDel="005359F3">
          <w:rPr>
            <w:rFonts w:ascii="Times New Roman" w:hAnsi="Times New Roman"/>
            <w:sz w:val="20"/>
          </w:rPr>
          <w:tab/>
        </w:r>
        <w:r w:rsidDel="005359F3">
          <w:rPr>
            <w:rFonts w:ascii="Trebuchet MS" w:hAnsi="Trebuchet MS"/>
            <w:spacing w:val="-5"/>
            <w:w w:val="105"/>
            <w:sz w:val="10"/>
          </w:rPr>
          <w:delText>109</w:delText>
        </w:r>
      </w:del>
    </w:p>
    <w:p w14:paraId="77309E15" w14:textId="3E44C1AB" w:rsidR="00EA1924" w:rsidRDefault="00000000">
      <w:pPr>
        <w:tabs>
          <w:tab w:val="left" w:pos="10859"/>
        </w:tabs>
        <w:spacing w:before="30"/>
        <w:ind w:left="2761"/>
        <w:rPr>
          <w:rFonts w:ascii="Trebuchet MS"/>
          <w:sz w:val="10"/>
        </w:rPr>
      </w:pPr>
      <w:del w:id="169" w:author="Phil Green" w:date="2026-08-30T12:32:00Z" w16du:dateUtc="2026-08-30T10:32:00Z">
        <w:r w:rsidDel="005359F3">
          <w:rPr>
            <w:spacing w:val="-2"/>
            <w:sz w:val="20"/>
          </w:rPr>
          <w:delText>conditions.</w:delText>
        </w:r>
      </w:del>
      <w:r>
        <w:rPr>
          <w:rFonts w:ascii="Times New Roman"/>
          <w:sz w:val="20"/>
        </w:rPr>
        <w:tab/>
      </w:r>
      <w:r>
        <w:rPr>
          <w:rFonts w:ascii="Trebuchet MS"/>
          <w:spacing w:val="-5"/>
          <w:sz w:val="10"/>
        </w:rPr>
        <w:t>110</w:t>
      </w:r>
    </w:p>
    <w:p w14:paraId="1F2D8B29" w14:textId="77777777" w:rsidR="00EA1924" w:rsidRDefault="00000000">
      <w:pPr>
        <w:tabs>
          <w:tab w:val="left" w:pos="10859"/>
        </w:tabs>
        <w:spacing w:before="30"/>
        <w:ind w:left="3187"/>
        <w:rPr>
          <w:rFonts w:ascii="Trebuchet MS"/>
          <w:sz w:val="10"/>
        </w:rPr>
      </w:pPr>
      <w:r>
        <w:rPr>
          <w:sz w:val="20"/>
        </w:rPr>
        <w:t>Large</w:t>
      </w:r>
      <w:r>
        <w:rPr>
          <w:spacing w:val="6"/>
          <w:sz w:val="20"/>
        </w:rPr>
        <w:t xml:space="preserve"> </w:t>
      </w:r>
      <w:r>
        <w:rPr>
          <w:sz w:val="20"/>
        </w:rPr>
        <w:t>language</w:t>
      </w:r>
      <w:r>
        <w:rPr>
          <w:spacing w:val="6"/>
          <w:sz w:val="20"/>
        </w:rPr>
        <w:t xml:space="preserve"> </w:t>
      </w:r>
      <w:r>
        <w:rPr>
          <w:sz w:val="20"/>
        </w:rPr>
        <w:t>models</w:t>
      </w:r>
      <w:r>
        <w:rPr>
          <w:spacing w:val="7"/>
          <w:sz w:val="20"/>
        </w:rPr>
        <w:t xml:space="preserve"> </w:t>
      </w:r>
      <w:r>
        <w:rPr>
          <w:sz w:val="20"/>
        </w:rPr>
        <w:t>have</w:t>
      </w:r>
      <w:r>
        <w:rPr>
          <w:spacing w:val="6"/>
          <w:sz w:val="20"/>
        </w:rPr>
        <w:t xml:space="preserve"> </w:t>
      </w:r>
      <w:r>
        <w:rPr>
          <w:sz w:val="20"/>
        </w:rPr>
        <w:t>been</w:t>
      </w:r>
      <w:r>
        <w:rPr>
          <w:spacing w:val="7"/>
          <w:sz w:val="20"/>
        </w:rPr>
        <w:t xml:space="preserve"> </w:t>
      </w:r>
      <w:r>
        <w:rPr>
          <w:sz w:val="20"/>
        </w:rPr>
        <w:t>shown</w:t>
      </w:r>
      <w:r>
        <w:rPr>
          <w:spacing w:val="6"/>
          <w:sz w:val="20"/>
        </w:rPr>
        <w:t xml:space="preserve"> </w:t>
      </w:r>
      <w:r>
        <w:rPr>
          <w:sz w:val="20"/>
        </w:rPr>
        <w:t>to</w:t>
      </w:r>
      <w:r>
        <w:rPr>
          <w:spacing w:val="6"/>
          <w:sz w:val="20"/>
        </w:rPr>
        <w:t xml:space="preserve"> </w:t>
      </w:r>
      <w:r>
        <w:rPr>
          <w:sz w:val="20"/>
        </w:rPr>
        <w:t>act</w:t>
      </w:r>
      <w:r>
        <w:rPr>
          <w:spacing w:val="7"/>
          <w:sz w:val="20"/>
        </w:rPr>
        <w:t xml:space="preserve"> </w:t>
      </w:r>
      <w:r>
        <w:rPr>
          <w:sz w:val="20"/>
        </w:rPr>
        <w:t>as</w:t>
      </w:r>
      <w:r>
        <w:rPr>
          <w:spacing w:val="6"/>
          <w:sz w:val="20"/>
        </w:rPr>
        <w:t xml:space="preserve"> </w:t>
      </w:r>
      <w:r>
        <w:rPr>
          <w:sz w:val="20"/>
        </w:rPr>
        <w:t>capable</w:t>
      </w:r>
      <w:r>
        <w:rPr>
          <w:spacing w:val="7"/>
          <w:sz w:val="20"/>
        </w:rPr>
        <w:t xml:space="preserve"> </w:t>
      </w:r>
      <w:r>
        <w:rPr>
          <w:sz w:val="20"/>
        </w:rPr>
        <w:t>in-context</w:t>
      </w:r>
      <w:r>
        <w:rPr>
          <w:spacing w:val="6"/>
          <w:sz w:val="20"/>
        </w:rPr>
        <w:t xml:space="preserve"> </w:t>
      </w:r>
      <w:r>
        <w:rPr>
          <w:sz w:val="20"/>
        </w:rPr>
        <w:t>regressors</w:t>
      </w:r>
      <w:r>
        <w:rPr>
          <w:spacing w:val="6"/>
          <w:sz w:val="20"/>
        </w:rPr>
        <w:t xml:space="preserve"> </w:t>
      </w:r>
      <w:r>
        <w:rPr>
          <w:spacing w:val="-5"/>
          <w:sz w:val="20"/>
        </w:rPr>
        <w:t>on</w:t>
      </w:r>
      <w:r>
        <w:rPr>
          <w:rFonts w:ascii="Times New Roman"/>
          <w:sz w:val="20"/>
        </w:rPr>
        <w:tab/>
      </w:r>
      <w:r>
        <w:rPr>
          <w:rFonts w:ascii="Trebuchet MS"/>
          <w:spacing w:val="-5"/>
          <w:sz w:val="10"/>
        </w:rPr>
        <w:t>111</w:t>
      </w:r>
    </w:p>
    <w:p w14:paraId="31405D5E" w14:textId="77777777" w:rsidR="00EA1924" w:rsidRDefault="00000000">
      <w:pPr>
        <w:tabs>
          <w:tab w:val="left" w:pos="10859"/>
        </w:tabs>
        <w:spacing w:before="30"/>
        <w:ind w:left="2761"/>
        <w:rPr>
          <w:rFonts w:ascii="Trebuchet MS"/>
          <w:sz w:val="10"/>
        </w:rPr>
      </w:pPr>
      <w:r>
        <w:rPr>
          <w:sz w:val="20"/>
        </w:rPr>
        <w:t>numerical</w:t>
      </w:r>
      <w:r>
        <w:rPr>
          <w:spacing w:val="9"/>
          <w:sz w:val="20"/>
        </w:rPr>
        <w:t xml:space="preserve"> </w:t>
      </w:r>
      <w:r>
        <w:rPr>
          <w:sz w:val="20"/>
        </w:rPr>
        <w:t>data</w:t>
      </w:r>
      <w:r>
        <w:rPr>
          <w:spacing w:val="9"/>
          <w:sz w:val="20"/>
        </w:rPr>
        <w:t xml:space="preserve"> </w:t>
      </w:r>
      <w:r>
        <w:rPr>
          <w:sz w:val="20"/>
        </w:rPr>
        <w:t>[</w:t>
      </w:r>
      <w:hyperlink w:anchor="_bookmark50" w:history="1">
        <w:r>
          <w:rPr>
            <w:color w:val="0774B7"/>
            <w:sz w:val="20"/>
          </w:rPr>
          <w:t>19</w:t>
        </w:r>
      </w:hyperlink>
      <w:r>
        <w:rPr>
          <w:sz w:val="20"/>
        </w:rPr>
        <w:t>]</w:t>
      </w:r>
      <w:r>
        <w:rPr>
          <w:spacing w:val="10"/>
          <w:sz w:val="20"/>
        </w:rPr>
        <w:t xml:space="preserve"> </w:t>
      </w:r>
      <w:r>
        <w:rPr>
          <w:sz w:val="20"/>
        </w:rPr>
        <w:t>and,</w:t>
      </w:r>
      <w:r>
        <w:rPr>
          <w:spacing w:val="12"/>
          <w:sz w:val="20"/>
        </w:rPr>
        <w:t xml:space="preserve"> </w:t>
      </w:r>
      <w:r>
        <w:rPr>
          <w:sz w:val="20"/>
        </w:rPr>
        <w:t>when</w:t>
      </w:r>
      <w:r>
        <w:rPr>
          <w:spacing w:val="9"/>
          <w:sz w:val="20"/>
        </w:rPr>
        <w:t xml:space="preserve"> </w:t>
      </w:r>
      <w:r>
        <w:rPr>
          <w:sz w:val="20"/>
        </w:rPr>
        <w:t>allowed</w:t>
      </w:r>
      <w:r>
        <w:rPr>
          <w:spacing w:val="9"/>
          <w:sz w:val="20"/>
        </w:rPr>
        <w:t xml:space="preserve"> </w:t>
      </w:r>
      <w:r>
        <w:rPr>
          <w:sz w:val="20"/>
        </w:rPr>
        <w:t>to</w:t>
      </w:r>
      <w:r>
        <w:rPr>
          <w:spacing w:val="10"/>
          <w:sz w:val="20"/>
        </w:rPr>
        <w:t xml:space="preserve"> </w:t>
      </w:r>
      <w:r>
        <w:rPr>
          <w:sz w:val="20"/>
        </w:rPr>
        <w:t>write</w:t>
      </w:r>
      <w:r>
        <w:rPr>
          <w:spacing w:val="9"/>
          <w:sz w:val="20"/>
        </w:rPr>
        <w:t xml:space="preserve"> </w:t>
      </w:r>
      <w:r>
        <w:rPr>
          <w:sz w:val="20"/>
        </w:rPr>
        <w:t>and</w:t>
      </w:r>
      <w:r>
        <w:rPr>
          <w:spacing w:val="10"/>
          <w:sz w:val="20"/>
        </w:rPr>
        <w:t xml:space="preserve"> </w:t>
      </w:r>
      <w:r>
        <w:rPr>
          <w:sz w:val="20"/>
        </w:rPr>
        <w:t>execute</w:t>
      </w:r>
      <w:r>
        <w:rPr>
          <w:spacing w:val="9"/>
          <w:sz w:val="20"/>
        </w:rPr>
        <w:t xml:space="preserve"> </w:t>
      </w:r>
      <w:r>
        <w:rPr>
          <w:sz w:val="20"/>
        </w:rPr>
        <w:t>code,</w:t>
      </w:r>
      <w:r>
        <w:rPr>
          <w:spacing w:val="12"/>
          <w:sz w:val="20"/>
        </w:rPr>
        <w:t xml:space="preserve"> </w:t>
      </w:r>
      <w:r>
        <w:rPr>
          <w:sz w:val="20"/>
        </w:rPr>
        <w:t>to</w:t>
      </w:r>
      <w:r>
        <w:rPr>
          <w:spacing w:val="9"/>
          <w:sz w:val="20"/>
        </w:rPr>
        <w:t xml:space="preserve"> </w:t>
      </w:r>
      <w:r>
        <w:rPr>
          <w:sz w:val="20"/>
        </w:rPr>
        <w:t>discover</w:t>
      </w:r>
      <w:r>
        <w:rPr>
          <w:spacing w:val="10"/>
          <w:sz w:val="20"/>
        </w:rPr>
        <w:t xml:space="preserve"> </w:t>
      </w:r>
      <w:r>
        <w:rPr>
          <w:spacing w:val="-2"/>
          <w:sz w:val="20"/>
        </w:rPr>
        <w:t>scientific</w:t>
      </w:r>
      <w:r>
        <w:rPr>
          <w:rFonts w:ascii="Times New Roman"/>
          <w:sz w:val="20"/>
        </w:rPr>
        <w:tab/>
      </w:r>
      <w:r>
        <w:rPr>
          <w:rFonts w:ascii="Trebuchet MS"/>
          <w:spacing w:val="-5"/>
          <w:sz w:val="10"/>
        </w:rPr>
        <w:t>112</w:t>
      </w:r>
    </w:p>
    <w:p w14:paraId="0D4A9ED7" w14:textId="77777777" w:rsidR="00EA1924" w:rsidRDefault="00000000">
      <w:pPr>
        <w:tabs>
          <w:tab w:val="left" w:pos="10859"/>
        </w:tabs>
        <w:spacing w:before="30"/>
        <w:ind w:left="2761"/>
        <w:rPr>
          <w:rFonts w:ascii="Trebuchet MS"/>
          <w:sz w:val="10"/>
        </w:rPr>
      </w:pPr>
      <w:r>
        <w:rPr>
          <w:sz w:val="20"/>
        </w:rPr>
        <w:t>equations</w:t>
      </w:r>
      <w:r>
        <w:rPr>
          <w:spacing w:val="7"/>
          <w:sz w:val="20"/>
        </w:rPr>
        <w:t xml:space="preserve"> </w:t>
      </w:r>
      <w:r>
        <w:rPr>
          <w:sz w:val="20"/>
        </w:rPr>
        <w:t>by</w:t>
      </w:r>
      <w:r>
        <w:rPr>
          <w:spacing w:val="8"/>
          <w:sz w:val="20"/>
        </w:rPr>
        <w:t xml:space="preserve"> </w:t>
      </w:r>
      <w:r>
        <w:rPr>
          <w:sz w:val="20"/>
        </w:rPr>
        <w:t>proposing</w:t>
      </w:r>
      <w:r>
        <w:rPr>
          <w:spacing w:val="7"/>
          <w:sz w:val="20"/>
        </w:rPr>
        <w:t xml:space="preserve"> </w:t>
      </w:r>
      <w:r>
        <w:rPr>
          <w:sz w:val="20"/>
        </w:rPr>
        <w:t>skeletons</w:t>
      </w:r>
      <w:r>
        <w:rPr>
          <w:spacing w:val="8"/>
          <w:sz w:val="20"/>
        </w:rPr>
        <w:t xml:space="preserve"> </w:t>
      </w:r>
      <w:r>
        <w:rPr>
          <w:sz w:val="20"/>
        </w:rPr>
        <w:t>whose</w:t>
      </w:r>
      <w:r>
        <w:rPr>
          <w:spacing w:val="8"/>
          <w:sz w:val="20"/>
        </w:rPr>
        <w:t xml:space="preserve"> </w:t>
      </w:r>
      <w:r>
        <w:rPr>
          <w:sz w:val="20"/>
        </w:rPr>
        <w:t>parameters</w:t>
      </w:r>
      <w:r>
        <w:rPr>
          <w:spacing w:val="7"/>
          <w:sz w:val="20"/>
        </w:rPr>
        <w:t xml:space="preserve"> </w:t>
      </w:r>
      <w:r>
        <w:rPr>
          <w:sz w:val="20"/>
        </w:rPr>
        <w:t>are</w:t>
      </w:r>
      <w:r>
        <w:rPr>
          <w:spacing w:val="8"/>
          <w:sz w:val="20"/>
        </w:rPr>
        <w:t xml:space="preserve"> </w:t>
      </w:r>
      <w:r>
        <w:rPr>
          <w:sz w:val="20"/>
        </w:rPr>
        <w:t>fitted</w:t>
      </w:r>
      <w:r>
        <w:rPr>
          <w:spacing w:val="7"/>
          <w:sz w:val="20"/>
        </w:rPr>
        <w:t xml:space="preserve"> </w:t>
      </w:r>
      <w:r>
        <w:rPr>
          <w:sz w:val="20"/>
        </w:rPr>
        <w:t>numerically</w:t>
      </w:r>
      <w:r>
        <w:rPr>
          <w:spacing w:val="8"/>
          <w:sz w:val="20"/>
        </w:rPr>
        <w:t xml:space="preserve"> </w:t>
      </w:r>
      <w:r>
        <w:rPr>
          <w:sz w:val="20"/>
        </w:rPr>
        <w:t>[</w:t>
      </w:r>
      <w:hyperlink w:anchor="_bookmark51" w:history="1">
        <w:r>
          <w:rPr>
            <w:color w:val="0774B7"/>
            <w:sz w:val="20"/>
          </w:rPr>
          <w:t>20</w:t>
        </w:r>
      </w:hyperlink>
      <w:r>
        <w:rPr>
          <w:sz w:val="20"/>
        </w:rPr>
        <w:t>].</w:t>
      </w:r>
      <w:r>
        <w:rPr>
          <w:spacing w:val="29"/>
          <w:sz w:val="20"/>
        </w:rPr>
        <w:t xml:space="preserve"> </w:t>
      </w:r>
      <w:r>
        <w:rPr>
          <w:sz w:val="20"/>
        </w:rPr>
        <w:t>The</w:t>
      </w:r>
      <w:r>
        <w:rPr>
          <w:spacing w:val="8"/>
          <w:sz w:val="20"/>
        </w:rPr>
        <w:t xml:space="preserve"> </w:t>
      </w:r>
      <w:r>
        <w:rPr>
          <w:spacing w:val="-5"/>
          <w:sz w:val="20"/>
        </w:rPr>
        <w:t>ex-</w:t>
      </w:r>
      <w:r>
        <w:rPr>
          <w:sz w:val="20"/>
        </w:rPr>
        <w:tab/>
      </w:r>
      <w:r>
        <w:rPr>
          <w:rFonts w:ascii="Trebuchet MS"/>
          <w:spacing w:val="-5"/>
          <w:sz w:val="10"/>
        </w:rPr>
        <w:t>113</w:t>
      </w:r>
    </w:p>
    <w:p w14:paraId="02BC60B9" w14:textId="77777777" w:rsidR="00EA1924" w:rsidRDefault="00000000">
      <w:pPr>
        <w:tabs>
          <w:tab w:val="left" w:pos="10859"/>
        </w:tabs>
        <w:spacing w:before="30"/>
        <w:ind w:left="2755"/>
        <w:rPr>
          <w:rFonts w:ascii="Trebuchet MS"/>
          <w:sz w:val="10"/>
        </w:rPr>
      </w:pPr>
      <w:r>
        <w:rPr>
          <w:sz w:val="20"/>
        </w:rPr>
        <w:t>ploratory</w:t>
      </w:r>
      <w:r>
        <w:rPr>
          <w:spacing w:val="18"/>
          <w:sz w:val="20"/>
        </w:rPr>
        <w:t xml:space="preserve"> </w:t>
      </w:r>
      <w:r>
        <w:rPr>
          <w:sz w:val="20"/>
        </w:rPr>
        <w:t>probe</w:t>
      </w:r>
      <w:r>
        <w:rPr>
          <w:spacing w:val="19"/>
          <w:sz w:val="20"/>
        </w:rPr>
        <w:t xml:space="preserve"> </w:t>
      </w:r>
      <w:r>
        <w:rPr>
          <w:sz w:val="20"/>
        </w:rPr>
        <w:t>of</w:t>
      </w:r>
      <w:r>
        <w:rPr>
          <w:spacing w:val="19"/>
          <w:sz w:val="20"/>
        </w:rPr>
        <w:t xml:space="preserve"> </w:t>
      </w:r>
      <w:r>
        <w:rPr>
          <w:sz w:val="20"/>
        </w:rPr>
        <w:t>Section</w:t>
      </w:r>
      <w:r>
        <w:rPr>
          <w:spacing w:val="19"/>
          <w:sz w:val="20"/>
        </w:rPr>
        <w:t xml:space="preserve"> </w:t>
      </w:r>
      <w:hyperlink w:anchor="_bookmark27" w:history="1">
        <w:r>
          <w:rPr>
            <w:color w:val="0774B7"/>
            <w:sz w:val="20"/>
          </w:rPr>
          <w:t>4.8</w:t>
        </w:r>
      </w:hyperlink>
      <w:r>
        <w:rPr>
          <w:color w:val="0774B7"/>
          <w:spacing w:val="19"/>
          <w:sz w:val="20"/>
        </w:rPr>
        <w:t xml:space="preserve"> </w:t>
      </w:r>
      <w:r>
        <w:rPr>
          <w:sz w:val="20"/>
        </w:rPr>
        <w:t>asks</w:t>
      </w:r>
      <w:r>
        <w:rPr>
          <w:spacing w:val="19"/>
          <w:sz w:val="20"/>
        </w:rPr>
        <w:t xml:space="preserve"> </w:t>
      </w:r>
      <w:r>
        <w:rPr>
          <w:sz w:val="20"/>
        </w:rPr>
        <w:t>the</w:t>
      </w:r>
      <w:r>
        <w:rPr>
          <w:spacing w:val="18"/>
          <w:sz w:val="20"/>
        </w:rPr>
        <w:t xml:space="preserve"> </w:t>
      </w:r>
      <w:r>
        <w:rPr>
          <w:sz w:val="20"/>
        </w:rPr>
        <w:t>domain-specific</w:t>
      </w:r>
      <w:r>
        <w:rPr>
          <w:spacing w:val="19"/>
          <w:sz w:val="20"/>
        </w:rPr>
        <w:t xml:space="preserve"> </w:t>
      </w:r>
      <w:r>
        <w:rPr>
          <w:sz w:val="20"/>
        </w:rPr>
        <w:t>form</w:t>
      </w:r>
      <w:r>
        <w:rPr>
          <w:spacing w:val="19"/>
          <w:sz w:val="20"/>
        </w:rPr>
        <w:t xml:space="preserve"> </w:t>
      </w:r>
      <w:r>
        <w:rPr>
          <w:sz w:val="20"/>
        </w:rPr>
        <w:t>of</w:t>
      </w:r>
      <w:r>
        <w:rPr>
          <w:spacing w:val="19"/>
          <w:sz w:val="20"/>
        </w:rPr>
        <w:t xml:space="preserve"> </w:t>
      </w:r>
      <w:r>
        <w:rPr>
          <w:sz w:val="20"/>
        </w:rPr>
        <w:t>that</w:t>
      </w:r>
      <w:r>
        <w:rPr>
          <w:spacing w:val="19"/>
          <w:sz w:val="20"/>
        </w:rPr>
        <w:t xml:space="preserve"> </w:t>
      </w:r>
      <w:r>
        <w:rPr>
          <w:sz w:val="20"/>
        </w:rPr>
        <w:t>question,</w:t>
      </w:r>
      <w:r>
        <w:rPr>
          <w:spacing w:val="23"/>
          <w:sz w:val="20"/>
        </w:rPr>
        <w:t xml:space="preserve"> </w:t>
      </w:r>
      <w:r>
        <w:rPr>
          <w:spacing w:val="-2"/>
          <w:sz w:val="20"/>
        </w:rPr>
        <w:t>whether</w:t>
      </w:r>
      <w:r>
        <w:rPr>
          <w:rFonts w:ascii="Times New Roman"/>
          <w:sz w:val="20"/>
        </w:rPr>
        <w:tab/>
      </w:r>
      <w:r>
        <w:rPr>
          <w:rFonts w:ascii="Trebuchet MS"/>
          <w:spacing w:val="-5"/>
          <w:sz w:val="10"/>
        </w:rPr>
        <w:t>114</w:t>
      </w:r>
    </w:p>
    <w:p w14:paraId="0FD738AE" w14:textId="77777777" w:rsidR="00EA1924" w:rsidRDefault="00000000">
      <w:pPr>
        <w:tabs>
          <w:tab w:val="left" w:pos="10859"/>
        </w:tabs>
        <w:spacing w:before="30"/>
        <w:ind w:left="2761"/>
        <w:rPr>
          <w:rFonts w:ascii="Trebuchet MS" w:hAnsi="Trebuchet MS"/>
          <w:sz w:val="10"/>
        </w:rPr>
      </w:pPr>
      <w:r>
        <w:rPr>
          <w:sz w:val="20"/>
        </w:rPr>
        <w:t>a</w:t>
      </w:r>
      <w:r>
        <w:rPr>
          <w:spacing w:val="18"/>
          <w:sz w:val="20"/>
        </w:rPr>
        <w:t xml:space="preserve"> </w:t>
      </w:r>
      <w:r>
        <w:rPr>
          <w:sz w:val="20"/>
        </w:rPr>
        <w:t>language</w:t>
      </w:r>
      <w:r>
        <w:rPr>
          <w:spacing w:val="19"/>
          <w:sz w:val="20"/>
        </w:rPr>
        <w:t xml:space="preserve"> </w:t>
      </w:r>
      <w:r>
        <w:rPr>
          <w:sz w:val="20"/>
        </w:rPr>
        <w:t>model</w:t>
      </w:r>
      <w:r>
        <w:rPr>
          <w:spacing w:val="19"/>
          <w:sz w:val="20"/>
        </w:rPr>
        <w:t xml:space="preserve"> </w:t>
      </w:r>
      <w:r>
        <w:rPr>
          <w:sz w:val="20"/>
        </w:rPr>
        <w:t>can</w:t>
      </w:r>
      <w:r>
        <w:rPr>
          <w:spacing w:val="19"/>
          <w:sz w:val="20"/>
        </w:rPr>
        <w:t xml:space="preserve"> </w:t>
      </w:r>
      <w:r>
        <w:rPr>
          <w:sz w:val="20"/>
        </w:rPr>
        <w:t>write</w:t>
      </w:r>
      <w:r>
        <w:rPr>
          <w:spacing w:val="19"/>
          <w:sz w:val="20"/>
        </w:rPr>
        <w:t xml:space="preserve"> </w:t>
      </w:r>
      <w:r>
        <w:rPr>
          <w:sz w:val="20"/>
        </w:rPr>
        <w:t>a</w:t>
      </w:r>
      <w:r>
        <w:rPr>
          <w:spacing w:val="19"/>
          <w:sz w:val="20"/>
        </w:rPr>
        <w:t xml:space="preserve"> </w:t>
      </w:r>
      <w:r>
        <w:rPr>
          <w:sz w:val="20"/>
        </w:rPr>
        <w:t>usable</w:t>
      </w:r>
      <w:r>
        <w:rPr>
          <w:spacing w:val="19"/>
          <w:sz w:val="20"/>
        </w:rPr>
        <w:t xml:space="preserve"> </w:t>
      </w:r>
      <w:r>
        <w:rPr>
          <w:sz w:val="20"/>
        </w:rPr>
        <w:t>CMY</w:t>
      </w:r>
      <w:r>
        <w:rPr>
          <w:rFonts w:ascii="Libertinus Sans" w:hAnsi="Libertinus Sans"/>
          <w:i/>
          <w:sz w:val="20"/>
        </w:rPr>
        <w:t>→</w:t>
      </w:r>
      <w:r>
        <w:rPr>
          <w:sz w:val="20"/>
        </w:rPr>
        <w:t>XYZ</w:t>
      </w:r>
      <w:r>
        <w:rPr>
          <w:spacing w:val="19"/>
          <w:sz w:val="20"/>
        </w:rPr>
        <w:t xml:space="preserve"> </w:t>
      </w:r>
      <w:r>
        <w:rPr>
          <w:sz w:val="20"/>
        </w:rPr>
        <w:t>characterization</w:t>
      </w:r>
      <w:r>
        <w:rPr>
          <w:spacing w:val="19"/>
          <w:sz w:val="20"/>
        </w:rPr>
        <w:t xml:space="preserve"> </w:t>
      </w:r>
      <w:r>
        <w:rPr>
          <w:sz w:val="20"/>
        </w:rPr>
        <w:t>equation</w:t>
      </w:r>
      <w:r>
        <w:rPr>
          <w:spacing w:val="19"/>
          <w:sz w:val="20"/>
        </w:rPr>
        <w:t xml:space="preserve"> </w:t>
      </w:r>
      <w:r>
        <w:rPr>
          <w:sz w:val="20"/>
        </w:rPr>
        <w:t>from</w:t>
      </w:r>
      <w:r>
        <w:rPr>
          <w:spacing w:val="19"/>
          <w:sz w:val="20"/>
        </w:rPr>
        <w:t xml:space="preserve"> </w:t>
      </w:r>
      <w:r>
        <w:rPr>
          <w:spacing w:val="-4"/>
          <w:sz w:val="20"/>
        </w:rPr>
        <w:t>mea-</w:t>
      </w:r>
      <w:r>
        <w:rPr>
          <w:sz w:val="20"/>
        </w:rPr>
        <w:tab/>
      </w:r>
      <w:r>
        <w:rPr>
          <w:rFonts w:ascii="Trebuchet MS" w:hAnsi="Trebuchet MS"/>
          <w:spacing w:val="-5"/>
          <w:sz w:val="10"/>
        </w:rPr>
        <w:t>115</w:t>
      </w:r>
    </w:p>
    <w:p w14:paraId="4EA629C7" w14:textId="77777777" w:rsidR="00EA1924" w:rsidRDefault="00000000">
      <w:pPr>
        <w:tabs>
          <w:tab w:val="left" w:pos="10859"/>
        </w:tabs>
        <w:spacing w:before="30"/>
        <w:ind w:left="2761"/>
        <w:rPr>
          <w:rFonts w:ascii="Trebuchet MS"/>
          <w:sz w:val="10"/>
        </w:rPr>
      </w:pPr>
      <w:r>
        <w:rPr>
          <w:sz w:val="20"/>
        </w:rPr>
        <w:t>surement</w:t>
      </w:r>
      <w:r>
        <w:rPr>
          <w:spacing w:val="-4"/>
          <w:sz w:val="20"/>
        </w:rPr>
        <w:t xml:space="preserve"> </w:t>
      </w:r>
      <w:r>
        <w:rPr>
          <w:sz w:val="20"/>
        </w:rPr>
        <w:t>pairs</w:t>
      </w:r>
      <w:r>
        <w:rPr>
          <w:spacing w:val="-2"/>
          <w:sz w:val="20"/>
        </w:rPr>
        <w:t xml:space="preserve"> </w:t>
      </w:r>
      <w:r>
        <w:rPr>
          <w:sz w:val="20"/>
        </w:rPr>
        <w:t>in</w:t>
      </w:r>
      <w:r>
        <w:rPr>
          <w:spacing w:val="-1"/>
          <w:sz w:val="20"/>
        </w:rPr>
        <w:t xml:space="preserve"> </w:t>
      </w:r>
      <w:r>
        <w:rPr>
          <w:sz w:val="20"/>
        </w:rPr>
        <w:t>its</w:t>
      </w:r>
      <w:r>
        <w:rPr>
          <w:spacing w:val="-2"/>
          <w:sz w:val="20"/>
        </w:rPr>
        <w:t xml:space="preserve"> </w:t>
      </w:r>
      <w:r>
        <w:rPr>
          <w:sz w:val="20"/>
        </w:rPr>
        <w:t>prompt,</w:t>
      </w:r>
      <w:r>
        <w:rPr>
          <w:spacing w:val="-1"/>
          <w:sz w:val="20"/>
        </w:rPr>
        <w:t xml:space="preserve"> </w:t>
      </w:r>
      <w:r>
        <w:rPr>
          <w:sz w:val="20"/>
        </w:rPr>
        <w:t>for</w:t>
      </w:r>
      <w:r>
        <w:rPr>
          <w:spacing w:val="-2"/>
          <w:sz w:val="20"/>
        </w:rPr>
        <w:t xml:space="preserve"> </w:t>
      </w:r>
      <w:r>
        <w:rPr>
          <w:sz w:val="20"/>
        </w:rPr>
        <w:t>which</w:t>
      </w:r>
      <w:r>
        <w:rPr>
          <w:spacing w:val="-1"/>
          <w:sz w:val="20"/>
        </w:rPr>
        <w:t xml:space="preserve"> </w:t>
      </w:r>
      <w:r>
        <w:rPr>
          <w:sz w:val="20"/>
        </w:rPr>
        <w:t>the</w:t>
      </w:r>
      <w:r>
        <w:rPr>
          <w:spacing w:val="-2"/>
          <w:sz w:val="20"/>
        </w:rPr>
        <w:t xml:space="preserve"> </w:t>
      </w:r>
      <w:r>
        <w:rPr>
          <w:sz w:val="20"/>
        </w:rPr>
        <w:t>authors</w:t>
      </w:r>
      <w:r>
        <w:rPr>
          <w:spacing w:val="-2"/>
          <w:sz w:val="20"/>
        </w:rPr>
        <w:t xml:space="preserve"> </w:t>
      </w:r>
      <w:r>
        <w:rPr>
          <w:sz w:val="20"/>
        </w:rPr>
        <w:t>have</w:t>
      </w:r>
      <w:r>
        <w:rPr>
          <w:spacing w:val="-1"/>
          <w:sz w:val="20"/>
        </w:rPr>
        <w:t xml:space="preserve"> </w:t>
      </w:r>
      <w:r>
        <w:rPr>
          <w:sz w:val="20"/>
        </w:rPr>
        <w:t>found</w:t>
      </w:r>
      <w:r>
        <w:rPr>
          <w:spacing w:val="-2"/>
          <w:sz w:val="20"/>
        </w:rPr>
        <w:t xml:space="preserve"> </w:t>
      </w:r>
      <w:r>
        <w:rPr>
          <w:sz w:val="20"/>
        </w:rPr>
        <w:t>no</w:t>
      </w:r>
      <w:r>
        <w:rPr>
          <w:spacing w:val="-1"/>
          <w:sz w:val="20"/>
        </w:rPr>
        <w:t xml:space="preserve"> </w:t>
      </w:r>
      <w:r>
        <w:rPr>
          <w:sz w:val="20"/>
        </w:rPr>
        <w:t>published</w:t>
      </w:r>
      <w:r>
        <w:rPr>
          <w:spacing w:val="-2"/>
          <w:sz w:val="20"/>
        </w:rPr>
        <w:t xml:space="preserve"> </w:t>
      </w:r>
      <w:r>
        <w:rPr>
          <w:sz w:val="20"/>
        </w:rPr>
        <w:t>attempt;</w:t>
      </w:r>
      <w:r>
        <w:rPr>
          <w:spacing w:val="-1"/>
          <w:sz w:val="20"/>
        </w:rPr>
        <w:t xml:space="preserve"> </w:t>
      </w:r>
      <w:r>
        <w:rPr>
          <w:spacing w:val="-5"/>
          <w:sz w:val="20"/>
        </w:rPr>
        <w:t>its</w:t>
      </w:r>
      <w:r>
        <w:rPr>
          <w:rFonts w:ascii="Times New Roman"/>
          <w:sz w:val="20"/>
        </w:rPr>
        <w:tab/>
      </w:r>
      <w:r>
        <w:rPr>
          <w:rFonts w:ascii="Trebuchet MS"/>
          <w:spacing w:val="-5"/>
          <w:sz w:val="10"/>
        </w:rPr>
        <w:t>116</w:t>
      </w:r>
    </w:p>
    <w:p w14:paraId="579D9B79" w14:textId="77777777" w:rsidR="00EA1924" w:rsidRDefault="00000000">
      <w:pPr>
        <w:tabs>
          <w:tab w:val="left" w:pos="10859"/>
        </w:tabs>
        <w:spacing w:before="30"/>
        <w:ind w:left="2761"/>
        <w:rPr>
          <w:rFonts w:ascii="Trebuchet MS"/>
          <w:sz w:val="10"/>
        </w:rPr>
      </w:pPr>
      <w:r>
        <w:rPr>
          <w:sz w:val="20"/>
        </w:rPr>
        <w:t>code-execution</w:t>
      </w:r>
      <w:r>
        <w:rPr>
          <w:spacing w:val="5"/>
          <w:sz w:val="20"/>
        </w:rPr>
        <w:t xml:space="preserve"> </w:t>
      </w:r>
      <w:r>
        <w:rPr>
          <w:sz w:val="20"/>
        </w:rPr>
        <w:t>condition</w:t>
      </w:r>
      <w:r>
        <w:rPr>
          <w:spacing w:val="5"/>
          <w:sz w:val="20"/>
        </w:rPr>
        <w:t xml:space="preserve"> </w:t>
      </w:r>
      <w:r>
        <w:rPr>
          <w:sz w:val="20"/>
        </w:rPr>
        <w:t>reproduces</w:t>
      </w:r>
      <w:r>
        <w:rPr>
          <w:spacing w:val="5"/>
          <w:sz w:val="20"/>
        </w:rPr>
        <w:t xml:space="preserve"> </w:t>
      </w:r>
      <w:r>
        <w:rPr>
          <w:sz w:val="20"/>
        </w:rPr>
        <w:t>exactly</w:t>
      </w:r>
      <w:r>
        <w:rPr>
          <w:spacing w:val="5"/>
          <w:sz w:val="20"/>
        </w:rPr>
        <w:t xml:space="preserve"> </w:t>
      </w:r>
      <w:r>
        <w:rPr>
          <w:sz w:val="20"/>
        </w:rPr>
        <w:t>the</w:t>
      </w:r>
      <w:r>
        <w:rPr>
          <w:spacing w:val="5"/>
          <w:sz w:val="20"/>
        </w:rPr>
        <w:t xml:space="preserve"> </w:t>
      </w:r>
      <w:r>
        <w:rPr>
          <w:sz w:val="20"/>
        </w:rPr>
        <w:t>division</w:t>
      </w:r>
      <w:r>
        <w:rPr>
          <w:spacing w:val="5"/>
          <w:sz w:val="20"/>
        </w:rPr>
        <w:t xml:space="preserve"> </w:t>
      </w:r>
      <w:r>
        <w:rPr>
          <w:sz w:val="20"/>
        </w:rPr>
        <w:t>of</w:t>
      </w:r>
      <w:r>
        <w:rPr>
          <w:spacing w:val="5"/>
          <w:sz w:val="20"/>
        </w:rPr>
        <w:t xml:space="preserve"> </w:t>
      </w:r>
      <w:r>
        <w:rPr>
          <w:sz w:val="20"/>
        </w:rPr>
        <w:t>labor</w:t>
      </w:r>
      <w:r>
        <w:rPr>
          <w:spacing w:val="5"/>
          <w:sz w:val="20"/>
        </w:rPr>
        <w:t xml:space="preserve"> </w:t>
      </w:r>
      <w:r>
        <w:rPr>
          <w:sz w:val="20"/>
        </w:rPr>
        <w:t>that</w:t>
      </w:r>
      <w:r>
        <w:rPr>
          <w:spacing w:val="5"/>
          <w:sz w:val="20"/>
        </w:rPr>
        <w:t xml:space="preserve"> </w:t>
      </w:r>
      <w:r>
        <w:rPr>
          <w:sz w:val="20"/>
        </w:rPr>
        <w:t>Shojaee</w:t>
      </w:r>
      <w:r>
        <w:rPr>
          <w:spacing w:val="5"/>
          <w:sz w:val="20"/>
        </w:rPr>
        <w:t xml:space="preserve"> </w:t>
      </w:r>
      <w:r>
        <w:rPr>
          <w:sz w:val="20"/>
        </w:rPr>
        <w:t>et</w:t>
      </w:r>
      <w:r>
        <w:rPr>
          <w:spacing w:val="5"/>
          <w:sz w:val="20"/>
        </w:rPr>
        <w:t xml:space="preserve"> </w:t>
      </w:r>
      <w:r>
        <w:rPr>
          <w:sz w:val="20"/>
        </w:rPr>
        <w:t>al.</w:t>
      </w:r>
      <w:r>
        <w:rPr>
          <w:spacing w:val="5"/>
          <w:sz w:val="20"/>
        </w:rPr>
        <w:t xml:space="preserve"> </w:t>
      </w:r>
      <w:r>
        <w:rPr>
          <w:spacing w:val="-4"/>
          <w:sz w:val="20"/>
        </w:rPr>
        <w:t>[</w:t>
      </w:r>
      <w:hyperlink w:anchor="_bookmark51" w:history="1">
        <w:r>
          <w:rPr>
            <w:color w:val="0774B7"/>
            <w:spacing w:val="-4"/>
            <w:sz w:val="20"/>
          </w:rPr>
          <w:t>20</w:t>
        </w:r>
      </w:hyperlink>
      <w:r>
        <w:rPr>
          <w:spacing w:val="-4"/>
          <w:sz w:val="20"/>
        </w:rPr>
        <w:t>]</w:t>
      </w:r>
      <w:r>
        <w:rPr>
          <w:rFonts w:ascii="Times New Roman"/>
          <w:sz w:val="20"/>
        </w:rPr>
        <w:tab/>
      </w:r>
      <w:r>
        <w:rPr>
          <w:rFonts w:ascii="Trebuchet MS"/>
          <w:spacing w:val="-5"/>
          <w:sz w:val="10"/>
        </w:rPr>
        <w:t>117</w:t>
      </w:r>
    </w:p>
    <w:p w14:paraId="5462452D" w14:textId="77777777" w:rsidR="00EA1924" w:rsidRDefault="00000000">
      <w:pPr>
        <w:tabs>
          <w:tab w:val="left" w:pos="10859"/>
        </w:tabs>
        <w:spacing w:before="30"/>
        <w:ind w:left="2761"/>
        <w:rPr>
          <w:rFonts w:ascii="Trebuchet MS"/>
          <w:sz w:val="10"/>
        </w:rPr>
      </w:pPr>
      <w:r>
        <w:rPr>
          <w:spacing w:val="-2"/>
          <w:sz w:val="20"/>
        </w:rPr>
        <w:t>formalize.</w:t>
      </w:r>
      <w:r>
        <w:rPr>
          <w:rFonts w:ascii="Times New Roman"/>
          <w:sz w:val="20"/>
        </w:rPr>
        <w:tab/>
      </w:r>
      <w:r>
        <w:rPr>
          <w:rFonts w:ascii="Trebuchet MS"/>
          <w:spacing w:val="-5"/>
          <w:sz w:val="10"/>
        </w:rPr>
        <w:t>118</w:t>
      </w:r>
    </w:p>
    <w:p w14:paraId="5904AF7B" w14:textId="77777777" w:rsidR="00EA1924" w:rsidRDefault="00000000">
      <w:pPr>
        <w:tabs>
          <w:tab w:val="left" w:pos="10859"/>
        </w:tabs>
        <w:spacing w:before="30"/>
        <w:ind w:left="3187"/>
        <w:rPr>
          <w:rFonts w:ascii="Trebuchet MS"/>
          <w:sz w:val="10"/>
        </w:rPr>
      </w:pPr>
      <w:r>
        <w:rPr>
          <w:sz w:val="20"/>
        </w:rPr>
        <w:t>The</w:t>
      </w:r>
      <w:r>
        <w:rPr>
          <w:spacing w:val="-9"/>
          <w:sz w:val="20"/>
        </w:rPr>
        <w:t xml:space="preserve"> </w:t>
      </w:r>
      <w:r>
        <w:rPr>
          <w:sz w:val="20"/>
        </w:rPr>
        <w:t>regression</w:t>
      </w:r>
      <w:r>
        <w:rPr>
          <w:spacing w:val="-8"/>
          <w:sz w:val="20"/>
        </w:rPr>
        <w:t xml:space="preserve"> </w:t>
      </w:r>
      <w:r>
        <w:rPr>
          <w:sz w:val="20"/>
        </w:rPr>
        <w:t>methods</w:t>
      </w:r>
      <w:r>
        <w:rPr>
          <w:spacing w:val="-8"/>
          <w:sz w:val="20"/>
        </w:rPr>
        <w:t xml:space="preserve"> </w:t>
      </w:r>
      <w:r>
        <w:rPr>
          <w:sz w:val="20"/>
        </w:rPr>
        <w:t>compared</w:t>
      </w:r>
      <w:r>
        <w:rPr>
          <w:spacing w:val="-8"/>
          <w:sz w:val="20"/>
        </w:rPr>
        <w:t xml:space="preserve"> </w:t>
      </w:r>
      <w:r>
        <w:rPr>
          <w:sz w:val="20"/>
        </w:rPr>
        <w:t>in</w:t>
      </w:r>
      <w:r>
        <w:rPr>
          <w:spacing w:val="-8"/>
          <w:sz w:val="20"/>
        </w:rPr>
        <w:t xml:space="preserve"> </w:t>
      </w:r>
      <w:r>
        <w:rPr>
          <w:sz w:val="20"/>
        </w:rPr>
        <w:t>Section</w:t>
      </w:r>
      <w:r>
        <w:rPr>
          <w:spacing w:val="-8"/>
          <w:sz w:val="20"/>
        </w:rPr>
        <w:t xml:space="preserve"> </w:t>
      </w:r>
      <w:hyperlink w:anchor="_bookmark4" w:history="1">
        <w:r>
          <w:rPr>
            <w:color w:val="0774B7"/>
            <w:sz w:val="20"/>
          </w:rPr>
          <w:t>3.2</w:t>
        </w:r>
      </w:hyperlink>
      <w:r>
        <w:rPr>
          <w:color w:val="0774B7"/>
          <w:spacing w:val="-8"/>
          <w:sz w:val="20"/>
        </w:rPr>
        <w:t xml:space="preserve"> </w:t>
      </w:r>
      <w:r>
        <w:rPr>
          <w:sz w:val="20"/>
        </w:rPr>
        <w:t>draw</w:t>
      </w:r>
      <w:r>
        <w:rPr>
          <w:spacing w:val="-8"/>
          <w:sz w:val="20"/>
        </w:rPr>
        <w:t xml:space="preserve"> </w:t>
      </w:r>
      <w:r>
        <w:rPr>
          <w:sz w:val="20"/>
        </w:rPr>
        <w:t>on</w:t>
      </w:r>
      <w:r>
        <w:rPr>
          <w:spacing w:val="-8"/>
          <w:sz w:val="20"/>
        </w:rPr>
        <w:t xml:space="preserve"> </w:t>
      </w:r>
      <w:r>
        <w:rPr>
          <w:sz w:val="20"/>
        </w:rPr>
        <w:t>standard</w:t>
      </w:r>
      <w:r>
        <w:rPr>
          <w:spacing w:val="-8"/>
          <w:sz w:val="20"/>
        </w:rPr>
        <w:t xml:space="preserve"> </w:t>
      </w:r>
      <w:r>
        <w:rPr>
          <w:sz w:val="20"/>
        </w:rPr>
        <w:t>machine</w:t>
      </w:r>
      <w:r>
        <w:rPr>
          <w:spacing w:val="-9"/>
          <w:sz w:val="20"/>
        </w:rPr>
        <w:t xml:space="preserve"> </w:t>
      </w:r>
      <w:r>
        <w:rPr>
          <w:spacing w:val="-2"/>
          <w:sz w:val="20"/>
        </w:rPr>
        <w:t>learning</w:t>
      </w:r>
      <w:r>
        <w:rPr>
          <w:rFonts w:ascii="Times New Roman"/>
          <w:sz w:val="20"/>
        </w:rPr>
        <w:tab/>
      </w:r>
      <w:r>
        <w:rPr>
          <w:rFonts w:ascii="Trebuchet MS"/>
          <w:spacing w:val="-5"/>
          <w:sz w:val="10"/>
        </w:rPr>
        <w:t>119</w:t>
      </w:r>
    </w:p>
    <w:p w14:paraId="23CCDD3F" w14:textId="77777777" w:rsidR="00EA1924" w:rsidRDefault="00000000">
      <w:pPr>
        <w:tabs>
          <w:tab w:val="left" w:pos="10859"/>
        </w:tabs>
        <w:spacing w:before="30"/>
        <w:ind w:left="2761"/>
        <w:rPr>
          <w:rFonts w:ascii="Trebuchet MS"/>
          <w:sz w:val="10"/>
        </w:rPr>
      </w:pPr>
      <w:r>
        <w:rPr>
          <w:sz w:val="20"/>
        </w:rPr>
        <w:t>literature:</w:t>
      </w:r>
      <w:r>
        <w:rPr>
          <w:spacing w:val="58"/>
          <w:sz w:val="20"/>
        </w:rPr>
        <w:t xml:space="preserve"> </w:t>
      </w:r>
      <w:r>
        <w:rPr>
          <w:sz w:val="20"/>
        </w:rPr>
        <w:t>ridge</w:t>
      </w:r>
      <w:r>
        <w:rPr>
          <w:spacing w:val="24"/>
          <w:sz w:val="20"/>
        </w:rPr>
        <w:t xml:space="preserve"> </w:t>
      </w:r>
      <w:r>
        <w:rPr>
          <w:sz w:val="20"/>
        </w:rPr>
        <w:t>regression</w:t>
      </w:r>
      <w:r>
        <w:rPr>
          <w:spacing w:val="23"/>
          <w:sz w:val="20"/>
        </w:rPr>
        <w:t xml:space="preserve"> </w:t>
      </w:r>
      <w:r>
        <w:rPr>
          <w:sz w:val="20"/>
        </w:rPr>
        <w:t>[</w:t>
      </w:r>
      <w:hyperlink w:anchor="_bookmark52" w:history="1">
        <w:r>
          <w:rPr>
            <w:color w:val="0774B7"/>
            <w:sz w:val="20"/>
          </w:rPr>
          <w:t>21</w:t>
        </w:r>
      </w:hyperlink>
      <w:r>
        <w:rPr>
          <w:sz w:val="20"/>
        </w:rPr>
        <w:t>],</w:t>
      </w:r>
      <w:r>
        <w:rPr>
          <w:spacing w:val="29"/>
          <w:sz w:val="20"/>
        </w:rPr>
        <w:t xml:space="preserve"> </w:t>
      </w:r>
      <w:r>
        <w:rPr>
          <w:sz w:val="20"/>
        </w:rPr>
        <w:t>the</w:t>
      </w:r>
      <w:r>
        <w:rPr>
          <w:spacing w:val="23"/>
          <w:sz w:val="20"/>
        </w:rPr>
        <w:t xml:space="preserve"> </w:t>
      </w:r>
      <w:r>
        <w:rPr>
          <w:sz w:val="20"/>
        </w:rPr>
        <w:t>lasso</w:t>
      </w:r>
      <w:r>
        <w:rPr>
          <w:spacing w:val="24"/>
          <w:sz w:val="20"/>
        </w:rPr>
        <w:t xml:space="preserve"> </w:t>
      </w:r>
      <w:r>
        <w:rPr>
          <w:sz w:val="20"/>
        </w:rPr>
        <w:t>and</w:t>
      </w:r>
      <w:r>
        <w:rPr>
          <w:spacing w:val="25"/>
          <w:sz w:val="20"/>
        </w:rPr>
        <w:t xml:space="preserve"> </w:t>
      </w:r>
      <w:r>
        <w:rPr>
          <w:sz w:val="20"/>
        </w:rPr>
        <w:t>elastic</w:t>
      </w:r>
      <w:r>
        <w:rPr>
          <w:spacing w:val="24"/>
          <w:sz w:val="20"/>
        </w:rPr>
        <w:t xml:space="preserve"> </w:t>
      </w:r>
      <w:r>
        <w:rPr>
          <w:sz w:val="20"/>
        </w:rPr>
        <w:t>net</w:t>
      </w:r>
      <w:r>
        <w:rPr>
          <w:spacing w:val="23"/>
          <w:sz w:val="20"/>
        </w:rPr>
        <w:t xml:space="preserve"> </w:t>
      </w:r>
      <w:r>
        <w:rPr>
          <w:sz w:val="20"/>
        </w:rPr>
        <w:t>[</w:t>
      </w:r>
      <w:hyperlink w:anchor="_bookmark53" w:history="1">
        <w:r>
          <w:rPr>
            <w:color w:val="0774B7"/>
            <w:sz w:val="20"/>
          </w:rPr>
          <w:t>22</w:t>
        </w:r>
      </w:hyperlink>
      <w:r>
        <w:rPr>
          <w:sz w:val="20"/>
        </w:rPr>
        <w:t>,</w:t>
      </w:r>
      <w:hyperlink w:anchor="_bookmark54" w:history="1">
        <w:r>
          <w:rPr>
            <w:color w:val="0774B7"/>
            <w:sz w:val="20"/>
          </w:rPr>
          <w:t>23</w:t>
        </w:r>
      </w:hyperlink>
      <w:r>
        <w:rPr>
          <w:sz w:val="20"/>
        </w:rPr>
        <w:t>],</w:t>
      </w:r>
      <w:r>
        <w:rPr>
          <w:spacing w:val="29"/>
          <w:sz w:val="20"/>
        </w:rPr>
        <w:t xml:space="preserve"> </w:t>
      </w:r>
      <w:r>
        <w:rPr>
          <w:sz w:val="20"/>
        </w:rPr>
        <w:t>principal</w:t>
      </w:r>
      <w:r>
        <w:rPr>
          <w:spacing w:val="23"/>
          <w:sz w:val="20"/>
        </w:rPr>
        <w:t xml:space="preserve"> </w:t>
      </w:r>
      <w:r>
        <w:rPr>
          <w:spacing w:val="-2"/>
          <w:sz w:val="20"/>
        </w:rPr>
        <w:t>component</w:t>
      </w:r>
      <w:r>
        <w:rPr>
          <w:rFonts w:ascii="Times New Roman"/>
          <w:sz w:val="20"/>
        </w:rPr>
        <w:tab/>
      </w:r>
      <w:r>
        <w:rPr>
          <w:rFonts w:ascii="Trebuchet MS"/>
          <w:spacing w:val="-5"/>
          <w:sz w:val="10"/>
        </w:rPr>
        <w:t>120</w:t>
      </w:r>
    </w:p>
    <w:p w14:paraId="05509262" w14:textId="77777777" w:rsidR="00EA1924" w:rsidRDefault="00000000">
      <w:pPr>
        <w:tabs>
          <w:tab w:val="left" w:pos="10859"/>
        </w:tabs>
        <w:spacing w:before="30"/>
        <w:ind w:left="2761"/>
        <w:rPr>
          <w:rFonts w:ascii="Trebuchet MS"/>
          <w:sz w:val="10"/>
        </w:rPr>
      </w:pPr>
      <w:r>
        <w:rPr>
          <w:spacing w:val="-4"/>
          <w:sz w:val="20"/>
        </w:rPr>
        <w:t>regression</w:t>
      </w:r>
      <w:r>
        <w:rPr>
          <w:sz w:val="20"/>
        </w:rPr>
        <w:t xml:space="preserve"> </w:t>
      </w:r>
      <w:r>
        <w:rPr>
          <w:spacing w:val="-4"/>
          <w:sz w:val="20"/>
        </w:rPr>
        <w:t>[</w:t>
      </w:r>
      <w:hyperlink w:anchor="_bookmark55" w:history="1">
        <w:r>
          <w:rPr>
            <w:color w:val="0774B7"/>
            <w:spacing w:val="-4"/>
            <w:sz w:val="20"/>
          </w:rPr>
          <w:t>24</w:t>
        </w:r>
      </w:hyperlink>
      <w:r>
        <w:rPr>
          <w:spacing w:val="-4"/>
          <w:sz w:val="20"/>
        </w:rPr>
        <w:t>],</w:t>
      </w:r>
      <w:r>
        <w:rPr>
          <w:spacing w:val="3"/>
          <w:sz w:val="20"/>
        </w:rPr>
        <w:t xml:space="preserve"> </w:t>
      </w:r>
      <w:r>
        <w:rPr>
          <w:spacing w:val="-4"/>
          <w:sz w:val="20"/>
        </w:rPr>
        <w:t>partial</w:t>
      </w:r>
      <w:r>
        <w:rPr>
          <w:sz w:val="20"/>
        </w:rPr>
        <w:t xml:space="preserve"> </w:t>
      </w:r>
      <w:r>
        <w:rPr>
          <w:spacing w:val="-4"/>
          <w:sz w:val="20"/>
        </w:rPr>
        <w:t>least</w:t>
      </w:r>
      <w:r>
        <w:rPr>
          <w:spacing w:val="1"/>
          <w:sz w:val="20"/>
        </w:rPr>
        <w:t xml:space="preserve"> </w:t>
      </w:r>
      <w:r>
        <w:rPr>
          <w:spacing w:val="-4"/>
          <w:sz w:val="20"/>
        </w:rPr>
        <w:t>squares</w:t>
      </w:r>
      <w:r>
        <w:rPr>
          <w:sz w:val="20"/>
        </w:rPr>
        <w:t xml:space="preserve"> </w:t>
      </w:r>
      <w:r>
        <w:rPr>
          <w:spacing w:val="-4"/>
          <w:sz w:val="20"/>
        </w:rPr>
        <w:t>[</w:t>
      </w:r>
      <w:hyperlink w:anchor="_bookmark56" w:history="1">
        <w:r>
          <w:rPr>
            <w:color w:val="0774B7"/>
            <w:spacing w:val="-4"/>
            <w:sz w:val="20"/>
          </w:rPr>
          <w:t>25</w:t>
        </w:r>
      </w:hyperlink>
      <w:r>
        <w:rPr>
          <w:spacing w:val="-4"/>
          <w:sz w:val="20"/>
        </w:rPr>
        <w:t>],</w:t>
      </w:r>
      <w:r>
        <w:rPr>
          <w:spacing w:val="3"/>
          <w:sz w:val="20"/>
        </w:rPr>
        <w:t xml:space="preserve"> </w:t>
      </w:r>
      <w:r>
        <w:rPr>
          <w:spacing w:val="-4"/>
          <w:sz w:val="20"/>
        </w:rPr>
        <w:t>support</w:t>
      </w:r>
      <w:r>
        <w:rPr>
          <w:sz w:val="20"/>
        </w:rPr>
        <w:t xml:space="preserve"> </w:t>
      </w:r>
      <w:r>
        <w:rPr>
          <w:spacing w:val="-4"/>
          <w:sz w:val="20"/>
        </w:rPr>
        <w:t>vector</w:t>
      </w:r>
      <w:r>
        <w:rPr>
          <w:spacing w:val="1"/>
          <w:sz w:val="20"/>
        </w:rPr>
        <w:t xml:space="preserve"> </w:t>
      </w:r>
      <w:r>
        <w:rPr>
          <w:spacing w:val="-4"/>
          <w:sz w:val="20"/>
        </w:rPr>
        <w:t>regression</w:t>
      </w:r>
      <w:r>
        <w:rPr>
          <w:sz w:val="20"/>
        </w:rPr>
        <w:t xml:space="preserve"> </w:t>
      </w:r>
      <w:r>
        <w:rPr>
          <w:spacing w:val="-4"/>
          <w:sz w:val="20"/>
        </w:rPr>
        <w:t>[</w:t>
      </w:r>
      <w:hyperlink w:anchor="_bookmark57" w:history="1">
        <w:r>
          <w:rPr>
            <w:color w:val="0774B7"/>
            <w:spacing w:val="-4"/>
            <w:sz w:val="20"/>
          </w:rPr>
          <w:t>26</w:t>
        </w:r>
      </w:hyperlink>
      <w:r>
        <w:rPr>
          <w:spacing w:val="-4"/>
          <w:sz w:val="20"/>
        </w:rPr>
        <w:t>],</w:t>
      </w:r>
      <w:r>
        <w:rPr>
          <w:spacing w:val="5"/>
          <w:sz w:val="20"/>
        </w:rPr>
        <w:t xml:space="preserve"> </w:t>
      </w:r>
      <w:r>
        <w:rPr>
          <w:i/>
          <w:spacing w:val="-4"/>
          <w:sz w:val="20"/>
        </w:rPr>
        <w:t>k</w:t>
      </w:r>
      <w:r>
        <w:rPr>
          <w:spacing w:val="-4"/>
          <w:sz w:val="20"/>
        </w:rPr>
        <w:t>-nearest</w:t>
      </w:r>
      <w:r>
        <w:rPr>
          <w:spacing w:val="1"/>
          <w:sz w:val="20"/>
        </w:rPr>
        <w:t xml:space="preserve"> </w:t>
      </w:r>
      <w:r>
        <w:rPr>
          <w:spacing w:val="-4"/>
          <w:sz w:val="20"/>
        </w:rPr>
        <w:t>neighbors</w:t>
      </w:r>
      <w:r>
        <w:rPr>
          <w:rFonts w:ascii="Times New Roman"/>
          <w:sz w:val="20"/>
        </w:rPr>
        <w:tab/>
      </w:r>
      <w:r>
        <w:rPr>
          <w:rFonts w:ascii="Trebuchet MS"/>
          <w:spacing w:val="-5"/>
          <w:sz w:val="10"/>
        </w:rPr>
        <w:t>121</w:t>
      </w:r>
    </w:p>
    <w:p w14:paraId="7F0C5A91" w14:textId="77777777" w:rsidR="00EA1924" w:rsidRDefault="00000000">
      <w:pPr>
        <w:tabs>
          <w:tab w:val="left" w:pos="10859"/>
        </w:tabs>
        <w:spacing w:before="30"/>
        <w:ind w:left="2761"/>
        <w:rPr>
          <w:rFonts w:ascii="Trebuchet MS"/>
          <w:sz w:val="10"/>
        </w:rPr>
      </w:pPr>
      <w:r>
        <w:rPr>
          <w:sz w:val="20"/>
        </w:rPr>
        <w:t>[</w:t>
      </w:r>
      <w:hyperlink w:anchor="_bookmark58" w:history="1">
        <w:r>
          <w:rPr>
            <w:color w:val="0774B7"/>
            <w:sz w:val="20"/>
          </w:rPr>
          <w:t>27</w:t>
        </w:r>
      </w:hyperlink>
      <w:r>
        <w:rPr>
          <w:sz w:val="20"/>
        </w:rPr>
        <w:t>],</w:t>
      </w:r>
      <w:r>
        <w:rPr>
          <w:spacing w:val="14"/>
          <w:sz w:val="20"/>
        </w:rPr>
        <w:t xml:space="preserve"> </w:t>
      </w:r>
      <w:r>
        <w:rPr>
          <w:sz w:val="20"/>
        </w:rPr>
        <w:t>classification</w:t>
      </w:r>
      <w:r>
        <w:rPr>
          <w:spacing w:val="11"/>
          <w:sz w:val="20"/>
        </w:rPr>
        <w:t xml:space="preserve"> </w:t>
      </w:r>
      <w:r>
        <w:rPr>
          <w:sz w:val="20"/>
        </w:rPr>
        <w:t>and</w:t>
      </w:r>
      <w:r>
        <w:rPr>
          <w:spacing w:val="11"/>
          <w:sz w:val="20"/>
        </w:rPr>
        <w:t xml:space="preserve"> </w:t>
      </w:r>
      <w:r>
        <w:rPr>
          <w:sz w:val="20"/>
        </w:rPr>
        <w:t>regression</w:t>
      </w:r>
      <w:r>
        <w:rPr>
          <w:spacing w:val="11"/>
          <w:sz w:val="20"/>
        </w:rPr>
        <w:t xml:space="preserve"> </w:t>
      </w:r>
      <w:r>
        <w:rPr>
          <w:sz w:val="20"/>
        </w:rPr>
        <w:t>trees</w:t>
      </w:r>
      <w:r>
        <w:rPr>
          <w:spacing w:val="12"/>
          <w:sz w:val="20"/>
        </w:rPr>
        <w:t xml:space="preserve"> </w:t>
      </w:r>
      <w:r>
        <w:rPr>
          <w:sz w:val="20"/>
        </w:rPr>
        <w:t>[</w:t>
      </w:r>
      <w:hyperlink w:anchor="_bookmark59" w:history="1">
        <w:r>
          <w:rPr>
            <w:color w:val="0774B7"/>
            <w:sz w:val="20"/>
          </w:rPr>
          <w:t>28</w:t>
        </w:r>
      </w:hyperlink>
      <w:r>
        <w:rPr>
          <w:sz w:val="20"/>
        </w:rPr>
        <w:t>],</w:t>
      </w:r>
      <w:r>
        <w:rPr>
          <w:spacing w:val="14"/>
          <w:sz w:val="20"/>
        </w:rPr>
        <w:t xml:space="preserve"> </w:t>
      </w:r>
      <w:r>
        <w:rPr>
          <w:sz w:val="20"/>
        </w:rPr>
        <w:t>random</w:t>
      </w:r>
      <w:r>
        <w:rPr>
          <w:spacing w:val="11"/>
          <w:sz w:val="20"/>
        </w:rPr>
        <w:t xml:space="preserve"> </w:t>
      </w:r>
      <w:r>
        <w:rPr>
          <w:sz w:val="20"/>
        </w:rPr>
        <w:t>forests</w:t>
      </w:r>
      <w:r>
        <w:rPr>
          <w:spacing w:val="12"/>
          <w:sz w:val="20"/>
        </w:rPr>
        <w:t xml:space="preserve"> </w:t>
      </w:r>
      <w:r>
        <w:rPr>
          <w:sz w:val="20"/>
        </w:rPr>
        <w:t>[</w:t>
      </w:r>
      <w:hyperlink w:anchor="_bookmark60" w:history="1">
        <w:r>
          <w:rPr>
            <w:color w:val="0774B7"/>
            <w:sz w:val="20"/>
          </w:rPr>
          <w:t>29</w:t>
        </w:r>
      </w:hyperlink>
      <w:r>
        <w:rPr>
          <w:sz w:val="20"/>
        </w:rPr>
        <w:t>],</w:t>
      </w:r>
      <w:r>
        <w:rPr>
          <w:spacing w:val="14"/>
          <w:sz w:val="20"/>
        </w:rPr>
        <w:t xml:space="preserve"> </w:t>
      </w:r>
      <w:r>
        <w:rPr>
          <w:sz w:val="20"/>
        </w:rPr>
        <w:t>gradient</w:t>
      </w:r>
      <w:r>
        <w:rPr>
          <w:spacing w:val="11"/>
          <w:sz w:val="20"/>
        </w:rPr>
        <w:t xml:space="preserve"> </w:t>
      </w:r>
      <w:r>
        <w:rPr>
          <w:sz w:val="20"/>
        </w:rPr>
        <w:t>boosting</w:t>
      </w:r>
      <w:r>
        <w:rPr>
          <w:spacing w:val="11"/>
          <w:sz w:val="20"/>
        </w:rPr>
        <w:t xml:space="preserve"> </w:t>
      </w:r>
      <w:r>
        <w:rPr>
          <w:spacing w:val="-2"/>
          <w:sz w:val="20"/>
        </w:rPr>
        <w:t>[</w:t>
      </w:r>
      <w:hyperlink w:anchor="_bookmark61" w:history="1">
        <w:r>
          <w:rPr>
            <w:color w:val="0774B7"/>
            <w:spacing w:val="-2"/>
            <w:sz w:val="20"/>
          </w:rPr>
          <w:t>30</w:t>
        </w:r>
      </w:hyperlink>
      <w:r>
        <w:rPr>
          <w:spacing w:val="-2"/>
          <w:sz w:val="20"/>
        </w:rPr>
        <w:t>],</w:t>
      </w:r>
      <w:r>
        <w:rPr>
          <w:rFonts w:ascii="Times New Roman"/>
          <w:sz w:val="20"/>
        </w:rPr>
        <w:tab/>
      </w:r>
      <w:r>
        <w:rPr>
          <w:rFonts w:ascii="Trebuchet MS"/>
          <w:spacing w:val="-5"/>
          <w:sz w:val="10"/>
        </w:rPr>
        <w:t>122</w:t>
      </w:r>
    </w:p>
    <w:p w14:paraId="17FB69E2" w14:textId="77777777" w:rsidR="00EA1924" w:rsidRDefault="00000000">
      <w:pPr>
        <w:tabs>
          <w:tab w:val="left" w:pos="10859"/>
        </w:tabs>
        <w:spacing w:before="30"/>
        <w:ind w:left="2761"/>
        <w:rPr>
          <w:rFonts w:ascii="Trebuchet MS"/>
          <w:sz w:val="10"/>
        </w:rPr>
      </w:pPr>
      <w:r>
        <w:rPr>
          <w:sz w:val="20"/>
        </w:rPr>
        <w:t>and</w:t>
      </w:r>
      <w:r>
        <w:rPr>
          <w:spacing w:val="7"/>
          <w:sz w:val="20"/>
        </w:rPr>
        <w:t xml:space="preserve"> </w:t>
      </w:r>
      <w:r>
        <w:rPr>
          <w:sz w:val="20"/>
        </w:rPr>
        <w:t>Gaussian</w:t>
      </w:r>
      <w:r>
        <w:rPr>
          <w:spacing w:val="8"/>
          <w:sz w:val="20"/>
        </w:rPr>
        <w:t xml:space="preserve"> </w:t>
      </w:r>
      <w:r>
        <w:rPr>
          <w:sz w:val="20"/>
        </w:rPr>
        <w:t>process</w:t>
      </w:r>
      <w:r>
        <w:rPr>
          <w:spacing w:val="8"/>
          <w:sz w:val="20"/>
        </w:rPr>
        <w:t xml:space="preserve"> </w:t>
      </w:r>
      <w:r>
        <w:rPr>
          <w:sz w:val="20"/>
        </w:rPr>
        <w:t>regression</w:t>
      </w:r>
      <w:r>
        <w:rPr>
          <w:spacing w:val="8"/>
          <w:sz w:val="20"/>
        </w:rPr>
        <w:t xml:space="preserve"> </w:t>
      </w:r>
      <w:r>
        <w:rPr>
          <w:sz w:val="20"/>
        </w:rPr>
        <w:t>[</w:t>
      </w:r>
      <w:hyperlink w:anchor="_bookmark62" w:history="1">
        <w:r>
          <w:rPr>
            <w:color w:val="0774B7"/>
            <w:sz w:val="20"/>
          </w:rPr>
          <w:t>31</w:t>
        </w:r>
      </w:hyperlink>
      <w:r>
        <w:rPr>
          <w:sz w:val="20"/>
        </w:rPr>
        <w:t>].</w:t>
      </w:r>
      <w:r>
        <w:rPr>
          <w:spacing w:val="34"/>
          <w:sz w:val="20"/>
        </w:rPr>
        <w:t xml:space="preserve"> </w:t>
      </w:r>
      <w:r>
        <w:rPr>
          <w:sz w:val="20"/>
        </w:rPr>
        <w:t>Color</w:t>
      </w:r>
      <w:r>
        <w:rPr>
          <w:spacing w:val="9"/>
          <w:sz w:val="20"/>
        </w:rPr>
        <w:t xml:space="preserve"> </w:t>
      </w:r>
      <w:r>
        <w:rPr>
          <w:sz w:val="20"/>
        </w:rPr>
        <w:t>differences</w:t>
      </w:r>
      <w:r>
        <w:rPr>
          <w:spacing w:val="8"/>
          <w:sz w:val="20"/>
        </w:rPr>
        <w:t xml:space="preserve"> </w:t>
      </w:r>
      <w:r>
        <w:rPr>
          <w:sz w:val="20"/>
        </w:rPr>
        <w:t>throughout</w:t>
      </w:r>
      <w:r>
        <w:rPr>
          <w:spacing w:val="9"/>
          <w:sz w:val="20"/>
        </w:rPr>
        <w:t xml:space="preserve"> </w:t>
      </w:r>
      <w:r>
        <w:rPr>
          <w:sz w:val="20"/>
        </w:rPr>
        <w:t>use</w:t>
      </w:r>
      <w:r>
        <w:rPr>
          <w:spacing w:val="8"/>
          <w:sz w:val="20"/>
        </w:rPr>
        <w:t xml:space="preserve"> </w:t>
      </w:r>
      <w:r>
        <w:rPr>
          <w:sz w:val="20"/>
        </w:rPr>
        <w:t>the</w:t>
      </w:r>
      <w:r>
        <w:rPr>
          <w:spacing w:val="8"/>
          <w:sz w:val="20"/>
        </w:rPr>
        <w:t xml:space="preserve"> </w:t>
      </w:r>
      <w:r>
        <w:rPr>
          <w:spacing w:val="-2"/>
          <w:sz w:val="20"/>
        </w:rPr>
        <w:t>CIEDE2000</w:t>
      </w:r>
      <w:r>
        <w:rPr>
          <w:rFonts w:ascii="Times New Roman"/>
          <w:sz w:val="20"/>
        </w:rPr>
        <w:tab/>
      </w:r>
      <w:r>
        <w:rPr>
          <w:rFonts w:ascii="Trebuchet MS"/>
          <w:spacing w:val="-5"/>
          <w:sz w:val="10"/>
        </w:rPr>
        <w:t>123</w:t>
      </w:r>
    </w:p>
    <w:p w14:paraId="2319CAA9" w14:textId="75804ABC" w:rsidR="00EA1924" w:rsidDel="00186ABF" w:rsidRDefault="00000000" w:rsidP="00186ABF">
      <w:pPr>
        <w:tabs>
          <w:tab w:val="left" w:pos="10859"/>
        </w:tabs>
        <w:spacing w:before="30"/>
        <w:ind w:left="2761"/>
        <w:rPr>
          <w:del w:id="170" w:author="Phil Green" w:date="2026-08-30T12:43:00Z" w16du:dateUtc="2026-08-30T10:43:00Z"/>
          <w:rFonts w:ascii="Trebuchet MS"/>
          <w:sz w:val="10"/>
        </w:rPr>
      </w:pPr>
      <w:r>
        <w:rPr>
          <w:sz w:val="20"/>
        </w:rPr>
        <w:t>formula</w:t>
      </w:r>
      <w:r>
        <w:rPr>
          <w:spacing w:val="-6"/>
          <w:sz w:val="20"/>
        </w:rPr>
        <w:t xml:space="preserve"> </w:t>
      </w:r>
      <w:r>
        <w:rPr>
          <w:sz w:val="20"/>
        </w:rPr>
        <w:t>[</w:t>
      </w:r>
      <w:hyperlink w:anchor="_bookmark63" w:history="1">
        <w:r>
          <w:rPr>
            <w:color w:val="0774B7"/>
            <w:sz w:val="20"/>
          </w:rPr>
          <w:t>32</w:t>
        </w:r>
      </w:hyperlink>
      <w:r>
        <w:rPr>
          <w:sz w:val="20"/>
        </w:rPr>
        <w:t>],</w:t>
      </w:r>
      <w:r>
        <w:rPr>
          <w:spacing w:val="-3"/>
          <w:sz w:val="20"/>
        </w:rPr>
        <w:t xml:space="preserve"> </w:t>
      </w:r>
      <w:r>
        <w:rPr>
          <w:sz w:val="20"/>
        </w:rPr>
        <w:t>the</w:t>
      </w:r>
      <w:r>
        <w:rPr>
          <w:spacing w:val="-4"/>
          <w:sz w:val="20"/>
        </w:rPr>
        <w:t xml:space="preserve"> </w:t>
      </w:r>
      <w:r>
        <w:rPr>
          <w:sz w:val="20"/>
        </w:rPr>
        <w:t>current</w:t>
      </w:r>
      <w:r>
        <w:rPr>
          <w:spacing w:val="-3"/>
          <w:sz w:val="20"/>
        </w:rPr>
        <w:t xml:space="preserve"> </w:t>
      </w:r>
      <w:r>
        <w:rPr>
          <w:sz w:val="20"/>
        </w:rPr>
        <w:t>standard</w:t>
      </w:r>
      <w:r>
        <w:rPr>
          <w:spacing w:val="-3"/>
          <w:sz w:val="20"/>
        </w:rPr>
        <w:t xml:space="preserve"> </w:t>
      </w:r>
      <w:r>
        <w:rPr>
          <w:sz w:val="20"/>
        </w:rPr>
        <w:t>perceptual</w:t>
      </w:r>
      <w:r>
        <w:rPr>
          <w:spacing w:val="-4"/>
          <w:sz w:val="20"/>
        </w:rPr>
        <w:t xml:space="preserve"> </w:t>
      </w:r>
      <w:r>
        <w:rPr>
          <w:sz w:val="20"/>
        </w:rPr>
        <w:t>color-difference</w:t>
      </w:r>
      <w:r>
        <w:rPr>
          <w:spacing w:val="-3"/>
          <w:sz w:val="20"/>
        </w:rPr>
        <w:t xml:space="preserve"> </w:t>
      </w:r>
      <w:r>
        <w:rPr>
          <w:sz w:val="20"/>
        </w:rPr>
        <w:t>metric.</w:t>
      </w:r>
      <w:r>
        <w:rPr>
          <w:spacing w:val="8"/>
          <w:sz w:val="20"/>
        </w:rPr>
        <w:t xml:space="preserve"> </w:t>
      </w:r>
      <w:del w:id="171" w:author="Phil Green" w:date="2026-08-30T12:41:00Z" w16du:dateUtc="2026-08-30T10:41:00Z">
        <w:r w:rsidDel="00186ABF">
          <w:rPr>
            <w:sz w:val="20"/>
          </w:rPr>
          <w:delText>One</w:delText>
        </w:r>
        <w:r w:rsidDel="00186ABF">
          <w:rPr>
            <w:spacing w:val="-4"/>
            <w:sz w:val="20"/>
          </w:rPr>
          <w:delText xml:space="preserve"> </w:delText>
        </w:r>
      </w:del>
      <w:del w:id="172" w:author="Phil Green" w:date="2026-08-30T12:43:00Z" w16du:dateUtc="2026-08-30T10:43:00Z">
        <w:r w:rsidDel="00186ABF">
          <w:rPr>
            <w:sz w:val="20"/>
          </w:rPr>
          <w:delText>of</w:delText>
        </w:r>
        <w:r w:rsidDel="00186ABF">
          <w:rPr>
            <w:spacing w:val="-3"/>
            <w:sz w:val="20"/>
          </w:rPr>
          <w:delText xml:space="preserve"> </w:delText>
        </w:r>
        <w:r w:rsidDel="00186ABF">
          <w:rPr>
            <w:sz w:val="20"/>
          </w:rPr>
          <w:delText>the</w:delText>
        </w:r>
        <w:r w:rsidDel="00186ABF">
          <w:rPr>
            <w:spacing w:val="-3"/>
            <w:sz w:val="20"/>
          </w:rPr>
          <w:delText xml:space="preserve"> </w:delText>
        </w:r>
        <w:r w:rsidDel="00186ABF">
          <w:rPr>
            <w:spacing w:val="-2"/>
            <w:sz w:val="20"/>
          </w:rPr>
          <w:delText>datasets</w:delText>
        </w:r>
        <w:r w:rsidDel="00186ABF">
          <w:rPr>
            <w:rFonts w:ascii="Times New Roman"/>
            <w:sz w:val="20"/>
          </w:rPr>
          <w:tab/>
        </w:r>
        <w:r w:rsidDel="00186ABF">
          <w:rPr>
            <w:rFonts w:ascii="Trebuchet MS"/>
            <w:spacing w:val="-5"/>
            <w:sz w:val="10"/>
          </w:rPr>
          <w:delText>124</w:delText>
        </w:r>
      </w:del>
    </w:p>
    <w:p w14:paraId="2F807AC8" w14:textId="2E8B730A" w:rsidR="00EA1924" w:rsidDel="00186ABF" w:rsidRDefault="00000000">
      <w:pPr>
        <w:tabs>
          <w:tab w:val="left" w:pos="10859"/>
        </w:tabs>
        <w:spacing w:before="30"/>
        <w:ind w:left="2761"/>
        <w:rPr>
          <w:del w:id="173" w:author="Phil Green" w:date="2026-08-30T12:43:00Z" w16du:dateUtc="2026-08-30T10:43:00Z"/>
          <w:rFonts w:ascii="Trebuchet MS"/>
          <w:sz w:val="10"/>
        </w:rPr>
      </w:pPr>
      <w:del w:id="174" w:author="Phil Green" w:date="2026-08-30T12:43:00Z" w16du:dateUtc="2026-08-30T10:43:00Z">
        <w:r w:rsidDel="00186ABF">
          <w:rPr>
            <w:spacing w:val="-2"/>
            <w:sz w:val="20"/>
          </w:rPr>
          <w:delText>used</w:delText>
        </w:r>
        <w:r w:rsidDel="00186ABF">
          <w:rPr>
            <w:spacing w:val="-8"/>
            <w:sz w:val="20"/>
          </w:rPr>
          <w:delText xml:space="preserve"> </w:delText>
        </w:r>
        <w:r w:rsidDel="00186ABF">
          <w:rPr>
            <w:spacing w:val="-2"/>
            <w:sz w:val="20"/>
          </w:rPr>
          <w:delText>here</w:delText>
        </w:r>
        <w:r w:rsidDel="00186ABF">
          <w:rPr>
            <w:spacing w:val="-7"/>
            <w:sz w:val="20"/>
          </w:rPr>
          <w:delText xml:space="preserve"> </w:delText>
        </w:r>
        <w:r w:rsidDel="00186ABF">
          <w:rPr>
            <w:spacing w:val="-2"/>
            <w:sz w:val="20"/>
          </w:rPr>
          <w:delText>(FOGRA51,</w:delText>
        </w:r>
        <w:r w:rsidDel="00186ABF">
          <w:rPr>
            <w:spacing w:val="-7"/>
            <w:sz w:val="20"/>
          </w:rPr>
          <w:delText xml:space="preserve"> </w:delText>
        </w:r>
      </w:del>
      <w:del w:id="175" w:author="Phil Green" w:date="2026-08-30T12:42:00Z" w16du:dateUtc="2026-08-30T10:42:00Z">
        <w:r w:rsidDel="00186ABF">
          <w:rPr>
            <w:spacing w:val="-2"/>
            <w:sz w:val="20"/>
          </w:rPr>
          <w:delText>evaluated</w:delText>
        </w:r>
        <w:r w:rsidDel="00186ABF">
          <w:rPr>
            <w:spacing w:val="-7"/>
            <w:sz w:val="20"/>
          </w:rPr>
          <w:delText xml:space="preserve"> </w:delText>
        </w:r>
        <w:r w:rsidDel="00186ABF">
          <w:rPr>
            <w:spacing w:val="-2"/>
            <w:sz w:val="20"/>
          </w:rPr>
          <w:delText>under</w:delText>
        </w:r>
        <w:r w:rsidDel="00186ABF">
          <w:rPr>
            <w:spacing w:val="-8"/>
            <w:sz w:val="20"/>
          </w:rPr>
          <w:delText xml:space="preserve"> </w:delText>
        </w:r>
        <w:r w:rsidDel="00186ABF">
          <w:rPr>
            <w:spacing w:val="-2"/>
            <w:sz w:val="20"/>
          </w:rPr>
          <w:delText>two</w:delText>
        </w:r>
        <w:r w:rsidDel="00186ABF">
          <w:rPr>
            <w:spacing w:val="-7"/>
            <w:sz w:val="20"/>
          </w:rPr>
          <w:delText xml:space="preserve"> </w:delText>
        </w:r>
        <w:r w:rsidDel="00186ABF">
          <w:rPr>
            <w:spacing w:val="-2"/>
            <w:sz w:val="20"/>
          </w:rPr>
          <w:delText>colorant</w:delText>
        </w:r>
        <w:r w:rsidDel="00186ABF">
          <w:rPr>
            <w:spacing w:val="-7"/>
            <w:sz w:val="20"/>
          </w:rPr>
          <w:delText xml:space="preserve"> </w:delText>
        </w:r>
        <w:r w:rsidDel="00186ABF">
          <w:rPr>
            <w:spacing w:val="-2"/>
            <w:sz w:val="20"/>
          </w:rPr>
          <w:delText>conditions</w:delText>
        </w:r>
      </w:del>
      <w:del w:id="176" w:author="Phil Green" w:date="2026-08-30T12:43:00Z" w16du:dateUtc="2026-08-30T10:43:00Z">
        <w:r w:rsidDel="00186ABF">
          <w:rPr>
            <w:spacing w:val="-2"/>
            <w:sz w:val="20"/>
          </w:rPr>
          <w:delText>)</w:delText>
        </w:r>
        <w:r w:rsidDel="00186ABF">
          <w:rPr>
            <w:spacing w:val="-7"/>
            <w:sz w:val="20"/>
          </w:rPr>
          <w:delText xml:space="preserve"> </w:delText>
        </w:r>
      </w:del>
      <w:del w:id="177" w:author="Phil Green" w:date="2026-08-30T12:42:00Z" w16du:dateUtc="2026-08-30T10:42:00Z">
        <w:r w:rsidDel="00186ABF">
          <w:rPr>
            <w:spacing w:val="-2"/>
            <w:sz w:val="20"/>
          </w:rPr>
          <w:delText>is</w:delText>
        </w:r>
      </w:del>
      <w:del w:id="178" w:author="Phil Green" w:date="2026-08-30T12:43:00Z" w16du:dateUtc="2026-08-30T10:43:00Z">
        <w:r w:rsidDel="00186ABF">
          <w:rPr>
            <w:spacing w:val="-8"/>
            <w:sz w:val="20"/>
          </w:rPr>
          <w:delText xml:space="preserve"> </w:delText>
        </w:r>
        <w:r w:rsidDel="00186ABF">
          <w:rPr>
            <w:spacing w:val="-2"/>
            <w:sz w:val="20"/>
          </w:rPr>
          <w:delText>drawn</w:delText>
        </w:r>
        <w:r w:rsidDel="00186ABF">
          <w:rPr>
            <w:spacing w:val="-7"/>
            <w:sz w:val="20"/>
          </w:rPr>
          <w:delText xml:space="preserve"> </w:delText>
        </w:r>
        <w:r w:rsidDel="00186ABF">
          <w:rPr>
            <w:spacing w:val="-2"/>
            <w:sz w:val="20"/>
          </w:rPr>
          <w:delText>from</w:delText>
        </w:r>
        <w:r w:rsidDel="00186ABF">
          <w:rPr>
            <w:spacing w:val="-7"/>
            <w:sz w:val="20"/>
          </w:rPr>
          <w:delText xml:space="preserve"> </w:delText>
        </w:r>
        <w:r w:rsidDel="00186ABF">
          <w:rPr>
            <w:spacing w:val="-2"/>
            <w:sz w:val="20"/>
          </w:rPr>
          <w:delText>a</w:delText>
        </w:r>
        <w:r w:rsidDel="00186ABF">
          <w:rPr>
            <w:spacing w:val="-7"/>
            <w:sz w:val="20"/>
          </w:rPr>
          <w:delText xml:space="preserve"> </w:delText>
        </w:r>
        <w:r w:rsidDel="00186ABF">
          <w:rPr>
            <w:spacing w:val="-2"/>
            <w:sz w:val="20"/>
          </w:rPr>
          <w:delText>published</w:delText>
        </w:r>
        <w:r w:rsidDel="00186ABF">
          <w:rPr>
            <w:rFonts w:ascii="Times New Roman"/>
            <w:sz w:val="20"/>
          </w:rPr>
          <w:tab/>
        </w:r>
        <w:r w:rsidDel="00186ABF">
          <w:rPr>
            <w:rFonts w:ascii="Trebuchet MS"/>
            <w:spacing w:val="-5"/>
            <w:sz w:val="10"/>
          </w:rPr>
          <w:delText>125</w:delText>
        </w:r>
      </w:del>
    </w:p>
    <w:p w14:paraId="6EF305C6" w14:textId="7058AE9A" w:rsidR="00EA1924" w:rsidDel="00186ABF" w:rsidRDefault="00000000">
      <w:pPr>
        <w:tabs>
          <w:tab w:val="left" w:pos="10859"/>
        </w:tabs>
        <w:spacing w:before="30"/>
        <w:ind w:left="2761"/>
        <w:rPr>
          <w:del w:id="179" w:author="Phil Green" w:date="2026-08-30T12:43:00Z" w16du:dateUtc="2026-08-30T10:43:00Z"/>
          <w:rFonts w:ascii="Trebuchet MS"/>
          <w:sz w:val="10"/>
        </w:rPr>
      </w:pPr>
      <w:del w:id="180" w:author="Phil Green" w:date="2026-08-30T12:43:00Z" w16du:dateUtc="2026-08-30T10:43:00Z">
        <w:r w:rsidDel="00186ABF">
          <w:rPr>
            <w:sz w:val="20"/>
          </w:rPr>
          <w:delText>reference</w:delText>
        </w:r>
        <w:r w:rsidDel="00186ABF">
          <w:rPr>
            <w:spacing w:val="3"/>
            <w:sz w:val="20"/>
          </w:rPr>
          <w:delText xml:space="preserve"> </w:delText>
        </w:r>
        <w:r w:rsidDel="00186ABF">
          <w:rPr>
            <w:sz w:val="20"/>
          </w:rPr>
          <w:delText>characterization</w:delText>
        </w:r>
        <w:r w:rsidDel="00186ABF">
          <w:rPr>
            <w:spacing w:val="4"/>
            <w:sz w:val="20"/>
          </w:rPr>
          <w:delText xml:space="preserve"> </w:delText>
        </w:r>
        <w:r w:rsidDel="00186ABF">
          <w:rPr>
            <w:sz w:val="20"/>
          </w:rPr>
          <w:delText>set</w:delText>
        </w:r>
        <w:r w:rsidDel="00186ABF">
          <w:rPr>
            <w:spacing w:val="3"/>
            <w:sz w:val="20"/>
          </w:rPr>
          <w:delText xml:space="preserve"> </w:delText>
        </w:r>
        <w:r w:rsidDel="00186ABF">
          <w:rPr>
            <w:sz w:val="20"/>
          </w:rPr>
          <w:delText>[</w:delText>
        </w:r>
        <w:r w:rsidDel="00186ABF">
          <w:fldChar w:fldCharType="begin"/>
        </w:r>
        <w:r w:rsidDel="00186ABF">
          <w:delInstrText>HYPERLINK \l "_bookmark64"</w:delInstrText>
        </w:r>
        <w:r w:rsidDel="00186ABF">
          <w:fldChar w:fldCharType="separate"/>
        </w:r>
        <w:r w:rsidDel="00186ABF">
          <w:rPr>
            <w:color w:val="0774B7"/>
            <w:sz w:val="20"/>
          </w:rPr>
          <w:delText>33</w:delText>
        </w:r>
        <w:r w:rsidDel="00186ABF">
          <w:fldChar w:fldCharType="end"/>
        </w:r>
        <w:r w:rsidDel="00186ABF">
          <w:rPr>
            <w:sz w:val="20"/>
          </w:rPr>
          <w:delText>];</w:delText>
        </w:r>
        <w:r w:rsidDel="00186ABF">
          <w:rPr>
            <w:spacing w:val="4"/>
            <w:sz w:val="20"/>
          </w:rPr>
          <w:delText xml:space="preserve"> </w:delText>
        </w:r>
        <w:r w:rsidDel="00186ABF">
          <w:rPr>
            <w:sz w:val="20"/>
          </w:rPr>
          <w:delText>the</w:delText>
        </w:r>
        <w:r w:rsidDel="00186ABF">
          <w:rPr>
            <w:spacing w:val="3"/>
            <w:sz w:val="20"/>
          </w:rPr>
          <w:delText xml:space="preserve"> </w:delText>
        </w:r>
        <w:r w:rsidDel="00186ABF">
          <w:rPr>
            <w:sz w:val="20"/>
          </w:rPr>
          <w:delText>others</w:delText>
        </w:r>
        <w:r w:rsidDel="00186ABF">
          <w:rPr>
            <w:spacing w:val="4"/>
            <w:sz w:val="20"/>
          </w:rPr>
          <w:delText xml:space="preserve"> </w:delText>
        </w:r>
        <w:r w:rsidDel="00186ABF">
          <w:rPr>
            <w:sz w:val="20"/>
          </w:rPr>
          <w:delText>(</w:delText>
        </w:r>
      </w:del>
      <w:del w:id="181" w:author="Phil Green" w:date="2026-08-30T12:42:00Z" w16du:dateUtc="2026-08-30T10:42:00Z">
        <w:r w:rsidDel="00186ABF">
          <w:rPr>
            <w:sz w:val="20"/>
          </w:rPr>
          <w:delText>APTEC</w:delText>
        </w:r>
        <w:r w:rsidDel="00186ABF">
          <w:rPr>
            <w:spacing w:val="3"/>
            <w:sz w:val="20"/>
          </w:rPr>
          <w:delText xml:space="preserve"> </w:delText>
        </w:r>
        <w:r w:rsidDel="00186ABF">
          <w:rPr>
            <w:sz w:val="20"/>
          </w:rPr>
          <w:delText>PC10/PC11</w:delText>
        </w:r>
        <w:r w:rsidDel="00186ABF">
          <w:rPr>
            <w:spacing w:val="4"/>
            <w:sz w:val="20"/>
          </w:rPr>
          <w:delText xml:space="preserve"> </w:delText>
        </w:r>
      </w:del>
      <w:del w:id="182" w:author="Phil Green" w:date="2026-08-30T12:43:00Z" w16du:dateUtc="2026-08-30T10:43:00Z">
        <w:r w:rsidDel="00186ABF">
          <w:rPr>
            <w:sz w:val="20"/>
          </w:rPr>
          <w:delText>[</w:delText>
        </w:r>
        <w:r w:rsidDel="00186ABF">
          <w:fldChar w:fldCharType="begin"/>
        </w:r>
        <w:r w:rsidDel="00186ABF">
          <w:delInstrText>HYPERLINK \l "_bookmark65"</w:delInstrText>
        </w:r>
        <w:r w:rsidDel="00186ABF">
          <w:fldChar w:fldCharType="separate"/>
        </w:r>
        <w:r w:rsidDel="00186ABF">
          <w:rPr>
            <w:color w:val="0774B7"/>
            <w:sz w:val="20"/>
          </w:rPr>
          <w:delText>34</w:delText>
        </w:r>
        <w:r w:rsidDel="00186ABF">
          <w:fldChar w:fldCharType="end"/>
        </w:r>
        <w:r w:rsidDel="00186ABF">
          <w:rPr>
            <w:sz w:val="20"/>
          </w:rPr>
          <w:delText>];</w:delText>
        </w:r>
        <w:r w:rsidDel="00186ABF">
          <w:rPr>
            <w:spacing w:val="3"/>
            <w:sz w:val="20"/>
          </w:rPr>
          <w:delText xml:space="preserve"> </w:delText>
        </w:r>
      </w:del>
      <w:del w:id="183" w:author="Phil Green" w:date="2026-08-30T12:41:00Z" w16du:dateUtc="2026-08-30T10:41:00Z">
        <w:r w:rsidDel="00186ABF">
          <w:rPr>
            <w:sz w:val="20"/>
          </w:rPr>
          <w:delText>IFRA</w:delText>
        </w:r>
        <w:r w:rsidDel="00186ABF">
          <w:rPr>
            <w:spacing w:val="4"/>
            <w:sz w:val="20"/>
          </w:rPr>
          <w:delText xml:space="preserve"> </w:delText>
        </w:r>
      </w:del>
      <w:del w:id="184" w:author="Phil Green" w:date="2026-08-30T12:43:00Z" w16du:dateUtc="2026-08-30T10:43:00Z">
        <w:r w:rsidDel="00186ABF">
          <w:rPr>
            <w:spacing w:val="-2"/>
            <w:sz w:val="20"/>
          </w:rPr>
          <w:delText>newsprint)</w:delText>
        </w:r>
        <w:r w:rsidDel="00186ABF">
          <w:rPr>
            <w:rFonts w:ascii="Times New Roman"/>
            <w:sz w:val="20"/>
          </w:rPr>
          <w:tab/>
        </w:r>
        <w:r w:rsidDel="00186ABF">
          <w:rPr>
            <w:rFonts w:ascii="Trebuchet MS"/>
            <w:spacing w:val="-5"/>
            <w:sz w:val="10"/>
          </w:rPr>
          <w:delText>126</w:delText>
        </w:r>
      </w:del>
    </w:p>
    <w:p w14:paraId="7C3162D4" w14:textId="332F951C" w:rsidR="00EA1924" w:rsidRDefault="00000000">
      <w:pPr>
        <w:tabs>
          <w:tab w:val="left" w:pos="10859"/>
        </w:tabs>
        <w:spacing w:before="30"/>
        <w:ind w:left="2761"/>
        <w:rPr>
          <w:rFonts w:ascii="Trebuchet MS"/>
          <w:sz w:val="10"/>
        </w:rPr>
      </w:pPr>
      <w:del w:id="185" w:author="Phil Green" w:date="2026-08-30T12:43:00Z" w16du:dateUtc="2026-08-30T10:43:00Z">
        <w:r w:rsidDel="00186ABF">
          <w:rPr>
            <w:sz w:val="20"/>
          </w:rPr>
          <w:delText>are</w:delText>
        </w:r>
        <w:r w:rsidDel="00186ABF">
          <w:rPr>
            <w:spacing w:val="-10"/>
            <w:sz w:val="20"/>
          </w:rPr>
          <w:delText xml:space="preserve"> </w:delText>
        </w:r>
        <w:r w:rsidDel="00186ABF">
          <w:rPr>
            <w:sz w:val="20"/>
          </w:rPr>
          <w:delText>commercial</w:delText>
        </w:r>
        <w:r w:rsidDel="00186ABF">
          <w:rPr>
            <w:spacing w:val="-9"/>
            <w:sz w:val="20"/>
          </w:rPr>
          <w:delText xml:space="preserve"> </w:delText>
        </w:r>
        <w:r w:rsidDel="00186ABF">
          <w:rPr>
            <w:sz w:val="20"/>
          </w:rPr>
          <w:delText>and</w:delText>
        </w:r>
        <w:r w:rsidDel="00186ABF">
          <w:rPr>
            <w:spacing w:val="-10"/>
            <w:sz w:val="20"/>
          </w:rPr>
          <w:delText xml:space="preserve"> </w:delText>
        </w:r>
        <w:r w:rsidDel="00186ABF">
          <w:rPr>
            <w:sz w:val="20"/>
          </w:rPr>
          <w:delText>research</w:delText>
        </w:r>
        <w:r w:rsidDel="00186ABF">
          <w:rPr>
            <w:spacing w:val="-9"/>
            <w:sz w:val="20"/>
          </w:rPr>
          <w:delText xml:space="preserve"> </w:delText>
        </w:r>
        <w:r w:rsidDel="00186ABF">
          <w:rPr>
            <w:sz w:val="20"/>
          </w:rPr>
          <w:delText>characterization</w:delText>
        </w:r>
        <w:r w:rsidDel="00186ABF">
          <w:rPr>
            <w:spacing w:val="-10"/>
            <w:sz w:val="20"/>
          </w:rPr>
          <w:delText xml:space="preserve"> </w:delText>
        </w:r>
        <w:r w:rsidDel="00186ABF">
          <w:rPr>
            <w:sz w:val="20"/>
          </w:rPr>
          <w:delText>charts</w:delText>
        </w:r>
        <w:r w:rsidDel="00186ABF">
          <w:rPr>
            <w:spacing w:val="-9"/>
            <w:sz w:val="20"/>
          </w:rPr>
          <w:delText xml:space="preserve"> </w:delText>
        </w:r>
        <w:r w:rsidDel="00186ABF">
          <w:rPr>
            <w:sz w:val="20"/>
          </w:rPr>
          <w:delText>described</w:delText>
        </w:r>
        <w:r w:rsidDel="00186ABF">
          <w:rPr>
            <w:spacing w:val="-10"/>
            <w:sz w:val="20"/>
          </w:rPr>
          <w:delText xml:space="preserve"> </w:delText>
        </w:r>
        <w:r w:rsidDel="00186ABF">
          <w:rPr>
            <w:sz w:val="20"/>
          </w:rPr>
          <w:delText>in</w:delText>
        </w:r>
        <w:r w:rsidDel="00186ABF">
          <w:rPr>
            <w:spacing w:val="-9"/>
            <w:sz w:val="20"/>
          </w:rPr>
          <w:delText xml:space="preserve"> </w:delText>
        </w:r>
        <w:r w:rsidDel="00186ABF">
          <w:rPr>
            <w:sz w:val="20"/>
          </w:rPr>
          <w:delText>Section</w:delText>
        </w:r>
        <w:r w:rsidDel="00186ABF">
          <w:rPr>
            <w:spacing w:val="-10"/>
            <w:sz w:val="20"/>
          </w:rPr>
          <w:delText xml:space="preserve"> </w:delText>
        </w:r>
        <w:r w:rsidDel="00186ABF">
          <w:fldChar w:fldCharType="begin"/>
        </w:r>
        <w:r w:rsidDel="00186ABF">
          <w:delInstrText>HYPERLINK \l "_bookmark2"</w:delInstrText>
        </w:r>
        <w:r w:rsidDel="00186ABF">
          <w:fldChar w:fldCharType="separate"/>
        </w:r>
        <w:r w:rsidDel="00186ABF">
          <w:rPr>
            <w:color w:val="0774B7"/>
            <w:spacing w:val="-4"/>
            <w:sz w:val="20"/>
          </w:rPr>
          <w:delText>3.1</w:delText>
        </w:r>
        <w:r w:rsidDel="00186ABF">
          <w:fldChar w:fldCharType="end"/>
        </w:r>
        <w:r w:rsidDel="00186ABF">
          <w:rPr>
            <w:spacing w:val="-4"/>
            <w:sz w:val="20"/>
          </w:rPr>
          <w:delText>.</w:delText>
        </w:r>
      </w:del>
      <w:r>
        <w:rPr>
          <w:rFonts w:ascii="Times New Roman"/>
          <w:sz w:val="20"/>
        </w:rPr>
        <w:tab/>
      </w:r>
      <w:r>
        <w:rPr>
          <w:rFonts w:ascii="Trebuchet MS"/>
          <w:spacing w:val="-5"/>
          <w:sz w:val="10"/>
        </w:rPr>
        <w:t>127</w:t>
      </w:r>
    </w:p>
    <w:p w14:paraId="0DA9606C" w14:textId="77777777" w:rsidR="00EA1924" w:rsidRDefault="00000000">
      <w:pPr>
        <w:pStyle w:val="ListParagraph"/>
        <w:numPr>
          <w:ilvl w:val="0"/>
          <w:numId w:val="3"/>
        </w:numPr>
        <w:tabs>
          <w:tab w:val="left" w:pos="3014"/>
          <w:tab w:val="left" w:pos="10859"/>
        </w:tabs>
        <w:spacing w:before="236"/>
        <w:ind w:left="3014" w:hanging="253"/>
        <w:jc w:val="left"/>
        <w:rPr>
          <w:rFonts w:ascii="Trebuchet MS"/>
          <w:sz w:val="10"/>
        </w:rPr>
      </w:pPr>
      <w:bookmarkStart w:id="186" w:name="Materials_and_Methods"/>
      <w:bookmarkEnd w:id="186"/>
      <w:r>
        <w:rPr>
          <w:b/>
          <w:sz w:val="24"/>
        </w:rPr>
        <w:t>Materials</w:t>
      </w:r>
      <w:r>
        <w:rPr>
          <w:b/>
          <w:spacing w:val="-9"/>
          <w:sz w:val="24"/>
        </w:rPr>
        <w:t xml:space="preserve"> </w:t>
      </w:r>
      <w:r>
        <w:rPr>
          <w:b/>
          <w:sz w:val="24"/>
        </w:rPr>
        <w:t>and</w:t>
      </w:r>
      <w:r>
        <w:rPr>
          <w:b/>
          <w:spacing w:val="-8"/>
          <w:sz w:val="24"/>
        </w:rPr>
        <w:t xml:space="preserve"> </w:t>
      </w:r>
      <w:r>
        <w:rPr>
          <w:b/>
          <w:spacing w:val="-2"/>
          <w:sz w:val="24"/>
        </w:rPr>
        <w:t>Methods</w:t>
      </w:r>
      <w:r>
        <w:rPr>
          <w:rFonts w:ascii="Times New Roman"/>
          <w:sz w:val="24"/>
        </w:rPr>
        <w:tab/>
      </w:r>
      <w:r>
        <w:rPr>
          <w:rFonts w:ascii="Trebuchet MS"/>
          <w:spacing w:val="-5"/>
          <w:sz w:val="10"/>
        </w:rPr>
        <w:t>128</w:t>
      </w:r>
    </w:p>
    <w:p w14:paraId="35E4B706" w14:textId="77777777" w:rsidR="00EA1924" w:rsidRDefault="00000000">
      <w:pPr>
        <w:pStyle w:val="ListParagraph"/>
        <w:numPr>
          <w:ilvl w:val="1"/>
          <w:numId w:val="3"/>
        </w:numPr>
        <w:tabs>
          <w:tab w:val="left" w:pos="3120"/>
          <w:tab w:val="left" w:pos="10859"/>
        </w:tabs>
        <w:spacing w:before="77"/>
        <w:ind w:left="3120" w:hanging="359"/>
        <w:rPr>
          <w:rFonts w:ascii="Trebuchet MS"/>
          <w:sz w:val="10"/>
        </w:rPr>
      </w:pPr>
      <w:bookmarkStart w:id="187" w:name="Datasets"/>
      <w:bookmarkStart w:id="188" w:name="_bookmark2"/>
      <w:bookmarkEnd w:id="187"/>
      <w:bookmarkEnd w:id="188"/>
      <w:r>
        <w:rPr>
          <w:i/>
          <w:spacing w:val="-2"/>
          <w:sz w:val="20"/>
        </w:rPr>
        <w:t>Datasets</w:t>
      </w:r>
      <w:r>
        <w:rPr>
          <w:rFonts w:ascii="Times New Roman"/>
          <w:sz w:val="20"/>
        </w:rPr>
        <w:tab/>
      </w:r>
      <w:r>
        <w:rPr>
          <w:rFonts w:ascii="Trebuchet MS"/>
          <w:spacing w:val="-5"/>
          <w:sz w:val="10"/>
        </w:rPr>
        <w:t>129</w:t>
      </w:r>
    </w:p>
    <w:p w14:paraId="224E25F7" w14:textId="77777777" w:rsidR="00EA1924" w:rsidRDefault="00000000">
      <w:pPr>
        <w:tabs>
          <w:tab w:val="left" w:pos="10859"/>
        </w:tabs>
        <w:spacing w:before="82"/>
        <w:ind w:left="3187"/>
        <w:rPr>
          <w:rFonts w:ascii="Trebuchet MS" w:hAnsi="Trebuchet MS"/>
          <w:sz w:val="10"/>
        </w:rPr>
      </w:pPr>
      <w:r>
        <w:rPr>
          <w:sz w:val="20"/>
        </w:rPr>
        <w:t>This</w:t>
      </w:r>
      <w:r>
        <w:rPr>
          <w:spacing w:val="26"/>
          <w:sz w:val="20"/>
        </w:rPr>
        <w:t xml:space="preserve"> </w:t>
      </w:r>
      <w:r>
        <w:rPr>
          <w:sz w:val="20"/>
        </w:rPr>
        <w:t>paper</w:t>
      </w:r>
      <w:r>
        <w:rPr>
          <w:spacing w:val="26"/>
          <w:sz w:val="20"/>
        </w:rPr>
        <w:t xml:space="preserve"> </w:t>
      </w:r>
      <w:r>
        <w:rPr>
          <w:sz w:val="20"/>
        </w:rPr>
        <w:t>is</w:t>
      </w:r>
      <w:r>
        <w:rPr>
          <w:spacing w:val="26"/>
          <w:sz w:val="20"/>
        </w:rPr>
        <w:t xml:space="preserve"> </w:t>
      </w:r>
      <w:r>
        <w:rPr>
          <w:sz w:val="20"/>
        </w:rPr>
        <w:t>structured</w:t>
      </w:r>
      <w:r>
        <w:rPr>
          <w:spacing w:val="27"/>
          <w:sz w:val="20"/>
        </w:rPr>
        <w:t xml:space="preserve"> </w:t>
      </w:r>
      <w:r>
        <w:rPr>
          <w:sz w:val="20"/>
        </w:rPr>
        <w:t>around</w:t>
      </w:r>
      <w:r>
        <w:rPr>
          <w:spacing w:val="26"/>
          <w:sz w:val="20"/>
        </w:rPr>
        <w:t xml:space="preserve"> </w:t>
      </w:r>
      <w:r>
        <w:rPr>
          <w:sz w:val="20"/>
        </w:rPr>
        <w:t>the</w:t>
      </w:r>
      <w:r>
        <w:rPr>
          <w:spacing w:val="26"/>
          <w:sz w:val="20"/>
        </w:rPr>
        <w:t xml:space="preserve"> </w:t>
      </w:r>
      <w:r>
        <w:rPr>
          <w:sz w:val="20"/>
        </w:rPr>
        <w:t>full</w:t>
      </w:r>
      <w:r>
        <w:rPr>
          <w:spacing w:val="30"/>
          <w:sz w:val="20"/>
        </w:rPr>
        <w:t xml:space="preserve"> </w:t>
      </w:r>
      <w:r>
        <w:rPr>
          <w:i/>
          <w:sz w:val="20"/>
        </w:rPr>
        <w:t>n</w:t>
      </w:r>
      <w:r>
        <w:rPr>
          <w:i/>
          <w:spacing w:val="60"/>
          <w:sz w:val="20"/>
        </w:rPr>
        <w:t xml:space="preserve"> </w:t>
      </w:r>
      <w:r>
        <w:rPr>
          <w:rFonts w:ascii="Tahoma" w:hAnsi="Tahoma"/>
          <w:sz w:val="20"/>
        </w:rPr>
        <w:t>=</w:t>
      </w:r>
      <w:r>
        <w:rPr>
          <w:rFonts w:ascii="Tahoma" w:hAnsi="Tahoma"/>
          <w:spacing w:val="45"/>
          <w:sz w:val="20"/>
        </w:rPr>
        <w:t xml:space="preserve"> </w:t>
      </w:r>
      <w:r>
        <w:rPr>
          <w:sz w:val="20"/>
        </w:rPr>
        <w:t>3</w:t>
      </w:r>
      <w:r>
        <w:rPr>
          <w:spacing w:val="58"/>
          <w:sz w:val="20"/>
        </w:rPr>
        <w:t xml:space="preserve"> </w:t>
      </w:r>
      <w:r>
        <w:rPr>
          <w:rFonts w:ascii="Libertinus Sans" w:hAnsi="Libertinus Sans"/>
          <w:i/>
          <w:sz w:val="20"/>
        </w:rPr>
        <w:t>→</w:t>
      </w:r>
      <w:r>
        <w:rPr>
          <w:rFonts w:ascii="Libertinus Sans" w:hAnsi="Libertinus Sans"/>
          <w:i/>
          <w:spacing w:val="58"/>
          <w:sz w:val="20"/>
        </w:rPr>
        <w:t xml:space="preserve"> </w:t>
      </w:r>
      <w:r>
        <w:rPr>
          <w:sz w:val="20"/>
        </w:rPr>
        <w:t>4</w:t>
      </w:r>
      <w:r>
        <w:rPr>
          <w:spacing w:val="58"/>
          <w:sz w:val="20"/>
        </w:rPr>
        <w:t xml:space="preserve"> </w:t>
      </w:r>
      <w:r>
        <w:rPr>
          <w:rFonts w:ascii="Libertinus Sans" w:hAnsi="Libertinus Sans"/>
          <w:i/>
          <w:sz w:val="20"/>
        </w:rPr>
        <w:t>→</w:t>
      </w:r>
      <w:r>
        <w:rPr>
          <w:rFonts w:ascii="Libertinus Sans" w:hAnsi="Libertinus Sans"/>
          <w:i/>
          <w:spacing w:val="58"/>
          <w:sz w:val="20"/>
        </w:rPr>
        <w:t xml:space="preserve"> </w:t>
      </w:r>
      <w:r>
        <w:rPr>
          <w:sz w:val="20"/>
        </w:rPr>
        <w:t>5</w:t>
      </w:r>
      <w:r>
        <w:rPr>
          <w:spacing w:val="58"/>
          <w:sz w:val="20"/>
        </w:rPr>
        <w:t xml:space="preserve"> </w:t>
      </w:r>
      <w:r>
        <w:rPr>
          <w:rFonts w:ascii="Libertinus Sans" w:hAnsi="Libertinus Sans"/>
          <w:i/>
          <w:sz w:val="20"/>
        </w:rPr>
        <w:t>→</w:t>
      </w:r>
      <w:r>
        <w:rPr>
          <w:rFonts w:ascii="Libertinus Sans" w:hAnsi="Libertinus Sans"/>
          <w:i/>
          <w:spacing w:val="58"/>
          <w:sz w:val="20"/>
        </w:rPr>
        <w:t xml:space="preserve"> </w:t>
      </w:r>
      <w:r>
        <w:rPr>
          <w:sz w:val="20"/>
        </w:rPr>
        <w:t>7</w:t>
      </w:r>
      <w:r>
        <w:rPr>
          <w:spacing w:val="26"/>
          <w:sz w:val="20"/>
        </w:rPr>
        <w:t xml:space="preserve"> </w:t>
      </w:r>
      <w:r>
        <w:rPr>
          <w:sz w:val="20"/>
        </w:rPr>
        <w:t>colorant</w:t>
      </w:r>
      <w:r>
        <w:rPr>
          <w:spacing w:val="26"/>
          <w:sz w:val="20"/>
        </w:rPr>
        <w:t xml:space="preserve"> </w:t>
      </w:r>
      <w:r>
        <w:rPr>
          <w:spacing w:val="-2"/>
          <w:sz w:val="20"/>
        </w:rPr>
        <w:t>ladder</w:t>
      </w:r>
      <w:r>
        <w:rPr>
          <w:rFonts w:ascii="Times New Roman" w:hAnsi="Times New Roman"/>
          <w:sz w:val="20"/>
        </w:rPr>
        <w:tab/>
      </w:r>
      <w:r>
        <w:rPr>
          <w:rFonts w:ascii="Trebuchet MS" w:hAnsi="Trebuchet MS"/>
          <w:spacing w:val="-5"/>
          <w:sz w:val="10"/>
        </w:rPr>
        <w:t>130</w:t>
      </w:r>
    </w:p>
    <w:p w14:paraId="2B1344D5" w14:textId="77777777" w:rsidR="00EA1924" w:rsidRDefault="00000000">
      <w:pPr>
        <w:tabs>
          <w:tab w:val="left" w:pos="10859"/>
        </w:tabs>
        <w:spacing w:before="30"/>
        <w:ind w:left="2761"/>
        <w:rPr>
          <w:rFonts w:ascii="Trebuchet MS"/>
          <w:sz w:val="10"/>
        </w:rPr>
      </w:pPr>
      <w:r>
        <w:rPr>
          <w:sz w:val="20"/>
        </w:rPr>
        <w:t>summarized</w:t>
      </w:r>
      <w:r>
        <w:rPr>
          <w:spacing w:val="4"/>
          <w:sz w:val="20"/>
        </w:rPr>
        <w:t xml:space="preserve"> </w:t>
      </w:r>
      <w:r>
        <w:rPr>
          <w:sz w:val="20"/>
        </w:rPr>
        <w:t>in</w:t>
      </w:r>
      <w:r>
        <w:rPr>
          <w:spacing w:val="5"/>
          <w:sz w:val="20"/>
        </w:rPr>
        <w:t xml:space="preserve"> </w:t>
      </w:r>
      <w:r>
        <w:rPr>
          <w:sz w:val="20"/>
        </w:rPr>
        <w:t>Table</w:t>
      </w:r>
      <w:r>
        <w:rPr>
          <w:spacing w:val="5"/>
          <w:sz w:val="20"/>
        </w:rPr>
        <w:t xml:space="preserve"> </w:t>
      </w:r>
      <w:hyperlink w:anchor="_bookmark3" w:history="1">
        <w:r>
          <w:rPr>
            <w:color w:val="0774B7"/>
            <w:sz w:val="20"/>
          </w:rPr>
          <w:t>1</w:t>
        </w:r>
      </w:hyperlink>
      <w:r>
        <w:rPr>
          <w:sz w:val="20"/>
        </w:rPr>
        <w:t>.</w:t>
      </w:r>
      <w:r>
        <w:rPr>
          <w:spacing w:val="20"/>
          <w:sz w:val="20"/>
        </w:rPr>
        <w:t xml:space="preserve"> </w:t>
      </w:r>
      <w:r>
        <w:rPr>
          <w:sz w:val="20"/>
        </w:rPr>
        <w:t>Three</w:t>
      </w:r>
      <w:r>
        <w:rPr>
          <w:spacing w:val="5"/>
          <w:sz w:val="20"/>
        </w:rPr>
        <w:t xml:space="preserve"> </w:t>
      </w:r>
      <w:r>
        <w:rPr>
          <w:sz w:val="20"/>
        </w:rPr>
        <w:t>printer</w:t>
      </w:r>
      <w:r>
        <w:rPr>
          <w:spacing w:val="5"/>
          <w:sz w:val="20"/>
        </w:rPr>
        <w:t xml:space="preserve"> </w:t>
      </w:r>
      <w:r>
        <w:rPr>
          <w:sz w:val="20"/>
        </w:rPr>
        <w:t>characterization</w:t>
      </w:r>
      <w:r>
        <w:rPr>
          <w:spacing w:val="5"/>
          <w:sz w:val="20"/>
        </w:rPr>
        <w:t xml:space="preserve"> </w:t>
      </w:r>
      <w:r>
        <w:rPr>
          <w:sz w:val="20"/>
        </w:rPr>
        <w:t>datasets</w:t>
      </w:r>
      <w:r>
        <w:rPr>
          <w:spacing w:val="5"/>
          <w:sz w:val="20"/>
        </w:rPr>
        <w:t xml:space="preserve"> </w:t>
      </w:r>
      <w:r>
        <w:rPr>
          <w:sz w:val="20"/>
        </w:rPr>
        <w:t>(PC10,</w:t>
      </w:r>
      <w:r>
        <w:rPr>
          <w:spacing w:val="4"/>
          <w:sz w:val="20"/>
        </w:rPr>
        <w:t xml:space="preserve"> </w:t>
      </w:r>
      <w:r>
        <w:rPr>
          <w:sz w:val="20"/>
        </w:rPr>
        <w:t>PC11,</w:t>
      </w:r>
      <w:r>
        <w:rPr>
          <w:spacing w:val="5"/>
          <w:sz w:val="20"/>
        </w:rPr>
        <w:t xml:space="preserve"> </w:t>
      </w:r>
      <w:r>
        <w:rPr>
          <w:spacing w:val="-2"/>
          <w:sz w:val="20"/>
        </w:rPr>
        <w:t>FOGRA51)</w:t>
      </w:r>
      <w:r>
        <w:rPr>
          <w:rFonts w:ascii="Times New Roman"/>
          <w:sz w:val="20"/>
        </w:rPr>
        <w:tab/>
      </w:r>
      <w:r>
        <w:rPr>
          <w:rFonts w:ascii="Trebuchet MS"/>
          <w:spacing w:val="-5"/>
          <w:sz w:val="10"/>
        </w:rPr>
        <w:t>131</w:t>
      </w:r>
    </w:p>
    <w:p w14:paraId="1D445987" w14:textId="08F54A5F" w:rsidR="00EA1924" w:rsidRDefault="00000000">
      <w:pPr>
        <w:tabs>
          <w:tab w:val="left" w:pos="10859"/>
        </w:tabs>
        <w:spacing w:before="30"/>
        <w:ind w:left="2761"/>
        <w:rPr>
          <w:rFonts w:ascii="Trebuchet MS"/>
          <w:sz w:val="10"/>
        </w:rPr>
      </w:pPr>
      <w:del w:id="189" w:author="Phil Green" w:date="2026-08-30T13:21:00Z" w16du:dateUtc="2026-08-30T11:21:00Z">
        <w:r w:rsidDel="0074385A">
          <w:rPr>
            <w:sz w:val="20"/>
          </w:rPr>
          <w:delText>are</w:delText>
        </w:r>
        <w:r w:rsidDel="0074385A">
          <w:rPr>
            <w:spacing w:val="3"/>
            <w:sz w:val="20"/>
          </w:rPr>
          <w:delText xml:space="preserve"> </w:delText>
        </w:r>
        <w:r w:rsidDel="0074385A">
          <w:rPr>
            <w:sz w:val="20"/>
          </w:rPr>
          <w:delText>each</w:delText>
        </w:r>
        <w:r w:rsidDel="0074385A">
          <w:rPr>
            <w:spacing w:val="3"/>
            <w:sz w:val="20"/>
          </w:rPr>
          <w:delText xml:space="preserve"> </w:delText>
        </w:r>
      </w:del>
      <w:del w:id="190" w:author="Phil Green" w:date="2026-08-30T12:43:00Z" w16du:dateUtc="2026-08-30T10:43:00Z">
        <w:r w:rsidDel="00186ABF">
          <w:rPr>
            <w:sz w:val="20"/>
          </w:rPr>
          <w:delText>supplied</w:delText>
        </w:r>
        <w:r w:rsidDel="00186ABF">
          <w:rPr>
            <w:spacing w:val="4"/>
            <w:sz w:val="20"/>
          </w:rPr>
          <w:delText xml:space="preserve"> </w:delText>
        </w:r>
      </w:del>
      <w:del w:id="191" w:author="Phil Green" w:date="2026-08-30T13:21:00Z" w16du:dateUtc="2026-08-30T11:21:00Z">
        <w:r w:rsidDel="0074385A">
          <w:rPr>
            <w:sz w:val="20"/>
          </w:rPr>
          <w:delText>as</w:delText>
        </w:r>
      </w:del>
      <w:ins w:id="192" w:author="Phil Green" w:date="2026-08-30T13:21:00Z" w16du:dateUtc="2026-08-30T11:21:00Z">
        <w:r w:rsidR="0074385A">
          <w:rPr>
            <w:sz w:val="20"/>
          </w:rPr>
          <w:t>consist of</w:t>
        </w:r>
      </w:ins>
      <w:r>
        <w:rPr>
          <w:spacing w:val="3"/>
          <w:sz w:val="20"/>
        </w:rPr>
        <w:t xml:space="preserve"> </w:t>
      </w:r>
      <w:r>
        <w:rPr>
          <w:sz w:val="20"/>
        </w:rPr>
        <w:t>1,617</w:t>
      </w:r>
      <w:r>
        <w:rPr>
          <w:spacing w:val="3"/>
          <w:sz w:val="20"/>
        </w:rPr>
        <w:t xml:space="preserve"> </w:t>
      </w:r>
      <w:r>
        <w:rPr>
          <w:sz w:val="20"/>
        </w:rPr>
        <w:t>measured</w:t>
      </w:r>
      <w:r>
        <w:rPr>
          <w:spacing w:val="4"/>
          <w:sz w:val="20"/>
        </w:rPr>
        <w:t xml:space="preserve"> </w:t>
      </w:r>
      <w:r>
        <w:rPr>
          <w:sz w:val="20"/>
        </w:rPr>
        <w:t>CMYK</w:t>
      </w:r>
      <w:r>
        <w:rPr>
          <w:spacing w:val="3"/>
          <w:sz w:val="20"/>
        </w:rPr>
        <w:t xml:space="preserve"> </w:t>
      </w:r>
      <w:r>
        <w:rPr>
          <w:sz w:val="20"/>
        </w:rPr>
        <w:t>combinations</w:t>
      </w:r>
      <w:r>
        <w:rPr>
          <w:spacing w:val="3"/>
          <w:sz w:val="20"/>
        </w:rPr>
        <w:t xml:space="preserve"> </w:t>
      </w:r>
      <w:r>
        <w:rPr>
          <w:sz w:val="20"/>
        </w:rPr>
        <w:t>under</w:t>
      </w:r>
      <w:r>
        <w:rPr>
          <w:spacing w:val="4"/>
          <w:sz w:val="20"/>
        </w:rPr>
        <w:t xml:space="preserve"> </w:t>
      </w:r>
      <w:r>
        <w:rPr>
          <w:sz w:val="20"/>
        </w:rPr>
        <w:t>a</w:t>
      </w:r>
      <w:r>
        <w:rPr>
          <w:spacing w:val="3"/>
          <w:sz w:val="20"/>
        </w:rPr>
        <w:t xml:space="preserve"> </w:t>
      </w:r>
      <w:r>
        <w:rPr>
          <w:sz w:val="20"/>
        </w:rPr>
        <w:t>shared</w:t>
      </w:r>
      <w:r>
        <w:rPr>
          <w:spacing w:val="4"/>
          <w:sz w:val="20"/>
        </w:rPr>
        <w:t xml:space="preserve"> </w:t>
      </w:r>
      <w:r>
        <w:rPr>
          <w:spacing w:val="-2"/>
          <w:sz w:val="20"/>
        </w:rPr>
        <w:t>measurement</w:t>
      </w:r>
      <w:r>
        <w:rPr>
          <w:rFonts w:ascii="Times New Roman"/>
          <w:sz w:val="20"/>
        </w:rPr>
        <w:tab/>
      </w:r>
      <w:r>
        <w:rPr>
          <w:rFonts w:ascii="Trebuchet MS"/>
          <w:spacing w:val="-5"/>
          <w:sz w:val="10"/>
        </w:rPr>
        <w:t>132</w:t>
      </w:r>
    </w:p>
    <w:p w14:paraId="622B41B8" w14:textId="77777777" w:rsidR="00EA1924" w:rsidRDefault="00EA1924">
      <w:pPr>
        <w:rPr>
          <w:rFonts w:ascii="Trebuchet MS"/>
          <w:sz w:val="10"/>
        </w:rPr>
        <w:sectPr w:rsidR="00EA1924">
          <w:pgSz w:w="11910" w:h="16840"/>
          <w:pgMar w:top="1020" w:right="283" w:bottom="760" w:left="566" w:header="685" w:footer="563" w:gutter="0"/>
          <w:cols w:space="720"/>
        </w:sectPr>
      </w:pPr>
    </w:p>
    <w:p w14:paraId="30851A18" w14:textId="2382A15E" w:rsidR="00EA1924" w:rsidRDefault="00000000">
      <w:pPr>
        <w:spacing w:before="410" w:line="264" w:lineRule="auto"/>
        <w:ind w:left="2755" w:right="36"/>
        <w:jc w:val="both"/>
        <w:rPr>
          <w:rFonts w:ascii="Trebuchet MS" w:hAnsi="Trebuchet MS"/>
          <w:sz w:val="10"/>
        </w:rPr>
      </w:pPr>
      <w:r>
        <w:rPr>
          <w:sz w:val="20"/>
        </w:rPr>
        <w:lastRenderedPageBreak/>
        <w:t>protocol</w:t>
      </w:r>
      <w:r>
        <w:rPr>
          <w:spacing w:val="-13"/>
          <w:sz w:val="20"/>
        </w:rPr>
        <w:t xml:space="preserve"> </w:t>
      </w:r>
      <w:r>
        <w:rPr>
          <w:sz w:val="20"/>
        </w:rPr>
        <w:t>(spectrophotometric</w:t>
      </w:r>
      <w:r>
        <w:rPr>
          <w:spacing w:val="-12"/>
          <w:sz w:val="20"/>
        </w:rPr>
        <w:t xml:space="preserve"> </w:t>
      </w:r>
      <w:r>
        <w:rPr>
          <w:sz w:val="20"/>
        </w:rPr>
        <w:t>CIE</w:t>
      </w:r>
      <w:r>
        <w:rPr>
          <w:spacing w:val="-13"/>
          <w:sz w:val="20"/>
        </w:rPr>
        <w:t xml:space="preserve"> </w:t>
      </w:r>
      <w:r>
        <w:rPr>
          <w:sz w:val="20"/>
        </w:rPr>
        <w:t>Lab</w:t>
      </w:r>
      <w:r>
        <w:rPr>
          <w:spacing w:val="-12"/>
          <w:sz w:val="20"/>
        </w:rPr>
        <w:t xml:space="preserve"> </w:t>
      </w:r>
      <w:r>
        <w:rPr>
          <w:sz w:val="20"/>
        </w:rPr>
        <w:t>and</w:t>
      </w:r>
      <w:r>
        <w:rPr>
          <w:spacing w:val="-13"/>
          <w:sz w:val="20"/>
        </w:rPr>
        <w:t xml:space="preserve"> </w:t>
      </w:r>
      <w:r>
        <w:rPr>
          <w:sz w:val="20"/>
        </w:rPr>
        <w:t>CIE</w:t>
      </w:r>
      <w:r>
        <w:rPr>
          <w:spacing w:val="-12"/>
          <w:sz w:val="20"/>
        </w:rPr>
        <w:t xml:space="preserve"> </w:t>
      </w:r>
      <w:r>
        <w:rPr>
          <w:sz w:val="20"/>
        </w:rPr>
        <w:t>XYZ,</w:t>
      </w:r>
      <w:r>
        <w:rPr>
          <w:spacing w:val="-13"/>
          <w:sz w:val="20"/>
        </w:rPr>
        <w:t xml:space="preserve"> </w:t>
      </w:r>
      <w:r>
        <w:rPr>
          <w:sz w:val="20"/>
        </w:rPr>
        <w:t>D50</w:t>
      </w:r>
      <w:r>
        <w:rPr>
          <w:spacing w:val="-12"/>
          <w:sz w:val="20"/>
        </w:rPr>
        <w:t xml:space="preserve"> </w:t>
      </w:r>
      <w:r>
        <w:rPr>
          <w:sz w:val="20"/>
        </w:rPr>
        <w:t>illuminant,</w:t>
      </w:r>
      <w:r>
        <w:rPr>
          <w:spacing w:val="-13"/>
          <w:sz w:val="20"/>
        </w:rPr>
        <w:t xml:space="preserve"> </w:t>
      </w:r>
      <w:r>
        <w:rPr>
          <w:sz w:val="20"/>
        </w:rPr>
        <w:t>2°</w:t>
      </w:r>
      <w:r>
        <w:rPr>
          <w:spacing w:val="-12"/>
          <w:sz w:val="20"/>
        </w:rPr>
        <w:t xml:space="preserve"> </w:t>
      </w:r>
      <w:r>
        <w:rPr>
          <w:sz w:val="20"/>
        </w:rPr>
        <w:t>standard</w:t>
      </w:r>
      <w:r>
        <w:rPr>
          <w:spacing w:val="-13"/>
          <w:sz w:val="20"/>
        </w:rPr>
        <w:t xml:space="preserve"> </w:t>
      </w:r>
      <w:r>
        <w:rPr>
          <w:sz w:val="20"/>
        </w:rPr>
        <w:t>observer),</w:t>
      </w:r>
      <w:r>
        <w:rPr>
          <w:spacing w:val="80"/>
          <w:sz w:val="20"/>
        </w:rPr>
        <w:t xml:space="preserve"> </w:t>
      </w:r>
      <w:r>
        <w:rPr>
          <w:rFonts w:ascii="Trebuchet MS" w:hAnsi="Trebuchet MS"/>
          <w:sz w:val="10"/>
        </w:rPr>
        <w:t>133</w:t>
      </w:r>
      <w:r>
        <w:rPr>
          <w:rFonts w:ascii="Trebuchet MS" w:hAnsi="Trebuchet MS"/>
          <w:spacing w:val="40"/>
          <w:sz w:val="10"/>
        </w:rPr>
        <w:t xml:space="preserve"> </w:t>
      </w:r>
      <w:r>
        <w:rPr>
          <w:sz w:val="20"/>
        </w:rPr>
        <w:t xml:space="preserve">and each </w:t>
      </w:r>
      <w:ins w:id="193" w:author="Phil Green" w:date="2026-08-30T12:44:00Z" w16du:dateUtc="2026-08-30T10:44:00Z">
        <w:r w:rsidR="00186ABF">
          <w:rPr>
            <w:sz w:val="20"/>
          </w:rPr>
          <w:t>were</w:t>
        </w:r>
      </w:ins>
      <w:del w:id="194" w:author="Phil Green" w:date="2026-08-30T12:44:00Z" w16du:dateUtc="2026-08-30T10:44:00Z">
        <w:r w:rsidDel="00186ABF">
          <w:rPr>
            <w:sz w:val="20"/>
          </w:rPr>
          <w:delText>is</w:delText>
        </w:r>
      </w:del>
      <w:r>
        <w:rPr>
          <w:sz w:val="20"/>
        </w:rPr>
        <w:t xml:space="preserve"> evaluated twice:</w:t>
      </w:r>
      <w:r>
        <w:rPr>
          <w:spacing w:val="40"/>
          <w:sz w:val="20"/>
        </w:rPr>
        <w:t xml:space="preserve"> </w:t>
      </w:r>
      <w:r>
        <w:rPr>
          <w:sz w:val="20"/>
        </w:rPr>
        <w:t xml:space="preserve">once restricted to the </w:t>
      </w:r>
      <w:r>
        <w:rPr>
          <w:i/>
          <w:sz w:val="20"/>
        </w:rPr>
        <w:t>K</w:t>
      </w:r>
      <w:r>
        <w:rPr>
          <w:i/>
          <w:spacing w:val="40"/>
          <w:sz w:val="20"/>
        </w:rPr>
        <w:t xml:space="preserve"> </w:t>
      </w:r>
      <w:r>
        <w:rPr>
          <w:rFonts w:ascii="Tahoma" w:hAnsi="Tahoma"/>
          <w:sz w:val="20"/>
        </w:rPr>
        <w:t xml:space="preserve">= </w:t>
      </w:r>
      <w:r>
        <w:rPr>
          <w:sz w:val="20"/>
        </w:rPr>
        <w:t>0 subset with only C, M, Y as</w:t>
      </w:r>
      <w:r>
        <w:rPr>
          <w:spacing w:val="40"/>
          <w:sz w:val="20"/>
        </w:rPr>
        <w:t xml:space="preserve">  </w:t>
      </w:r>
      <w:r>
        <w:rPr>
          <w:rFonts w:ascii="Trebuchet MS" w:hAnsi="Trebuchet MS"/>
          <w:sz w:val="10"/>
        </w:rPr>
        <w:t>134</w:t>
      </w:r>
      <w:r>
        <w:rPr>
          <w:rFonts w:ascii="Trebuchet MS" w:hAnsi="Trebuchet MS"/>
          <w:spacing w:val="40"/>
          <w:sz w:val="10"/>
        </w:rPr>
        <w:t xml:space="preserve"> </w:t>
      </w:r>
      <w:r>
        <w:rPr>
          <w:sz w:val="20"/>
        </w:rPr>
        <w:t xml:space="preserve">inputs (818 measured rows, the </w:t>
      </w:r>
      <w:r>
        <w:rPr>
          <w:i/>
          <w:sz w:val="20"/>
        </w:rPr>
        <w:t>n</w:t>
      </w:r>
      <w:r>
        <w:rPr>
          <w:i/>
          <w:spacing w:val="26"/>
          <w:sz w:val="20"/>
        </w:rPr>
        <w:t xml:space="preserve"> </w:t>
      </w:r>
      <w:r>
        <w:rPr>
          <w:rFonts w:ascii="Tahoma" w:hAnsi="Tahoma"/>
          <w:sz w:val="20"/>
        </w:rPr>
        <w:t xml:space="preserve">= </w:t>
      </w:r>
      <w:r>
        <w:rPr>
          <w:sz w:val="20"/>
        </w:rPr>
        <w:t>3/CMY condition), and once using the full sample</w:t>
      </w:r>
      <w:r>
        <w:rPr>
          <w:spacing w:val="80"/>
          <w:sz w:val="20"/>
        </w:rPr>
        <w:t xml:space="preserve">  </w:t>
      </w:r>
      <w:r>
        <w:rPr>
          <w:rFonts w:ascii="Trebuchet MS" w:hAnsi="Trebuchet MS"/>
          <w:sz w:val="10"/>
        </w:rPr>
        <w:t>135</w:t>
      </w:r>
      <w:r>
        <w:rPr>
          <w:rFonts w:ascii="Trebuchet MS" w:hAnsi="Trebuchet MS"/>
          <w:spacing w:val="40"/>
          <w:sz w:val="10"/>
        </w:rPr>
        <w:t xml:space="preserve"> </w:t>
      </w:r>
      <w:r>
        <w:rPr>
          <w:sz w:val="20"/>
        </w:rPr>
        <w:t xml:space="preserve">set with C, M, Y, K as four inputs (1,617 measured rows, the </w:t>
      </w:r>
      <w:r>
        <w:rPr>
          <w:i/>
          <w:sz w:val="20"/>
        </w:rPr>
        <w:t>n</w:t>
      </w:r>
      <w:r>
        <w:rPr>
          <w:i/>
          <w:spacing w:val="38"/>
          <w:sz w:val="20"/>
        </w:rPr>
        <w:t xml:space="preserve"> </w:t>
      </w:r>
      <w:r>
        <w:rPr>
          <w:rFonts w:ascii="Tahoma" w:hAnsi="Tahoma"/>
          <w:sz w:val="20"/>
        </w:rPr>
        <w:t xml:space="preserve">= </w:t>
      </w:r>
      <w:r>
        <w:rPr>
          <w:sz w:val="20"/>
        </w:rPr>
        <w:t>4/CMYK condition).</w:t>
      </w:r>
      <w:r>
        <w:rPr>
          <w:spacing w:val="80"/>
          <w:w w:val="150"/>
          <w:sz w:val="20"/>
        </w:rPr>
        <w:t xml:space="preserve"> </w:t>
      </w:r>
      <w:r>
        <w:rPr>
          <w:rFonts w:ascii="Trebuchet MS" w:hAnsi="Trebuchet MS"/>
          <w:sz w:val="10"/>
        </w:rPr>
        <w:t>136</w:t>
      </w:r>
      <w:r>
        <w:rPr>
          <w:rFonts w:ascii="Trebuchet MS" w:hAnsi="Trebuchet MS"/>
          <w:spacing w:val="40"/>
          <w:sz w:val="10"/>
        </w:rPr>
        <w:t xml:space="preserve"> </w:t>
      </w:r>
      <w:r>
        <w:rPr>
          <w:sz w:val="20"/>
        </w:rPr>
        <w:t>Two</w:t>
      </w:r>
      <w:r>
        <w:rPr>
          <w:spacing w:val="-4"/>
          <w:sz w:val="20"/>
        </w:rPr>
        <w:t xml:space="preserve"> </w:t>
      </w:r>
      <w:r>
        <w:rPr>
          <w:sz w:val="20"/>
        </w:rPr>
        <w:t>row</w:t>
      </w:r>
      <w:r>
        <w:rPr>
          <w:spacing w:val="-4"/>
          <w:sz w:val="20"/>
        </w:rPr>
        <w:t xml:space="preserve"> </w:t>
      </w:r>
      <w:r>
        <w:rPr>
          <w:sz w:val="20"/>
        </w:rPr>
        <w:t>counts</w:t>
      </w:r>
      <w:r>
        <w:rPr>
          <w:spacing w:val="-4"/>
          <w:sz w:val="20"/>
        </w:rPr>
        <w:t xml:space="preserve"> </w:t>
      </w:r>
      <w:del w:id="195" w:author="Phil Green" w:date="2026-08-30T13:24:00Z" w16du:dateUtc="2026-08-30T11:24:00Z">
        <w:r w:rsidDel="0074385A">
          <w:rPr>
            <w:sz w:val="20"/>
          </w:rPr>
          <w:delText>must</w:delText>
        </w:r>
        <w:r w:rsidDel="0074385A">
          <w:rPr>
            <w:spacing w:val="-4"/>
            <w:sz w:val="20"/>
          </w:rPr>
          <w:delText xml:space="preserve"> </w:delText>
        </w:r>
        <w:r w:rsidDel="0074385A">
          <w:rPr>
            <w:sz w:val="20"/>
          </w:rPr>
          <w:delText>be</w:delText>
        </w:r>
      </w:del>
      <w:ins w:id="196" w:author="Phil Green" w:date="2026-08-30T13:24:00Z" w16du:dateUtc="2026-08-30T11:24:00Z">
        <w:r w:rsidR="0074385A">
          <w:rPr>
            <w:sz w:val="20"/>
          </w:rPr>
          <w:t>were</w:t>
        </w:r>
      </w:ins>
      <w:r>
        <w:rPr>
          <w:spacing w:val="-4"/>
          <w:sz w:val="20"/>
        </w:rPr>
        <w:t xml:space="preserve"> </w:t>
      </w:r>
      <w:r>
        <w:rPr>
          <w:sz w:val="20"/>
        </w:rPr>
        <w:t>kept</w:t>
      </w:r>
      <w:r>
        <w:rPr>
          <w:spacing w:val="-4"/>
          <w:sz w:val="20"/>
        </w:rPr>
        <w:t xml:space="preserve"> </w:t>
      </w:r>
      <w:r>
        <w:rPr>
          <w:sz w:val="20"/>
        </w:rPr>
        <w:t>apart</w:t>
      </w:r>
      <w:r>
        <w:rPr>
          <w:spacing w:val="-4"/>
          <w:sz w:val="20"/>
        </w:rPr>
        <w:t xml:space="preserve"> </w:t>
      </w:r>
      <w:r>
        <w:rPr>
          <w:sz w:val="20"/>
        </w:rPr>
        <w:t>throughout,</w:t>
      </w:r>
      <w:r>
        <w:rPr>
          <w:spacing w:val="-4"/>
          <w:sz w:val="20"/>
        </w:rPr>
        <w:t xml:space="preserve"> </w:t>
      </w:r>
      <w:r>
        <w:rPr>
          <w:sz w:val="20"/>
        </w:rPr>
        <w:t>and</w:t>
      </w:r>
      <w:r>
        <w:rPr>
          <w:spacing w:val="-4"/>
          <w:sz w:val="20"/>
        </w:rPr>
        <w:t xml:space="preserve"> </w:t>
      </w:r>
      <w:r>
        <w:rPr>
          <w:sz w:val="20"/>
        </w:rPr>
        <w:t>both</w:t>
      </w:r>
      <w:r>
        <w:rPr>
          <w:spacing w:val="-4"/>
          <w:sz w:val="20"/>
        </w:rPr>
        <w:t xml:space="preserve"> </w:t>
      </w:r>
      <w:r>
        <w:rPr>
          <w:sz w:val="20"/>
        </w:rPr>
        <w:t>are</w:t>
      </w:r>
      <w:r>
        <w:rPr>
          <w:spacing w:val="-4"/>
          <w:sz w:val="20"/>
        </w:rPr>
        <w:t xml:space="preserve"> </w:t>
      </w:r>
      <w:r>
        <w:rPr>
          <w:sz w:val="20"/>
        </w:rPr>
        <w:t>given</w:t>
      </w:r>
      <w:r>
        <w:rPr>
          <w:spacing w:val="-4"/>
          <w:sz w:val="20"/>
        </w:rPr>
        <w:t xml:space="preserve"> </w:t>
      </w:r>
      <w:r>
        <w:rPr>
          <w:sz w:val="20"/>
        </w:rPr>
        <w:t>in</w:t>
      </w:r>
      <w:r>
        <w:rPr>
          <w:spacing w:val="-4"/>
          <w:sz w:val="20"/>
        </w:rPr>
        <w:t xml:space="preserve"> </w:t>
      </w:r>
      <w:r>
        <w:rPr>
          <w:sz w:val="20"/>
        </w:rPr>
        <w:t>Table</w:t>
      </w:r>
      <w:r>
        <w:rPr>
          <w:spacing w:val="-4"/>
          <w:sz w:val="20"/>
        </w:rPr>
        <w:t xml:space="preserve"> </w:t>
      </w:r>
      <w:hyperlink w:anchor="_bookmark3" w:history="1">
        <w:r>
          <w:rPr>
            <w:color w:val="0774B7"/>
            <w:sz w:val="20"/>
          </w:rPr>
          <w:t>1</w:t>
        </w:r>
      </w:hyperlink>
      <w:r>
        <w:rPr>
          <w:sz w:val="20"/>
        </w:rPr>
        <w:t>: the</w:t>
      </w:r>
      <w:r>
        <w:rPr>
          <w:spacing w:val="-4"/>
          <w:sz w:val="20"/>
        </w:rPr>
        <w:t xml:space="preserve"> </w:t>
      </w:r>
      <w:r>
        <w:rPr>
          <w:sz w:val="20"/>
        </w:rPr>
        <w:t>counts</w:t>
      </w:r>
      <w:r>
        <w:rPr>
          <w:spacing w:val="62"/>
          <w:sz w:val="20"/>
        </w:rPr>
        <w:t xml:space="preserve">  </w:t>
      </w:r>
      <w:r>
        <w:rPr>
          <w:rFonts w:ascii="Trebuchet MS" w:hAnsi="Trebuchet MS"/>
          <w:sz w:val="10"/>
        </w:rPr>
        <w:t>137</w:t>
      </w:r>
      <w:r>
        <w:rPr>
          <w:rFonts w:ascii="Trebuchet MS" w:hAnsi="Trebuchet MS"/>
          <w:spacing w:val="40"/>
          <w:sz w:val="10"/>
        </w:rPr>
        <w:t xml:space="preserve"> </w:t>
      </w:r>
      <w:r>
        <w:rPr>
          <w:i/>
          <w:sz w:val="20"/>
        </w:rPr>
        <w:t>as received</w:t>
      </w:r>
      <w:r>
        <w:rPr>
          <w:sz w:val="20"/>
        </w:rPr>
        <w:t xml:space="preserve">, just quoted, and the counts </w:t>
      </w:r>
      <w:r>
        <w:rPr>
          <w:i/>
          <w:sz w:val="20"/>
        </w:rPr>
        <w:t xml:space="preserve">as analyzed </w:t>
      </w:r>
      <w:r>
        <w:rPr>
          <w:sz w:val="20"/>
        </w:rPr>
        <w:t xml:space="preserve">after </w:t>
      </w:r>
      <w:del w:id="197" w:author="Phil Green" w:date="2026-08-30T13:24:00Z" w16du:dateUtc="2026-08-30T11:24:00Z">
        <w:r w:rsidDel="0074385A">
          <w:rPr>
            <w:sz w:val="20"/>
          </w:rPr>
          <w:delText xml:space="preserve">byte-identical </w:delText>
        </w:r>
      </w:del>
      <w:r>
        <w:rPr>
          <w:sz w:val="20"/>
        </w:rPr>
        <w:t xml:space="preserve">duplicate rows </w:t>
      </w:r>
      <w:ins w:id="198" w:author="Phil Green" w:date="2026-08-30T13:24:00Z" w16du:dateUtc="2026-08-30T11:24:00Z">
        <w:r w:rsidR="0074385A">
          <w:rPr>
            <w:sz w:val="20"/>
          </w:rPr>
          <w:t>in CMYK space</w:t>
        </w:r>
      </w:ins>
      <w:ins w:id="199" w:author="Phil Green" w:date="2026-08-30T13:25:00Z" w16du:dateUtc="2026-08-30T11:25:00Z">
        <w:r w:rsidR="0074385A">
          <w:rPr>
            <w:sz w:val="20"/>
          </w:rPr>
          <w:t xml:space="preserve"> </w:t>
        </w:r>
      </w:ins>
      <w:del w:id="200" w:author="Phil Green" w:date="2026-08-30T13:25:00Z" w16du:dateUtc="2026-08-30T11:25:00Z">
        <w:r w:rsidDel="0074385A">
          <w:rPr>
            <w:sz w:val="20"/>
          </w:rPr>
          <w:delText>are</w:delText>
        </w:r>
        <w:r w:rsidDel="0074385A">
          <w:rPr>
            <w:spacing w:val="80"/>
            <w:w w:val="150"/>
            <w:sz w:val="20"/>
          </w:rPr>
          <w:delText xml:space="preserve"> </w:delText>
        </w:r>
      </w:del>
      <w:ins w:id="201" w:author="Phil Green" w:date="2026-08-30T13:25:00Z" w16du:dateUtc="2026-08-30T11:25:00Z">
        <w:r w:rsidR="0074385A">
          <w:rPr>
            <w:sz w:val="20"/>
          </w:rPr>
          <w:t>were</w:t>
        </w:r>
        <w:r w:rsidR="0074385A">
          <w:rPr>
            <w:spacing w:val="80"/>
            <w:w w:val="150"/>
            <w:sz w:val="20"/>
          </w:rPr>
          <w:t xml:space="preserve"> </w:t>
        </w:r>
      </w:ins>
      <w:r>
        <w:rPr>
          <w:rFonts w:ascii="Trebuchet MS" w:hAnsi="Trebuchet MS"/>
          <w:sz w:val="10"/>
        </w:rPr>
        <w:t>138</w:t>
      </w:r>
      <w:r>
        <w:rPr>
          <w:rFonts w:ascii="Trebuchet MS" w:hAnsi="Trebuchet MS"/>
          <w:spacing w:val="40"/>
          <w:sz w:val="10"/>
        </w:rPr>
        <w:t xml:space="preserve"> </w:t>
      </w:r>
      <w:r>
        <w:rPr>
          <w:sz w:val="20"/>
        </w:rPr>
        <w:t xml:space="preserve">removed </w:t>
      </w:r>
      <w:del w:id="202" w:author="Phil Green" w:date="2026-08-30T13:25:00Z" w16du:dateUtc="2026-08-30T11:25:00Z">
        <w:r w:rsidDel="0074385A">
          <w:rPr>
            <w:sz w:val="20"/>
          </w:rPr>
          <w:delText xml:space="preserve">at load </w:delText>
        </w:r>
      </w:del>
      <w:r>
        <w:rPr>
          <w:sz w:val="20"/>
        </w:rPr>
        <w:t xml:space="preserve">(Section </w:t>
      </w:r>
      <w:hyperlink w:anchor="_bookmark6" w:history="1">
        <w:r>
          <w:rPr>
            <w:color w:val="0774B7"/>
            <w:sz w:val="20"/>
          </w:rPr>
          <w:t>3.3</w:t>
        </w:r>
      </w:hyperlink>
      <w:r>
        <w:rPr>
          <w:sz w:val="20"/>
        </w:rPr>
        <w:t xml:space="preserve">), </w:t>
      </w:r>
      <w:del w:id="203" w:author="Phil Green" w:date="2026-08-30T13:25:00Z" w16du:dateUtc="2026-08-30T11:25:00Z">
        <w:r w:rsidDel="0074385A">
          <w:rPr>
            <w:sz w:val="20"/>
          </w:rPr>
          <w:delText xml:space="preserve">namely </w:delText>
        </w:r>
      </w:del>
      <w:ins w:id="204" w:author="Phil Green" w:date="2026-08-30T13:25:00Z" w16du:dateUtc="2026-08-30T11:25:00Z">
        <w:r w:rsidR="0074385A">
          <w:rPr>
            <w:sz w:val="20"/>
          </w:rPr>
          <w:t>giving</w:t>
        </w:r>
        <w:r w:rsidR="0074385A">
          <w:rPr>
            <w:sz w:val="20"/>
          </w:rPr>
          <w:t xml:space="preserve"> </w:t>
        </w:r>
      </w:ins>
      <w:r>
        <w:rPr>
          <w:sz w:val="20"/>
        </w:rPr>
        <w:t>795 for every CMY condition and 1,588 for every</w:t>
      </w:r>
      <w:r>
        <w:rPr>
          <w:spacing w:val="80"/>
          <w:sz w:val="20"/>
        </w:rPr>
        <w:t xml:space="preserve"> </w:t>
      </w:r>
      <w:r>
        <w:rPr>
          <w:rFonts w:ascii="Trebuchet MS" w:hAnsi="Trebuchet MS"/>
          <w:sz w:val="10"/>
        </w:rPr>
        <w:t>139</w:t>
      </w:r>
      <w:r>
        <w:rPr>
          <w:rFonts w:ascii="Trebuchet MS" w:hAnsi="Trebuchet MS"/>
          <w:spacing w:val="40"/>
          <w:sz w:val="10"/>
        </w:rPr>
        <w:t xml:space="preserve"> </w:t>
      </w:r>
      <w:r>
        <w:rPr>
          <w:sz w:val="20"/>
        </w:rPr>
        <w:t>CMYK</w:t>
      </w:r>
      <w:r>
        <w:rPr>
          <w:spacing w:val="25"/>
          <w:sz w:val="20"/>
        </w:rPr>
        <w:t xml:space="preserve"> </w:t>
      </w:r>
      <w:r>
        <w:rPr>
          <w:sz w:val="20"/>
        </w:rPr>
        <w:t>condition,</w:t>
      </w:r>
      <w:r>
        <w:rPr>
          <w:spacing w:val="32"/>
          <w:sz w:val="20"/>
        </w:rPr>
        <w:t xml:space="preserve"> </w:t>
      </w:r>
      <w:r>
        <w:rPr>
          <w:sz w:val="20"/>
        </w:rPr>
        <w:t>the</w:t>
      </w:r>
      <w:r>
        <w:rPr>
          <w:spacing w:val="26"/>
          <w:sz w:val="20"/>
        </w:rPr>
        <w:t xml:space="preserve"> </w:t>
      </w:r>
      <w:r>
        <w:rPr>
          <w:sz w:val="20"/>
        </w:rPr>
        <w:t>latter</w:t>
      </w:r>
      <w:r>
        <w:rPr>
          <w:spacing w:val="26"/>
          <w:sz w:val="20"/>
        </w:rPr>
        <w:t xml:space="preserve"> </w:t>
      </w:r>
      <w:del w:id="205" w:author="Phil Green" w:date="2026-08-30T13:26:00Z" w16du:dateUtc="2026-08-30T11:26:00Z">
        <w:r w:rsidDel="0074385A">
          <w:rPr>
            <w:sz w:val="20"/>
          </w:rPr>
          <w:delText>being</w:delText>
        </w:r>
        <w:r w:rsidDel="0074385A">
          <w:rPr>
            <w:spacing w:val="25"/>
            <w:sz w:val="20"/>
          </w:rPr>
          <w:delText xml:space="preserve"> </w:delText>
        </w:r>
      </w:del>
      <w:ins w:id="206" w:author="Phil Green" w:date="2026-08-30T13:26:00Z" w16du:dateUtc="2026-08-30T11:26:00Z">
        <w:r w:rsidR="0074385A">
          <w:rPr>
            <w:sz w:val="20"/>
          </w:rPr>
          <w:t>comprising</w:t>
        </w:r>
        <w:r w:rsidR="0074385A">
          <w:rPr>
            <w:spacing w:val="25"/>
            <w:sz w:val="20"/>
          </w:rPr>
          <w:t xml:space="preserve"> </w:t>
        </w:r>
      </w:ins>
      <w:r>
        <w:rPr>
          <w:sz w:val="20"/>
        </w:rPr>
        <w:t>795</w:t>
      </w:r>
      <w:r>
        <w:rPr>
          <w:spacing w:val="26"/>
          <w:sz w:val="20"/>
        </w:rPr>
        <w:t xml:space="preserve"> </w:t>
      </w:r>
      <w:r>
        <w:rPr>
          <w:sz w:val="20"/>
        </w:rPr>
        <w:t>rows</w:t>
      </w:r>
      <w:r>
        <w:rPr>
          <w:spacing w:val="26"/>
          <w:sz w:val="20"/>
        </w:rPr>
        <w:t xml:space="preserve"> </w:t>
      </w:r>
      <w:r>
        <w:rPr>
          <w:sz w:val="20"/>
        </w:rPr>
        <w:t>with</w:t>
      </w:r>
      <w:r>
        <w:rPr>
          <w:spacing w:val="29"/>
          <w:sz w:val="20"/>
        </w:rPr>
        <w:t xml:space="preserve"> </w:t>
      </w:r>
      <w:r>
        <w:rPr>
          <w:i/>
          <w:sz w:val="20"/>
        </w:rPr>
        <w:t>K</w:t>
      </w:r>
      <w:r>
        <w:rPr>
          <w:i/>
          <w:spacing w:val="61"/>
          <w:sz w:val="20"/>
        </w:rPr>
        <w:t xml:space="preserve"> </w:t>
      </w:r>
      <w:r>
        <w:rPr>
          <w:rFonts w:ascii="Tahoma" w:hAnsi="Tahoma"/>
          <w:sz w:val="20"/>
        </w:rPr>
        <w:t>=</w:t>
      </w:r>
      <w:r>
        <w:rPr>
          <w:rFonts w:ascii="Tahoma" w:hAnsi="Tahoma"/>
          <w:spacing w:val="41"/>
          <w:sz w:val="20"/>
        </w:rPr>
        <w:t xml:space="preserve"> </w:t>
      </w:r>
      <w:r>
        <w:rPr>
          <w:sz w:val="20"/>
        </w:rPr>
        <w:t>0</w:t>
      </w:r>
      <w:r>
        <w:rPr>
          <w:spacing w:val="26"/>
          <w:sz w:val="20"/>
        </w:rPr>
        <w:t xml:space="preserve"> </w:t>
      </w:r>
      <w:r>
        <w:rPr>
          <w:sz w:val="20"/>
        </w:rPr>
        <w:t>plus</w:t>
      </w:r>
      <w:r>
        <w:rPr>
          <w:spacing w:val="26"/>
          <w:sz w:val="20"/>
        </w:rPr>
        <w:t xml:space="preserve"> </w:t>
      </w:r>
      <w:r>
        <w:rPr>
          <w:sz w:val="20"/>
        </w:rPr>
        <w:t>793</w:t>
      </w:r>
      <w:r>
        <w:rPr>
          <w:spacing w:val="25"/>
          <w:sz w:val="20"/>
        </w:rPr>
        <w:t xml:space="preserve"> </w:t>
      </w:r>
      <w:r>
        <w:rPr>
          <w:sz w:val="20"/>
        </w:rPr>
        <w:t>with</w:t>
      </w:r>
      <w:r>
        <w:rPr>
          <w:spacing w:val="29"/>
          <w:sz w:val="20"/>
        </w:rPr>
        <w:t xml:space="preserve"> </w:t>
      </w:r>
      <w:r>
        <w:rPr>
          <w:i/>
          <w:sz w:val="20"/>
        </w:rPr>
        <w:t>K</w:t>
      </w:r>
      <w:r>
        <w:rPr>
          <w:i/>
          <w:spacing w:val="61"/>
          <w:sz w:val="20"/>
        </w:rPr>
        <w:t xml:space="preserve"> </w:t>
      </w:r>
      <w:r>
        <w:rPr>
          <w:rFonts w:ascii="Verdana" w:hAnsi="Verdana"/>
          <w:i/>
          <w:sz w:val="20"/>
        </w:rPr>
        <w:t>&gt;</w:t>
      </w:r>
      <w:r>
        <w:rPr>
          <w:rFonts w:ascii="Verdana" w:hAnsi="Verdana"/>
          <w:i/>
          <w:spacing w:val="35"/>
          <w:sz w:val="20"/>
        </w:rPr>
        <w:t xml:space="preserve"> </w:t>
      </w:r>
      <w:r>
        <w:rPr>
          <w:sz w:val="20"/>
        </w:rPr>
        <w:t>0.</w:t>
      </w:r>
      <w:r>
        <w:rPr>
          <w:spacing w:val="62"/>
          <w:w w:val="150"/>
          <w:sz w:val="20"/>
        </w:rPr>
        <w:t xml:space="preserve"> </w:t>
      </w:r>
      <w:r>
        <w:rPr>
          <w:sz w:val="20"/>
        </w:rPr>
        <w:t>Every</w:t>
      </w:r>
      <w:r>
        <w:rPr>
          <w:spacing w:val="70"/>
          <w:sz w:val="20"/>
        </w:rPr>
        <w:t xml:space="preserve">  </w:t>
      </w:r>
      <w:r>
        <w:rPr>
          <w:rFonts w:ascii="Trebuchet MS" w:hAnsi="Trebuchet MS"/>
          <w:spacing w:val="-5"/>
          <w:sz w:val="10"/>
        </w:rPr>
        <w:t>140</w:t>
      </w:r>
    </w:p>
    <w:p w14:paraId="7D46D3EC" w14:textId="5C60374D" w:rsidR="00EA1924" w:rsidRDefault="00000000">
      <w:pPr>
        <w:tabs>
          <w:tab w:val="left" w:pos="10859"/>
        </w:tabs>
        <w:spacing w:before="8" w:line="268" w:lineRule="auto"/>
        <w:ind w:left="2755" w:right="36" w:firstLine="8"/>
        <w:jc w:val="both"/>
        <w:rPr>
          <w:rFonts w:ascii="Trebuchet MS" w:hAnsi="Trebuchet MS"/>
          <w:sz w:val="10"/>
        </w:rPr>
      </w:pPr>
      <w:r>
        <w:rPr>
          <w:rFonts w:ascii="Calibri" w:hAnsi="Calibri"/>
          <w:sz w:val="20"/>
        </w:rPr>
        <w:t>∆</w:t>
      </w:r>
      <w:r>
        <w:rPr>
          <w:i/>
          <w:sz w:val="20"/>
        </w:rPr>
        <w:t>E</w:t>
      </w:r>
      <w:r>
        <w:rPr>
          <w:sz w:val="20"/>
          <w:vertAlign w:val="subscript"/>
        </w:rPr>
        <w:t>00</w:t>
      </w:r>
      <w:r>
        <w:rPr>
          <w:sz w:val="20"/>
        </w:rPr>
        <w:t xml:space="preserve"> statistic in this paper is computed over the analyzed rows; the as-received counts</w:t>
      </w:r>
      <w:r>
        <w:rPr>
          <w:spacing w:val="80"/>
          <w:sz w:val="20"/>
        </w:rPr>
        <w:t xml:space="preserve"> </w:t>
      </w:r>
      <w:r>
        <w:rPr>
          <w:rFonts w:ascii="Trebuchet MS" w:hAnsi="Trebuchet MS"/>
          <w:sz w:val="10"/>
        </w:rPr>
        <w:t>141</w:t>
      </w:r>
      <w:r>
        <w:rPr>
          <w:rFonts w:ascii="Trebuchet MS" w:hAnsi="Trebuchet MS"/>
          <w:spacing w:val="40"/>
          <w:sz w:val="10"/>
        </w:rPr>
        <w:t xml:space="preserve"> </w:t>
      </w:r>
      <w:r>
        <w:rPr>
          <w:sz w:val="20"/>
        </w:rPr>
        <w:t>appear only where the datasets themselves are being described.</w:t>
      </w:r>
      <w:r>
        <w:rPr>
          <w:spacing w:val="40"/>
          <w:sz w:val="20"/>
        </w:rPr>
        <w:t xml:space="preserve"> </w:t>
      </w:r>
      <w:del w:id="207" w:author="Phil Green" w:date="2026-08-30T13:26:00Z" w16du:dateUtc="2026-08-30T11:26:00Z">
        <w:r w:rsidDel="0074385A">
          <w:rPr>
            <w:sz w:val="20"/>
          </w:rPr>
          <w:delText>Unlike the AIC 2025</w:delText>
        </w:r>
        <w:r w:rsidDel="0074385A">
          <w:rPr>
            <w:spacing w:val="80"/>
            <w:sz w:val="20"/>
          </w:rPr>
          <w:delText xml:space="preserve"> </w:delText>
        </w:r>
        <w:r w:rsidDel="0074385A">
          <w:rPr>
            <w:rFonts w:ascii="Trebuchet MS" w:hAnsi="Trebuchet MS"/>
            <w:sz w:val="10"/>
          </w:rPr>
          <w:delText>142</w:delText>
        </w:r>
        <w:r w:rsidDel="0074385A">
          <w:rPr>
            <w:rFonts w:ascii="Trebuchet MS" w:hAnsi="Trebuchet MS"/>
            <w:spacing w:val="40"/>
            <w:sz w:val="10"/>
          </w:rPr>
          <w:delText xml:space="preserve"> </w:delText>
        </w:r>
        <w:r w:rsidDel="0074385A">
          <w:rPr>
            <w:sz w:val="20"/>
          </w:rPr>
          <w:delText>conference version [</w:delText>
        </w:r>
        <w:r w:rsidDel="0074385A">
          <w:fldChar w:fldCharType="begin"/>
        </w:r>
        <w:r w:rsidDel="0074385A">
          <w:delInstrText>HYPERLINK \l "_bookmark39"</w:delInstrText>
        </w:r>
        <w:r w:rsidDel="0074385A">
          <w:fldChar w:fldCharType="separate"/>
        </w:r>
        <w:r w:rsidDel="0074385A">
          <w:rPr>
            <w:color w:val="0774B7"/>
            <w:sz w:val="20"/>
          </w:rPr>
          <w:delText>8</w:delText>
        </w:r>
        <w:r w:rsidDel="0074385A">
          <w:fldChar w:fldCharType="end"/>
        </w:r>
        <w:r w:rsidDel="0074385A">
          <w:rPr>
            <w:sz w:val="20"/>
          </w:rPr>
          <w:delText>], the K channel is never dropped while its rows are kept: doing so</w:delText>
        </w:r>
        <w:r w:rsidDel="0074385A">
          <w:rPr>
            <w:spacing w:val="80"/>
            <w:w w:val="150"/>
            <w:sz w:val="20"/>
          </w:rPr>
          <w:delText xml:space="preserve"> </w:delText>
        </w:r>
        <w:r w:rsidDel="0074385A">
          <w:rPr>
            <w:rFonts w:ascii="Trebuchet MS" w:hAnsi="Trebuchet MS"/>
            <w:sz w:val="10"/>
          </w:rPr>
          <w:delText>143</w:delText>
        </w:r>
        <w:r w:rsidDel="0074385A">
          <w:rPr>
            <w:rFonts w:ascii="Trebuchet MS" w:hAnsi="Trebuchet MS"/>
            <w:spacing w:val="40"/>
            <w:sz w:val="10"/>
          </w:rPr>
          <w:delText xml:space="preserve"> </w:delText>
        </w:r>
        <w:r w:rsidDel="0074385A">
          <w:rPr>
            <w:sz w:val="20"/>
          </w:rPr>
          <w:delText>maps</w:delText>
        </w:r>
        <w:r w:rsidDel="0074385A">
          <w:rPr>
            <w:spacing w:val="-6"/>
            <w:sz w:val="20"/>
          </w:rPr>
          <w:delText xml:space="preserve"> </w:delText>
        </w:r>
        <w:r w:rsidDel="0074385A">
          <w:rPr>
            <w:sz w:val="20"/>
          </w:rPr>
          <w:delText>identical</w:delText>
        </w:r>
        <w:r w:rsidDel="0074385A">
          <w:rPr>
            <w:spacing w:val="-6"/>
            <w:sz w:val="20"/>
          </w:rPr>
          <w:delText xml:space="preserve"> </w:delText>
        </w:r>
        <w:r w:rsidDel="0074385A">
          <w:rPr>
            <w:sz w:val="20"/>
          </w:rPr>
          <w:delText>CMY</w:delText>
        </w:r>
        <w:r w:rsidDel="0074385A">
          <w:rPr>
            <w:spacing w:val="-5"/>
            <w:sz w:val="20"/>
          </w:rPr>
          <w:delText xml:space="preserve"> </w:delText>
        </w:r>
        <w:r w:rsidDel="0074385A">
          <w:rPr>
            <w:sz w:val="20"/>
          </w:rPr>
          <w:delText>inputs</w:delText>
        </w:r>
        <w:r w:rsidDel="0074385A">
          <w:rPr>
            <w:spacing w:val="-6"/>
            <w:sz w:val="20"/>
          </w:rPr>
          <w:delText xml:space="preserve"> </w:delText>
        </w:r>
        <w:r w:rsidDel="0074385A">
          <w:rPr>
            <w:sz w:val="20"/>
          </w:rPr>
          <w:delText>to</w:delText>
        </w:r>
        <w:r w:rsidDel="0074385A">
          <w:rPr>
            <w:spacing w:val="-6"/>
            <w:sz w:val="20"/>
          </w:rPr>
          <w:delText xml:space="preserve"> </w:delText>
        </w:r>
        <w:r w:rsidDel="0074385A">
          <w:rPr>
            <w:sz w:val="20"/>
          </w:rPr>
          <w:delText>different</w:delText>
        </w:r>
        <w:r w:rsidDel="0074385A">
          <w:rPr>
            <w:spacing w:val="-6"/>
            <w:sz w:val="20"/>
          </w:rPr>
          <w:delText xml:space="preserve"> </w:delText>
        </w:r>
        <w:r w:rsidDel="0074385A">
          <w:rPr>
            <w:sz w:val="20"/>
          </w:rPr>
          <w:delText>XYZ</w:delText>
        </w:r>
        <w:r w:rsidDel="0074385A">
          <w:rPr>
            <w:spacing w:val="-5"/>
            <w:sz w:val="20"/>
          </w:rPr>
          <w:delText xml:space="preserve"> </w:delText>
        </w:r>
        <w:r w:rsidDel="0074385A">
          <w:rPr>
            <w:sz w:val="20"/>
          </w:rPr>
          <w:delText>outputs</w:delText>
        </w:r>
        <w:r w:rsidDel="0074385A">
          <w:rPr>
            <w:spacing w:val="-5"/>
            <w:sz w:val="20"/>
          </w:rPr>
          <w:delText xml:space="preserve"> </w:delText>
        </w:r>
        <w:r w:rsidDel="0074385A">
          <w:rPr>
            <w:sz w:val="20"/>
          </w:rPr>
          <w:delText>whenever</w:delText>
        </w:r>
        <w:r w:rsidDel="0074385A">
          <w:rPr>
            <w:spacing w:val="-6"/>
            <w:sz w:val="20"/>
          </w:rPr>
          <w:delText xml:space="preserve"> </w:delText>
        </w:r>
        <w:r w:rsidDel="0074385A">
          <w:rPr>
            <w:sz w:val="20"/>
          </w:rPr>
          <w:delText>K</w:delText>
        </w:r>
        <w:r w:rsidDel="0074385A">
          <w:rPr>
            <w:spacing w:val="-6"/>
            <w:sz w:val="20"/>
          </w:rPr>
          <w:delText xml:space="preserve"> </w:delText>
        </w:r>
        <w:r w:rsidDel="0074385A">
          <w:rPr>
            <w:sz w:val="20"/>
          </w:rPr>
          <w:delText>differs,</w:delText>
        </w:r>
        <w:r w:rsidDel="0074385A">
          <w:rPr>
            <w:spacing w:val="-5"/>
            <w:sz w:val="20"/>
          </w:rPr>
          <w:delText xml:space="preserve"> </w:delText>
        </w:r>
        <w:r w:rsidDel="0074385A">
          <w:rPr>
            <w:sz w:val="20"/>
          </w:rPr>
          <w:delText>an</w:delText>
        </w:r>
        <w:r w:rsidDel="0074385A">
          <w:rPr>
            <w:spacing w:val="-6"/>
            <w:sz w:val="20"/>
          </w:rPr>
          <w:delText xml:space="preserve"> </w:delText>
        </w:r>
        <w:r w:rsidDel="0074385A">
          <w:rPr>
            <w:sz w:val="20"/>
          </w:rPr>
          <w:delText>internal</w:delText>
        </w:r>
        <w:r w:rsidDel="0074385A">
          <w:rPr>
            <w:spacing w:val="-6"/>
            <w:sz w:val="20"/>
          </w:rPr>
          <w:delText xml:space="preserve"> </w:delText>
        </w:r>
        <w:r w:rsidDel="0074385A">
          <w:rPr>
            <w:sz w:val="20"/>
          </w:rPr>
          <w:delText>label</w:delText>
        </w:r>
        <w:r w:rsidDel="0074385A">
          <w:rPr>
            <w:spacing w:val="80"/>
            <w:w w:val="150"/>
            <w:sz w:val="20"/>
          </w:rPr>
          <w:delText xml:space="preserve"> </w:delText>
        </w:r>
        <w:r w:rsidDel="0074385A">
          <w:rPr>
            <w:rFonts w:ascii="Trebuchet MS" w:hAnsi="Trebuchet MS"/>
            <w:sz w:val="10"/>
          </w:rPr>
          <w:delText>144</w:delText>
        </w:r>
        <w:r w:rsidDel="0074385A">
          <w:rPr>
            <w:rFonts w:ascii="Trebuchet MS" w:hAnsi="Trebuchet MS"/>
            <w:spacing w:val="40"/>
            <w:sz w:val="10"/>
          </w:rPr>
          <w:delText xml:space="preserve"> </w:delText>
        </w:r>
        <w:r w:rsidDel="0074385A">
          <w:rPr>
            <w:sz w:val="20"/>
          </w:rPr>
          <w:delText>inconsistency rather than a modeling choice.</w:delText>
        </w:r>
        <w:r w:rsidDel="0074385A">
          <w:rPr>
            <w:spacing w:val="40"/>
            <w:sz w:val="20"/>
          </w:rPr>
          <w:delText xml:space="preserve"> </w:delText>
        </w:r>
      </w:del>
      <w:r>
        <w:rPr>
          <w:sz w:val="20"/>
        </w:rPr>
        <w:t xml:space="preserve">A fourth, </w:t>
      </w:r>
      <w:r>
        <w:rPr>
          <w:i/>
          <w:sz w:val="20"/>
        </w:rPr>
        <w:t xml:space="preserve">n </w:t>
      </w:r>
      <w:r>
        <w:rPr>
          <w:rFonts w:ascii="Tahoma" w:hAnsi="Tahoma"/>
          <w:sz w:val="20"/>
        </w:rPr>
        <w:t xml:space="preserve">= </w:t>
      </w:r>
      <w:r>
        <w:rPr>
          <w:sz w:val="20"/>
        </w:rPr>
        <w:t>4 dataset serves the cross-</w:t>
      </w:r>
      <w:r>
        <w:rPr>
          <w:spacing w:val="80"/>
          <w:sz w:val="20"/>
        </w:rPr>
        <w:t xml:space="preserve"> </w:t>
      </w:r>
      <w:r>
        <w:rPr>
          <w:rFonts w:ascii="Trebuchet MS" w:hAnsi="Trebuchet MS"/>
          <w:sz w:val="10"/>
        </w:rPr>
        <w:t>145</w:t>
      </w:r>
      <w:r>
        <w:rPr>
          <w:rFonts w:ascii="Trebuchet MS" w:hAnsi="Trebuchet MS"/>
          <w:spacing w:val="40"/>
          <w:sz w:val="10"/>
        </w:rPr>
        <w:t xml:space="preserve"> </w:t>
      </w:r>
      <w:r>
        <w:rPr>
          <w:sz w:val="20"/>
        </w:rPr>
        <w:t>printer</w:t>
      </w:r>
      <w:r>
        <w:rPr>
          <w:spacing w:val="-9"/>
          <w:sz w:val="20"/>
        </w:rPr>
        <w:t xml:space="preserve"> </w:t>
      </w:r>
      <w:r>
        <w:rPr>
          <w:sz w:val="20"/>
        </w:rPr>
        <w:t>generalization</w:t>
      </w:r>
      <w:r>
        <w:rPr>
          <w:spacing w:val="-9"/>
          <w:sz w:val="20"/>
        </w:rPr>
        <w:t xml:space="preserve"> </w:t>
      </w:r>
      <w:r>
        <w:rPr>
          <w:sz w:val="20"/>
        </w:rPr>
        <w:t>experiments</w:t>
      </w:r>
      <w:r>
        <w:rPr>
          <w:spacing w:val="-9"/>
          <w:sz w:val="20"/>
        </w:rPr>
        <w:t xml:space="preserve"> </w:t>
      </w:r>
      <w:r>
        <w:rPr>
          <w:sz w:val="20"/>
        </w:rPr>
        <w:t>of</w:t>
      </w:r>
      <w:r>
        <w:rPr>
          <w:spacing w:val="-9"/>
          <w:sz w:val="20"/>
        </w:rPr>
        <w:t xml:space="preserve"> </w:t>
      </w:r>
      <w:r>
        <w:rPr>
          <w:sz w:val="20"/>
        </w:rPr>
        <w:t>Section</w:t>
      </w:r>
      <w:r>
        <w:rPr>
          <w:spacing w:val="-9"/>
          <w:sz w:val="20"/>
        </w:rPr>
        <w:t xml:space="preserve"> </w:t>
      </w:r>
      <w:hyperlink w:anchor="_bookmark22" w:history="1">
        <w:r>
          <w:rPr>
            <w:color w:val="0774B7"/>
            <w:sz w:val="20"/>
          </w:rPr>
          <w:t>4.6</w:t>
        </w:r>
      </w:hyperlink>
      <w:r>
        <w:rPr>
          <w:color w:val="0774B7"/>
          <w:spacing w:val="-9"/>
          <w:sz w:val="20"/>
        </w:rPr>
        <w:t xml:space="preserve"> </w:t>
      </w:r>
      <w:r>
        <w:rPr>
          <w:sz w:val="20"/>
        </w:rPr>
        <w:t>rather</w:t>
      </w:r>
      <w:r>
        <w:rPr>
          <w:spacing w:val="-9"/>
          <w:sz w:val="20"/>
        </w:rPr>
        <w:t xml:space="preserve"> </w:t>
      </w:r>
      <w:r>
        <w:rPr>
          <w:sz w:val="20"/>
        </w:rPr>
        <w:t>than</w:t>
      </w:r>
      <w:r>
        <w:rPr>
          <w:spacing w:val="-9"/>
          <w:sz w:val="20"/>
        </w:rPr>
        <w:t xml:space="preserve"> </w:t>
      </w:r>
      <w:r>
        <w:rPr>
          <w:sz w:val="20"/>
        </w:rPr>
        <w:t>the</w:t>
      </w:r>
      <w:r>
        <w:rPr>
          <w:spacing w:val="-9"/>
          <w:sz w:val="20"/>
        </w:rPr>
        <w:t xml:space="preserve"> </w:t>
      </w:r>
      <w:r>
        <w:rPr>
          <w:sz w:val="20"/>
        </w:rPr>
        <w:t>model-comparison</w:t>
      </w:r>
      <w:r>
        <w:rPr>
          <w:spacing w:val="-9"/>
          <w:sz w:val="20"/>
        </w:rPr>
        <w:t xml:space="preserve"> </w:t>
      </w:r>
      <w:r>
        <w:rPr>
          <w:sz w:val="20"/>
        </w:rPr>
        <w:t>tables:</w:t>
      </w:r>
      <w:r>
        <w:rPr>
          <w:spacing w:val="80"/>
          <w:sz w:val="20"/>
        </w:rPr>
        <w:t xml:space="preserve"> </w:t>
      </w:r>
      <w:r>
        <w:rPr>
          <w:rFonts w:ascii="Trebuchet MS" w:hAnsi="Trebuchet MS"/>
          <w:sz w:val="10"/>
        </w:rPr>
        <w:t>146</w:t>
      </w:r>
      <w:r>
        <w:rPr>
          <w:rFonts w:ascii="Trebuchet MS" w:hAnsi="Trebuchet MS"/>
          <w:spacing w:val="40"/>
          <w:sz w:val="10"/>
        </w:rPr>
        <w:t xml:space="preserve"> </w:t>
      </w:r>
      <w:commentRangeStart w:id="208"/>
      <w:del w:id="209" w:author="Phil Green" w:date="2026-08-30T13:27:00Z" w16du:dateUtc="2026-08-30T11:27:00Z">
        <w:r w:rsidDel="0074385A">
          <w:rPr>
            <w:sz w:val="20"/>
          </w:rPr>
          <w:delText>IFRA 2005</w:delText>
        </w:r>
      </w:del>
      <w:ins w:id="210" w:author="Phil Green" w:date="2026-08-30T13:27:00Z" w16du:dateUtc="2026-08-30T11:27:00Z">
        <w:r w:rsidR="0074385A">
          <w:rPr>
            <w:sz w:val="20"/>
          </w:rPr>
          <w:t>1</w:t>
        </w:r>
      </w:ins>
      <w:commentRangeEnd w:id="208"/>
      <w:r w:rsidR="0074385A">
        <w:rPr>
          <w:rStyle w:val="CommentReference"/>
          <w:sz w:val="20"/>
          <w:szCs w:val="22"/>
        </w:rPr>
        <w:commentReference w:id="208"/>
      </w:r>
      <w:ins w:id="211" w:author="Phil Green" w:date="2026-08-30T13:27:00Z" w16du:dateUtc="2026-08-30T11:27:00Z">
        <w:r w:rsidR="0074385A">
          <w:rPr>
            <w:sz w:val="20"/>
          </w:rPr>
          <w:t>3</w:t>
        </w:r>
      </w:ins>
      <w:r>
        <w:rPr>
          <w:sz w:val="20"/>
        </w:rPr>
        <w:t xml:space="preserve"> newsprint</w:t>
      </w:r>
      <w:del w:id="212" w:author="Phil Green" w:date="2026-08-30T13:27:00Z" w16du:dateUtc="2026-08-30T11:27:00Z">
        <w:r w:rsidDel="0074385A">
          <w:rPr>
            <w:sz w:val="20"/>
          </w:rPr>
          <w:delText>, 13 white-backing (wb)</w:delText>
        </w:r>
      </w:del>
      <w:r>
        <w:rPr>
          <w:sz w:val="20"/>
        </w:rPr>
        <w:t xml:space="preserve"> press runs, 1,485 CMYK samples per run,</w:t>
      </w:r>
      <w:r>
        <w:rPr>
          <w:spacing w:val="80"/>
          <w:sz w:val="20"/>
        </w:rPr>
        <w:t xml:space="preserve"> </w:t>
      </w:r>
      <w:r>
        <w:rPr>
          <w:rFonts w:ascii="Trebuchet MS" w:hAnsi="Trebuchet MS"/>
          <w:sz w:val="10"/>
        </w:rPr>
        <w:t>147</w:t>
      </w:r>
      <w:r>
        <w:rPr>
          <w:rFonts w:ascii="Trebuchet MS" w:hAnsi="Trebuchet MS"/>
          <w:spacing w:val="40"/>
          <w:sz w:val="10"/>
        </w:rPr>
        <w:t xml:space="preserve"> </w:t>
      </w:r>
      <w:r>
        <w:rPr>
          <w:sz w:val="20"/>
        </w:rPr>
        <w:t>measured</w:t>
      </w:r>
      <w:r>
        <w:rPr>
          <w:spacing w:val="-13"/>
          <w:sz w:val="20"/>
        </w:rPr>
        <w:t xml:space="preserve"> </w:t>
      </w:r>
      <w:r>
        <w:rPr>
          <w:sz w:val="20"/>
        </w:rPr>
        <w:t>as</w:t>
      </w:r>
      <w:r>
        <w:rPr>
          <w:spacing w:val="-12"/>
          <w:sz w:val="20"/>
        </w:rPr>
        <w:t xml:space="preserve"> </w:t>
      </w:r>
      <w:r>
        <w:rPr>
          <w:sz w:val="20"/>
        </w:rPr>
        <w:t>36-band</w:t>
      </w:r>
      <w:r>
        <w:rPr>
          <w:spacing w:val="-13"/>
          <w:sz w:val="20"/>
        </w:rPr>
        <w:t xml:space="preserve"> </w:t>
      </w:r>
      <w:r>
        <w:rPr>
          <w:sz w:val="20"/>
        </w:rPr>
        <w:t>spectral</w:t>
      </w:r>
      <w:r>
        <w:rPr>
          <w:spacing w:val="-12"/>
          <w:sz w:val="20"/>
        </w:rPr>
        <w:t xml:space="preserve"> </w:t>
      </w:r>
      <w:r>
        <w:rPr>
          <w:sz w:val="20"/>
        </w:rPr>
        <w:t>reflectance</w:t>
      </w:r>
      <w:r>
        <w:rPr>
          <w:spacing w:val="-13"/>
          <w:sz w:val="20"/>
        </w:rPr>
        <w:t xml:space="preserve"> </w:t>
      </w:r>
      <w:r>
        <w:rPr>
          <w:sz w:val="20"/>
        </w:rPr>
        <w:t>(380–730</w:t>
      </w:r>
      <w:r>
        <w:rPr>
          <w:spacing w:val="-12"/>
          <w:sz w:val="20"/>
        </w:rPr>
        <w:t xml:space="preserve"> </w:t>
      </w:r>
      <w:r>
        <w:rPr>
          <w:sz w:val="20"/>
        </w:rPr>
        <w:t>nm)</w:t>
      </w:r>
      <w:r>
        <w:rPr>
          <w:spacing w:val="-13"/>
          <w:sz w:val="20"/>
        </w:rPr>
        <w:t xml:space="preserve"> </w:t>
      </w:r>
      <w:r>
        <w:rPr>
          <w:sz w:val="20"/>
        </w:rPr>
        <w:t>and</w:t>
      </w:r>
      <w:r>
        <w:rPr>
          <w:spacing w:val="-12"/>
          <w:sz w:val="20"/>
        </w:rPr>
        <w:t xml:space="preserve"> </w:t>
      </w:r>
      <w:r>
        <w:rPr>
          <w:sz w:val="20"/>
        </w:rPr>
        <w:t>converted</w:t>
      </w:r>
      <w:r>
        <w:rPr>
          <w:spacing w:val="-13"/>
          <w:sz w:val="20"/>
        </w:rPr>
        <w:t xml:space="preserve"> </w:t>
      </w:r>
      <w:r>
        <w:rPr>
          <w:sz w:val="20"/>
        </w:rPr>
        <w:t>to</w:t>
      </w:r>
      <w:r>
        <w:rPr>
          <w:spacing w:val="-12"/>
          <w:sz w:val="20"/>
        </w:rPr>
        <w:t xml:space="preserve"> </w:t>
      </w:r>
      <w:r>
        <w:rPr>
          <w:sz w:val="20"/>
        </w:rPr>
        <w:t>CIE</w:t>
      </w:r>
      <w:r>
        <w:rPr>
          <w:spacing w:val="-13"/>
          <w:sz w:val="20"/>
        </w:rPr>
        <w:t xml:space="preserve"> </w:t>
      </w:r>
      <w:commentRangeStart w:id="213"/>
      <w:r>
        <w:rPr>
          <w:sz w:val="20"/>
        </w:rPr>
        <w:t>XYZ</w:t>
      </w:r>
      <w:commentRangeEnd w:id="213"/>
      <w:r w:rsidR="0074385A">
        <w:rPr>
          <w:rStyle w:val="CommentReference"/>
          <w:spacing w:val="-12"/>
          <w:sz w:val="20"/>
          <w:szCs w:val="22"/>
        </w:rPr>
        <w:commentReference w:id="213"/>
      </w:r>
      <w:r>
        <w:rPr>
          <w:spacing w:val="-12"/>
          <w:sz w:val="20"/>
        </w:rPr>
        <w:t xml:space="preserve"> </w:t>
      </w:r>
      <w:r>
        <w:rPr>
          <w:sz w:val="20"/>
        </w:rPr>
        <w:t>(D50/2°)</w:t>
      </w:r>
      <w:r>
        <w:rPr>
          <w:spacing w:val="80"/>
          <w:w w:val="150"/>
          <w:sz w:val="20"/>
        </w:rPr>
        <w:t xml:space="preserve"> </w:t>
      </w:r>
      <w:r>
        <w:rPr>
          <w:rFonts w:ascii="Trebuchet MS" w:hAnsi="Trebuchet MS"/>
          <w:sz w:val="10"/>
        </w:rPr>
        <w:t>148</w:t>
      </w:r>
      <w:r>
        <w:rPr>
          <w:rFonts w:ascii="Trebuchet MS" w:hAnsi="Trebuchet MS"/>
          <w:spacing w:val="40"/>
          <w:sz w:val="10"/>
        </w:rPr>
        <w:t xml:space="preserve"> </w:t>
      </w:r>
      <w:r>
        <w:rPr>
          <w:sz w:val="20"/>
        </w:rPr>
        <w:t xml:space="preserve">via the </w:t>
      </w:r>
      <w:r>
        <w:rPr>
          <w:rFonts w:ascii="Cambria" w:hAnsi="Cambria"/>
          <w:sz w:val="20"/>
        </w:rPr>
        <w:t xml:space="preserve">colour-science </w:t>
      </w:r>
      <w:r>
        <w:rPr>
          <w:sz w:val="20"/>
        </w:rPr>
        <w:t>library [</w:t>
      </w:r>
      <w:hyperlink w:anchor="_bookmark66" w:history="1">
        <w:r>
          <w:rPr>
            <w:color w:val="0774B7"/>
            <w:sz w:val="20"/>
          </w:rPr>
          <w:t>35</w:t>
        </w:r>
      </w:hyperlink>
      <w:r>
        <w:rPr>
          <w:sz w:val="20"/>
        </w:rPr>
        <w:t>].</w:t>
      </w:r>
      <w:del w:id="214" w:author="Phil Green" w:date="2026-08-30T13:28:00Z" w16du:dateUtc="2026-08-30T11:28:00Z">
        <w:r w:rsidDel="0074385A">
          <w:rPr>
            <w:spacing w:val="40"/>
            <w:sz w:val="20"/>
          </w:rPr>
          <w:delText xml:space="preserve"> </w:delText>
        </w:r>
        <w:r w:rsidDel="0074385A">
          <w:rPr>
            <w:sz w:val="20"/>
          </w:rPr>
          <w:delText>The complementary black-backing runs are out of</w:delText>
        </w:r>
        <w:r w:rsidDel="0074385A">
          <w:rPr>
            <w:spacing w:val="40"/>
            <w:sz w:val="20"/>
          </w:rPr>
          <w:delText xml:space="preserve">  </w:delText>
        </w:r>
        <w:r w:rsidDel="0074385A">
          <w:rPr>
            <w:rFonts w:ascii="Trebuchet MS" w:hAnsi="Trebuchet MS"/>
            <w:sz w:val="10"/>
          </w:rPr>
          <w:delText>149</w:delText>
        </w:r>
        <w:r w:rsidDel="0074385A">
          <w:rPr>
            <w:rFonts w:ascii="Trebuchet MS" w:hAnsi="Trebuchet MS"/>
            <w:spacing w:val="40"/>
            <w:sz w:val="10"/>
          </w:rPr>
          <w:delText xml:space="preserve"> </w:delText>
        </w:r>
        <w:r w:rsidDel="0074385A">
          <w:rPr>
            <w:sz w:val="20"/>
          </w:rPr>
          <w:delText>scope: recovering colorimetry measured over a black backing is a substrate-correction</w:delText>
        </w:r>
        <w:r w:rsidDel="0074385A">
          <w:rPr>
            <w:spacing w:val="80"/>
            <w:sz w:val="20"/>
          </w:rPr>
          <w:delText xml:space="preserve"> </w:delText>
        </w:r>
        <w:r w:rsidDel="0074385A">
          <w:rPr>
            <w:rFonts w:ascii="Trebuchet MS" w:hAnsi="Trebuchet MS"/>
            <w:sz w:val="10"/>
          </w:rPr>
          <w:delText>150</w:delText>
        </w:r>
        <w:r w:rsidDel="0074385A">
          <w:rPr>
            <w:rFonts w:ascii="Trebuchet MS" w:hAnsi="Trebuchet MS"/>
            <w:spacing w:val="40"/>
            <w:sz w:val="10"/>
          </w:rPr>
          <w:delText xml:space="preserve"> </w:delText>
        </w:r>
        <w:r w:rsidDel="0074385A">
          <w:rPr>
            <w:sz w:val="20"/>
          </w:rPr>
          <w:delText>problem,</w:delText>
        </w:r>
        <w:r w:rsidDel="0074385A">
          <w:rPr>
            <w:spacing w:val="-10"/>
            <w:sz w:val="20"/>
          </w:rPr>
          <w:delText xml:space="preserve"> </w:delText>
        </w:r>
        <w:r w:rsidDel="0074385A">
          <w:rPr>
            <w:sz w:val="20"/>
          </w:rPr>
          <w:delText>distinct</w:delText>
        </w:r>
        <w:r w:rsidDel="0074385A">
          <w:rPr>
            <w:spacing w:val="-10"/>
            <w:sz w:val="20"/>
          </w:rPr>
          <w:delText xml:space="preserve"> </w:delText>
        </w:r>
        <w:r w:rsidDel="0074385A">
          <w:rPr>
            <w:sz w:val="20"/>
          </w:rPr>
          <w:delText>from</w:delText>
        </w:r>
        <w:r w:rsidDel="0074385A">
          <w:rPr>
            <w:spacing w:val="-10"/>
            <w:sz w:val="20"/>
          </w:rPr>
          <w:delText xml:space="preserve"> </w:delText>
        </w:r>
        <w:r w:rsidDel="0074385A">
          <w:rPr>
            <w:spacing w:val="-2"/>
            <w:sz w:val="20"/>
          </w:rPr>
          <w:delText>characterization.</w:delText>
        </w:r>
      </w:del>
      <w:ins w:id="215" w:author="Phil Green" w:date="2026-08-30T13:35:00Z" w16du:dateUtc="2026-08-30T11:35:00Z">
        <w:r w:rsidR="00EF1A0C">
          <w:rPr>
            <w:spacing w:val="-2"/>
            <w:sz w:val="20"/>
          </w:rPr>
          <w:t xml:space="preserve"> R</w:t>
        </w:r>
      </w:ins>
      <w:ins w:id="216" w:author="Phil Green" w:date="2026-08-30T13:36:00Z" w16du:dateUtc="2026-08-30T11:36:00Z">
        <w:r w:rsidR="00EF1A0C">
          <w:rPr>
            <w:spacing w:val="-2"/>
            <w:sz w:val="20"/>
          </w:rPr>
          <w:t>egistered characterization data sets such as</w:t>
        </w:r>
      </w:ins>
      <w:ins w:id="217" w:author="Phil Green" w:date="2026-08-30T13:35:00Z" w16du:dateUtc="2026-08-30T11:35:00Z">
        <w:r w:rsidR="00EF1A0C">
          <w:rPr>
            <w:spacing w:val="-2"/>
            <w:sz w:val="20"/>
          </w:rPr>
          <w:t xml:space="preserve"> FOGRA52 and APTECH </w:t>
        </w:r>
      </w:ins>
      <w:ins w:id="218" w:author="Phil Green" w:date="2026-08-30T13:36:00Z" w16du:dateUtc="2026-08-30T11:36:00Z">
        <w:r w:rsidR="00EF1A0C">
          <w:rPr>
            <w:spacing w:val="-2"/>
            <w:sz w:val="20"/>
          </w:rPr>
          <w:t>are usually derived from multiple press runs and subject to smoothing, as opposed to the newsprint datasets which are individual measur</w:t>
        </w:r>
      </w:ins>
      <w:ins w:id="219" w:author="Phil Green" w:date="2026-08-30T13:37:00Z" w16du:dateUtc="2026-08-30T11:37:00Z">
        <w:r w:rsidR="00EF1A0C">
          <w:rPr>
            <w:spacing w:val="-2"/>
            <w:sz w:val="20"/>
          </w:rPr>
          <w:t>ed press runs and subject to greater noise from print and meas</w:t>
        </w:r>
      </w:ins>
      <w:ins w:id="220" w:author="Phil Green" w:date="2026-08-30T13:38:00Z" w16du:dateUtc="2026-08-30T11:38:00Z">
        <w:r w:rsidR="00EF1A0C">
          <w:rPr>
            <w:spacing w:val="-2"/>
            <w:sz w:val="20"/>
          </w:rPr>
          <w:t xml:space="preserve">urement variability. It has </w:t>
        </w:r>
      </w:ins>
      <w:ins w:id="221" w:author="Phil Green" w:date="2026-08-30T13:41:00Z" w16du:dateUtc="2026-08-30T11:41:00Z">
        <w:r w:rsidR="00EF1A0C">
          <w:rPr>
            <w:spacing w:val="-2"/>
            <w:sz w:val="20"/>
          </w:rPr>
          <w:t xml:space="preserve">previously </w:t>
        </w:r>
      </w:ins>
      <w:ins w:id="222" w:author="Phil Green" w:date="2026-08-30T13:38:00Z" w16du:dateUtc="2026-08-30T11:38:00Z">
        <w:r w:rsidR="00EF1A0C">
          <w:rPr>
            <w:spacing w:val="-2"/>
            <w:sz w:val="20"/>
          </w:rPr>
          <w:t>been noted (Green 200</w:t>
        </w:r>
      </w:ins>
      <w:ins w:id="223" w:author="Phil Green" w:date="2026-08-30T13:40:00Z" w16du:dateUtc="2026-08-30T11:40:00Z">
        <w:r w:rsidR="00EF1A0C">
          <w:rPr>
            <w:spacing w:val="-2"/>
            <w:sz w:val="20"/>
          </w:rPr>
          <w:t>6</w:t>
        </w:r>
      </w:ins>
      <w:ins w:id="224" w:author="Phil Green" w:date="2026-08-30T13:38:00Z" w16du:dateUtc="2026-08-30T11:38:00Z">
        <w:r w:rsidR="00EF1A0C">
          <w:rPr>
            <w:spacing w:val="-2"/>
            <w:sz w:val="20"/>
          </w:rPr>
          <w:t>)</w:t>
        </w:r>
      </w:ins>
      <w:ins w:id="225" w:author="Phil Green" w:date="2026-08-30T13:40:00Z" w16du:dateUtc="2026-08-30T11:40:00Z">
        <w:r w:rsidR="00EF1A0C">
          <w:rPr>
            <w:spacing w:val="-2"/>
            <w:sz w:val="20"/>
          </w:rPr>
          <w:t xml:space="preserve"> that </w:t>
        </w:r>
      </w:ins>
      <w:ins w:id="226" w:author="Phil Green" w:date="2026-08-30T13:41:00Z" w16du:dateUtc="2026-08-30T11:41:00Z">
        <w:r w:rsidR="00EF1A0C">
          <w:rPr>
            <w:spacing w:val="-2"/>
            <w:sz w:val="20"/>
          </w:rPr>
          <w:t>averaging and smoothing lead to smaller model errors.</w:t>
        </w:r>
      </w:ins>
      <w:r>
        <w:rPr>
          <w:rFonts w:ascii="Times New Roman" w:hAnsi="Times New Roman"/>
          <w:sz w:val="20"/>
        </w:rPr>
        <w:tab/>
      </w:r>
      <w:r>
        <w:rPr>
          <w:rFonts w:ascii="Trebuchet MS" w:hAnsi="Trebuchet MS"/>
          <w:spacing w:val="-5"/>
          <w:sz w:val="10"/>
        </w:rPr>
        <w:t>151</w:t>
      </w:r>
    </w:p>
    <w:p w14:paraId="213CF055" w14:textId="77777777" w:rsidR="00EA1924" w:rsidRDefault="00000000">
      <w:pPr>
        <w:spacing w:line="243" w:lineRule="exact"/>
        <w:ind w:left="3187"/>
        <w:jc w:val="both"/>
        <w:rPr>
          <w:rFonts w:ascii="Trebuchet MS"/>
          <w:sz w:val="10"/>
        </w:rPr>
      </w:pPr>
      <w:r>
        <w:rPr>
          <w:sz w:val="20"/>
        </w:rPr>
        <w:t>Three</w:t>
      </w:r>
      <w:r>
        <w:rPr>
          <w:spacing w:val="7"/>
          <w:sz w:val="20"/>
        </w:rPr>
        <w:t xml:space="preserve"> </w:t>
      </w:r>
      <w:r>
        <w:rPr>
          <w:sz w:val="20"/>
        </w:rPr>
        <w:t>further</w:t>
      </w:r>
      <w:r>
        <w:rPr>
          <w:spacing w:val="8"/>
          <w:sz w:val="20"/>
        </w:rPr>
        <w:t xml:space="preserve"> </w:t>
      </w:r>
      <w:r>
        <w:rPr>
          <w:sz w:val="20"/>
        </w:rPr>
        <w:t>datasets</w:t>
      </w:r>
      <w:r>
        <w:rPr>
          <w:spacing w:val="8"/>
          <w:sz w:val="20"/>
        </w:rPr>
        <w:t xml:space="preserve"> </w:t>
      </w:r>
      <w:r>
        <w:rPr>
          <w:sz w:val="20"/>
        </w:rPr>
        <w:t>extend</w:t>
      </w:r>
      <w:r>
        <w:rPr>
          <w:spacing w:val="7"/>
          <w:sz w:val="20"/>
        </w:rPr>
        <w:t xml:space="preserve"> </w:t>
      </w:r>
      <w:r>
        <w:rPr>
          <w:sz w:val="20"/>
        </w:rPr>
        <w:t>the</w:t>
      </w:r>
      <w:r>
        <w:rPr>
          <w:spacing w:val="8"/>
          <w:sz w:val="20"/>
        </w:rPr>
        <w:t xml:space="preserve"> </w:t>
      </w:r>
      <w:r>
        <w:rPr>
          <w:sz w:val="20"/>
        </w:rPr>
        <w:t>ladder</w:t>
      </w:r>
      <w:r>
        <w:rPr>
          <w:spacing w:val="8"/>
          <w:sz w:val="20"/>
        </w:rPr>
        <w:t xml:space="preserve"> </w:t>
      </w:r>
      <w:r>
        <w:rPr>
          <w:sz w:val="20"/>
        </w:rPr>
        <w:t>to</w:t>
      </w:r>
      <w:r>
        <w:rPr>
          <w:spacing w:val="10"/>
          <w:sz w:val="20"/>
        </w:rPr>
        <w:t xml:space="preserve"> </w:t>
      </w:r>
      <w:r>
        <w:rPr>
          <w:i/>
          <w:sz w:val="20"/>
        </w:rPr>
        <w:t>n</w:t>
      </w:r>
      <w:r>
        <w:rPr>
          <w:i/>
          <w:spacing w:val="22"/>
          <w:sz w:val="20"/>
        </w:rPr>
        <w:t xml:space="preserve"> </w:t>
      </w:r>
      <w:r>
        <w:rPr>
          <w:rFonts w:ascii="Tahoma"/>
          <w:sz w:val="20"/>
        </w:rPr>
        <w:t>=</w:t>
      </w:r>
      <w:r>
        <w:rPr>
          <w:rFonts w:ascii="Tahoma"/>
          <w:spacing w:val="8"/>
          <w:sz w:val="20"/>
        </w:rPr>
        <w:t xml:space="preserve"> </w:t>
      </w:r>
      <w:r>
        <w:rPr>
          <w:sz w:val="20"/>
        </w:rPr>
        <w:t>5</w:t>
      </w:r>
      <w:r>
        <w:rPr>
          <w:spacing w:val="8"/>
          <w:sz w:val="20"/>
        </w:rPr>
        <w:t xml:space="preserve"> </w:t>
      </w:r>
      <w:r>
        <w:rPr>
          <w:sz w:val="20"/>
        </w:rPr>
        <w:t>and</w:t>
      </w:r>
      <w:r>
        <w:rPr>
          <w:spacing w:val="10"/>
          <w:sz w:val="20"/>
        </w:rPr>
        <w:t xml:space="preserve"> </w:t>
      </w:r>
      <w:r>
        <w:rPr>
          <w:i/>
          <w:sz w:val="20"/>
        </w:rPr>
        <w:t>n</w:t>
      </w:r>
      <w:r>
        <w:rPr>
          <w:i/>
          <w:spacing w:val="22"/>
          <w:sz w:val="20"/>
        </w:rPr>
        <w:t xml:space="preserve"> </w:t>
      </w:r>
      <w:r>
        <w:rPr>
          <w:rFonts w:ascii="Tahoma"/>
          <w:sz w:val="20"/>
        </w:rPr>
        <w:t>=</w:t>
      </w:r>
      <w:r>
        <w:rPr>
          <w:rFonts w:ascii="Tahoma"/>
          <w:spacing w:val="8"/>
          <w:sz w:val="20"/>
        </w:rPr>
        <w:t xml:space="preserve"> </w:t>
      </w:r>
      <w:r>
        <w:rPr>
          <w:sz w:val="20"/>
        </w:rPr>
        <w:t>7</w:t>
      </w:r>
      <w:r>
        <w:rPr>
          <w:spacing w:val="8"/>
          <w:sz w:val="20"/>
        </w:rPr>
        <w:t xml:space="preserve"> </w:t>
      </w:r>
      <w:r>
        <w:rPr>
          <w:sz w:val="20"/>
        </w:rPr>
        <w:t>(Section</w:t>
      </w:r>
      <w:r>
        <w:rPr>
          <w:spacing w:val="7"/>
          <w:sz w:val="20"/>
        </w:rPr>
        <w:t xml:space="preserve"> </w:t>
      </w:r>
      <w:hyperlink w:anchor="_bookmark24" w:history="1">
        <w:r>
          <w:rPr>
            <w:color w:val="0774B7"/>
            <w:sz w:val="20"/>
          </w:rPr>
          <w:t>4.7</w:t>
        </w:r>
      </w:hyperlink>
      <w:r>
        <w:rPr>
          <w:sz w:val="20"/>
        </w:rPr>
        <w:t>).</w:t>
      </w:r>
      <w:r>
        <w:rPr>
          <w:spacing w:val="30"/>
          <w:sz w:val="20"/>
        </w:rPr>
        <w:t xml:space="preserve"> </w:t>
      </w:r>
      <w:r>
        <w:rPr>
          <w:sz w:val="20"/>
        </w:rPr>
        <w:t>KCMYG</w:t>
      </w:r>
      <w:r>
        <w:rPr>
          <w:rFonts w:ascii="Times New Roman"/>
          <w:spacing w:val="77"/>
          <w:sz w:val="20"/>
        </w:rPr>
        <w:t xml:space="preserve">  </w:t>
      </w:r>
      <w:r>
        <w:rPr>
          <w:rFonts w:ascii="Trebuchet MS"/>
          <w:spacing w:val="-5"/>
          <w:sz w:val="10"/>
        </w:rPr>
        <w:t>152</w:t>
      </w:r>
    </w:p>
    <w:p w14:paraId="39DCC06D" w14:textId="77777777" w:rsidR="00EA1924" w:rsidRDefault="00000000">
      <w:pPr>
        <w:tabs>
          <w:tab w:val="left" w:pos="10859"/>
        </w:tabs>
        <w:spacing w:before="30"/>
        <w:ind w:left="2761"/>
        <w:rPr>
          <w:rFonts w:ascii="Trebuchet MS"/>
          <w:sz w:val="10"/>
        </w:rPr>
      </w:pPr>
      <w:r>
        <w:rPr>
          <w:sz w:val="20"/>
        </w:rPr>
        <w:t>is</w:t>
      </w:r>
      <w:r>
        <w:rPr>
          <w:spacing w:val="21"/>
          <w:sz w:val="20"/>
        </w:rPr>
        <w:t xml:space="preserve"> </w:t>
      </w:r>
      <w:r>
        <w:rPr>
          <w:sz w:val="20"/>
        </w:rPr>
        <w:t>a</w:t>
      </w:r>
      <w:r>
        <w:rPr>
          <w:spacing w:val="20"/>
          <w:sz w:val="20"/>
        </w:rPr>
        <w:t xml:space="preserve"> </w:t>
      </w:r>
      <w:r>
        <w:rPr>
          <w:sz w:val="20"/>
        </w:rPr>
        <w:t>five-ink</w:t>
      </w:r>
      <w:r>
        <w:rPr>
          <w:spacing w:val="21"/>
          <w:sz w:val="20"/>
        </w:rPr>
        <w:t xml:space="preserve"> </w:t>
      </w:r>
      <w:r>
        <w:rPr>
          <w:sz w:val="20"/>
        </w:rPr>
        <w:t>(black,</w:t>
      </w:r>
      <w:r>
        <w:rPr>
          <w:spacing w:val="26"/>
          <w:sz w:val="20"/>
        </w:rPr>
        <w:t xml:space="preserve"> </w:t>
      </w:r>
      <w:r>
        <w:rPr>
          <w:sz w:val="20"/>
        </w:rPr>
        <w:t>cyan,</w:t>
      </w:r>
      <w:r>
        <w:rPr>
          <w:spacing w:val="25"/>
          <w:sz w:val="20"/>
        </w:rPr>
        <w:t xml:space="preserve"> </w:t>
      </w:r>
      <w:r>
        <w:rPr>
          <w:sz w:val="20"/>
        </w:rPr>
        <w:t>magenta,</w:t>
      </w:r>
      <w:r>
        <w:rPr>
          <w:spacing w:val="25"/>
          <w:sz w:val="20"/>
        </w:rPr>
        <w:t xml:space="preserve"> </w:t>
      </w:r>
      <w:r>
        <w:rPr>
          <w:sz w:val="20"/>
        </w:rPr>
        <w:t>yellow,</w:t>
      </w:r>
      <w:r>
        <w:rPr>
          <w:spacing w:val="25"/>
          <w:sz w:val="20"/>
        </w:rPr>
        <w:t xml:space="preserve"> </w:t>
      </w:r>
      <w:r>
        <w:rPr>
          <w:sz w:val="20"/>
        </w:rPr>
        <w:t>green)</w:t>
      </w:r>
      <w:r>
        <w:rPr>
          <w:spacing w:val="21"/>
          <w:sz w:val="20"/>
        </w:rPr>
        <w:t xml:space="preserve"> </w:t>
      </w:r>
      <w:r>
        <w:rPr>
          <w:sz w:val="20"/>
        </w:rPr>
        <w:t>chart</w:t>
      </w:r>
      <w:r>
        <w:rPr>
          <w:spacing w:val="21"/>
          <w:sz w:val="20"/>
        </w:rPr>
        <w:t xml:space="preserve"> </w:t>
      </w:r>
      <w:r>
        <w:rPr>
          <w:sz w:val="20"/>
        </w:rPr>
        <w:t>of</w:t>
      </w:r>
      <w:r>
        <w:rPr>
          <w:spacing w:val="21"/>
          <w:sz w:val="20"/>
        </w:rPr>
        <w:t xml:space="preserve"> </w:t>
      </w:r>
      <w:r>
        <w:rPr>
          <w:sz w:val="20"/>
        </w:rPr>
        <w:t>2,214</w:t>
      </w:r>
      <w:r>
        <w:rPr>
          <w:spacing w:val="21"/>
          <w:sz w:val="20"/>
        </w:rPr>
        <w:t xml:space="preserve"> </w:t>
      </w:r>
      <w:r>
        <w:rPr>
          <w:sz w:val="20"/>
        </w:rPr>
        <w:t>patches,</w:t>
      </w:r>
      <w:r>
        <w:rPr>
          <w:spacing w:val="25"/>
          <w:sz w:val="20"/>
        </w:rPr>
        <w:t xml:space="preserve"> </w:t>
      </w:r>
      <w:r>
        <w:rPr>
          <w:sz w:val="20"/>
        </w:rPr>
        <w:t>measured</w:t>
      </w:r>
      <w:r>
        <w:rPr>
          <w:spacing w:val="21"/>
          <w:sz w:val="20"/>
        </w:rPr>
        <w:t xml:space="preserve"> </w:t>
      </w:r>
      <w:r>
        <w:rPr>
          <w:spacing w:val="-5"/>
          <w:sz w:val="20"/>
        </w:rPr>
        <w:t>as</w:t>
      </w:r>
      <w:r>
        <w:rPr>
          <w:rFonts w:ascii="Times New Roman"/>
          <w:sz w:val="20"/>
        </w:rPr>
        <w:tab/>
      </w:r>
      <w:r>
        <w:rPr>
          <w:rFonts w:ascii="Trebuchet MS"/>
          <w:spacing w:val="-5"/>
          <w:sz w:val="10"/>
        </w:rPr>
        <w:t>153</w:t>
      </w:r>
    </w:p>
    <w:p w14:paraId="64CEDD61" w14:textId="2A6F4A89" w:rsidR="00EA1924" w:rsidRDefault="00000000">
      <w:pPr>
        <w:tabs>
          <w:tab w:val="left" w:pos="10859"/>
        </w:tabs>
        <w:spacing w:before="30"/>
        <w:ind w:left="2761"/>
        <w:rPr>
          <w:rFonts w:ascii="Trebuchet MS"/>
          <w:sz w:val="10"/>
        </w:rPr>
      </w:pPr>
      <w:r>
        <w:rPr>
          <w:sz w:val="20"/>
        </w:rPr>
        <w:t>36-band</w:t>
      </w:r>
      <w:r>
        <w:rPr>
          <w:spacing w:val="20"/>
          <w:sz w:val="20"/>
        </w:rPr>
        <w:t xml:space="preserve"> </w:t>
      </w:r>
      <w:r>
        <w:rPr>
          <w:sz w:val="20"/>
        </w:rPr>
        <w:t>spectral</w:t>
      </w:r>
      <w:r>
        <w:rPr>
          <w:spacing w:val="20"/>
          <w:sz w:val="20"/>
        </w:rPr>
        <w:t xml:space="preserve"> </w:t>
      </w:r>
      <w:r>
        <w:rPr>
          <w:sz w:val="20"/>
        </w:rPr>
        <w:t>reflectance</w:t>
      </w:r>
      <w:r>
        <w:rPr>
          <w:spacing w:val="20"/>
          <w:sz w:val="20"/>
        </w:rPr>
        <w:t xml:space="preserve"> </w:t>
      </w:r>
      <w:r>
        <w:rPr>
          <w:sz w:val="20"/>
        </w:rPr>
        <w:t>and</w:t>
      </w:r>
      <w:r>
        <w:rPr>
          <w:spacing w:val="20"/>
          <w:sz w:val="20"/>
        </w:rPr>
        <w:t xml:space="preserve"> </w:t>
      </w:r>
      <w:r>
        <w:rPr>
          <w:sz w:val="20"/>
        </w:rPr>
        <w:t>converted</w:t>
      </w:r>
      <w:r>
        <w:rPr>
          <w:spacing w:val="20"/>
          <w:sz w:val="20"/>
        </w:rPr>
        <w:t xml:space="preserve"> </w:t>
      </w:r>
      <w:r>
        <w:rPr>
          <w:sz w:val="20"/>
        </w:rPr>
        <w:t>to</w:t>
      </w:r>
      <w:r>
        <w:rPr>
          <w:spacing w:val="20"/>
          <w:sz w:val="20"/>
        </w:rPr>
        <w:t xml:space="preserve"> </w:t>
      </w:r>
      <w:r>
        <w:rPr>
          <w:sz w:val="20"/>
        </w:rPr>
        <w:t>XYZ</w:t>
      </w:r>
      <w:del w:id="227" w:author="Phil Green" w:date="2026-08-30T13:29:00Z" w16du:dateUtc="2026-08-30T11:29:00Z">
        <w:r w:rsidDel="0074385A">
          <w:rPr>
            <w:spacing w:val="21"/>
            <w:sz w:val="20"/>
          </w:rPr>
          <w:delText xml:space="preserve"> </w:delText>
        </w:r>
        <w:r w:rsidDel="0074385A">
          <w:rPr>
            <w:sz w:val="20"/>
          </w:rPr>
          <w:delText>exactly</w:delText>
        </w:r>
        <w:r w:rsidDel="0074385A">
          <w:rPr>
            <w:spacing w:val="20"/>
            <w:sz w:val="20"/>
          </w:rPr>
          <w:delText xml:space="preserve"> </w:delText>
        </w:r>
        <w:r w:rsidDel="0074385A">
          <w:rPr>
            <w:sz w:val="20"/>
          </w:rPr>
          <w:delText>as</w:delText>
        </w:r>
        <w:r w:rsidDel="0074385A">
          <w:rPr>
            <w:spacing w:val="20"/>
            <w:sz w:val="20"/>
          </w:rPr>
          <w:delText xml:space="preserve"> </w:delText>
        </w:r>
        <w:r w:rsidDel="0074385A">
          <w:rPr>
            <w:sz w:val="20"/>
          </w:rPr>
          <w:delText>IFRA</w:delText>
        </w:r>
      </w:del>
      <w:r>
        <w:rPr>
          <w:sz w:val="20"/>
        </w:rPr>
        <w:t>.</w:t>
      </w:r>
      <w:r>
        <w:rPr>
          <w:spacing w:val="20"/>
          <w:sz w:val="20"/>
        </w:rPr>
        <w:t xml:space="preserve"> </w:t>
      </w:r>
      <w:r>
        <w:rPr>
          <w:sz w:val="20"/>
        </w:rPr>
        <w:t>CMYKOGV</w:t>
      </w:r>
      <w:r>
        <w:rPr>
          <w:spacing w:val="20"/>
          <w:sz w:val="20"/>
        </w:rPr>
        <w:t xml:space="preserve"> </w:t>
      </w:r>
      <w:r>
        <w:rPr>
          <w:sz w:val="20"/>
        </w:rPr>
        <w:t>is</w:t>
      </w:r>
      <w:r>
        <w:rPr>
          <w:spacing w:val="20"/>
          <w:sz w:val="20"/>
        </w:rPr>
        <w:t xml:space="preserve"> </w:t>
      </w:r>
      <w:r>
        <w:rPr>
          <w:spacing w:val="-5"/>
          <w:sz w:val="20"/>
        </w:rPr>
        <w:t>the</w:t>
      </w:r>
      <w:r>
        <w:rPr>
          <w:rFonts w:ascii="Times New Roman"/>
          <w:sz w:val="20"/>
        </w:rPr>
        <w:tab/>
      </w:r>
      <w:r>
        <w:rPr>
          <w:rFonts w:ascii="Trebuchet MS"/>
          <w:spacing w:val="-5"/>
          <w:sz w:val="10"/>
        </w:rPr>
        <w:t>154</w:t>
      </w:r>
    </w:p>
    <w:p w14:paraId="6F0FAC86" w14:textId="77777777" w:rsidR="00EA1924" w:rsidRDefault="00000000">
      <w:pPr>
        <w:tabs>
          <w:tab w:val="left" w:pos="10859"/>
        </w:tabs>
        <w:spacing w:before="30"/>
        <w:ind w:left="2754"/>
        <w:rPr>
          <w:rFonts w:ascii="Trebuchet MS"/>
          <w:sz w:val="10"/>
        </w:rPr>
      </w:pPr>
      <w:r>
        <w:rPr>
          <w:sz w:val="20"/>
        </w:rPr>
        <w:t>APTEC</w:t>
      </w:r>
      <w:r>
        <w:rPr>
          <w:spacing w:val="-2"/>
          <w:sz w:val="20"/>
        </w:rPr>
        <w:t xml:space="preserve"> </w:t>
      </w:r>
      <w:r>
        <w:rPr>
          <w:sz w:val="20"/>
        </w:rPr>
        <w:t>seven-ink</w:t>
      </w:r>
      <w:r>
        <w:rPr>
          <w:spacing w:val="-2"/>
          <w:sz w:val="20"/>
        </w:rPr>
        <w:t xml:space="preserve"> </w:t>
      </w:r>
      <w:r>
        <w:rPr>
          <w:sz w:val="20"/>
        </w:rPr>
        <w:t>(CMYK</w:t>
      </w:r>
      <w:r>
        <w:rPr>
          <w:spacing w:val="-2"/>
          <w:sz w:val="20"/>
        </w:rPr>
        <w:t xml:space="preserve"> </w:t>
      </w:r>
      <w:r>
        <w:rPr>
          <w:sz w:val="20"/>
        </w:rPr>
        <w:t>plus</w:t>
      </w:r>
      <w:r>
        <w:rPr>
          <w:spacing w:val="-1"/>
          <w:sz w:val="20"/>
        </w:rPr>
        <w:t xml:space="preserve"> </w:t>
      </w:r>
      <w:r>
        <w:rPr>
          <w:sz w:val="20"/>
        </w:rPr>
        <w:t>orange,</w:t>
      </w:r>
      <w:r>
        <w:rPr>
          <w:spacing w:val="-1"/>
          <w:sz w:val="20"/>
        </w:rPr>
        <w:t xml:space="preserve"> </w:t>
      </w:r>
      <w:r>
        <w:rPr>
          <w:sz w:val="20"/>
        </w:rPr>
        <w:t>green,</w:t>
      </w:r>
      <w:r>
        <w:rPr>
          <w:spacing w:val="-2"/>
          <w:sz w:val="20"/>
        </w:rPr>
        <w:t xml:space="preserve"> </w:t>
      </w:r>
      <w:r>
        <w:rPr>
          <w:sz w:val="20"/>
        </w:rPr>
        <w:t>violet)</w:t>
      </w:r>
      <w:r>
        <w:rPr>
          <w:spacing w:val="-2"/>
          <w:sz w:val="20"/>
        </w:rPr>
        <w:t xml:space="preserve"> </w:t>
      </w:r>
      <w:r>
        <w:rPr>
          <w:sz w:val="20"/>
        </w:rPr>
        <w:t>coated chart</w:t>
      </w:r>
      <w:r>
        <w:rPr>
          <w:spacing w:val="-2"/>
          <w:sz w:val="20"/>
        </w:rPr>
        <w:t xml:space="preserve"> </w:t>
      </w:r>
      <w:r>
        <w:rPr>
          <w:sz w:val="20"/>
        </w:rPr>
        <w:t>published</w:t>
      </w:r>
      <w:r>
        <w:rPr>
          <w:spacing w:val="-2"/>
          <w:sz w:val="20"/>
        </w:rPr>
        <w:t xml:space="preserve"> </w:t>
      </w:r>
      <w:r>
        <w:rPr>
          <w:sz w:val="20"/>
        </w:rPr>
        <w:t>through</w:t>
      </w:r>
      <w:r>
        <w:rPr>
          <w:spacing w:val="-1"/>
          <w:sz w:val="20"/>
        </w:rPr>
        <w:t xml:space="preserve"> </w:t>
      </w:r>
      <w:r>
        <w:rPr>
          <w:spacing w:val="-5"/>
          <w:sz w:val="20"/>
        </w:rPr>
        <w:t>the</w:t>
      </w:r>
      <w:r>
        <w:rPr>
          <w:rFonts w:ascii="Times New Roman"/>
          <w:sz w:val="20"/>
        </w:rPr>
        <w:tab/>
      </w:r>
      <w:r>
        <w:rPr>
          <w:rFonts w:ascii="Trebuchet MS"/>
          <w:spacing w:val="-5"/>
          <w:sz w:val="10"/>
        </w:rPr>
        <w:t>155</w:t>
      </w:r>
    </w:p>
    <w:p w14:paraId="475A8C29" w14:textId="74E42CC9" w:rsidR="00EA1924" w:rsidRDefault="00000000">
      <w:pPr>
        <w:tabs>
          <w:tab w:val="left" w:pos="10859"/>
        </w:tabs>
        <w:spacing w:before="30"/>
        <w:ind w:left="2761"/>
        <w:rPr>
          <w:rFonts w:ascii="Trebuchet MS" w:hAnsi="Trebuchet MS"/>
          <w:sz w:val="10"/>
        </w:rPr>
      </w:pPr>
      <w:r>
        <w:rPr>
          <w:sz w:val="20"/>
        </w:rPr>
        <w:t>ICC</w:t>
      </w:r>
      <w:r>
        <w:rPr>
          <w:spacing w:val="4"/>
          <w:sz w:val="20"/>
        </w:rPr>
        <w:t xml:space="preserve"> </w:t>
      </w:r>
      <w:r>
        <w:rPr>
          <w:sz w:val="20"/>
        </w:rPr>
        <w:t>characterization-data</w:t>
      </w:r>
      <w:r>
        <w:rPr>
          <w:spacing w:val="4"/>
          <w:sz w:val="20"/>
        </w:rPr>
        <w:t xml:space="preserve"> </w:t>
      </w:r>
      <w:r>
        <w:rPr>
          <w:sz w:val="20"/>
        </w:rPr>
        <w:t>registry</w:t>
      </w:r>
      <w:r>
        <w:rPr>
          <w:spacing w:val="4"/>
          <w:sz w:val="20"/>
        </w:rPr>
        <w:t xml:space="preserve"> </w:t>
      </w:r>
      <w:r>
        <w:rPr>
          <w:sz w:val="20"/>
        </w:rPr>
        <w:t>[</w:t>
      </w:r>
      <w:hyperlink w:anchor="_bookmark67" w:history="1">
        <w:r>
          <w:rPr>
            <w:color w:val="0774B7"/>
            <w:sz w:val="20"/>
          </w:rPr>
          <w:t>36</w:t>
        </w:r>
      </w:hyperlink>
      <w:r>
        <w:rPr>
          <w:sz w:val="20"/>
        </w:rPr>
        <w:t>],</w:t>
      </w:r>
      <w:r>
        <w:rPr>
          <w:spacing w:val="4"/>
          <w:sz w:val="20"/>
        </w:rPr>
        <w:t xml:space="preserve"> </w:t>
      </w:r>
      <w:del w:id="228" w:author="Phil Green" w:date="2026-08-30T13:42:00Z" w16du:dateUtc="2026-08-30T11:42:00Z">
        <w:r w:rsidDel="00EF1A0C">
          <w:rPr>
            <w:sz w:val="20"/>
          </w:rPr>
          <w:delText>measured</w:delText>
        </w:r>
        <w:r w:rsidDel="00EF1A0C">
          <w:rPr>
            <w:spacing w:val="4"/>
            <w:sz w:val="20"/>
          </w:rPr>
          <w:delText xml:space="preserve"> </w:delText>
        </w:r>
        <w:r w:rsidDel="00EF1A0C">
          <w:rPr>
            <w:sz w:val="20"/>
          </w:rPr>
          <w:delText>natively</w:delText>
        </w:r>
      </w:del>
      <w:ins w:id="229" w:author="Phil Green" w:date="2026-08-30T13:42:00Z" w16du:dateUtc="2026-08-30T11:42:00Z">
        <w:r w:rsidR="00EF1A0C">
          <w:rPr>
            <w:sz w:val="20"/>
          </w:rPr>
          <w:t>measurements</w:t>
        </w:r>
      </w:ins>
      <w:r>
        <w:rPr>
          <w:spacing w:val="4"/>
          <w:sz w:val="20"/>
        </w:rPr>
        <w:t xml:space="preserve"> </w:t>
      </w:r>
      <w:r>
        <w:rPr>
          <w:sz w:val="20"/>
        </w:rPr>
        <w:t>in</w:t>
      </w:r>
      <w:r>
        <w:rPr>
          <w:spacing w:val="4"/>
          <w:sz w:val="20"/>
        </w:rPr>
        <w:t xml:space="preserve"> </w:t>
      </w:r>
      <w:r>
        <w:rPr>
          <w:sz w:val="20"/>
        </w:rPr>
        <w:t>XYZ</w:t>
      </w:r>
      <w:r>
        <w:rPr>
          <w:spacing w:val="4"/>
          <w:sz w:val="20"/>
        </w:rPr>
        <w:t xml:space="preserve"> </w:t>
      </w:r>
      <w:r>
        <w:rPr>
          <w:sz w:val="20"/>
        </w:rPr>
        <w:t>and</w:t>
      </w:r>
      <w:r>
        <w:rPr>
          <w:spacing w:val="4"/>
          <w:sz w:val="20"/>
        </w:rPr>
        <w:t xml:space="preserve"> </w:t>
      </w:r>
      <w:r>
        <w:rPr>
          <w:sz w:val="20"/>
        </w:rPr>
        <w:t>Lab</w:t>
      </w:r>
      <w:r>
        <w:rPr>
          <w:spacing w:val="4"/>
          <w:sz w:val="20"/>
        </w:rPr>
        <w:t xml:space="preserve"> </w:t>
      </w:r>
      <w:r>
        <w:rPr>
          <w:sz w:val="20"/>
        </w:rPr>
        <w:t>(D50/2°,</w:t>
      </w:r>
      <w:r>
        <w:rPr>
          <w:spacing w:val="5"/>
          <w:sz w:val="20"/>
        </w:rPr>
        <w:t xml:space="preserve"> </w:t>
      </w:r>
      <w:r>
        <w:rPr>
          <w:spacing w:val="-5"/>
          <w:sz w:val="20"/>
        </w:rPr>
        <w:t>M1)</w:t>
      </w:r>
      <w:r>
        <w:rPr>
          <w:rFonts w:ascii="Times New Roman" w:hAnsi="Times New Roman"/>
          <w:sz w:val="20"/>
        </w:rPr>
        <w:tab/>
      </w:r>
      <w:r>
        <w:rPr>
          <w:rFonts w:ascii="Trebuchet MS" w:hAnsi="Trebuchet MS"/>
          <w:spacing w:val="-5"/>
          <w:sz w:val="10"/>
        </w:rPr>
        <w:t>156</w:t>
      </w:r>
    </w:p>
    <w:p w14:paraId="77BFE7EB" w14:textId="1135612E" w:rsidR="00EA1924" w:rsidDel="005F274F" w:rsidRDefault="00000000" w:rsidP="005F274F">
      <w:pPr>
        <w:tabs>
          <w:tab w:val="left" w:pos="10859"/>
        </w:tabs>
        <w:spacing w:before="30"/>
        <w:ind w:left="2753"/>
        <w:rPr>
          <w:del w:id="230" w:author="Phil Green" w:date="2026-08-30T13:42:00Z" w16du:dateUtc="2026-08-30T11:42:00Z"/>
          <w:rFonts w:ascii="Trebuchet MS"/>
          <w:sz w:val="10"/>
        </w:rPr>
      </w:pPr>
      <w:r>
        <w:rPr>
          <w:sz w:val="20"/>
        </w:rPr>
        <w:t>with</w:t>
      </w:r>
      <w:r>
        <w:rPr>
          <w:spacing w:val="-7"/>
          <w:sz w:val="20"/>
        </w:rPr>
        <w:t xml:space="preserve"> </w:t>
      </w:r>
      <w:r>
        <w:rPr>
          <w:sz w:val="20"/>
        </w:rPr>
        <w:t>3,534</w:t>
      </w:r>
      <w:r>
        <w:rPr>
          <w:spacing w:val="-7"/>
          <w:sz w:val="20"/>
        </w:rPr>
        <w:t xml:space="preserve"> </w:t>
      </w:r>
      <w:r>
        <w:rPr>
          <w:sz w:val="20"/>
        </w:rPr>
        <w:t>patches;</w:t>
      </w:r>
      <w:r>
        <w:rPr>
          <w:spacing w:val="-6"/>
          <w:sz w:val="20"/>
        </w:rPr>
        <w:t xml:space="preserve"> </w:t>
      </w:r>
      <w:r>
        <w:rPr>
          <w:sz w:val="20"/>
        </w:rPr>
        <w:t>232</w:t>
      </w:r>
      <w:r>
        <w:rPr>
          <w:spacing w:val="-7"/>
          <w:sz w:val="20"/>
        </w:rPr>
        <w:t xml:space="preserve"> </w:t>
      </w:r>
      <w:r>
        <w:rPr>
          <w:sz w:val="20"/>
        </w:rPr>
        <w:t>of</w:t>
      </w:r>
      <w:r>
        <w:rPr>
          <w:spacing w:val="-6"/>
          <w:sz w:val="20"/>
        </w:rPr>
        <w:t xml:space="preserve"> </w:t>
      </w:r>
      <w:r>
        <w:rPr>
          <w:sz w:val="20"/>
        </w:rPr>
        <w:t>these</w:t>
      </w:r>
      <w:r>
        <w:rPr>
          <w:spacing w:val="-7"/>
          <w:sz w:val="20"/>
        </w:rPr>
        <w:t xml:space="preserve"> </w:t>
      </w:r>
      <w:r>
        <w:rPr>
          <w:sz w:val="20"/>
        </w:rPr>
        <w:t>are</w:t>
      </w:r>
      <w:r>
        <w:rPr>
          <w:spacing w:val="-6"/>
          <w:sz w:val="20"/>
        </w:rPr>
        <w:t xml:space="preserve"> </w:t>
      </w:r>
      <w:r>
        <w:rPr>
          <w:sz w:val="20"/>
        </w:rPr>
        <w:t>duplicates</w:t>
      </w:r>
      <w:r>
        <w:rPr>
          <w:spacing w:val="-7"/>
          <w:sz w:val="20"/>
        </w:rPr>
        <w:t xml:space="preserve"> </w:t>
      </w:r>
      <w:del w:id="231" w:author="Phil Green" w:date="2026-08-30T13:42:00Z" w16du:dateUtc="2026-08-30T11:42:00Z">
        <w:r w:rsidDel="005F274F">
          <w:rPr>
            <w:sz w:val="20"/>
          </w:rPr>
          <w:delText>identical</w:delText>
        </w:r>
        <w:r w:rsidDel="005F274F">
          <w:rPr>
            <w:spacing w:val="-6"/>
            <w:sz w:val="20"/>
          </w:rPr>
          <w:delText xml:space="preserve"> </w:delText>
        </w:r>
        <w:r w:rsidDel="005F274F">
          <w:rPr>
            <w:sz w:val="20"/>
          </w:rPr>
          <w:delText>in</w:delText>
        </w:r>
        <w:r w:rsidDel="005F274F">
          <w:rPr>
            <w:spacing w:val="-7"/>
            <w:sz w:val="20"/>
          </w:rPr>
          <w:delText xml:space="preserve"> </w:delText>
        </w:r>
        <w:r w:rsidDel="005F274F">
          <w:rPr>
            <w:sz w:val="20"/>
          </w:rPr>
          <w:delText>every</w:delText>
        </w:r>
        <w:r w:rsidDel="005F274F">
          <w:rPr>
            <w:spacing w:val="-6"/>
            <w:sz w:val="20"/>
          </w:rPr>
          <w:delText xml:space="preserve"> </w:delText>
        </w:r>
        <w:r w:rsidDel="005F274F">
          <w:rPr>
            <w:sz w:val="20"/>
          </w:rPr>
          <w:delText>measured</w:delText>
        </w:r>
        <w:r w:rsidDel="005F274F">
          <w:rPr>
            <w:spacing w:val="-7"/>
            <w:sz w:val="20"/>
          </w:rPr>
          <w:delText xml:space="preserve"> </w:delText>
        </w:r>
        <w:r w:rsidDel="005F274F">
          <w:rPr>
            <w:sz w:val="20"/>
          </w:rPr>
          <w:delText>value</w:delText>
        </w:r>
        <w:r w:rsidDel="005F274F">
          <w:rPr>
            <w:spacing w:val="-7"/>
            <w:sz w:val="20"/>
          </w:rPr>
          <w:delText xml:space="preserve"> </w:delText>
        </w:r>
        <w:r w:rsidDel="005F274F">
          <w:rPr>
            <w:sz w:val="20"/>
          </w:rPr>
          <w:delText>(only</w:delText>
        </w:r>
        <w:r w:rsidDel="005F274F">
          <w:rPr>
            <w:spacing w:val="-6"/>
            <w:sz w:val="20"/>
          </w:rPr>
          <w:delText xml:space="preserve"> </w:delText>
        </w:r>
        <w:r w:rsidDel="005F274F">
          <w:rPr>
            <w:spacing w:val="-5"/>
            <w:sz w:val="20"/>
          </w:rPr>
          <w:delText>the</w:delText>
        </w:r>
        <w:r w:rsidDel="005F274F">
          <w:rPr>
            <w:rFonts w:ascii="Times New Roman"/>
            <w:sz w:val="20"/>
          </w:rPr>
          <w:tab/>
        </w:r>
        <w:r w:rsidDel="005F274F">
          <w:rPr>
            <w:rFonts w:ascii="Trebuchet MS"/>
            <w:spacing w:val="-5"/>
            <w:sz w:val="10"/>
          </w:rPr>
          <w:delText>157</w:delText>
        </w:r>
      </w:del>
    </w:p>
    <w:p w14:paraId="18311936" w14:textId="4D644313" w:rsidR="00EA1924" w:rsidRDefault="00000000" w:rsidP="005F274F">
      <w:pPr>
        <w:tabs>
          <w:tab w:val="left" w:pos="10859"/>
        </w:tabs>
        <w:spacing w:before="30"/>
        <w:ind w:left="2753"/>
        <w:rPr>
          <w:rFonts w:ascii="Trebuchet MS"/>
          <w:sz w:val="10"/>
        </w:rPr>
        <w:pPrChange w:id="232" w:author="Phil Green" w:date="2026-08-30T13:42:00Z" w16du:dateUtc="2026-08-30T11:42:00Z">
          <w:pPr>
            <w:tabs>
              <w:tab w:val="left" w:pos="10859"/>
            </w:tabs>
            <w:spacing w:before="30"/>
            <w:ind w:left="2761"/>
          </w:pPr>
        </w:pPrChange>
      </w:pPr>
      <w:del w:id="233" w:author="Phil Green" w:date="2026-08-30T13:42:00Z" w16du:dateUtc="2026-08-30T11:42:00Z">
        <w:r w:rsidDel="005F274F">
          <w:rPr>
            <w:sz w:val="20"/>
          </w:rPr>
          <w:delText>sequential</w:delText>
        </w:r>
        <w:r w:rsidDel="005F274F">
          <w:rPr>
            <w:spacing w:val="-8"/>
            <w:sz w:val="20"/>
          </w:rPr>
          <w:delText xml:space="preserve"> </w:delText>
        </w:r>
        <w:r w:rsidDel="005F274F">
          <w:rPr>
            <w:sz w:val="20"/>
          </w:rPr>
          <w:delText>sample</w:delText>
        </w:r>
        <w:r w:rsidDel="005F274F">
          <w:rPr>
            <w:spacing w:val="-7"/>
            <w:sz w:val="20"/>
          </w:rPr>
          <w:delText xml:space="preserve"> </w:delText>
        </w:r>
        <w:r w:rsidDel="005F274F">
          <w:rPr>
            <w:sz w:val="20"/>
          </w:rPr>
          <w:delText>ID</w:delText>
        </w:r>
        <w:r w:rsidDel="005F274F">
          <w:rPr>
            <w:spacing w:val="-7"/>
            <w:sz w:val="20"/>
          </w:rPr>
          <w:delText xml:space="preserve"> </w:delText>
        </w:r>
        <w:r w:rsidDel="005F274F">
          <w:rPr>
            <w:sz w:val="20"/>
          </w:rPr>
          <w:delText>differs,</w:delText>
        </w:r>
        <w:r w:rsidDel="005F274F">
          <w:rPr>
            <w:spacing w:val="-8"/>
            <w:sz w:val="20"/>
          </w:rPr>
          <w:delText xml:space="preserve"> </w:delText>
        </w:r>
        <w:r w:rsidDel="005F274F">
          <w:rPr>
            <w:sz w:val="20"/>
          </w:rPr>
          <w:delText>consistent</w:delText>
        </w:r>
        <w:r w:rsidDel="005F274F">
          <w:rPr>
            <w:spacing w:val="-7"/>
            <w:sz w:val="20"/>
          </w:rPr>
          <w:delText xml:space="preserve"> </w:delText>
        </w:r>
        <w:r w:rsidDel="005F274F">
          <w:rPr>
            <w:sz w:val="20"/>
          </w:rPr>
          <w:delText>with</w:delText>
        </w:r>
        <w:r w:rsidDel="005F274F">
          <w:rPr>
            <w:spacing w:val="-7"/>
            <w:sz w:val="20"/>
          </w:rPr>
          <w:delText xml:space="preserve"> </w:delText>
        </w:r>
        <w:r w:rsidDel="005F274F">
          <w:rPr>
            <w:sz w:val="20"/>
          </w:rPr>
          <w:delText>an</w:delText>
        </w:r>
        <w:r w:rsidDel="005F274F">
          <w:rPr>
            <w:spacing w:val="-8"/>
            <w:sz w:val="20"/>
          </w:rPr>
          <w:delText xml:space="preserve"> </w:delText>
        </w:r>
        <w:r w:rsidDel="005F274F">
          <w:rPr>
            <w:sz w:val="20"/>
          </w:rPr>
          <w:delText>averaged</w:delText>
        </w:r>
        <w:r w:rsidDel="005F274F">
          <w:rPr>
            <w:spacing w:val="-7"/>
            <w:sz w:val="20"/>
          </w:rPr>
          <w:delText xml:space="preserve"> </w:delText>
        </w:r>
        <w:r w:rsidDel="005F274F">
          <w:rPr>
            <w:sz w:val="20"/>
          </w:rPr>
          <w:delText>export)</w:delText>
        </w:r>
        <w:r w:rsidDel="005F274F">
          <w:rPr>
            <w:spacing w:val="-7"/>
            <w:sz w:val="20"/>
          </w:rPr>
          <w:delText xml:space="preserve"> </w:delText>
        </w:r>
        <w:r w:rsidDel="005F274F">
          <w:rPr>
            <w:sz w:val="20"/>
          </w:rPr>
          <w:delText>and</w:delText>
        </w:r>
        <w:r w:rsidDel="005F274F">
          <w:rPr>
            <w:spacing w:val="-7"/>
            <w:sz w:val="20"/>
          </w:rPr>
          <w:delText xml:space="preserve"> </w:delText>
        </w:r>
        <w:r w:rsidDel="005F274F">
          <w:rPr>
            <w:sz w:val="20"/>
          </w:rPr>
          <w:delText>are</w:delText>
        </w:r>
      </w:del>
      <w:ins w:id="234" w:author="Phil Green" w:date="2026-08-30T13:42:00Z" w16du:dateUtc="2026-08-30T11:42:00Z">
        <w:r w:rsidR="005F274F">
          <w:rPr>
            <w:sz w:val="20"/>
          </w:rPr>
          <w:t>which were</w:t>
        </w:r>
      </w:ins>
      <w:r>
        <w:rPr>
          <w:spacing w:val="-8"/>
          <w:sz w:val="20"/>
        </w:rPr>
        <w:t xml:space="preserve"> </w:t>
      </w:r>
      <w:r>
        <w:rPr>
          <w:sz w:val="20"/>
        </w:rPr>
        <w:t>removed</w:t>
      </w:r>
      <w:r>
        <w:rPr>
          <w:spacing w:val="-7"/>
          <w:sz w:val="20"/>
        </w:rPr>
        <w:t xml:space="preserve"> </w:t>
      </w:r>
      <w:r>
        <w:rPr>
          <w:sz w:val="20"/>
        </w:rPr>
        <w:t>by</w:t>
      </w:r>
      <w:r>
        <w:rPr>
          <w:spacing w:val="-7"/>
          <w:sz w:val="20"/>
        </w:rPr>
        <w:t xml:space="preserve"> </w:t>
      </w:r>
      <w:r>
        <w:rPr>
          <w:spacing w:val="-5"/>
          <w:sz w:val="20"/>
        </w:rPr>
        <w:t>the</w:t>
      </w:r>
      <w:r>
        <w:rPr>
          <w:rFonts w:ascii="Times New Roman"/>
          <w:sz w:val="20"/>
        </w:rPr>
        <w:tab/>
      </w:r>
      <w:r>
        <w:rPr>
          <w:rFonts w:ascii="Trebuchet MS"/>
          <w:spacing w:val="-5"/>
          <w:sz w:val="10"/>
        </w:rPr>
        <w:t>158</w:t>
      </w:r>
    </w:p>
    <w:p w14:paraId="2EA0E364" w14:textId="77777777" w:rsidR="00EA1924" w:rsidRDefault="00000000">
      <w:pPr>
        <w:tabs>
          <w:tab w:val="left" w:pos="10859"/>
        </w:tabs>
        <w:spacing w:before="30"/>
        <w:ind w:left="2761"/>
        <w:rPr>
          <w:rFonts w:ascii="Trebuchet MS"/>
          <w:sz w:val="10"/>
        </w:rPr>
      </w:pPr>
      <w:r>
        <w:rPr>
          <w:sz w:val="20"/>
        </w:rPr>
        <w:t>same</w:t>
      </w:r>
      <w:r>
        <w:rPr>
          <w:spacing w:val="-8"/>
          <w:sz w:val="20"/>
        </w:rPr>
        <w:t xml:space="preserve"> </w:t>
      </w:r>
      <w:r>
        <w:rPr>
          <w:sz w:val="20"/>
        </w:rPr>
        <w:t>exact-duplicate</w:t>
      </w:r>
      <w:r>
        <w:rPr>
          <w:spacing w:val="-6"/>
          <w:sz w:val="20"/>
        </w:rPr>
        <w:t xml:space="preserve"> </w:t>
      </w:r>
      <w:r>
        <w:rPr>
          <w:sz w:val="20"/>
        </w:rPr>
        <w:t>policy</w:t>
      </w:r>
      <w:r>
        <w:rPr>
          <w:spacing w:val="-7"/>
          <w:sz w:val="20"/>
        </w:rPr>
        <w:t xml:space="preserve"> </w:t>
      </w:r>
      <w:r>
        <w:rPr>
          <w:sz w:val="20"/>
        </w:rPr>
        <w:t>applied</w:t>
      </w:r>
      <w:r>
        <w:rPr>
          <w:spacing w:val="-7"/>
          <w:sz w:val="20"/>
        </w:rPr>
        <w:t xml:space="preserve"> </w:t>
      </w:r>
      <w:r>
        <w:rPr>
          <w:sz w:val="20"/>
        </w:rPr>
        <w:t>to</w:t>
      </w:r>
      <w:r>
        <w:rPr>
          <w:spacing w:val="-6"/>
          <w:sz w:val="20"/>
        </w:rPr>
        <w:t xml:space="preserve"> </w:t>
      </w:r>
      <w:r>
        <w:rPr>
          <w:sz w:val="20"/>
        </w:rPr>
        <w:t>every</w:t>
      </w:r>
      <w:r>
        <w:rPr>
          <w:spacing w:val="-7"/>
          <w:sz w:val="20"/>
        </w:rPr>
        <w:t xml:space="preserve"> </w:t>
      </w:r>
      <w:r>
        <w:rPr>
          <w:sz w:val="20"/>
        </w:rPr>
        <w:t>dataset</w:t>
      </w:r>
      <w:r>
        <w:rPr>
          <w:spacing w:val="-7"/>
          <w:sz w:val="20"/>
        </w:rPr>
        <w:t xml:space="preserve"> </w:t>
      </w:r>
      <w:r>
        <w:rPr>
          <w:sz w:val="20"/>
        </w:rPr>
        <w:t>compared</w:t>
      </w:r>
      <w:r>
        <w:rPr>
          <w:spacing w:val="-6"/>
          <w:sz w:val="20"/>
        </w:rPr>
        <w:t xml:space="preserve"> </w:t>
      </w:r>
      <w:r>
        <w:rPr>
          <w:sz w:val="20"/>
        </w:rPr>
        <w:t>in</w:t>
      </w:r>
      <w:r>
        <w:rPr>
          <w:spacing w:val="-8"/>
          <w:sz w:val="20"/>
        </w:rPr>
        <w:t xml:space="preserve"> </w:t>
      </w:r>
      <w:r>
        <w:rPr>
          <w:sz w:val="20"/>
        </w:rPr>
        <w:t>this</w:t>
      </w:r>
      <w:r>
        <w:rPr>
          <w:spacing w:val="-7"/>
          <w:sz w:val="20"/>
        </w:rPr>
        <w:t xml:space="preserve"> </w:t>
      </w:r>
      <w:r>
        <w:rPr>
          <w:sz w:val="20"/>
        </w:rPr>
        <w:t>paper</w:t>
      </w:r>
      <w:r>
        <w:rPr>
          <w:spacing w:val="-6"/>
          <w:sz w:val="20"/>
        </w:rPr>
        <w:t xml:space="preserve"> </w:t>
      </w:r>
      <w:r>
        <w:rPr>
          <w:sz w:val="20"/>
        </w:rPr>
        <w:t>(Section</w:t>
      </w:r>
      <w:r>
        <w:rPr>
          <w:spacing w:val="-7"/>
          <w:sz w:val="20"/>
        </w:rPr>
        <w:t xml:space="preserve"> </w:t>
      </w:r>
      <w:hyperlink w:anchor="_bookmark6" w:history="1">
        <w:r>
          <w:rPr>
            <w:color w:val="0774B7"/>
            <w:spacing w:val="-2"/>
            <w:sz w:val="20"/>
          </w:rPr>
          <w:t>3.3</w:t>
        </w:r>
      </w:hyperlink>
      <w:r>
        <w:rPr>
          <w:spacing w:val="-2"/>
          <w:sz w:val="20"/>
        </w:rPr>
        <w:t>),</w:t>
      </w:r>
      <w:r>
        <w:rPr>
          <w:rFonts w:ascii="Times New Roman"/>
          <w:sz w:val="20"/>
        </w:rPr>
        <w:tab/>
      </w:r>
      <w:r>
        <w:rPr>
          <w:rFonts w:ascii="Trebuchet MS"/>
          <w:spacing w:val="-5"/>
          <w:sz w:val="10"/>
        </w:rPr>
        <w:t>159</w:t>
      </w:r>
    </w:p>
    <w:p w14:paraId="6D4044B3" w14:textId="0410B423" w:rsidR="00EA1924" w:rsidRDefault="00000000">
      <w:pPr>
        <w:tabs>
          <w:tab w:val="left" w:pos="10859"/>
        </w:tabs>
        <w:spacing w:before="30"/>
        <w:ind w:left="2761"/>
        <w:rPr>
          <w:rFonts w:ascii="Trebuchet MS"/>
          <w:sz w:val="10"/>
        </w:rPr>
      </w:pPr>
      <w:r>
        <w:rPr>
          <w:sz w:val="20"/>
        </w:rPr>
        <w:t>leaving</w:t>
      </w:r>
      <w:r>
        <w:rPr>
          <w:spacing w:val="10"/>
          <w:sz w:val="20"/>
        </w:rPr>
        <w:t xml:space="preserve"> </w:t>
      </w:r>
      <w:r>
        <w:rPr>
          <w:sz w:val="20"/>
        </w:rPr>
        <w:t>3,302</w:t>
      </w:r>
      <w:r>
        <w:rPr>
          <w:spacing w:val="11"/>
          <w:sz w:val="20"/>
        </w:rPr>
        <w:t xml:space="preserve"> </w:t>
      </w:r>
      <w:r>
        <w:rPr>
          <w:sz w:val="20"/>
        </w:rPr>
        <w:t>analyzed</w:t>
      </w:r>
      <w:r>
        <w:rPr>
          <w:spacing w:val="10"/>
          <w:sz w:val="20"/>
        </w:rPr>
        <w:t xml:space="preserve"> </w:t>
      </w:r>
      <w:r>
        <w:rPr>
          <w:sz w:val="20"/>
        </w:rPr>
        <w:t>samples.</w:t>
      </w:r>
      <w:r>
        <w:rPr>
          <w:spacing w:val="38"/>
          <w:sz w:val="20"/>
        </w:rPr>
        <w:t xml:space="preserve"> </w:t>
      </w:r>
      <w:r>
        <w:rPr>
          <w:sz w:val="20"/>
        </w:rPr>
        <w:t>CMYKOGB</w:t>
      </w:r>
      <w:r>
        <w:rPr>
          <w:spacing w:val="10"/>
          <w:sz w:val="20"/>
        </w:rPr>
        <w:t xml:space="preserve"> </w:t>
      </w:r>
      <w:r>
        <w:rPr>
          <w:sz w:val="20"/>
        </w:rPr>
        <w:t>is</w:t>
      </w:r>
      <w:r>
        <w:rPr>
          <w:spacing w:val="11"/>
          <w:sz w:val="20"/>
        </w:rPr>
        <w:t xml:space="preserve"> </w:t>
      </w:r>
      <w:r>
        <w:rPr>
          <w:sz w:val="20"/>
        </w:rPr>
        <w:t>a</w:t>
      </w:r>
      <w:del w:id="235" w:author="Phil Green" w:date="2026-08-30T13:43:00Z" w16du:dateUtc="2026-08-30T11:43:00Z">
        <w:r w:rsidDel="005F274F">
          <w:rPr>
            <w:sz w:val="20"/>
          </w:rPr>
          <w:delText>n</w:delText>
        </w:r>
        <w:r w:rsidDel="005F274F">
          <w:rPr>
            <w:spacing w:val="11"/>
            <w:sz w:val="20"/>
          </w:rPr>
          <w:delText xml:space="preserve"> </w:delText>
        </w:r>
        <w:commentRangeStart w:id="236"/>
        <w:r w:rsidDel="005F274F">
          <w:rPr>
            <w:sz w:val="20"/>
          </w:rPr>
          <w:delText>Apex</w:delText>
        </w:r>
      </w:del>
      <w:r>
        <w:rPr>
          <w:spacing w:val="10"/>
          <w:sz w:val="20"/>
        </w:rPr>
        <w:t xml:space="preserve"> </w:t>
      </w:r>
      <w:commentRangeEnd w:id="236"/>
      <w:r w:rsidR="005F274F">
        <w:rPr>
          <w:rStyle w:val="CommentReference"/>
          <w:sz w:val="20"/>
          <w:szCs w:val="22"/>
        </w:rPr>
        <w:commentReference w:id="236"/>
      </w:r>
      <w:r>
        <w:rPr>
          <w:sz w:val="20"/>
        </w:rPr>
        <w:t>seven-ink</w:t>
      </w:r>
      <w:r>
        <w:rPr>
          <w:spacing w:val="11"/>
          <w:sz w:val="20"/>
        </w:rPr>
        <w:t xml:space="preserve"> </w:t>
      </w:r>
      <w:r>
        <w:rPr>
          <w:sz w:val="20"/>
        </w:rPr>
        <w:t>(CMYK</w:t>
      </w:r>
      <w:r>
        <w:rPr>
          <w:spacing w:val="11"/>
          <w:sz w:val="20"/>
        </w:rPr>
        <w:t xml:space="preserve"> </w:t>
      </w:r>
      <w:r>
        <w:rPr>
          <w:sz w:val="20"/>
        </w:rPr>
        <w:t>plus</w:t>
      </w:r>
      <w:r>
        <w:rPr>
          <w:spacing w:val="10"/>
          <w:sz w:val="20"/>
        </w:rPr>
        <w:t xml:space="preserve"> </w:t>
      </w:r>
      <w:r>
        <w:rPr>
          <w:spacing w:val="-2"/>
          <w:sz w:val="20"/>
        </w:rPr>
        <w:t>orange,</w:t>
      </w:r>
      <w:r>
        <w:rPr>
          <w:rFonts w:ascii="Times New Roman"/>
          <w:sz w:val="20"/>
        </w:rPr>
        <w:tab/>
      </w:r>
      <w:r>
        <w:rPr>
          <w:rFonts w:ascii="Trebuchet MS"/>
          <w:spacing w:val="-5"/>
          <w:sz w:val="10"/>
        </w:rPr>
        <w:t>160</w:t>
      </w:r>
    </w:p>
    <w:p w14:paraId="55986AE8" w14:textId="05211669" w:rsidR="00EA1924" w:rsidRDefault="00000000">
      <w:pPr>
        <w:tabs>
          <w:tab w:val="left" w:pos="10859"/>
        </w:tabs>
        <w:spacing w:before="30"/>
        <w:ind w:left="2761"/>
        <w:rPr>
          <w:rFonts w:ascii="Trebuchet MS"/>
          <w:sz w:val="10"/>
        </w:rPr>
      </w:pPr>
      <w:r>
        <w:rPr>
          <w:sz w:val="20"/>
        </w:rPr>
        <w:t>green,</w:t>
      </w:r>
      <w:r>
        <w:rPr>
          <w:spacing w:val="23"/>
          <w:sz w:val="20"/>
        </w:rPr>
        <w:t xml:space="preserve"> </w:t>
      </w:r>
      <w:r>
        <w:rPr>
          <w:sz w:val="20"/>
        </w:rPr>
        <w:t>blue)</w:t>
      </w:r>
      <w:r>
        <w:rPr>
          <w:spacing w:val="19"/>
          <w:sz w:val="20"/>
        </w:rPr>
        <w:t xml:space="preserve"> </w:t>
      </w:r>
      <w:r>
        <w:rPr>
          <w:sz w:val="20"/>
        </w:rPr>
        <w:t>chart</w:t>
      </w:r>
      <w:r>
        <w:rPr>
          <w:spacing w:val="19"/>
          <w:sz w:val="20"/>
        </w:rPr>
        <w:t xml:space="preserve"> </w:t>
      </w:r>
      <w:r>
        <w:rPr>
          <w:sz w:val="20"/>
        </w:rPr>
        <w:t>of</w:t>
      </w:r>
      <w:r>
        <w:rPr>
          <w:spacing w:val="19"/>
          <w:sz w:val="20"/>
        </w:rPr>
        <w:t xml:space="preserve"> </w:t>
      </w:r>
      <w:r>
        <w:rPr>
          <w:sz w:val="20"/>
        </w:rPr>
        <w:t>2,000</w:t>
      </w:r>
      <w:r>
        <w:rPr>
          <w:spacing w:val="20"/>
          <w:sz w:val="20"/>
        </w:rPr>
        <w:t xml:space="preserve"> </w:t>
      </w:r>
      <w:r>
        <w:rPr>
          <w:sz w:val="20"/>
        </w:rPr>
        <w:t>spectral</w:t>
      </w:r>
      <w:r>
        <w:rPr>
          <w:spacing w:val="19"/>
          <w:sz w:val="20"/>
        </w:rPr>
        <w:t xml:space="preserve"> </w:t>
      </w:r>
      <w:r>
        <w:rPr>
          <w:sz w:val="20"/>
        </w:rPr>
        <w:t>patches</w:t>
      </w:r>
      <w:del w:id="237" w:author="Phil Green" w:date="2026-08-30T13:44:00Z" w16du:dateUtc="2026-08-30T11:44:00Z">
        <w:r w:rsidDel="005F274F">
          <w:rPr>
            <w:sz w:val="20"/>
          </w:rPr>
          <w:delText>,</w:delText>
        </w:r>
        <w:r w:rsidDel="005F274F">
          <w:rPr>
            <w:spacing w:val="23"/>
            <w:sz w:val="20"/>
          </w:rPr>
          <w:delText xml:space="preserve"> </w:delText>
        </w:r>
        <w:r w:rsidDel="005F274F">
          <w:rPr>
            <w:sz w:val="20"/>
          </w:rPr>
          <w:delText>converted</w:delText>
        </w:r>
        <w:r w:rsidDel="005F274F">
          <w:rPr>
            <w:spacing w:val="19"/>
            <w:sz w:val="20"/>
          </w:rPr>
          <w:delText xml:space="preserve"> </w:delText>
        </w:r>
        <w:r w:rsidDel="005F274F">
          <w:rPr>
            <w:sz w:val="20"/>
          </w:rPr>
          <w:delText>identically</w:delText>
        </w:r>
        <w:r w:rsidDel="005F274F">
          <w:rPr>
            <w:spacing w:val="19"/>
            <w:sz w:val="20"/>
          </w:rPr>
          <w:delText xml:space="preserve"> </w:delText>
        </w:r>
        <w:r w:rsidDel="005F274F">
          <w:rPr>
            <w:sz w:val="20"/>
          </w:rPr>
          <w:delText>to</w:delText>
        </w:r>
        <w:r w:rsidDel="005F274F">
          <w:rPr>
            <w:spacing w:val="20"/>
            <w:sz w:val="20"/>
          </w:rPr>
          <w:delText xml:space="preserve"> </w:delText>
        </w:r>
        <w:r w:rsidDel="005F274F">
          <w:rPr>
            <w:sz w:val="20"/>
          </w:rPr>
          <w:delText>KCMYG</w:delText>
        </w:r>
      </w:del>
      <w:r>
        <w:rPr>
          <w:sz w:val="20"/>
        </w:rPr>
        <w:t>.</w:t>
      </w:r>
      <w:r>
        <w:rPr>
          <w:spacing w:val="19"/>
          <w:sz w:val="20"/>
        </w:rPr>
        <w:t xml:space="preserve"> </w:t>
      </w:r>
      <w:r>
        <w:rPr>
          <w:sz w:val="20"/>
        </w:rPr>
        <w:t>The</w:t>
      </w:r>
      <w:r>
        <w:rPr>
          <w:spacing w:val="19"/>
          <w:sz w:val="20"/>
        </w:rPr>
        <w:t xml:space="preserve"> </w:t>
      </w:r>
      <w:r>
        <w:rPr>
          <w:spacing w:val="-5"/>
          <w:sz w:val="20"/>
        </w:rPr>
        <w:t>two</w:t>
      </w:r>
      <w:r>
        <w:rPr>
          <w:rFonts w:ascii="Times New Roman"/>
          <w:sz w:val="20"/>
        </w:rPr>
        <w:tab/>
      </w:r>
      <w:r>
        <w:rPr>
          <w:rFonts w:ascii="Trebuchet MS"/>
          <w:spacing w:val="-5"/>
          <w:sz w:val="10"/>
        </w:rPr>
        <w:t>161</w:t>
      </w:r>
    </w:p>
    <w:p w14:paraId="534A2511" w14:textId="77777777" w:rsidR="00EA1924" w:rsidRDefault="00000000">
      <w:pPr>
        <w:tabs>
          <w:tab w:val="left" w:pos="10859"/>
        </w:tabs>
        <w:spacing w:before="30"/>
        <w:ind w:left="2761"/>
        <w:rPr>
          <w:rFonts w:ascii="Trebuchet MS"/>
          <w:sz w:val="10"/>
        </w:rPr>
      </w:pPr>
      <w:r>
        <w:rPr>
          <w:sz w:val="20"/>
        </w:rPr>
        <w:t>seven-ink</w:t>
      </w:r>
      <w:r>
        <w:rPr>
          <w:spacing w:val="16"/>
          <w:sz w:val="20"/>
        </w:rPr>
        <w:t xml:space="preserve"> </w:t>
      </w:r>
      <w:r>
        <w:rPr>
          <w:sz w:val="20"/>
        </w:rPr>
        <w:t>sets</w:t>
      </w:r>
      <w:r>
        <w:rPr>
          <w:spacing w:val="15"/>
          <w:sz w:val="20"/>
        </w:rPr>
        <w:t xml:space="preserve"> </w:t>
      </w:r>
      <w:r>
        <w:rPr>
          <w:sz w:val="20"/>
        </w:rPr>
        <w:t>differ</w:t>
      </w:r>
      <w:r>
        <w:rPr>
          <w:spacing w:val="16"/>
          <w:sz w:val="20"/>
        </w:rPr>
        <w:t xml:space="preserve"> </w:t>
      </w:r>
      <w:r>
        <w:rPr>
          <w:sz w:val="20"/>
        </w:rPr>
        <w:t>in</w:t>
      </w:r>
      <w:r>
        <w:rPr>
          <w:spacing w:val="16"/>
          <w:sz w:val="20"/>
        </w:rPr>
        <w:t xml:space="preserve"> </w:t>
      </w:r>
      <w:r>
        <w:rPr>
          <w:sz w:val="20"/>
        </w:rPr>
        <w:t>their</w:t>
      </w:r>
      <w:r>
        <w:rPr>
          <w:spacing w:val="16"/>
          <w:sz w:val="20"/>
        </w:rPr>
        <w:t xml:space="preserve"> </w:t>
      </w:r>
      <w:r>
        <w:rPr>
          <w:sz w:val="20"/>
        </w:rPr>
        <w:t>seventh</w:t>
      </w:r>
      <w:r>
        <w:rPr>
          <w:spacing w:val="15"/>
          <w:sz w:val="20"/>
        </w:rPr>
        <w:t xml:space="preserve"> </w:t>
      </w:r>
      <w:r>
        <w:rPr>
          <w:sz w:val="20"/>
        </w:rPr>
        <w:t>colorant</w:t>
      </w:r>
      <w:r>
        <w:rPr>
          <w:spacing w:val="16"/>
          <w:sz w:val="20"/>
        </w:rPr>
        <w:t xml:space="preserve"> </w:t>
      </w:r>
      <w:r>
        <w:rPr>
          <w:sz w:val="20"/>
        </w:rPr>
        <w:t>(violet</w:t>
      </w:r>
      <w:r>
        <w:rPr>
          <w:spacing w:val="16"/>
          <w:sz w:val="20"/>
        </w:rPr>
        <w:t xml:space="preserve"> </w:t>
      </w:r>
      <w:r>
        <w:rPr>
          <w:sz w:val="20"/>
        </w:rPr>
        <w:t>vs.</w:t>
      </w:r>
      <w:r>
        <w:rPr>
          <w:spacing w:val="16"/>
          <w:sz w:val="20"/>
        </w:rPr>
        <w:t xml:space="preserve"> </w:t>
      </w:r>
      <w:r>
        <w:rPr>
          <w:sz w:val="20"/>
        </w:rPr>
        <w:t>blue)</w:t>
      </w:r>
      <w:r>
        <w:rPr>
          <w:spacing w:val="15"/>
          <w:sz w:val="20"/>
        </w:rPr>
        <w:t xml:space="preserve"> </w:t>
      </w:r>
      <w:r>
        <w:rPr>
          <w:sz w:val="20"/>
        </w:rPr>
        <w:t>and</w:t>
      </w:r>
      <w:r>
        <w:rPr>
          <w:spacing w:val="16"/>
          <w:sz w:val="20"/>
        </w:rPr>
        <w:t xml:space="preserve"> </w:t>
      </w:r>
      <w:r>
        <w:rPr>
          <w:sz w:val="20"/>
        </w:rPr>
        <w:t>come</w:t>
      </w:r>
      <w:r>
        <w:rPr>
          <w:spacing w:val="16"/>
          <w:sz w:val="20"/>
        </w:rPr>
        <w:t xml:space="preserve"> </w:t>
      </w:r>
      <w:r>
        <w:rPr>
          <w:sz w:val="20"/>
        </w:rPr>
        <w:t>from</w:t>
      </w:r>
      <w:r>
        <w:rPr>
          <w:spacing w:val="16"/>
          <w:sz w:val="20"/>
        </w:rPr>
        <w:t xml:space="preserve"> </w:t>
      </w:r>
      <w:r>
        <w:rPr>
          <w:spacing w:val="-2"/>
          <w:sz w:val="20"/>
        </w:rPr>
        <w:t>different</w:t>
      </w:r>
      <w:r>
        <w:rPr>
          <w:rFonts w:ascii="Times New Roman"/>
          <w:sz w:val="20"/>
        </w:rPr>
        <w:tab/>
      </w:r>
      <w:r>
        <w:rPr>
          <w:rFonts w:ascii="Trebuchet MS"/>
          <w:spacing w:val="-5"/>
          <w:sz w:val="10"/>
        </w:rPr>
        <w:t>162</w:t>
      </w:r>
    </w:p>
    <w:p w14:paraId="5E7CCE66" w14:textId="691A4F4C" w:rsidR="00EA1924" w:rsidDel="005F274F" w:rsidRDefault="00000000" w:rsidP="005F274F">
      <w:pPr>
        <w:tabs>
          <w:tab w:val="left" w:pos="10859"/>
        </w:tabs>
        <w:spacing w:before="22"/>
        <w:ind w:left="2755"/>
        <w:rPr>
          <w:del w:id="238" w:author="Phil Green" w:date="2026-08-30T13:44:00Z" w16du:dateUtc="2026-08-30T11:44:00Z"/>
          <w:rFonts w:ascii="Trebuchet MS"/>
          <w:sz w:val="10"/>
        </w:rPr>
      </w:pPr>
      <w:r>
        <w:rPr>
          <w:sz w:val="20"/>
        </w:rPr>
        <w:t>providers.</w:t>
      </w:r>
      <w:del w:id="239" w:author="Phil Green" w:date="2026-08-30T13:44:00Z" w16du:dateUtc="2026-08-30T11:44:00Z">
        <w:r w:rsidDel="005F274F">
          <w:rPr>
            <w:spacing w:val="1"/>
            <w:sz w:val="20"/>
          </w:rPr>
          <w:delText xml:space="preserve"> </w:delText>
        </w:r>
        <w:r w:rsidDel="005F274F">
          <w:rPr>
            <w:sz w:val="20"/>
          </w:rPr>
          <w:delText>They</w:delText>
        </w:r>
        <w:r w:rsidDel="005F274F">
          <w:rPr>
            <w:spacing w:val="-10"/>
            <w:sz w:val="20"/>
          </w:rPr>
          <w:delText xml:space="preserve"> </w:delText>
        </w:r>
        <w:r w:rsidDel="005F274F">
          <w:rPr>
            <w:sz w:val="20"/>
          </w:rPr>
          <w:delText>are</w:delText>
        </w:r>
        <w:r w:rsidDel="005F274F">
          <w:rPr>
            <w:spacing w:val="-9"/>
            <w:sz w:val="20"/>
          </w:rPr>
          <w:delText xml:space="preserve"> </w:delText>
        </w:r>
        <w:r w:rsidDel="005F274F">
          <w:rPr>
            <w:sz w:val="20"/>
          </w:rPr>
          <w:delText>two</w:delText>
        </w:r>
        <w:r w:rsidDel="005F274F">
          <w:rPr>
            <w:spacing w:val="-8"/>
            <w:sz w:val="20"/>
          </w:rPr>
          <w:delText xml:space="preserve"> </w:delText>
        </w:r>
        <w:r w:rsidDel="005F274F">
          <w:rPr>
            <w:sz w:val="20"/>
          </w:rPr>
          <w:delText>independent</w:delText>
        </w:r>
        <w:r w:rsidDel="005F274F">
          <w:rPr>
            <w:spacing w:val="-10"/>
            <w:sz w:val="20"/>
          </w:rPr>
          <w:delText xml:space="preserve"> </w:delText>
        </w:r>
        <w:r w:rsidDel="005F274F">
          <w:rPr>
            <w:sz w:val="20"/>
          </w:rPr>
          <w:delText>seven-channel</w:delText>
        </w:r>
        <w:r w:rsidDel="005F274F">
          <w:rPr>
            <w:spacing w:val="-9"/>
            <w:sz w:val="20"/>
          </w:rPr>
          <w:delText xml:space="preserve"> </w:delText>
        </w:r>
        <w:r w:rsidDel="005F274F">
          <w:rPr>
            <w:sz w:val="20"/>
          </w:rPr>
          <w:delText>systems,</w:delText>
        </w:r>
        <w:r w:rsidDel="005F274F">
          <w:rPr>
            <w:spacing w:val="-9"/>
            <w:sz w:val="20"/>
          </w:rPr>
          <w:delText xml:space="preserve"> </w:delText>
        </w:r>
        <w:r w:rsidDel="005F274F">
          <w:rPr>
            <w:sz w:val="20"/>
          </w:rPr>
          <w:delText>so</w:delText>
        </w:r>
        <w:r w:rsidDel="005F274F">
          <w:rPr>
            <w:spacing w:val="-9"/>
            <w:sz w:val="20"/>
          </w:rPr>
          <w:delText xml:space="preserve"> </w:delText>
        </w:r>
        <w:r w:rsidDel="005F274F">
          <w:rPr>
            <w:sz w:val="20"/>
          </w:rPr>
          <w:delText>the</w:delText>
        </w:r>
        <w:r w:rsidDel="005F274F">
          <w:rPr>
            <w:spacing w:val="-7"/>
            <w:sz w:val="20"/>
          </w:rPr>
          <w:delText xml:space="preserve"> </w:delText>
        </w:r>
        <w:r w:rsidDel="005F274F">
          <w:rPr>
            <w:i/>
            <w:sz w:val="20"/>
          </w:rPr>
          <w:delText>n</w:delText>
        </w:r>
        <w:r w:rsidDel="005F274F">
          <w:rPr>
            <w:i/>
            <w:spacing w:val="-1"/>
            <w:sz w:val="20"/>
          </w:rPr>
          <w:delText xml:space="preserve"> </w:delText>
        </w:r>
        <w:r w:rsidDel="005F274F">
          <w:rPr>
            <w:rFonts w:ascii="Tahoma"/>
            <w:sz w:val="20"/>
          </w:rPr>
          <w:delText>=</w:delText>
        </w:r>
        <w:r w:rsidDel="005F274F">
          <w:rPr>
            <w:rFonts w:ascii="Tahoma"/>
            <w:spacing w:val="-15"/>
            <w:sz w:val="20"/>
          </w:rPr>
          <w:delText xml:space="preserve"> </w:delText>
        </w:r>
        <w:r w:rsidDel="005F274F">
          <w:rPr>
            <w:sz w:val="20"/>
          </w:rPr>
          <w:delText>7</w:delText>
        </w:r>
        <w:r w:rsidDel="005F274F">
          <w:rPr>
            <w:spacing w:val="-9"/>
            <w:sz w:val="20"/>
          </w:rPr>
          <w:delText xml:space="preserve"> </w:delText>
        </w:r>
        <w:r w:rsidDel="005F274F">
          <w:rPr>
            <w:sz w:val="20"/>
          </w:rPr>
          <w:delText>findings</w:delText>
        </w:r>
        <w:r w:rsidDel="005F274F">
          <w:rPr>
            <w:spacing w:val="-9"/>
            <w:sz w:val="20"/>
          </w:rPr>
          <w:delText xml:space="preserve"> </w:delText>
        </w:r>
        <w:r w:rsidDel="005F274F">
          <w:rPr>
            <w:sz w:val="20"/>
          </w:rPr>
          <w:delText>do</w:delText>
        </w:r>
        <w:r w:rsidDel="005F274F">
          <w:rPr>
            <w:spacing w:val="-9"/>
            <w:sz w:val="20"/>
          </w:rPr>
          <w:delText xml:space="preserve"> </w:delText>
        </w:r>
        <w:r w:rsidDel="005F274F">
          <w:rPr>
            <w:spacing w:val="-5"/>
            <w:sz w:val="20"/>
          </w:rPr>
          <w:delText>not</w:delText>
        </w:r>
        <w:r w:rsidDel="005F274F">
          <w:rPr>
            <w:rFonts w:ascii="Times New Roman"/>
            <w:sz w:val="20"/>
          </w:rPr>
          <w:tab/>
        </w:r>
        <w:r w:rsidDel="005F274F">
          <w:rPr>
            <w:rFonts w:ascii="Trebuchet MS"/>
            <w:spacing w:val="-5"/>
            <w:sz w:val="10"/>
          </w:rPr>
          <w:delText>163</w:delText>
        </w:r>
      </w:del>
    </w:p>
    <w:p w14:paraId="7506F4FF" w14:textId="26A16FF5" w:rsidR="00EA1924" w:rsidRDefault="00000000" w:rsidP="005F274F">
      <w:pPr>
        <w:tabs>
          <w:tab w:val="left" w:pos="10859"/>
        </w:tabs>
        <w:spacing w:before="22"/>
        <w:ind w:left="2755"/>
        <w:rPr>
          <w:rFonts w:ascii="Trebuchet MS"/>
          <w:sz w:val="10"/>
        </w:rPr>
        <w:pPrChange w:id="240" w:author="Phil Green" w:date="2026-08-30T13:44:00Z" w16du:dateUtc="2026-08-30T11:44:00Z">
          <w:pPr>
            <w:tabs>
              <w:tab w:val="left" w:pos="10859"/>
            </w:tabs>
            <w:spacing w:before="30"/>
            <w:ind w:left="2761"/>
          </w:pPr>
        </w:pPrChange>
      </w:pPr>
      <w:del w:id="241" w:author="Phil Green" w:date="2026-08-30T13:44:00Z" w16du:dateUtc="2026-08-30T11:44:00Z">
        <w:r w:rsidDel="005F274F">
          <w:rPr>
            <w:sz w:val="20"/>
          </w:rPr>
          <w:delText>rest</w:delText>
        </w:r>
        <w:r w:rsidDel="005F274F">
          <w:rPr>
            <w:spacing w:val="-5"/>
            <w:sz w:val="20"/>
          </w:rPr>
          <w:delText xml:space="preserve"> </w:delText>
        </w:r>
        <w:r w:rsidDel="005F274F">
          <w:rPr>
            <w:sz w:val="20"/>
          </w:rPr>
          <w:delText>on</w:delText>
        </w:r>
        <w:r w:rsidDel="005F274F">
          <w:rPr>
            <w:spacing w:val="-5"/>
            <w:sz w:val="20"/>
          </w:rPr>
          <w:delText xml:space="preserve"> </w:delText>
        </w:r>
        <w:r w:rsidDel="005F274F">
          <w:rPr>
            <w:sz w:val="20"/>
          </w:rPr>
          <w:delText>a</w:delText>
        </w:r>
        <w:r w:rsidDel="005F274F">
          <w:rPr>
            <w:spacing w:val="-5"/>
            <w:sz w:val="20"/>
          </w:rPr>
          <w:delText xml:space="preserve"> </w:delText>
        </w:r>
        <w:r w:rsidDel="005F274F">
          <w:rPr>
            <w:sz w:val="20"/>
          </w:rPr>
          <w:delText>single</w:delText>
        </w:r>
        <w:r w:rsidDel="005F274F">
          <w:rPr>
            <w:spacing w:val="-5"/>
            <w:sz w:val="20"/>
          </w:rPr>
          <w:delText xml:space="preserve"> </w:delText>
        </w:r>
        <w:r w:rsidDel="005F274F">
          <w:rPr>
            <w:spacing w:val="-2"/>
            <w:sz w:val="20"/>
          </w:rPr>
          <w:delText>chart.</w:delText>
        </w:r>
      </w:del>
      <w:r>
        <w:rPr>
          <w:rFonts w:ascii="Times New Roman"/>
          <w:sz w:val="20"/>
        </w:rPr>
        <w:tab/>
      </w:r>
      <w:r>
        <w:rPr>
          <w:rFonts w:ascii="Trebuchet MS"/>
          <w:spacing w:val="-5"/>
          <w:sz w:val="10"/>
        </w:rPr>
        <w:t>164</w:t>
      </w:r>
    </w:p>
    <w:p w14:paraId="26F1C197" w14:textId="1B1C6839" w:rsidR="00EA1924" w:rsidRDefault="00000000">
      <w:pPr>
        <w:pStyle w:val="BodyText"/>
        <w:spacing w:before="239" w:line="250" w:lineRule="atLeast"/>
        <w:ind w:left="2754" w:right="403" w:firstLine="1"/>
        <w:jc w:val="both"/>
      </w:pPr>
      <w:bookmarkStart w:id="242" w:name="_bookmark3"/>
      <w:bookmarkEnd w:id="242"/>
      <w:r>
        <w:rPr>
          <w:b/>
        </w:rPr>
        <w:t xml:space="preserve">Table 1. </w:t>
      </w:r>
      <w:r>
        <w:t xml:space="preserve">Datasets across the full </w:t>
      </w:r>
      <w:r>
        <w:rPr>
          <w:i/>
        </w:rPr>
        <w:t xml:space="preserve">n </w:t>
      </w:r>
      <w:r>
        <w:rPr>
          <w:rFonts w:ascii="Tahoma" w:hAnsi="Tahoma"/>
        </w:rPr>
        <w:t xml:space="preserve">= </w:t>
      </w:r>
      <w:r>
        <w:t xml:space="preserve">3 </w:t>
      </w:r>
      <w:r>
        <w:rPr>
          <w:rFonts w:ascii="Libertinus Sans" w:hAnsi="Libertinus Sans"/>
          <w:i/>
        </w:rPr>
        <w:t xml:space="preserve">→ </w:t>
      </w:r>
      <w:r>
        <w:t xml:space="preserve">4 </w:t>
      </w:r>
      <w:r>
        <w:rPr>
          <w:rFonts w:ascii="Libertinus Sans" w:hAnsi="Libertinus Sans"/>
          <w:i/>
        </w:rPr>
        <w:t xml:space="preserve">→ </w:t>
      </w:r>
      <w:r>
        <w:t xml:space="preserve">5 </w:t>
      </w:r>
      <w:r>
        <w:rPr>
          <w:rFonts w:ascii="Libertinus Sans" w:hAnsi="Libertinus Sans"/>
          <w:i/>
        </w:rPr>
        <w:t xml:space="preserve">→ </w:t>
      </w:r>
      <w:r>
        <w:t>7 colorant ladder. Rows are given as received, with the analyzed count in parentheses where byte-identical duplicate rows are removed</w:t>
      </w:r>
      <w:del w:id="243" w:author="Phil Green" w:date="2026-08-30T13:48:00Z" w16du:dateUtc="2026-08-30T11:48:00Z">
        <w:r w:rsidDel="005F274F">
          <w:delText xml:space="preserve"> at load</w:delText>
        </w:r>
      </w:del>
      <w:r>
        <w:t xml:space="preserve"> (Section </w:t>
      </w:r>
      <w:hyperlink w:anchor="_bookmark6" w:history="1">
        <w:r>
          <w:rPr>
            <w:color w:val="0774B7"/>
          </w:rPr>
          <w:t>3.3</w:t>
        </w:r>
      </w:hyperlink>
      <w:r>
        <w:t>);</w:t>
      </w:r>
      <w:del w:id="244" w:author="Phil Green" w:date="2026-08-30T13:48:00Z" w16du:dateUtc="2026-08-30T11:48:00Z">
        <w:r w:rsidDel="005F274F">
          <w:delText xml:space="preserve"> the IFRA, KCMYG and CMYKOGB rows carry no parenthesis because their repeated </w:delText>
        </w:r>
        <w:r w:rsidDel="005F274F">
          <w:rPr>
            <w:spacing w:val="-2"/>
          </w:rPr>
          <w:delText>recipes are genuinely differing measurements, retained and grouped rather than removed</w:delText>
        </w:r>
      </w:del>
      <w:r>
        <w:rPr>
          <w:spacing w:val="-2"/>
        </w:rPr>
        <w:t>.</w:t>
      </w:r>
      <w:r>
        <w:t xml:space="preserve"> </w:t>
      </w:r>
      <w:r>
        <w:rPr>
          <w:spacing w:val="-2"/>
        </w:rPr>
        <w:t xml:space="preserve">Analyzed </w:t>
      </w:r>
      <w:r>
        <w:t xml:space="preserve">rows are pooled across all 5 cross-validation folds, so every one of them is predicted exactly once. </w:t>
      </w:r>
      <w:del w:id="245" w:author="Phil Green" w:date="2026-08-30T13:49:00Z" w16du:dateUtc="2026-08-30T11:49:00Z">
        <w:r w:rsidDel="005F274F">
          <w:delText>The PC10 and PC11 substrate descriptions follow the ICC registry pages, which list the same stock (PS 11 clay-coated news back, 250 g/m</w:delText>
        </w:r>
        <w:r w:rsidDel="005F274F">
          <w:rPr>
            <w:position w:val="7"/>
            <w:sz w:val="14"/>
          </w:rPr>
          <w:delText>2</w:delText>
        </w:r>
        <w:r w:rsidDel="005F274F">
          <w:delText>) for both charts.</w:delText>
        </w:r>
      </w:del>
    </w:p>
    <w:p w14:paraId="239C8783" w14:textId="77777777" w:rsidR="00EA1924" w:rsidRDefault="00EA1924">
      <w:pPr>
        <w:pStyle w:val="BodyText"/>
        <w:spacing w:before="3"/>
      </w:pPr>
    </w:p>
    <w:tbl>
      <w:tblPr>
        <w:tblW w:w="0" w:type="auto"/>
        <w:tblInd w:w="158" w:type="dxa"/>
        <w:tblLayout w:type="fixed"/>
        <w:tblCellMar>
          <w:left w:w="0" w:type="dxa"/>
          <w:right w:w="0" w:type="dxa"/>
        </w:tblCellMar>
        <w:tblLook w:val="01E0" w:firstRow="1" w:lastRow="1" w:firstColumn="1" w:lastColumn="1" w:noHBand="0" w:noVBand="0"/>
      </w:tblPr>
      <w:tblGrid>
        <w:gridCol w:w="1562"/>
        <w:gridCol w:w="2592"/>
        <w:gridCol w:w="1302"/>
        <w:gridCol w:w="340"/>
        <w:gridCol w:w="1211"/>
        <w:gridCol w:w="3455"/>
      </w:tblGrid>
      <w:tr w:rsidR="00EA1924" w14:paraId="0CA50F83" w14:textId="77777777">
        <w:trPr>
          <w:trHeight w:val="307"/>
        </w:trPr>
        <w:tc>
          <w:tcPr>
            <w:tcW w:w="1562" w:type="dxa"/>
            <w:tcBorders>
              <w:top w:val="single" w:sz="8" w:space="0" w:color="000000"/>
              <w:bottom w:val="single" w:sz="4" w:space="0" w:color="000000"/>
            </w:tcBorders>
          </w:tcPr>
          <w:p w14:paraId="47077545" w14:textId="77777777" w:rsidR="00EA1924" w:rsidRDefault="00000000">
            <w:pPr>
              <w:pStyle w:val="TableParagraph"/>
              <w:spacing w:before="38" w:line="240" w:lineRule="auto"/>
              <w:ind w:left="119"/>
              <w:jc w:val="left"/>
              <w:rPr>
                <w:b/>
                <w:sz w:val="18"/>
              </w:rPr>
            </w:pPr>
            <w:r>
              <w:rPr>
                <w:b/>
                <w:spacing w:val="-2"/>
                <w:sz w:val="18"/>
              </w:rPr>
              <w:t>Dataset</w:t>
            </w:r>
          </w:p>
        </w:tc>
        <w:tc>
          <w:tcPr>
            <w:tcW w:w="2592" w:type="dxa"/>
            <w:tcBorders>
              <w:top w:val="single" w:sz="8" w:space="0" w:color="000000"/>
              <w:bottom w:val="single" w:sz="4" w:space="0" w:color="000000"/>
            </w:tcBorders>
          </w:tcPr>
          <w:p w14:paraId="042AB941" w14:textId="77777777" w:rsidR="00EA1924" w:rsidRDefault="00000000">
            <w:pPr>
              <w:pStyle w:val="TableParagraph"/>
              <w:spacing w:before="38" w:line="240" w:lineRule="auto"/>
              <w:ind w:left="488"/>
              <w:jc w:val="left"/>
              <w:rPr>
                <w:b/>
                <w:sz w:val="18"/>
              </w:rPr>
            </w:pPr>
            <w:r>
              <w:rPr>
                <w:b/>
                <w:spacing w:val="-2"/>
                <w:sz w:val="18"/>
              </w:rPr>
              <w:t>Substrate</w:t>
            </w:r>
          </w:p>
        </w:tc>
        <w:tc>
          <w:tcPr>
            <w:tcW w:w="1302" w:type="dxa"/>
            <w:tcBorders>
              <w:top w:val="single" w:sz="8" w:space="0" w:color="000000"/>
              <w:bottom w:val="single" w:sz="4" w:space="0" w:color="000000"/>
            </w:tcBorders>
          </w:tcPr>
          <w:p w14:paraId="76119647" w14:textId="77777777" w:rsidR="00EA1924" w:rsidRDefault="00000000">
            <w:pPr>
              <w:pStyle w:val="TableParagraph"/>
              <w:spacing w:before="38" w:line="240" w:lineRule="auto"/>
              <w:rPr>
                <w:b/>
                <w:sz w:val="18"/>
              </w:rPr>
            </w:pPr>
            <w:r>
              <w:rPr>
                <w:b/>
                <w:spacing w:val="-2"/>
                <w:sz w:val="18"/>
              </w:rPr>
              <w:t>Colorants</w:t>
            </w:r>
          </w:p>
        </w:tc>
        <w:tc>
          <w:tcPr>
            <w:tcW w:w="340" w:type="dxa"/>
            <w:tcBorders>
              <w:top w:val="single" w:sz="8" w:space="0" w:color="000000"/>
              <w:bottom w:val="single" w:sz="4" w:space="0" w:color="000000"/>
            </w:tcBorders>
          </w:tcPr>
          <w:p w14:paraId="1BBF0D51" w14:textId="77777777" w:rsidR="00EA1924" w:rsidRDefault="00000000">
            <w:pPr>
              <w:pStyle w:val="TableParagraph"/>
              <w:spacing w:before="40" w:line="240" w:lineRule="auto"/>
              <w:ind w:left="3"/>
              <w:rPr>
                <w:i/>
                <w:sz w:val="18"/>
              </w:rPr>
            </w:pPr>
            <w:r>
              <w:rPr>
                <w:i/>
                <w:spacing w:val="-10"/>
                <w:sz w:val="18"/>
              </w:rPr>
              <w:t>n</w:t>
            </w:r>
          </w:p>
        </w:tc>
        <w:tc>
          <w:tcPr>
            <w:tcW w:w="1211" w:type="dxa"/>
            <w:tcBorders>
              <w:top w:val="single" w:sz="8" w:space="0" w:color="000000"/>
              <w:bottom w:val="single" w:sz="4" w:space="0" w:color="000000"/>
            </w:tcBorders>
          </w:tcPr>
          <w:p w14:paraId="0B6EA915" w14:textId="77777777" w:rsidR="00EA1924" w:rsidRDefault="00000000">
            <w:pPr>
              <w:pStyle w:val="TableParagraph"/>
              <w:spacing w:before="38" w:line="240" w:lineRule="auto"/>
              <w:ind w:left="6"/>
              <w:rPr>
                <w:b/>
                <w:sz w:val="18"/>
              </w:rPr>
            </w:pPr>
            <w:r>
              <w:rPr>
                <w:b/>
                <w:spacing w:val="-4"/>
                <w:sz w:val="18"/>
              </w:rPr>
              <w:t>Rows</w:t>
            </w:r>
          </w:p>
        </w:tc>
        <w:tc>
          <w:tcPr>
            <w:tcW w:w="3455" w:type="dxa"/>
            <w:tcBorders>
              <w:top w:val="single" w:sz="8" w:space="0" w:color="000000"/>
              <w:bottom w:val="single" w:sz="4" w:space="0" w:color="000000"/>
            </w:tcBorders>
          </w:tcPr>
          <w:p w14:paraId="2F593723" w14:textId="77777777" w:rsidR="00EA1924" w:rsidRDefault="00000000">
            <w:pPr>
              <w:pStyle w:val="TableParagraph"/>
              <w:spacing w:before="38" w:line="240" w:lineRule="auto"/>
              <w:ind w:left="6"/>
              <w:rPr>
                <w:b/>
                <w:sz w:val="18"/>
              </w:rPr>
            </w:pPr>
            <w:r>
              <w:rPr>
                <w:b/>
                <w:spacing w:val="-2"/>
                <w:sz w:val="18"/>
              </w:rPr>
              <w:t>Source</w:t>
            </w:r>
          </w:p>
        </w:tc>
      </w:tr>
      <w:tr w:rsidR="00EA1924" w14:paraId="04352BAD" w14:textId="77777777">
        <w:trPr>
          <w:trHeight w:val="258"/>
        </w:trPr>
        <w:tc>
          <w:tcPr>
            <w:tcW w:w="1562" w:type="dxa"/>
            <w:tcBorders>
              <w:top w:val="single" w:sz="4" w:space="0" w:color="000000"/>
            </w:tcBorders>
          </w:tcPr>
          <w:p w14:paraId="3350C73E" w14:textId="77777777" w:rsidR="00EA1924" w:rsidRDefault="00000000">
            <w:pPr>
              <w:pStyle w:val="TableParagraph"/>
              <w:spacing w:before="44" w:line="194" w:lineRule="exact"/>
              <w:ind w:left="119"/>
              <w:jc w:val="left"/>
              <w:rPr>
                <w:sz w:val="18"/>
              </w:rPr>
            </w:pPr>
            <w:r>
              <w:rPr>
                <w:spacing w:val="-4"/>
                <w:sz w:val="18"/>
              </w:rPr>
              <w:t>PC10</w:t>
            </w:r>
          </w:p>
        </w:tc>
        <w:tc>
          <w:tcPr>
            <w:tcW w:w="2592" w:type="dxa"/>
            <w:tcBorders>
              <w:top w:val="single" w:sz="4" w:space="0" w:color="000000"/>
            </w:tcBorders>
          </w:tcPr>
          <w:p w14:paraId="3CF86745" w14:textId="77777777" w:rsidR="00EA1924" w:rsidRDefault="00000000">
            <w:pPr>
              <w:pStyle w:val="TableParagraph"/>
              <w:spacing w:before="13" w:line="225" w:lineRule="exact"/>
              <w:ind w:left="488"/>
              <w:jc w:val="left"/>
              <w:rPr>
                <w:sz w:val="18"/>
              </w:rPr>
            </w:pPr>
            <w:r>
              <w:rPr>
                <w:sz w:val="18"/>
              </w:rPr>
              <w:t>CCNB</w:t>
            </w:r>
            <w:r>
              <w:rPr>
                <w:spacing w:val="-5"/>
                <w:sz w:val="18"/>
              </w:rPr>
              <w:t xml:space="preserve"> </w:t>
            </w:r>
            <w:r>
              <w:rPr>
                <w:sz w:val="18"/>
              </w:rPr>
              <w:t>250</w:t>
            </w:r>
            <w:r>
              <w:rPr>
                <w:spacing w:val="-5"/>
                <w:sz w:val="18"/>
              </w:rPr>
              <w:t xml:space="preserve"> </w:t>
            </w:r>
            <w:r>
              <w:rPr>
                <w:sz w:val="18"/>
              </w:rPr>
              <w:t>g/m</w:t>
            </w:r>
            <w:r>
              <w:rPr>
                <w:position w:val="7"/>
                <w:sz w:val="14"/>
              </w:rPr>
              <w:t>2</w:t>
            </w:r>
            <w:r>
              <w:rPr>
                <w:spacing w:val="15"/>
                <w:position w:val="7"/>
                <w:sz w:val="14"/>
              </w:rPr>
              <w:t xml:space="preserve"> </w:t>
            </w:r>
            <w:r>
              <w:rPr>
                <w:sz w:val="18"/>
              </w:rPr>
              <w:t>(PS</w:t>
            </w:r>
            <w:r>
              <w:rPr>
                <w:spacing w:val="-4"/>
                <w:sz w:val="18"/>
              </w:rPr>
              <w:t xml:space="preserve"> </w:t>
            </w:r>
            <w:r>
              <w:rPr>
                <w:spacing w:val="-5"/>
                <w:sz w:val="18"/>
              </w:rPr>
              <w:t>11)</w:t>
            </w:r>
          </w:p>
        </w:tc>
        <w:tc>
          <w:tcPr>
            <w:tcW w:w="1302" w:type="dxa"/>
            <w:tcBorders>
              <w:top w:val="single" w:sz="4" w:space="0" w:color="000000"/>
            </w:tcBorders>
          </w:tcPr>
          <w:p w14:paraId="209EA26D" w14:textId="77777777" w:rsidR="00EA1924" w:rsidRDefault="00000000">
            <w:pPr>
              <w:pStyle w:val="TableParagraph"/>
              <w:spacing w:before="44" w:line="194" w:lineRule="exact"/>
              <w:rPr>
                <w:sz w:val="18"/>
              </w:rPr>
            </w:pPr>
            <w:r>
              <w:rPr>
                <w:spacing w:val="-5"/>
                <w:sz w:val="18"/>
              </w:rPr>
              <w:t>CMY</w:t>
            </w:r>
          </w:p>
        </w:tc>
        <w:tc>
          <w:tcPr>
            <w:tcW w:w="340" w:type="dxa"/>
            <w:tcBorders>
              <w:top w:val="single" w:sz="4" w:space="0" w:color="000000"/>
            </w:tcBorders>
          </w:tcPr>
          <w:p w14:paraId="00C9F9B5" w14:textId="77777777" w:rsidR="00EA1924" w:rsidRDefault="00000000">
            <w:pPr>
              <w:pStyle w:val="TableParagraph"/>
              <w:spacing w:before="44" w:line="194" w:lineRule="exact"/>
              <w:ind w:left="3"/>
              <w:rPr>
                <w:sz w:val="18"/>
              </w:rPr>
            </w:pPr>
            <w:r>
              <w:rPr>
                <w:spacing w:val="-10"/>
                <w:sz w:val="18"/>
              </w:rPr>
              <w:t>3</w:t>
            </w:r>
          </w:p>
        </w:tc>
        <w:tc>
          <w:tcPr>
            <w:tcW w:w="1211" w:type="dxa"/>
            <w:tcBorders>
              <w:top w:val="single" w:sz="4" w:space="0" w:color="000000"/>
            </w:tcBorders>
          </w:tcPr>
          <w:p w14:paraId="5F7D3A84" w14:textId="77777777" w:rsidR="00EA1924" w:rsidRDefault="00000000">
            <w:pPr>
              <w:pStyle w:val="TableParagraph"/>
              <w:spacing w:before="44" w:line="194" w:lineRule="exact"/>
              <w:ind w:left="6" w:right="1"/>
              <w:rPr>
                <w:sz w:val="18"/>
              </w:rPr>
            </w:pPr>
            <w:r>
              <w:rPr>
                <w:sz w:val="18"/>
              </w:rPr>
              <w:t>818</w:t>
            </w:r>
            <w:r>
              <w:rPr>
                <w:spacing w:val="-4"/>
                <w:sz w:val="18"/>
              </w:rPr>
              <w:t xml:space="preserve"> </w:t>
            </w:r>
            <w:r>
              <w:rPr>
                <w:spacing w:val="-2"/>
                <w:sz w:val="18"/>
              </w:rPr>
              <w:t>(795)</w:t>
            </w:r>
          </w:p>
        </w:tc>
        <w:tc>
          <w:tcPr>
            <w:tcW w:w="3455" w:type="dxa"/>
            <w:tcBorders>
              <w:top w:val="single" w:sz="4" w:space="0" w:color="000000"/>
            </w:tcBorders>
          </w:tcPr>
          <w:p w14:paraId="623AC8C5" w14:textId="77777777" w:rsidR="00EA1924" w:rsidRDefault="00000000">
            <w:pPr>
              <w:pStyle w:val="TableParagraph"/>
              <w:spacing w:before="44" w:line="194" w:lineRule="exact"/>
              <w:ind w:left="6"/>
              <w:rPr>
                <w:sz w:val="18"/>
              </w:rPr>
            </w:pPr>
            <w:r>
              <w:rPr>
                <w:sz w:val="18"/>
              </w:rPr>
              <w:t>APTEC</w:t>
            </w:r>
            <w:r>
              <w:rPr>
                <w:spacing w:val="-7"/>
                <w:sz w:val="18"/>
              </w:rPr>
              <w:t xml:space="preserve"> </w:t>
            </w:r>
            <w:r>
              <w:rPr>
                <w:sz w:val="18"/>
              </w:rPr>
              <w:t>PC10</w:t>
            </w:r>
            <w:r>
              <w:rPr>
                <w:spacing w:val="-6"/>
                <w:sz w:val="18"/>
              </w:rPr>
              <w:t xml:space="preserve"> </w:t>
            </w:r>
            <w:r>
              <w:rPr>
                <w:spacing w:val="-4"/>
                <w:sz w:val="18"/>
              </w:rPr>
              <w:t>[</w:t>
            </w:r>
            <w:hyperlink w:anchor="_bookmark65" w:history="1">
              <w:r>
                <w:rPr>
                  <w:color w:val="0774B7"/>
                  <w:spacing w:val="-4"/>
                  <w:sz w:val="18"/>
                </w:rPr>
                <w:t>34</w:t>
              </w:r>
            </w:hyperlink>
            <w:r>
              <w:rPr>
                <w:spacing w:val="-4"/>
                <w:sz w:val="18"/>
              </w:rPr>
              <w:t>]</w:t>
            </w:r>
          </w:p>
        </w:tc>
      </w:tr>
      <w:tr w:rsidR="00EA1924" w14:paraId="5535CFB8" w14:textId="77777777">
        <w:trPr>
          <w:trHeight w:val="227"/>
        </w:trPr>
        <w:tc>
          <w:tcPr>
            <w:tcW w:w="1562" w:type="dxa"/>
          </w:tcPr>
          <w:p w14:paraId="06D933DD" w14:textId="77777777" w:rsidR="00EA1924" w:rsidRDefault="00000000">
            <w:pPr>
              <w:pStyle w:val="TableParagraph"/>
              <w:spacing w:before="14" w:line="194" w:lineRule="exact"/>
              <w:ind w:left="119"/>
              <w:jc w:val="left"/>
              <w:rPr>
                <w:sz w:val="18"/>
              </w:rPr>
            </w:pPr>
            <w:r>
              <w:rPr>
                <w:spacing w:val="-4"/>
                <w:sz w:val="18"/>
              </w:rPr>
              <w:t>PC10</w:t>
            </w:r>
          </w:p>
        </w:tc>
        <w:tc>
          <w:tcPr>
            <w:tcW w:w="2592" w:type="dxa"/>
          </w:tcPr>
          <w:p w14:paraId="55A7589C" w14:textId="77777777" w:rsidR="00EA1924" w:rsidRDefault="00000000">
            <w:pPr>
              <w:pStyle w:val="TableParagraph"/>
              <w:spacing w:line="208" w:lineRule="exact"/>
              <w:ind w:left="488"/>
              <w:jc w:val="left"/>
              <w:rPr>
                <w:sz w:val="18"/>
              </w:rPr>
            </w:pPr>
            <w:r>
              <w:rPr>
                <w:sz w:val="18"/>
              </w:rPr>
              <w:t>CCNB</w:t>
            </w:r>
            <w:r>
              <w:rPr>
                <w:spacing w:val="-5"/>
                <w:sz w:val="18"/>
              </w:rPr>
              <w:t xml:space="preserve"> </w:t>
            </w:r>
            <w:r>
              <w:rPr>
                <w:sz w:val="18"/>
              </w:rPr>
              <w:t>250</w:t>
            </w:r>
            <w:r>
              <w:rPr>
                <w:spacing w:val="-5"/>
                <w:sz w:val="18"/>
              </w:rPr>
              <w:t xml:space="preserve"> </w:t>
            </w:r>
            <w:r>
              <w:rPr>
                <w:sz w:val="18"/>
              </w:rPr>
              <w:t>g/m</w:t>
            </w:r>
            <w:r>
              <w:rPr>
                <w:position w:val="7"/>
                <w:sz w:val="14"/>
              </w:rPr>
              <w:t>2</w:t>
            </w:r>
            <w:r>
              <w:rPr>
                <w:spacing w:val="15"/>
                <w:position w:val="7"/>
                <w:sz w:val="14"/>
              </w:rPr>
              <w:t xml:space="preserve"> </w:t>
            </w:r>
            <w:r>
              <w:rPr>
                <w:sz w:val="18"/>
              </w:rPr>
              <w:t>(PS</w:t>
            </w:r>
            <w:r>
              <w:rPr>
                <w:spacing w:val="-4"/>
                <w:sz w:val="18"/>
              </w:rPr>
              <w:t xml:space="preserve"> </w:t>
            </w:r>
            <w:r>
              <w:rPr>
                <w:spacing w:val="-5"/>
                <w:sz w:val="18"/>
              </w:rPr>
              <w:t>11)</w:t>
            </w:r>
          </w:p>
        </w:tc>
        <w:tc>
          <w:tcPr>
            <w:tcW w:w="1302" w:type="dxa"/>
          </w:tcPr>
          <w:p w14:paraId="0FFF42C6" w14:textId="77777777" w:rsidR="00EA1924" w:rsidRDefault="00000000">
            <w:pPr>
              <w:pStyle w:val="TableParagraph"/>
              <w:spacing w:before="14" w:line="194" w:lineRule="exact"/>
              <w:rPr>
                <w:sz w:val="18"/>
              </w:rPr>
            </w:pPr>
            <w:r>
              <w:rPr>
                <w:spacing w:val="-4"/>
                <w:sz w:val="18"/>
              </w:rPr>
              <w:t>CMYK</w:t>
            </w:r>
          </w:p>
        </w:tc>
        <w:tc>
          <w:tcPr>
            <w:tcW w:w="340" w:type="dxa"/>
          </w:tcPr>
          <w:p w14:paraId="4EB16133" w14:textId="77777777" w:rsidR="00EA1924" w:rsidRDefault="00000000">
            <w:pPr>
              <w:pStyle w:val="TableParagraph"/>
              <w:spacing w:before="14" w:line="194" w:lineRule="exact"/>
              <w:ind w:left="3"/>
              <w:rPr>
                <w:sz w:val="18"/>
              </w:rPr>
            </w:pPr>
            <w:r>
              <w:rPr>
                <w:spacing w:val="-10"/>
                <w:sz w:val="18"/>
              </w:rPr>
              <w:t>4</w:t>
            </w:r>
          </w:p>
        </w:tc>
        <w:tc>
          <w:tcPr>
            <w:tcW w:w="1211" w:type="dxa"/>
          </w:tcPr>
          <w:p w14:paraId="05EAAF02" w14:textId="77777777" w:rsidR="00EA1924" w:rsidRDefault="00000000">
            <w:pPr>
              <w:pStyle w:val="TableParagraph"/>
              <w:spacing w:before="14" w:line="194" w:lineRule="exact"/>
              <w:ind w:left="6" w:right="1"/>
              <w:rPr>
                <w:sz w:val="18"/>
              </w:rPr>
            </w:pPr>
            <w:r>
              <w:rPr>
                <w:sz w:val="18"/>
              </w:rPr>
              <w:t>1,617</w:t>
            </w:r>
            <w:r>
              <w:rPr>
                <w:spacing w:val="-6"/>
                <w:sz w:val="18"/>
              </w:rPr>
              <w:t xml:space="preserve"> </w:t>
            </w:r>
            <w:r>
              <w:rPr>
                <w:spacing w:val="-2"/>
                <w:sz w:val="18"/>
              </w:rPr>
              <w:t>(1,588)</w:t>
            </w:r>
          </w:p>
        </w:tc>
        <w:tc>
          <w:tcPr>
            <w:tcW w:w="3455" w:type="dxa"/>
          </w:tcPr>
          <w:p w14:paraId="17488C29" w14:textId="77777777" w:rsidR="00EA1924" w:rsidRDefault="00000000">
            <w:pPr>
              <w:pStyle w:val="TableParagraph"/>
              <w:spacing w:before="14" w:line="194" w:lineRule="exact"/>
              <w:ind w:left="6"/>
              <w:rPr>
                <w:sz w:val="18"/>
              </w:rPr>
            </w:pPr>
            <w:r>
              <w:rPr>
                <w:sz w:val="18"/>
              </w:rPr>
              <w:t>APTEC</w:t>
            </w:r>
            <w:r>
              <w:rPr>
                <w:spacing w:val="-7"/>
                <w:sz w:val="18"/>
              </w:rPr>
              <w:t xml:space="preserve"> </w:t>
            </w:r>
            <w:r>
              <w:rPr>
                <w:sz w:val="18"/>
              </w:rPr>
              <w:t>PC10</w:t>
            </w:r>
            <w:r>
              <w:rPr>
                <w:spacing w:val="-6"/>
                <w:sz w:val="18"/>
              </w:rPr>
              <w:t xml:space="preserve"> </w:t>
            </w:r>
            <w:r>
              <w:rPr>
                <w:spacing w:val="-4"/>
                <w:sz w:val="18"/>
              </w:rPr>
              <w:t>[</w:t>
            </w:r>
            <w:hyperlink w:anchor="_bookmark65" w:history="1">
              <w:r>
                <w:rPr>
                  <w:color w:val="0774B7"/>
                  <w:spacing w:val="-4"/>
                  <w:sz w:val="18"/>
                </w:rPr>
                <w:t>34</w:t>
              </w:r>
            </w:hyperlink>
            <w:r>
              <w:rPr>
                <w:spacing w:val="-4"/>
                <w:sz w:val="18"/>
              </w:rPr>
              <w:t>]</w:t>
            </w:r>
          </w:p>
        </w:tc>
      </w:tr>
      <w:tr w:rsidR="00EA1924" w14:paraId="55DAD721" w14:textId="77777777">
        <w:trPr>
          <w:trHeight w:val="227"/>
        </w:trPr>
        <w:tc>
          <w:tcPr>
            <w:tcW w:w="1562" w:type="dxa"/>
          </w:tcPr>
          <w:p w14:paraId="0C6EA2FC" w14:textId="77777777" w:rsidR="00EA1924" w:rsidRDefault="00000000">
            <w:pPr>
              <w:pStyle w:val="TableParagraph"/>
              <w:spacing w:before="13" w:line="194" w:lineRule="exact"/>
              <w:ind w:left="119"/>
              <w:jc w:val="left"/>
              <w:rPr>
                <w:sz w:val="18"/>
              </w:rPr>
            </w:pPr>
            <w:r>
              <w:rPr>
                <w:spacing w:val="-4"/>
                <w:sz w:val="18"/>
              </w:rPr>
              <w:t>PC11</w:t>
            </w:r>
          </w:p>
        </w:tc>
        <w:tc>
          <w:tcPr>
            <w:tcW w:w="2592" w:type="dxa"/>
          </w:tcPr>
          <w:p w14:paraId="0B6F488F" w14:textId="77777777" w:rsidR="00EA1924" w:rsidRDefault="00000000">
            <w:pPr>
              <w:pStyle w:val="TableParagraph"/>
              <w:spacing w:line="208" w:lineRule="exact"/>
              <w:ind w:left="488"/>
              <w:jc w:val="left"/>
              <w:rPr>
                <w:sz w:val="18"/>
              </w:rPr>
            </w:pPr>
            <w:r>
              <w:rPr>
                <w:sz w:val="18"/>
              </w:rPr>
              <w:t>CCNB</w:t>
            </w:r>
            <w:r>
              <w:rPr>
                <w:spacing w:val="-5"/>
                <w:sz w:val="18"/>
              </w:rPr>
              <w:t xml:space="preserve"> </w:t>
            </w:r>
            <w:r>
              <w:rPr>
                <w:sz w:val="18"/>
              </w:rPr>
              <w:t>250</w:t>
            </w:r>
            <w:r>
              <w:rPr>
                <w:spacing w:val="-5"/>
                <w:sz w:val="18"/>
              </w:rPr>
              <w:t xml:space="preserve"> </w:t>
            </w:r>
            <w:r>
              <w:rPr>
                <w:sz w:val="18"/>
              </w:rPr>
              <w:t>g/m</w:t>
            </w:r>
            <w:r>
              <w:rPr>
                <w:position w:val="7"/>
                <w:sz w:val="14"/>
              </w:rPr>
              <w:t>2</w:t>
            </w:r>
            <w:r>
              <w:rPr>
                <w:spacing w:val="15"/>
                <w:position w:val="7"/>
                <w:sz w:val="14"/>
              </w:rPr>
              <w:t xml:space="preserve"> </w:t>
            </w:r>
            <w:r>
              <w:rPr>
                <w:sz w:val="18"/>
              </w:rPr>
              <w:t>(PS</w:t>
            </w:r>
            <w:r>
              <w:rPr>
                <w:spacing w:val="-4"/>
                <w:sz w:val="18"/>
              </w:rPr>
              <w:t xml:space="preserve"> </w:t>
            </w:r>
            <w:r>
              <w:rPr>
                <w:spacing w:val="-5"/>
                <w:sz w:val="18"/>
              </w:rPr>
              <w:t>11)</w:t>
            </w:r>
          </w:p>
        </w:tc>
        <w:tc>
          <w:tcPr>
            <w:tcW w:w="1302" w:type="dxa"/>
          </w:tcPr>
          <w:p w14:paraId="473F5377" w14:textId="77777777" w:rsidR="00EA1924" w:rsidRDefault="00000000">
            <w:pPr>
              <w:pStyle w:val="TableParagraph"/>
              <w:spacing w:before="13" w:line="194" w:lineRule="exact"/>
              <w:rPr>
                <w:sz w:val="18"/>
              </w:rPr>
            </w:pPr>
            <w:r>
              <w:rPr>
                <w:spacing w:val="-5"/>
                <w:sz w:val="18"/>
              </w:rPr>
              <w:t>CMY</w:t>
            </w:r>
          </w:p>
        </w:tc>
        <w:tc>
          <w:tcPr>
            <w:tcW w:w="340" w:type="dxa"/>
          </w:tcPr>
          <w:p w14:paraId="6371DAF0" w14:textId="77777777" w:rsidR="00EA1924" w:rsidRDefault="00000000">
            <w:pPr>
              <w:pStyle w:val="TableParagraph"/>
              <w:spacing w:before="13" w:line="194" w:lineRule="exact"/>
              <w:ind w:left="3"/>
              <w:rPr>
                <w:sz w:val="18"/>
              </w:rPr>
            </w:pPr>
            <w:r>
              <w:rPr>
                <w:spacing w:val="-10"/>
                <w:sz w:val="18"/>
              </w:rPr>
              <w:t>3</w:t>
            </w:r>
          </w:p>
        </w:tc>
        <w:tc>
          <w:tcPr>
            <w:tcW w:w="1211" w:type="dxa"/>
          </w:tcPr>
          <w:p w14:paraId="21E919CF" w14:textId="77777777" w:rsidR="00EA1924" w:rsidRDefault="00000000">
            <w:pPr>
              <w:pStyle w:val="TableParagraph"/>
              <w:spacing w:before="13" w:line="194" w:lineRule="exact"/>
              <w:ind w:left="6" w:right="1"/>
              <w:rPr>
                <w:sz w:val="18"/>
              </w:rPr>
            </w:pPr>
            <w:r>
              <w:rPr>
                <w:sz w:val="18"/>
              </w:rPr>
              <w:t>818</w:t>
            </w:r>
            <w:r>
              <w:rPr>
                <w:spacing w:val="-4"/>
                <w:sz w:val="18"/>
              </w:rPr>
              <w:t xml:space="preserve"> </w:t>
            </w:r>
            <w:r>
              <w:rPr>
                <w:spacing w:val="-2"/>
                <w:sz w:val="18"/>
              </w:rPr>
              <w:t>(795)</w:t>
            </w:r>
          </w:p>
        </w:tc>
        <w:tc>
          <w:tcPr>
            <w:tcW w:w="3455" w:type="dxa"/>
          </w:tcPr>
          <w:p w14:paraId="068FCDE7" w14:textId="77777777" w:rsidR="00EA1924" w:rsidRDefault="00000000">
            <w:pPr>
              <w:pStyle w:val="TableParagraph"/>
              <w:spacing w:before="13" w:line="194" w:lineRule="exact"/>
              <w:ind w:left="6"/>
              <w:rPr>
                <w:sz w:val="18"/>
              </w:rPr>
            </w:pPr>
            <w:r>
              <w:rPr>
                <w:sz w:val="18"/>
              </w:rPr>
              <w:t>APTEC</w:t>
            </w:r>
            <w:r>
              <w:rPr>
                <w:spacing w:val="-7"/>
                <w:sz w:val="18"/>
              </w:rPr>
              <w:t xml:space="preserve"> </w:t>
            </w:r>
            <w:r>
              <w:rPr>
                <w:sz w:val="18"/>
              </w:rPr>
              <w:t>PC11</w:t>
            </w:r>
            <w:r>
              <w:rPr>
                <w:spacing w:val="-6"/>
                <w:sz w:val="18"/>
              </w:rPr>
              <w:t xml:space="preserve"> </w:t>
            </w:r>
            <w:r>
              <w:rPr>
                <w:spacing w:val="-4"/>
                <w:sz w:val="18"/>
              </w:rPr>
              <w:t>[</w:t>
            </w:r>
            <w:hyperlink w:anchor="_bookmark65" w:history="1">
              <w:r>
                <w:rPr>
                  <w:color w:val="0774B7"/>
                  <w:spacing w:val="-4"/>
                  <w:sz w:val="18"/>
                </w:rPr>
                <w:t>34</w:t>
              </w:r>
            </w:hyperlink>
            <w:r>
              <w:rPr>
                <w:spacing w:val="-4"/>
                <w:sz w:val="18"/>
              </w:rPr>
              <w:t>]</w:t>
            </w:r>
          </w:p>
        </w:tc>
      </w:tr>
      <w:tr w:rsidR="00EA1924" w14:paraId="27D96807" w14:textId="77777777">
        <w:trPr>
          <w:trHeight w:val="237"/>
        </w:trPr>
        <w:tc>
          <w:tcPr>
            <w:tcW w:w="1562" w:type="dxa"/>
          </w:tcPr>
          <w:p w14:paraId="477C0061" w14:textId="77777777" w:rsidR="00EA1924" w:rsidRDefault="00000000">
            <w:pPr>
              <w:pStyle w:val="TableParagraph"/>
              <w:spacing w:before="14" w:line="203" w:lineRule="exact"/>
              <w:ind w:left="119"/>
              <w:jc w:val="left"/>
              <w:rPr>
                <w:sz w:val="18"/>
              </w:rPr>
            </w:pPr>
            <w:r>
              <w:rPr>
                <w:spacing w:val="-4"/>
                <w:sz w:val="18"/>
              </w:rPr>
              <w:t>PC11</w:t>
            </w:r>
          </w:p>
        </w:tc>
        <w:tc>
          <w:tcPr>
            <w:tcW w:w="2592" w:type="dxa"/>
          </w:tcPr>
          <w:p w14:paraId="7B275896" w14:textId="77777777" w:rsidR="00EA1924" w:rsidRDefault="00000000">
            <w:pPr>
              <w:pStyle w:val="TableParagraph"/>
              <w:spacing w:line="217" w:lineRule="exact"/>
              <w:ind w:left="488"/>
              <w:jc w:val="left"/>
              <w:rPr>
                <w:sz w:val="18"/>
              </w:rPr>
            </w:pPr>
            <w:r>
              <w:rPr>
                <w:sz w:val="18"/>
              </w:rPr>
              <w:t>CCNB</w:t>
            </w:r>
            <w:r>
              <w:rPr>
                <w:spacing w:val="-5"/>
                <w:sz w:val="18"/>
              </w:rPr>
              <w:t xml:space="preserve"> </w:t>
            </w:r>
            <w:r>
              <w:rPr>
                <w:sz w:val="18"/>
              </w:rPr>
              <w:t>250</w:t>
            </w:r>
            <w:r>
              <w:rPr>
                <w:spacing w:val="-5"/>
                <w:sz w:val="18"/>
              </w:rPr>
              <w:t xml:space="preserve"> </w:t>
            </w:r>
            <w:r>
              <w:rPr>
                <w:sz w:val="18"/>
              </w:rPr>
              <w:t>g/m</w:t>
            </w:r>
            <w:r>
              <w:rPr>
                <w:position w:val="7"/>
                <w:sz w:val="14"/>
              </w:rPr>
              <w:t>2</w:t>
            </w:r>
            <w:r>
              <w:rPr>
                <w:spacing w:val="15"/>
                <w:position w:val="7"/>
                <w:sz w:val="14"/>
              </w:rPr>
              <w:t xml:space="preserve"> </w:t>
            </w:r>
            <w:r>
              <w:rPr>
                <w:sz w:val="18"/>
              </w:rPr>
              <w:t>(PS</w:t>
            </w:r>
            <w:r>
              <w:rPr>
                <w:spacing w:val="-4"/>
                <w:sz w:val="18"/>
              </w:rPr>
              <w:t xml:space="preserve"> </w:t>
            </w:r>
            <w:r>
              <w:rPr>
                <w:spacing w:val="-5"/>
                <w:sz w:val="18"/>
              </w:rPr>
              <w:t>11)</w:t>
            </w:r>
          </w:p>
        </w:tc>
        <w:tc>
          <w:tcPr>
            <w:tcW w:w="1302" w:type="dxa"/>
          </w:tcPr>
          <w:p w14:paraId="2F7E5A0B" w14:textId="77777777" w:rsidR="00EA1924" w:rsidRDefault="00000000">
            <w:pPr>
              <w:pStyle w:val="TableParagraph"/>
              <w:spacing w:before="14" w:line="203" w:lineRule="exact"/>
              <w:rPr>
                <w:sz w:val="18"/>
              </w:rPr>
            </w:pPr>
            <w:r>
              <w:rPr>
                <w:spacing w:val="-4"/>
                <w:sz w:val="18"/>
              </w:rPr>
              <w:t>CMYK</w:t>
            </w:r>
          </w:p>
        </w:tc>
        <w:tc>
          <w:tcPr>
            <w:tcW w:w="340" w:type="dxa"/>
          </w:tcPr>
          <w:p w14:paraId="1D513309" w14:textId="77777777" w:rsidR="00EA1924" w:rsidRDefault="00000000">
            <w:pPr>
              <w:pStyle w:val="TableParagraph"/>
              <w:spacing w:before="14" w:line="203" w:lineRule="exact"/>
              <w:ind w:left="3"/>
              <w:rPr>
                <w:sz w:val="18"/>
              </w:rPr>
            </w:pPr>
            <w:r>
              <w:rPr>
                <w:spacing w:val="-10"/>
                <w:sz w:val="18"/>
              </w:rPr>
              <w:t>4</w:t>
            </w:r>
          </w:p>
        </w:tc>
        <w:tc>
          <w:tcPr>
            <w:tcW w:w="1211" w:type="dxa"/>
          </w:tcPr>
          <w:p w14:paraId="4F1FAE58" w14:textId="77777777" w:rsidR="00EA1924" w:rsidRDefault="00000000">
            <w:pPr>
              <w:pStyle w:val="TableParagraph"/>
              <w:spacing w:before="14" w:line="203" w:lineRule="exact"/>
              <w:ind w:left="6" w:right="1"/>
              <w:rPr>
                <w:sz w:val="18"/>
              </w:rPr>
            </w:pPr>
            <w:r>
              <w:rPr>
                <w:sz w:val="18"/>
              </w:rPr>
              <w:t>1,617</w:t>
            </w:r>
            <w:r>
              <w:rPr>
                <w:spacing w:val="-6"/>
                <w:sz w:val="18"/>
              </w:rPr>
              <w:t xml:space="preserve"> </w:t>
            </w:r>
            <w:r>
              <w:rPr>
                <w:spacing w:val="-2"/>
                <w:sz w:val="18"/>
              </w:rPr>
              <w:t>(1,588)</w:t>
            </w:r>
          </w:p>
        </w:tc>
        <w:tc>
          <w:tcPr>
            <w:tcW w:w="3455" w:type="dxa"/>
          </w:tcPr>
          <w:p w14:paraId="0D704A27" w14:textId="77777777" w:rsidR="00EA1924" w:rsidRDefault="00000000">
            <w:pPr>
              <w:pStyle w:val="TableParagraph"/>
              <w:spacing w:before="14" w:line="203" w:lineRule="exact"/>
              <w:ind w:left="6"/>
              <w:rPr>
                <w:sz w:val="18"/>
              </w:rPr>
            </w:pPr>
            <w:r>
              <w:rPr>
                <w:sz w:val="18"/>
              </w:rPr>
              <w:t>APTEC</w:t>
            </w:r>
            <w:r>
              <w:rPr>
                <w:spacing w:val="-7"/>
                <w:sz w:val="18"/>
              </w:rPr>
              <w:t xml:space="preserve"> </w:t>
            </w:r>
            <w:r>
              <w:rPr>
                <w:sz w:val="18"/>
              </w:rPr>
              <w:t>PC11</w:t>
            </w:r>
            <w:r>
              <w:rPr>
                <w:spacing w:val="-6"/>
                <w:sz w:val="18"/>
              </w:rPr>
              <w:t xml:space="preserve"> </w:t>
            </w:r>
            <w:r>
              <w:rPr>
                <w:spacing w:val="-4"/>
                <w:sz w:val="18"/>
              </w:rPr>
              <w:t>[</w:t>
            </w:r>
            <w:hyperlink w:anchor="_bookmark65" w:history="1">
              <w:r>
                <w:rPr>
                  <w:color w:val="0774B7"/>
                  <w:spacing w:val="-4"/>
                  <w:sz w:val="18"/>
                </w:rPr>
                <w:t>34</w:t>
              </w:r>
            </w:hyperlink>
            <w:r>
              <w:rPr>
                <w:spacing w:val="-4"/>
                <w:sz w:val="18"/>
              </w:rPr>
              <w:t>]</w:t>
            </w:r>
          </w:p>
        </w:tc>
      </w:tr>
      <w:tr w:rsidR="00EA1924" w14:paraId="79846DB4" w14:textId="77777777">
        <w:trPr>
          <w:trHeight w:val="219"/>
        </w:trPr>
        <w:tc>
          <w:tcPr>
            <w:tcW w:w="1562" w:type="dxa"/>
          </w:tcPr>
          <w:p w14:paraId="5A788E50" w14:textId="77777777" w:rsidR="00EA1924" w:rsidRDefault="00000000">
            <w:pPr>
              <w:pStyle w:val="TableParagraph"/>
              <w:spacing w:line="199" w:lineRule="exact"/>
              <w:ind w:left="119"/>
              <w:jc w:val="left"/>
              <w:rPr>
                <w:sz w:val="18"/>
              </w:rPr>
            </w:pPr>
            <w:r>
              <w:rPr>
                <w:spacing w:val="-2"/>
                <w:sz w:val="18"/>
              </w:rPr>
              <w:t>FOGRA51</w:t>
            </w:r>
          </w:p>
        </w:tc>
        <w:tc>
          <w:tcPr>
            <w:tcW w:w="2592" w:type="dxa"/>
          </w:tcPr>
          <w:p w14:paraId="5DF86EA0" w14:textId="77777777" w:rsidR="00EA1924" w:rsidRDefault="00000000">
            <w:pPr>
              <w:pStyle w:val="TableParagraph"/>
              <w:spacing w:line="199" w:lineRule="exact"/>
              <w:ind w:left="488"/>
              <w:jc w:val="left"/>
              <w:rPr>
                <w:sz w:val="18"/>
              </w:rPr>
            </w:pPr>
            <w:r>
              <w:rPr>
                <w:sz w:val="18"/>
              </w:rPr>
              <w:t>Reference</w:t>
            </w:r>
            <w:r>
              <w:rPr>
                <w:spacing w:val="-12"/>
                <w:sz w:val="18"/>
              </w:rPr>
              <w:t xml:space="preserve"> </w:t>
            </w:r>
            <w:r>
              <w:rPr>
                <w:sz w:val="18"/>
              </w:rPr>
              <w:t>(ISO</w:t>
            </w:r>
            <w:r>
              <w:rPr>
                <w:spacing w:val="-11"/>
                <w:sz w:val="18"/>
              </w:rPr>
              <w:t xml:space="preserve"> </w:t>
            </w:r>
            <w:r>
              <w:rPr>
                <w:sz w:val="18"/>
              </w:rPr>
              <w:t>12647-</w:t>
            </w:r>
            <w:r>
              <w:rPr>
                <w:spacing w:val="-5"/>
                <w:sz w:val="18"/>
              </w:rPr>
              <w:t>2)</w:t>
            </w:r>
          </w:p>
        </w:tc>
        <w:tc>
          <w:tcPr>
            <w:tcW w:w="1302" w:type="dxa"/>
          </w:tcPr>
          <w:p w14:paraId="1EB8C89E" w14:textId="77777777" w:rsidR="00EA1924" w:rsidRDefault="00000000">
            <w:pPr>
              <w:pStyle w:val="TableParagraph"/>
              <w:spacing w:line="199" w:lineRule="exact"/>
              <w:rPr>
                <w:sz w:val="18"/>
              </w:rPr>
            </w:pPr>
            <w:r>
              <w:rPr>
                <w:spacing w:val="-5"/>
                <w:sz w:val="18"/>
              </w:rPr>
              <w:t>CMY</w:t>
            </w:r>
          </w:p>
        </w:tc>
        <w:tc>
          <w:tcPr>
            <w:tcW w:w="340" w:type="dxa"/>
          </w:tcPr>
          <w:p w14:paraId="31F51CBB" w14:textId="77777777" w:rsidR="00EA1924" w:rsidRDefault="00000000">
            <w:pPr>
              <w:pStyle w:val="TableParagraph"/>
              <w:spacing w:line="199" w:lineRule="exact"/>
              <w:ind w:left="3"/>
              <w:rPr>
                <w:sz w:val="18"/>
              </w:rPr>
            </w:pPr>
            <w:r>
              <w:rPr>
                <w:spacing w:val="-10"/>
                <w:sz w:val="18"/>
              </w:rPr>
              <w:t>3</w:t>
            </w:r>
          </w:p>
        </w:tc>
        <w:tc>
          <w:tcPr>
            <w:tcW w:w="1211" w:type="dxa"/>
          </w:tcPr>
          <w:p w14:paraId="235C08C7" w14:textId="77777777" w:rsidR="00EA1924" w:rsidRDefault="00000000">
            <w:pPr>
              <w:pStyle w:val="TableParagraph"/>
              <w:spacing w:line="199" w:lineRule="exact"/>
              <w:ind w:left="6" w:right="1"/>
              <w:rPr>
                <w:sz w:val="18"/>
              </w:rPr>
            </w:pPr>
            <w:r>
              <w:rPr>
                <w:sz w:val="18"/>
              </w:rPr>
              <w:t>818</w:t>
            </w:r>
            <w:r>
              <w:rPr>
                <w:spacing w:val="-4"/>
                <w:sz w:val="18"/>
              </w:rPr>
              <w:t xml:space="preserve"> </w:t>
            </w:r>
            <w:r>
              <w:rPr>
                <w:spacing w:val="-2"/>
                <w:sz w:val="18"/>
              </w:rPr>
              <w:t>(795)</w:t>
            </w:r>
          </w:p>
        </w:tc>
        <w:tc>
          <w:tcPr>
            <w:tcW w:w="3455" w:type="dxa"/>
          </w:tcPr>
          <w:p w14:paraId="1CC981C7" w14:textId="77777777" w:rsidR="00EA1924" w:rsidRDefault="00000000">
            <w:pPr>
              <w:pStyle w:val="TableParagraph"/>
              <w:spacing w:line="199" w:lineRule="exact"/>
              <w:ind w:left="6"/>
              <w:rPr>
                <w:sz w:val="18"/>
              </w:rPr>
            </w:pPr>
            <w:r>
              <w:rPr>
                <w:sz w:val="18"/>
              </w:rPr>
              <w:t>Fogra</w:t>
            </w:r>
            <w:r>
              <w:rPr>
                <w:spacing w:val="-9"/>
                <w:sz w:val="18"/>
              </w:rPr>
              <w:t xml:space="preserve"> </w:t>
            </w:r>
            <w:r>
              <w:rPr>
                <w:sz w:val="18"/>
              </w:rPr>
              <w:t>Research</w:t>
            </w:r>
            <w:r>
              <w:rPr>
                <w:spacing w:val="-9"/>
                <w:sz w:val="18"/>
              </w:rPr>
              <w:t xml:space="preserve"> </w:t>
            </w:r>
            <w:r>
              <w:rPr>
                <w:sz w:val="18"/>
              </w:rPr>
              <w:t>Institute</w:t>
            </w:r>
            <w:r>
              <w:rPr>
                <w:spacing w:val="-9"/>
                <w:sz w:val="18"/>
              </w:rPr>
              <w:t xml:space="preserve"> </w:t>
            </w:r>
            <w:r>
              <w:rPr>
                <w:spacing w:val="-4"/>
                <w:sz w:val="18"/>
              </w:rPr>
              <w:t>[</w:t>
            </w:r>
            <w:hyperlink w:anchor="_bookmark64" w:history="1">
              <w:r>
                <w:rPr>
                  <w:color w:val="0774B7"/>
                  <w:spacing w:val="-4"/>
                  <w:sz w:val="18"/>
                </w:rPr>
                <w:t>33</w:t>
              </w:r>
            </w:hyperlink>
            <w:r>
              <w:rPr>
                <w:spacing w:val="-4"/>
                <w:sz w:val="18"/>
              </w:rPr>
              <w:t>]</w:t>
            </w:r>
          </w:p>
        </w:tc>
      </w:tr>
      <w:tr w:rsidR="00EA1924" w14:paraId="6AB7B156" w14:textId="77777777">
        <w:trPr>
          <w:trHeight w:val="219"/>
        </w:trPr>
        <w:tc>
          <w:tcPr>
            <w:tcW w:w="1562" w:type="dxa"/>
          </w:tcPr>
          <w:p w14:paraId="68719E5B" w14:textId="77777777" w:rsidR="00EA1924" w:rsidRDefault="00000000">
            <w:pPr>
              <w:pStyle w:val="TableParagraph"/>
              <w:spacing w:line="199" w:lineRule="exact"/>
              <w:ind w:left="119"/>
              <w:jc w:val="left"/>
              <w:rPr>
                <w:sz w:val="18"/>
              </w:rPr>
            </w:pPr>
            <w:r>
              <w:rPr>
                <w:spacing w:val="-2"/>
                <w:sz w:val="18"/>
              </w:rPr>
              <w:lastRenderedPageBreak/>
              <w:t>FOGRA51</w:t>
            </w:r>
          </w:p>
        </w:tc>
        <w:tc>
          <w:tcPr>
            <w:tcW w:w="2592" w:type="dxa"/>
          </w:tcPr>
          <w:p w14:paraId="69D4EE96" w14:textId="77777777" w:rsidR="00EA1924" w:rsidRDefault="00000000">
            <w:pPr>
              <w:pStyle w:val="TableParagraph"/>
              <w:spacing w:line="199" w:lineRule="exact"/>
              <w:ind w:left="488"/>
              <w:jc w:val="left"/>
              <w:rPr>
                <w:sz w:val="18"/>
              </w:rPr>
            </w:pPr>
            <w:r>
              <w:rPr>
                <w:sz w:val="18"/>
              </w:rPr>
              <w:t>Reference</w:t>
            </w:r>
            <w:r>
              <w:rPr>
                <w:spacing w:val="-12"/>
                <w:sz w:val="18"/>
              </w:rPr>
              <w:t xml:space="preserve"> </w:t>
            </w:r>
            <w:r>
              <w:rPr>
                <w:sz w:val="18"/>
              </w:rPr>
              <w:t>(ISO</w:t>
            </w:r>
            <w:r>
              <w:rPr>
                <w:spacing w:val="-11"/>
                <w:sz w:val="18"/>
              </w:rPr>
              <w:t xml:space="preserve"> </w:t>
            </w:r>
            <w:r>
              <w:rPr>
                <w:sz w:val="18"/>
              </w:rPr>
              <w:t>12647-</w:t>
            </w:r>
            <w:r>
              <w:rPr>
                <w:spacing w:val="-5"/>
                <w:sz w:val="18"/>
              </w:rPr>
              <w:t>2)</w:t>
            </w:r>
          </w:p>
        </w:tc>
        <w:tc>
          <w:tcPr>
            <w:tcW w:w="1302" w:type="dxa"/>
          </w:tcPr>
          <w:p w14:paraId="28D1CF0E" w14:textId="77777777" w:rsidR="00EA1924" w:rsidRDefault="00000000">
            <w:pPr>
              <w:pStyle w:val="TableParagraph"/>
              <w:spacing w:line="199" w:lineRule="exact"/>
              <w:rPr>
                <w:sz w:val="18"/>
              </w:rPr>
            </w:pPr>
            <w:r>
              <w:rPr>
                <w:spacing w:val="-4"/>
                <w:sz w:val="18"/>
              </w:rPr>
              <w:t>CMYK</w:t>
            </w:r>
          </w:p>
        </w:tc>
        <w:tc>
          <w:tcPr>
            <w:tcW w:w="340" w:type="dxa"/>
          </w:tcPr>
          <w:p w14:paraId="14010868" w14:textId="77777777" w:rsidR="00EA1924" w:rsidRDefault="00000000">
            <w:pPr>
              <w:pStyle w:val="TableParagraph"/>
              <w:spacing w:line="199" w:lineRule="exact"/>
              <w:ind w:left="3"/>
              <w:rPr>
                <w:sz w:val="18"/>
              </w:rPr>
            </w:pPr>
            <w:r>
              <w:rPr>
                <w:spacing w:val="-10"/>
                <w:sz w:val="18"/>
              </w:rPr>
              <w:t>4</w:t>
            </w:r>
          </w:p>
        </w:tc>
        <w:tc>
          <w:tcPr>
            <w:tcW w:w="1211" w:type="dxa"/>
          </w:tcPr>
          <w:p w14:paraId="06AC39BA" w14:textId="77777777" w:rsidR="00EA1924" w:rsidRDefault="00000000">
            <w:pPr>
              <w:pStyle w:val="TableParagraph"/>
              <w:spacing w:line="199" w:lineRule="exact"/>
              <w:ind w:left="6" w:right="1"/>
              <w:rPr>
                <w:sz w:val="18"/>
              </w:rPr>
            </w:pPr>
            <w:r>
              <w:rPr>
                <w:sz w:val="18"/>
              </w:rPr>
              <w:t>1,617</w:t>
            </w:r>
            <w:r>
              <w:rPr>
                <w:spacing w:val="-6"/>
                <w:sz w:val="18"/>
              </w:rPr>
              <w:t xml:space="preserve"> </w:t>
            </w:r>
            <w:r>
              <w:rPr>
                <w:spacing w:val="-2"/>
                <w:sz w:val="18"/>
              </w:rPr>
              <w:t>(1,588)</w:t>
            </w:r>
          </w:p>
        </w:tc>
        <w:tc>
          <w:tcPr>
            <w:tcW w:w="3455" w:type="dxa"/>
          </w:tcPr>
          <w:p w14:paraId="182F540A" w14:textId="77777777" w:rsidR="00EA1924" w:rsidRDefault="00000000">
            <w:pPr>
              <w:pStyle w:val="TableParagraph"/>
              <w:spacing w:line="199" w:lineRule="exact"/>
              <w:ind w:left="6"/>
              <w:rPr>
                <w:sz w:val="18"/>
              </w:rPr>
            </w:pPr>
            <w:r>
              <w:rPr>
                <w:sz w:val="18"/>
              </w:rPr>
              <w:t>Fogra</w:t>
            </w:r>
            <w:r>
              <w:rPr>
                <w:spacing w:val="-9"/>
                <w:sz w:val="18"/>
              </w:rPr>
              <w:t xml:space="preserve"> </w:t>
            </w:r>
            <w:r>
              <w:rPr>
                <w:sz w:val="18"/>
              </w:rPr>
              <w:t>Research</w:t>
            </w:r>
            <w:r>
              <w:rPr>
                <w:spacing w:val="-9"/>
                <w:sz w:val="18"/>
              </w:rPr>
              <w:t xml:space="preserve"> </w:t>
            </w:r>
            <w:r>
              <w:rPr>
                <w:sz w:val="18"/>
              </w:rPr>
              <w:t>Institute</w:t>
            </w:r>
            <w:r>
              <w:rPr>
                <w:spacing w:val="-9"/>
                <w:sz w:val="18"/>
              </w:rPr>
              <w:t xml:space="preserve"> </w:t>
            </w:r>
            <w:r>
              <w:rPr>
                <w:spacing w:val="-4"/>
                <w:sz w:val="18"/>
              </w:rPr>
              <w:t>[</w:t>
            </w:r>
            <w:hyperlink w:anchor="_bookmark64" w:history="1">
              <w:r>
                <w:rPr>
                  <w:color w:val="0774B7"/>
                  <w:spacing w:val="-4"/>
                  <w:sz w:val="18"/>
                </w:rPr>
                <w:t>33</w:t>
              </w:r>
            </w:hyperlink>
            <w:r>
              <w:rPr>
                <w:spacing w:val="-4"/>
                <w:sz w:val="18"/>
              </w:rPr>
              <w:t>]</w:t>
            </w:r>
          </w:p>
        </w:tc>
      </w:tr>
      <w:tr w:rsidR="00EA1924" w14:paraId="42CCD3A0" w14:textId="77777777">
        <w:trPr>
          <w:trHeight w:val="219"/>
        </w:trPr>
        <w:tc>
          <w:tcPr>
            <w:tcW w:w="1562" w:type="dxa"/>
          </w:tcPr>
          <w:p w14:paraId="241B28CE" w14:textId="07B30057" w:rsidR="00EA1924" w:rsidRDefault="00000000">
            <w:pPr>
              <w:pStyle w:val="TableParagraph"/>
              <w:spacing w:line="199" w:lineRule="exact"/>
              <w:ind w:left="119"/>
              <w:jc w:val="left"/>
              <w:rPr>
                <w:sz w:val="18"/>
              </w:rPr>
            </w:pPr>
            <w:del w:id="246" w:author="Phil Green" w:date="2026-08-30T17:14:00Z" w16du:dateUtc="2026-08-30T15:14:00Z">
              <w:r w:rsidDel="0060540C">
                <w:rPr>
                  <w:sz w:val="18"/>
                </w:rPr>
                <w:delText>IFRA</w:delText>
              </w:r>
              <w:r w:rsidDel="0060540C">
                <w:rPr>
                  <w:spacing w:val="-6"/>
                  <w:sz w:val="18"/>
                </w:rPr>
                <w:delText xml:space="preserve"> </w:delText>
              </w:r>
              <w:r w:rsidDel="0060540C">
                <w:rPr>
                  <w:spacing w:val="-4"/>
                  <w:sz w:val="18"/>
                </w:rPr>
                <w:delText>(wb)</w:delText>
              </w:r>
            </w:del>
            <w:ins w:id="247" w:author="Phil Green" w:date="2026-08-30T17:14:00Z" w16du:dateUtc="2026-08-30T15:14:00Z">
              <w:r w:rsidR="0060540C">
                <w:rPr>
                  <w:sz w:val="18"/>
                </w:rPr>
                <w:t>News</w:t>
              </w:r>
            </w:ins>
          </w:p>
        </w:tc>
        <w:tc>
          <w:tcPr>
            <w:tcW w:w="2592" w:type="dxa"/>
          </w:tcPr>
          <w:p w14:paraId="40F92447" w14:textId="77777777" w:rsidR="00EA1924" w:rsidRDefault="00000000">
            <w:pPr>
              <w:pStyle w:val="TableParagraph"/>
              <w:spacing w:line="199" w:lineRule="exact"/>
              <w:ind w:left="488"/>
              <w:jc w:val="left"/>
              <w:rPr>
                <w:sz w:val="18"/>
              </w:rPr>
            </w:pPr>
            <w:r>
              <w:rPr>
                <w:sz w:val="18"/>
              </w:rPr>
              <w:t>Newsprint,</w:t>
            </w:r>
            <w:r>
              <w:rPr>
                <w:spacing w:val="-10"/>
                <w:sz w:val="18"/>
              </w:rPr>
              <w:t xml:space="preserve"> </w:t>
            </w:r>
            <w:r>
              <w:rPr>
                <w:sz w:val="18"/>
              </w:rPr>
              <w:t>13</w:t>
            </w:r>
            <w:r>
              <w:rPr>
                <w:spacing w:val="-7"/>
                <w:sz w:val="18"/>
              </w:rPr>
              <w:t xml:space="preserve"> </w:t>
            </w:r>
            <w:r>
              <w:rPr>
                <w:sz w:val="18"/>
              </w:rPr>
              <w:t>press</w:t>
            </w:r>
            <w:r>
              <w:rPr>
                <w:spacing w:val="-7"/>
                <w:sz w:val="18"/>
              </w:rPr>
              <w:t xml:space="preserve"> </w:t>
            </w:r>
            <w:r>
              <w:rPr>
                <w:spacing w:val="-4"/>
                <w:sz w:val="18"/>
              </w:rPr>
              <w:t>runs</w:t>
            </w:r>
          </w:p>
        </w:tc>
        <w:tc>
          <w:tcPr>
            <w:tcW w:w="1302" w:type="dxa"/>
          </w:tcPr>
          <w:p w14:paraId="30F18F89" w14:textId="77777777" w:rsidR="00EA1924" w:rsidRDefault="00000000">
            <w:pPr>
              <w:pStyle w:val="TableParagraph"/>
              <w:spacing w:line="199" w:lineRule="exact"/>
              <w:rPr>
                <w:sz w:val="18"/>
              </w:rPr>
            </w:pPr>
            <w:r>
              <w:rPr>
                <w:spacing w:val="-4"/>
                <w:sz w:val="18"/>
              </w:rPr>
              <w:t>CMYK</w:t>
            </w:r>
          </w:p>
        </w:tc>
        <w:tc>
          <w:tcPr>
            <w:tcW w:w="340" w:type="dxa"/>
          </w:tcPr>
          <w:p w14:paraId="3E1C4925" w14:textId="77777777" w:rsidR="00EA1924" w:rsidRDefault="00000000">
            <w:pPr>
              <w:pStyle w:val="TableParagraph"/>
              <w:spacing w:line="199" w:lineRule="exact"/>
              <w:ind w:left="3"/>
              <w:rPr>
                <w:sz w:val="18"/>
              </w:rPr>
            </w:pPr>
            <w:r>
              <w:rPr>
                <w:spacing w:val="-10"/>
                <w:sz w:val="18"/>
              </w:rPr>
              <w:t>4</w:t>
            </w:r>
          </w:p>
        </w:tc>
        <w:tc>
          <w:tcPr>
            <w:tcW w:w="1211" w:type="dxa"/>
          </w:tcPr>
          <w:p w14:paraId="5E2EEA21" w14:textId="77777777" w:rsidR="00EA1924" w:rsidRDefault="00000000">
            <w:pPr>
              <w:pStyle w:val="TableParagraph"/>
              <w:spacing w:line="199" w:lineRule="exact"/>
              <w:ind w:left="6" w:right="1"/>
              <w:rPr>
                <w:sz w:val="18"/>
              </w:rPr>
            </w:pPr>
            <w:r>
              <w:rPr>
                <w:sz w:val="18"/>
              </w:rPr>
              <w:t>1,485</w:t>
            </w:r>
            <w:r>
              <w:rPr>
                <w:spacing w:val="-4"/>
                <w:sz w:val="18"/>
              </w:rPr>
              <w:t xml:space="preserve"> </w:t>
            </w:r>
            <w:r>
              <w:rPr>
                <w:sz w:val="18"/>
              </w:rPr>
              <w:t>/</w:t>
            </w:r>
            <w:r>
              <w:rPr>
                <w:spacing w:val="-4"/>
                <w:sz w:val="18"/>
              </w:rPr>
              <w:t xml:space="preserve"> </w:t>
            </w:r>
            <w:r>
              <w:rPr>
                <w:spacing w:val="-5"/>
                <w:sz w:val="18"/>
              </w:rPr>
              <w:t>run</w:t>
            </w:r>
          </w:p>
        </w:tc>
        <w:tc>
          <w:tcPr>
            <w:tcW w:w="3455" w:type="dxa"/>
          </w:tcPr>
          <w:p w14:paraId="48D8DE16" w14:textId="72232FE1" w:rsidR="00EA1924" w:rsidRDefault="00000000">
            <w:pPr>
              <w:pStyle w:val="TableParagraph"/>
              <w:spacing w:line="199" w:lineRule="exact"/>
              <w:ind w:left="6"/>
              <w:rPr>
                <w:sz w:val="18"/>
              </w:rPr>
            </w:pPr>
            <w:del w:id="248" w:author="Phil Green" w:date="2026-08-30T13:54:00Z" w16du:dateUtc="2026-08-30T11:54:00Z">
              <w:r w:rsidDel="00F05DA3">
                <w:rPr>
                  <w:sz w:val="18"/>
                </w:rPr>
                <w:delText>IFRA</w:delText>
              </w:r>
              <w:r w:rsidDel="00F05DA3">
                <w:rPr>
                  <w:spacing w:val="-6"/>
                  <w:sz w:val="18"/>
                </w:rPr>
                <w:delText xml:space="preserve"> </w:delText>
              </w:r>
              <w:r w:rsidDel="00F05DA3">
                <w:rPr>
                  <w:sz w:val="18"/>
                </w:rPr>
                <w:delText>2005</w:delText>
              </w:r>
              <w:r w:rsidDel="00F05DA3">
                <w:rPr>
                  <w:spacing w:val="-6"/>
                  <w:sz w:val="18"/>
                </w:rPr>
                <w:delText xml:space="preserve"> </w:delText>
              </w:r>
              <w:r w:rsidDel="00F05DA3">
                <w:rPr>
                  <w:sz w:val="18"/>
                </w:rPr>
                <w:delText>spectral</w:delText>
              </w:r>
              <w:r w:rsidDel="00F05DA3">
                <w:rPr>
                  <w:spacing w:val="-6"/>
                  <w:sz w:val="18"/>
                </w:rPr>
                <w:delText xml:space="preserve"> </w:delText>
              </w:r>
              <w:r w:rsidDel="00F05DA3">
                <w:rPr>
                  <w:spacing w:val="-2"/>
                  <w:sz w:val="18"/>
                </w:rPr>
                <w:delText>char</w:delText>
              </w:r>
            </w:del>
            <w:ins w:id="249" w:author="Phil Green" w:date="2026-08-30T13:54:00Z" w16du:dateUtc="2026-08-30T11:54:00Z">
              <w:r w:rsidR="00F05DA3">
                <w:rPr>
                  <w:sz w:val="18"/>
                </w:rPr>
                <w:t>Newspaper industry</w:t>
              </w:r>
            </w:ins>
            <w:del w:id="250" w:author="Phil Green" w:date="2026-08-30T13:54:00Z" w16du:dateUtc="2026-08-30T11:54:00Z">
              <w:r w:rsidDel="00F05DA3">
                <w:rPr>
                  <w:spacing w:val="-2"/>
                  <w:sz w:val="18"/>
                </w:rPr>
                <w:delText>t</w:delText>
              </w:r>
            </w:del>
          </w:p>
        </w:tc>
      </w:tr>
      <w:tr w:rsidR="00EA1924" w14:paraId="7BC84AC5" w14:textId="77777777">
        <w:trPr>
          <w:trHeight w:val="219"/>
        </w:trPr>
        <w:tc>
          <w:tcPr>
            <w:tcW w:w="1562" w:type="dxa"/>
          </w:tcPr>
          <w:p w14:paraId="46DF6E9A" w14:textId="77777777" w:rsidR="00EA1924" w:rsidRDefault="00000000">
            <w:pPr>
              <w:pStyle w:val="TableParagraph"/>
              <w:spacing w:line="199" w:lineRule="exact"/>
              <w:ind w:left="119"/>
              <w:jc w:val="left"/>
              <w:rPr>
                <w:sz w:val="18"/>
              </w:rPr>
            </w:pPr>
            <w:r>
              <w:rPr>
                <w:spacing w:val="-2"/>
                <w:sz w:val="18"/>
              </w:rPr>
              <w:t>KCMYG</w:t>
            </w:r>
          </w:p>
        </w:tc>
        <w:tc>
          <w:tcPr>
            <w:tcW w:w="2592" w:type="dxa"/>
          </w:tcPr>
          <w:p w14:paraId="04A2DCBF" w14:textId="77777777" w:rsidR="00EA1924" w:rsidRDefault="00000000">
            <w:pPr>
              <w:pStyle w:val="TableParagraph"/>
              <w:spacing w:line="199" w:lineRule="exact"/>
              <w:ind w:left="488"/>
              <w:jc w:val="left"/>
              <w:rPr>
                <w:sz w:val="18"/>
              </w:rPr>
            </w:pPr>
            <w:r>
              <w:rPr>
                <w:sz w:val="18"/>
              </w:rPr>
              <w:t>Coated</w:t>
            </w:r>
            <w:r>
              <w:rPr>
                <w:spacing w:val="-9"/>
                <w:sz w:val="18"/>
              </w:rPr>
              <w:t xml:space="preserve"> </w:t>
            </w:r>
            <w:r>
              <w:rPr>
                <w:sz w:val="18"/>
              </w:rPr>
              <w:t>(5-</w:t>
            </w:r>
            <w:r>
              <w:rPr>
                <w:spacing w:val="-4"/>
                <w:sz w:val="18"/>
              </w:rPr>
              <w:t>ink)</w:t>
            </w:r>
          </w:p>
        </w:tc>
        <w:tc>
          <w:tcPr>
            <w:tcW w:w="1302" w:type="dxa"/>
          </w:tcPr>
          <w:p w14:paraId="76FB33D8" w14:textId="77777777" w:rsidR="00EA1924" w:rsidRDefault="00000000">
            <w:pPr>
              <w:pStyle w:val="TableParagraph"/>
              <w:spacing w:line="199" w:lineRule="exact"/>
              <w:rPr>
                <w:sz w:val="18"/>
              </w:rPr>
            </w:pPr>
            <w:r>
              <w:rPr>
                <w:spacing w:val="-2"/>
                <w:sz w:val="18"/>
              </w:rPr>
              <w:t>CMYK+G</w:t>
            </w:r>
          </w:p>
        </w:tc>
        <w:tc>
          <w:tcPr>
            <w:tcW w:w="340" w:type="dxa"/>
          </w:tcPr>
          <w:p w14:paraId="1E00E8F8" w14:textId="77777777" w:rsidR="00EA1924" w:rsidRDefault="00000000">
            <w:pPr>
              <w:pStyle w:val="TableParagraph"/>
              <w:spacing w:line="199" w:lineRule="exact"/>
              <w:ind w:left="3"/>
              <w:rPr>
                <w:sz w:val="18"/>
              </w:rPr>
            </w:pPr>
            <w:r>
              <w:rPr>
                <w:spacing w:val="-10"/>
                <w:sz w:val="18"/>
              </w:rPr>
              <w:t>5</w:t>
            </w:r>
          </w:p>
        </w:tc>
        <w:tc>
          <w:tcPr>
            <w:tcW w:w="1211" w:type="dxa"/>
          </w:tcPr>
          <w:p w14:paraId="23F6438B" w14:textId="77777777" w:rsidR="00EA1924" w:rsidRDefault="00000000">
            <w:pPr>
              <w:pStyle w:val="TableParagraph"/>
              <w:spacing w:line="199" w:lineRule="exact"/>
              <w:ind w:left="6" w:right="1"/>
              <w:rPr>
                <w:sz w:val="18"/>
              </w:rPr>
            </w:pPr>
            <w:r>
              <w:rPr>
                <w:spacing w:val="-2"/>
                <w:sz w:val="18"/>
              </w:rPr>
              <w:t>2,214</w:t>
            </w:r>
          </w:p>
        </w:tc>
        <w:tc>
          <w:tcPr>
            <w:tcW w:w="3455" w:type="dxa"/>
          </w:tcPr>
          <w:p w14:paraId="3989EFFB" w14:textId="7CC7ECEF" w:rsidR="00EA1924" w:rsidRDefault="00000000">
            <w:pPr>
              <w:pStyle w:val="TableParagraph"/>
              <w:spacing w:line="199" w:lineRule="exact"/>
              <w:ind w:left="6"/>
              <w:rPr>
                <w:sz w:val="18"/>
              </w:rPr>
            </w:pPr>
            <w:del w:id="251" w:author="Phil Green" w:date="2026-08-30T13:55:00Z" w16du:dateUtc="2026-08-30T11:55:00Z">
              <w:r w:rsidDel="00F05DA3">
                <w:rPr>
                  <w:sz w:val="18"/>
                </w:rPr>
                <w:delText>Third</w:delText>
              </w:r>
              <w:r w:rsidDel="00F05DA3">
                <w:rPr>
                  <w:spacing w:val="-10"/>
                  <w:sz w:val="18"/>
                </w:rPr>
                <w:delText xml:space="preserve"> </w:delText>
              </w:r>
              <w:r w:rsidDel="00F05DA3">
                <w:rPr>
                  <w:sz w:val="18"/>
                </w:rPr>
                <w:delText>party</w:delText>
              </w:r>
            </w:del>
            <w:ins w:id="252" w:author="Phil Green" w:date="2026-08-30T13:55:00Z" w16du:dateUtc="2026-08-30T11:55:00Z">
              <w:r w:rsidR="00F05DA3">
                <w:rPr>
                  <w:sz w:val="18"/>
                </w:rPr>
                <w:t>Commercial printer</w:t>
              </w:r>
            </w:ins>
            <w:del w:id="253" w:author="Phil Green" w:date="2026-08-30T13:54:00Z" w16du:dateUtc="2026-08-30T11:54:00Z">
              <w:r w:rsidDel="00F05DA3">
                <w:rPr>
                  <w:sz w:val="18"/>
                </w:rPr>
                <w:delText>,</w:delText>
              </w:r>
              <w:r w:rsidDel="00F05DA3">
                <w:rPr>
                  <w:spacing w:val="-9"/>
                  <w:sz w:val="18"/>
                </w:rPr>
                <w:delText xml:space="preserve"> </w:delText>
              </w:r>
              <w:r w:rsidDel="00F05DA3">
                <w:rPr>
                  <w:sz w:val="18"/>
                </w:rPr>
                <w:delText>via</w:delText>
              </w:r>
              <w:r w:rsidDel="00F05DA3">
                <w:rPr>
                  <w:spacing w:val="-10"/>
                  <w:sz w:val="18"/>
                </w:rPr>
                <w:delText xml:space="preserve"> </w:delText>
              </w:r>
              <w:r w:rsidDel="00F05DA3">
                <w:rPr>
                  <w:sz w:val="18"/>
                </w:rPr>
                <w:delText>the</w:delText>
              </w:r>
              <w:r w:rsidDel="00F05DA3">
                <w:rPr>
                  <w:spacing w:val="-9"/>
                  <w:sz w:val="18"/>
                </w:rPr>
                <w:delText xml:space="preserve"> </w:delText>
              </w:r>
              <w:r w:rsidDel="00F05DA3">
                <w:rPr>
                  <w:sz w:val="18"/>
                </w:rPr>
                <w:delText>second</w:delText>
              </w:r>
              <w:r w:rsidDel="00F05DA3">
                <w:rPr>
                  <w:spacing w:val="-9"/>
                  <w:sz w:val="18"/>
                </w:rPr>
                <w:delText xml:space="preserve"> </w:delText>
              </w:r>
              <w:r w:rsidDel="00F05DA3">
                <w:rPr>
                  <w:sz w:val="18"/>
                </w:rPr>
                <w:delText>author</w:delText>
              </w:r>
              <w:r w:rsidDel="00F05DA3">
                <w:rPr>
                  <w:spacing w:val="-10"/>
                  <w:sz w:val="18"/>
                </w:rPr>
                <w:delText xml:space="preserve"> </w:delText>
              </w:r>
              <w:r w:rsidDel="00F05DA3">
                <w:rPr>
                  <w:spacing w:val="-2"/>
                  <w:sz w:val="18"/>
                </w:rPr>
                <w:delText>(2026)</w:delText>
              </w:r>
            </w:del>
          </w:p>
        </w:tc>
      </w:tr>
      <w:tr w:rsidR="00EA1924" w14:paraId="37D2DB21" w14:textId="77777777">
        <w:trPr>
          <w:trHeight w:val="219"/>
        </w:trPr>
        <w:tc>
          <w:tcPr>
            <w:tcW w:w="1562" w:type="dxa"/>
          </w:tcPr>
          <w:p w14:paraId="4DE9588F" w14:textId="77777777" w:rsidR="00EA1924" w:rsidRDefault="00000000">
            <w:pPr>
              <w:pStyle w:val="TableParagraph"/>
              <w:spacing w:line="199" w:lineRule="exact"/>
              <w:ind w:left="119"/>
              <w:jc w:val="left"/>
              <w:rPr>
                <w:sz w:val="18"/>
              </w:rPr>
            </w:pPr>
            <w:r>
              <w:rPr>
                <w:spacing w:val="-2"/>
                <w:sz w:val="18"/>
              </w:rPr>
              <w:t>CMYKOGV</w:t>
            </w:r>
          </w:p>
        </w:tc>
        <w:tc>
          <w:tcPr>
            <w:tcW w:w="2592" w:type="dxa"/>
          </w:tcPr>
          <w:p w14:paraId="0BF73C7F" w14:textId="77777777" w:rsidR="00EA1924" w:rsidRDefault="00000000">
            <w:pPr>
              <w:pStyle w:val="TableParagraph"/>
              <w:spacing w:line="199" w:lineRule="exact"/>
              <w:ind w:left="488"/>
              <w:jc w:val="left"/>
              <w:rPr>
                <w:sz w:val="18"/>
              </w:rPr>
            </w:pPr>
            <w:r>
              <w:rPr>
                <w:sz w:val="18"/>
              </w:rPr>
              <w:t>Coated</w:t>
            </w:r>
            <w:r>
              <w:rPr>
                <w:spacing w:val="-9"/>
                <w:sz w:val="18"/>
              </w:rPr>
              <w:t xml:space="preserve"> </w:t>
            </w:r>
            <w:r>
              <w:rPr>
                <w:sz w:val="18"/>
              </w:rPr>
              <w:t>(7-</w:t>
            </w:r>
            <w:r>
              <w:rPr>
                <w:spacing w:val="-4"/>
                <w:sz w:val="18"/>
              </w:rPr>
              <w:t>ink)</w:t>
            </w:r>
          </w:p>
        </w:tc>
        <w:tc>
          <w:tcPr>
            <w:tcW w:w="1302" w:type="dxa"/>
          </w:tcPr>
          <w:p w14:paraId="26D87FBF" w14:textId="77777777" w:rsidR="00EA1924" w:rsidRDefault="00000000">
            <w:pPr>
              <w:pStyle w:val="TableParagraph"/>
              <w:spacing w:line="199" w:lineRule="exact"/>
              <w:rPr>
                <w:sz w:val="18"/>
              </w:rPr>
            </w:pPr>
            <w:r>
              <w:rPr>
                <w:spacing w:val="-2"/>
                <w:sz w:val="18"/>
              </w:rPr>
              <w:t>CMYK+OGV</w:t>
            </w:r>
          </w:p>
        </w:tc>
        <w:tc>
          <w:tcPr>
            <w:tcW w:w="340" w:type="dxa"/>
          </w:tcPr>
          <w:p w14:paraId="5AA99149" w14:textId="77777777" w:rsidR="00EA1924" w:rsidRDefault="00000000">
            <w:pPr>
              <w:pStyle w:val="TableParagraph"/>
              <w:spacing w:line="199" w:lineRule="exact"/>
              <w:ind w:left="3"/>
              <w:rPr>
                <w:sz w:val="18"/>
              </w:rPr>
            </w:pPr>
            <w:r>
              <w:rPr>
                <w:spacing w:val="-10"/>
                <w:sz w:val="18"/>
              </w:rPr>
              <w:t>7</w:t>
            </w:r>
          </w:p>
        </w:tc>
        <w:tc>
          <w:tcPr>
            <w:tcW w:w="1211" w:type="dxa"/>
          </w:tcPr>
          <w:p w14:paraId="363781A0" w14:textId="77777777" w:rsidR="00EA1924" w:rsidRDefault="00000000">
            <w:pPr>
              <w:pStyle w:val="TableParagraph"/>
              <w:spacing w:line="199" w:lineRule="exact"/>
              <w:ind w:left="6" w:right="1"/>
              <w:rPr>
                <w:sz w:val="18"/>
              </w:rPr>
            </w:pPr>
            <w:r>
              <w:rPr>
                <w:sz w:val="18"/>
              </w:rPr>
              <w:t>3,534</w:t>
            </w:r>
            <w:r>
              <w:rPr>
                <w:spacing w:val="-6"/>
                <w:sz w:val="18"/>
              </w:rPr>
              <w:t xml:space="preserve"> </w:t>
            </w:r>
            <w:r>
              <w:rPr>
                <w:spacing w:val="-2"/>
                <w:sz w:val="18"/>
              </w:rPr>
              <w:t>(3,302)</w:t>
            </w:r>
          </w:p>
        </w:tc>
        <w:tc>
          <w:tcPr>
            <w:tcW w:w="3455" w:type="dxa"/>
          </w:tcPr>
          <w:p w14:paraId="0A74A461" w14:textId="77777777" w:rsidR="00EA1924" w:rsidRDefault="00000000">
            <w:pPr>
              <w:pStyle w:val="TableParagraph"/>
              <w:spacing w:line="199" w:lineRule="exact"/>
              <w:ind w:left="6"/>
              <w:rPr>
                <w:sz w:val="18"/>
              </w:rPr>
            </w:pPr>
            <w:r>
              <w:rPr>
                <w:sz w:val="18"/>
              </w:rPr>
              <w:t>APTEC,</w:t>
            </w:r>
            <w:r>
              <w:rPr>
                <w:spacing w:val="-8"/>
                <w:sz w:val="18"/>
              </w:rPr>
              <w:t xml:space="preserve"> </w:t>
            </w:r>
            <w:r>
              <w:rPr>
                <w:sz w:val="18"/>
              </w:rPr>
              <w:t>ICC</w:t>
            </w:r>
            <w:r>
              <w:rPr>
                <w:spacing w:val="-8"/>
                <w:sz w:val="18"/>
              </w:rPr>
              <w:t xml:space="preserve"> </w:t>
            </w:r>
            <w:r>
              <w:rPr>
                <w:sz w:val="18"/>
              </w:rPr>
              <w:t>registry</w:t>
            </w:r>
            <w:r>
              <w:rPr>
                <w:spacing w:val="-7"/>
                <w:sz w:val="18"/>
              </w:rPr>
              <w:t xml:space="preserve"> </w:t>
            </w:r>
            <w:r>
              <w:rPr>
                <w:spacing w:val="-4"/>
                <w:sz w:val="18"/>
              </w:rPr>
              <w:t>[</w:t>
            </w:r>
            <w:hyperlink w:anchor="_bookmark67" w:history="1">
              <w:r>
                <w:rPr>
                  <w:color w:val="0774B7"/>
                  <w:spacing w:val="-4"/>
                  <w:sz w:val="18"/>
                </w:rPr>
                <w:t>36</w:t>
              </w:r>
            </w:hyperlink>
            <w:r>
              <w:rPr>
                <w:spacing w:val="-4"/>
                <w:sz w:val="18"/>
              </w:rPr>
              <w:t>]</w:t>
            </w:r>
          </w:p>
        </w:tc>
      </w:tr>
      <w:tr w:rsidR="00EA1924" w14:paraId="6BF2FA01" w14:textId="77777777">
        <w:trPr>
          <w:trHeight w:val="266"/>
        </w:trPr>
        <w:tc>
          <w:tcPr>
            <w:tcW w:w="1562" w:type="dxa"/>
            <w:tcBorders>
              <w:bottom w:val="single" w:sz="8" w:space="0" w:color="000000"/>
            </w:tcBorders>
          </w:tcPr>
          <w:p w14:paraId="2F2D5C2D" w14:textId="77777777" w:rsidR="00EA1924" w:rsidRDefault="00000000">
            <w:pPr>
              <w:pStyle w:val="TableParagraph"/>
              <w:spacing w:line="220" w:lineRule="exact"/>
              <w:ind w:left="119"/>
              <w:jc w:val="left"/>
              <w:rPr>
                <w:sz w:val="18"/>
              </w:rPr>
            </w:pPr>
            <w:r>
              <w:rPr>
                <w:spacing w:val="-2"/>
                <w:sz w:val="18"/>
              </w:rPr>
              <w:t>CMYKOGB</w:t>
            </w:r>
          </w:p>
        </w:tc>
        <w:tc>
          <w:tcPr>
            <w:tcW w:w="2592" w:type="dxa"/>
            <w:tcBorders>
              <w:bottom w:val="single" w:sz="8" w:space="0" w:color="000000"/>
            </w:tcBorders>
          </w:tcPr>
          <w:p w14:paraId="7A36065B" w14:textId="77777777" w:rsidR="00EA1924" w:rsidRDefault="00000000">
            <w:pPr>
              <w:pStyle w:val="TableParagraph"/>
              <w:spacing w:line="220" w:lineRule="exact"/>
              <w:ind w:left="488"/>
              <w:jc w:val="left"/>
              <w:rPr>
                <w:sz w:val="18"/>
              </w:rPr>
            </w:pPr>
            <w:r>
              <w:rPr>
                <w:sz w:val="18"/>
              </w:rPr>
              <w:t>Coated</w:t>
            </w:r>
            <w:r>
              <w:rPr>
                <w:spacing w:val="-9"/>
                <w:sz w:val="18"/>
              </w:rPr>
              <w:t xml:space="preserve"> </w:t>
            </w:r>
            <w:r>
              <w:rPr>
                <w:sz w:val="18"/>
              </w:rPr>
              <w:t>(7-</w:t>
            </w:r>
            <w:r>
              <w:rPr>
                <w:spacing w:val="-4"/>
                <w:sz w:val="18"/>
              </w:rPr>
              <w:t>ink)</w:t>
            </w:r>
          </w:p>
        </w:tc>
        <w:tc>
          <w:tcPr>
            <w:tcW w:w="1302" w:type="dxa"/>
            <w:tcBorders>
              <w:bottom w:val="single" w:sz="8" w:space="0" w:color="000000"/>
            </w:tcBorders>
          </w:tcPr>
          <w:p w14:paraId="059ED35D" w14:textId="77777777" w:rsidR="00EA1924" w:rsidRDefault="00000000">
            <w:pPr>
              <w:pStyle w:val="TableParagraph"/>
              <w:spacing w:line="220" w:lineRule="exact"/>
              <w:rPr>
                <w:sz w:val="18"/>
              </w:rPr>
            </w:pPr>
            <w:r>
              <w:rPr>
                <w:spacing w:val="-2"/>
                <w:sz w:val="18"/>
              </w:rPr>
              <w:t>CMYK+OGB</w:t>
            </w:r>
          </w:p>
        </w:tc>
        <w:tc>
          <w:tcPr>
            <w:tcW w:w="340" w:type="dxa"/>
            <w:tcBorders>
              <w:bottom w:val="single" w:sz="8" w:space="0" w:color="000000"/>
            </w:tcBorders>
          </w:tcPr>
          <w:p w14:paraId="391F4577" w14:textId="77777777" w:rsidR="00EA1924" w:rsidRDefault="00000000">
            <w:pPr>
              <w:pStyle w:val="TableParagraph"/>
              <w:spacing w:line="220" w:lineRule="exact"/>
              <w:ind w:left="3"/>
              <w:rPr>
                <w:sz w:val="18"/>
              </w:rPr>
            </w:pPr>
            <w:r>
              <w:rPr>
                <w:spacing w:val="-10"/>
                <w:sz w:val="18"/>
              </w:rPr>
              <w:t>7</w:t>
            </w:r>
          </w:p>
        </w:tc>
        <w:tc>
          <w:tcPr>
            <w:tcW w:w="1211" w:type="dxa"/>
            <w:tcBorders>
              <w:bottom w:val="single" w:sz="8" w:space="0" w:color="000000"/>
            </w:tcBorders>
          </w:tcPr>
          <w:p w14:paraId="7FB8C649" w14:textId="77777777" w:rsidR="00EA1924" w:rsidRDefault="00000000">
            <w:pPr>
              <w:pStyle w:val="TableParagraph"/>
              <w:spacing w:line="220" w:lineRule="exact"/>
              <w:ind w:left="6" w:right="1"/>
              <w:rPr>
                <w:sz w:val="18"/>
              </w:rPr>
            </w:pPr>
            <w:r>
              <w:rPr>
                <w:spacing w:val="-2"/>
                <w:sz w:val="18"/>
              </w:rPr>
              <w:t>2,000</w:t>
            </w:r>
          </w:p>
        </w:tc>
        <w:tc>
          <w:tcPr>
            <w:tcW w:w="3455" w:type="dxa"/>
            <w:tcBorders>
              <w:bottom w:val="single" w:sz="8" w:space="0" w:color="000000"/>
            </w:tcBorders>
          </w:tcPr>
          <w:p w14:paraId="6E9BD979" w14:textId="4BCECD2E" w:rsidR="00EA1924" w:rsidRDefault="00000000">
            <w:pPr>
              <w:pStyle w:val="TableParagraph"/>
              <w:spacing w:line="220" w:lineRule="exact"/>
              <w:ind w:left="6"/>
              <w:rPr>
                <w:sz w:val="18"/>
              </w:rPr>
            </w:pPr>
            <w:del w:id="254" w:author="Phil Green" w:date="2026-08-30T13:54:00Z" w16du:dateUtc="2026-08-30T11:54:00Z">
              <w:r w:rsidDel="00F05DA3">
                <w:rPr>
                  <w:sz w:val="18"/>
                </w:rPr>
                <w:delText>Apex,</w:delText>
              </w:r>
              <w:r w:rsidDel="00F05DA3">
                <w:rPr>
                  <w:spacing w:val="-6"/>
                  <w:sz w:val="18"/>
                </w:rPr>
                <w:delText xml:space="preserve"> </w:delText>
              </w:r>
              <w:r w:rsidDel="00F05DA3">
                <w:rPr>
                  <w:sz w:val="18"/>
                </w:rPr>
                <w:delText>via</w:delText>
              </w:r>
              <w:r w:rsidDel="00F05DA3">
                <w:rPr>
                  <w:spacing w:val="-5"/>
                  <w:sz w:val="18"/>
                </w:rPr>
                <w:delText xml:space="preserve"> </w:delText>
              </w:r>
              <w:r w:rsidDel="00F05DA3">
                <w:rPr>
                  <w:sz w:val="18"/>
                </w:rPr>
                <w:delText>the</w:delText>
              </w:r>
              <w:r w:rsidDel="00F05DA3">
                <w:rPr>
                  <w:spacing w:val="-5"/>
                  <w:sz w:val="18"/>
                </w:rPr>
                <w:delText xml:space="preserve"> </w:delText>
              </w:r>
              <w:r w:rsidDel="00F05DA3">
                <w:rPr>
                  <w:sz w:val="18"/>
                </w:rPr>
                <w:delText>second</w:delText>
              </w:r>
              <w:r w:rsidDel="00F05DA3">
                <w:rPr>
                  <w:spacing w:val="-5"/>
                  <w:sz w:val="18"/>
                </w:rPr>
                <w:delText xml:space="preserve"> </w:delText>
              </w:r>
              <w:r w:rsidDel="00F05DA3">
                <w:rPr>
                  <w:sz w:val="18"/>
                </w:rPr>
                <w:delText>author</w:delText>
              </w:r>
              <w:r w:rsidDel="00F05DA3">
                <w:rPr>
                  <w:spacing w:val="-5"/>
                  <w:sz w:val="18"/>
                </w:rPr>
                <w:delText xml:space="preserve"> </w:delText>
              </w:r>
              <w:r w:rsidDel="00F05DA3">
                <w:rPr>
                  <w:spacing w:val="-2"/>
                  <w:sz w:val="18"/>
                </w:rPr>
                <w:delText>(2026)</w:delText>
              </w:r>
            </w:del>
            <w:ins w:id="255" w:author="Phil Green" w:date="2026-08-30T13:55:00Z" w16du:dateUtc="2026-08-30T11:55:00Z">
              <w:r w:rsidR="00F05DA3">
                <w:rPr>
                  <w:sz w:val="18"/>
                </w:rPr>
                <w:t>Commercial printer</w:t>
              </w:r>
            </w:ins>
          </w:p>
        </w:tc>
      </w:tr>
    </w:tbl>
    <w:p w14:paraId="636DECBA" w14:textId="77777777" w:rsidR="00EA1924" w:rsidRDefault="00EA1924">
      <w:pPr>
        <w:pStyle w:val="TableParagraph"/>
        <w:spacing w:line="220" w:lineRule="exact"/>
        <w:rPr>
          <w:sz w:val="18"/>
        </w:rPr>
        <w:sectPr w:rsidR="00EA1924">
          <w:pgSz w:w="11910" w:h="16840"/>
          <w:pgMar w:top="1020" w:right="283" w:bottom="760" w:left="566" w:header="685" w:footer="563" w:gutter="0"/>
          <w:cols w:space="720"/>
        </w:sectPr>
      </w:pPr>
    </w:p>
    <w:p w14:paraId="0B1F78DC" w14:textId="77777777" w:rsidR="00EA1924" w:rsidRDefault="00000000">
      <w:pPr>
        <w:pStyle w:val="ListParagraph"/>
        <w:numPr>
          <w:ilvl w:val="1"/>
          <w:numId w:val="3"/>
        </w:numPr>
        <w:tabs>
          <w:tab w:val="left" w:pos="3120"/>
          <w:tab w:val="right" w:pos="11017"/>
        </w:tabs>
        <w:spacing w:before="417"/>
        <w:ind w:left="3120" w:hanging="359"/>
        <w:rPr>
          <w:rFonts w:ascii="Trebuchet MS"/>
          <w:sz w:val="10"/>
        </w:rPr>
      </w:pPr>
      <w:bookmarkStart w:id="256" w:name="Models"/>
      <w:bookmarkStart w:id="257" w:name="_bookmark4"/>
      <w:bookmarkEnd w:id="256"/>
      <w:bookmarkEnd w:id="257"/>
      <w:r>
        <w:rPr>
          <w:i/>
          <w:spacing w:val="-2"/>
          <w:sz w:val="20"/>
        </w:rPr>
        <w:lastRenderedPageBreak/>
        <w:t>Models</w:t>
      </w:r>
      <w:r>
        <w:rPr>
          <w:rFonts w:ascii="Times New Roman"/>
          <w:sz w:val="20"/>
        </w:rPr>
        <w:tab/>
      </w:r>
      <w:r>
        <w:rPr>
          <w:rFonts w:ascii="Trebuchet MS"/>
          <w:spacing w:val="-5"/>
          <w:sz w:val="10"/>
        </w:rPr>
        <w:t>165</w:t>
      </w:r>
    </w:p>
    <w:p w14:paraId="516C48DE" w14:textId="10659850" w:rsidR="00EA1924" w:rsidDel="00F05DA3" w:rsidRDefault="00000000" w:rsidP="00F05DA3">
      <w:pPr>
        <w:tabs>
          <w:tab w:val="right" w:pos="11017"/>
        </w:tabs>
        <w:spacing w:before="90"/>
        <w:ind w:left="3187"/>
        <w:rPr>
          <w:del w:id="258" w:author="Phil Green" w:date="2026-08-30T13:56:00Z" w16du:dateUtc="2026-08-30T11:56:00Z"/>
          <w:rFonts w:ascii="Trebuchet MS" w:hAnsi="Trebuchet MS"/>
          <w:sz w:val="10"/>
        </w:rPr>
      </w:pPr>
      <w:r>
        <w:rPr>
          <w:sz w:val="20"/>
        </w:rPr>
        <w:t>Fourteen</w:t>
      </w:r>
      <w:r>
        <w:rPr>
          <w:spacing w:val="-9"/>
          <w:sz w:val="20"/>
        </w:rPr>
        <w:t xml:space="preserve"> </w:t>
      </w:r>
      <w:r>
        <w:rPr>
          <w:sz w:val="20"/>
        </w:rPr>
        <w:t>regression</w:t>
      </w:r>
      <w:r>
        <w:rPr>
          <w:spacing w:val="-10"/>
          <w:sz w:val="20"/>
        </w:rPr>
        <w:t xml:space="preserve"> </w:t>
      </w:r>
      <w:r>
        <w:rPr>
          <w:sz w:val="20"/>
        </w:rPr>
        <w:t>methods</w:t>
      </w:r>
      <w:r>
        <w:rPr>
          <w:spacing w:val="-9"/>
          <w:sz w:val="20"/>
        </w:rPr>
        <w:t xml:space="preserve"> </w:t>
      </w:r>
      <w:r>
        <w:rPr>
          <w:sz w:val="20"/>
        </w:rPr>
        <w:t>are</w:t>
      </w:r>
      <w:r>
        <w:rPr>
          <w:spacing w:val="-9"/>
          <w:sz w:val="20"/>
        </w:rPr>
        <w:t xml:space="preserve"> </w:t>
      </w:r>
      <w:r>
        <w:rPr>
          <w:sz w:val="20"/>
        </w:rPr>
        <w:t>compared</w:t>
      </w:r>
      <w:r>
        <w:rPr>
          <w:spacing w:val="-9"/>
          <w:sz w:val="20"/>
        </w:rPr>
        <w:t xml:space="preserve"> </w:t>
      </w:r>
      <w:r>
        <w:rPr>
          <w:sz w:val="20"/>
        </w:rPr>
        <w:t>(Table</w:t>
      </w:r>
      <w:r>
        <w:rPr>
          <w:spacing w:val="-9"/>
          <w:sz w:val="20"/>
        </w:rPr>
        <w:t xml:space="preserve"> </w:t>
      </w:r>
      <w:hyperlink w:anchor="_bookmark5" w:history="1">
        <w:r>
          <w:rPr>
            <w:color w:val="0774B7"/>
            <w:sz w:val="20"/>
          </w:rPr>
          <w:t>2</w:t>
        </w:r>
      </w:hyperlink>
      <w:r>
        <w:rPr>
          <w:sz w:val="20"/>
        </w:rPr>
        <w:t>)</w:t>
      </w:r>
      <w:del w:id="259" w:author="Phil Green" w:date="2026-08-30T13:56:00Z" w16du:dateUtc="2026-08-30T11:56:00Z">
        <w:r w:rsidDel="00F05DA3">
          <w:rPr>
            <w:sz w:val="20"/>
          </w:rPr>
          <w:delText>,</w:delText>
        </w:r>
        <w:r w:rsidDel="00F05DA3">
          <w:rPr>
            <w:spacing w:val="-9"/>
            <w:sz w:val="20"/>
          </w:rPr>
          <w:delText xml:space="preserve"> </w:delText>
        </w:r>
        <w:r w:rsidDel="00F05DA3">
          <w:rPr>
            <w:sz w:val="20"/>
          </w:rPr>
          <w:delText>matching</w:delText>
        </w:r>
        <w:r w:rsidDel="00F05DA3">
          <w:rPr>
            <w:spacing w:val="-10"/>
            <w:sz w:val="20"/>
          </w:rPr>
          <w:delText xml:space="preserve"> </w:delText>
        </w:r>
        <w:r w:rsidDel="00F05DA3">
          <w:rPr>
            <w:sz w:val="20"/>
          </w:rPr>
          <w:delText>the</w:delText>
        </w:r>
        <w:r w:rsidDel="00F05DA3">
          <w:rPr>
            <w:spacing w:val="-9"/>
            <w:sz w:val="20"/>
          </w:rPr>
          <w:delText xml:space="preserve"> </w:delText>
        </w:r>
        <w:r w:rsidDel="00F05DA3">
          <w:rPr>
            <w:sz w:val="20"/>
          </w:rPr>
          <w:delText>AIC</w:delText>
        </w:r>
        <w:r w:rsidDel="00F05DA3">
          <w:rPr>
            <w:spacing w:val="-9"/>
            <w:sz w:val="20"/>
          </w:rPr>
          <w:delText xml:space="preserve"> </w:delText>
        </w:r>
        <w:r w:rsidDel="00F05DA3">
          <w:rPr>
            <w:sz w:val="20"/>
          </w:rPr>
          <w:delText>2025</w:delText>
        </w:r>
        <w:r w:rsidDel="00F05DA3">
          <w:rPr>
            <w:spacing w:val="-9"/>
            <w:sz w:val="20"/>
          </w:rPr>
          <w:delText xml:space="preserve"> </w:delText>
        </w:r>
        <w:r w:rsidDel="00F05DA3">
          <w:rPr>
            <w:spacing w:val="-2"/>
            <w:sz w:val="20"/>
          </w:rPr>
          <w:delText>study’s</w:delText>
        </w:r>
        <w:r w:rsidDel="00F05DA3">
          <w:rPr>
            <w:rFonts w:ascii="Times New Roman" w:hAnsi="Times New Roman"/>
            <w:sz w:val="20"/>
          </w:rPr>
          <w:tab/>
        </w:r>
        <w:r w:rsidDel="00F05DA3">
          <w:rPr>
            <w:rFonts w:ascii="Trebuchet MS" w:hAnsi="Trebuchet MS"/>
            <w:spacing w:val="-5"/>
            <w:sz w:val="10"/>
          </w:rPr>
          <w:delText>166</w:delText>
        </w:r>
      </w:del>
    </w:p>
    <w:p w14:paraId="42344849" w14:textId="5286D5AE" w:rsidR="00EA1924" w:rsidDel="00F05DA3" w:rsidRDefault="00000000" w:rsidP="00F05DA3">
      <w:pPr>
        <w:tabs>
          <w:tab w:val="right" w:pos="11017"/>
        </w:tabs>
        <w:spacing w:before="90"/>
        <w:ind w:left="3187"/>
        <w:rPr>
          <w:del w:id="260" w:author="Phil Green" w:date="2026-08-30T13:56:00Z" w16du:dateUtc="2026-08-30T11:56:00Z"/>
          <w:rFonts w:ascii="Trebuchet MS" w:hAnsi="Trebuchet MS"/>
          <w:sz w:val="10"/>
        </w:rPr>
        <w:pPrChange w:id="261" w:author="Phil Green" w:date="2026-08-30T13:56:00Z" w16du:dateUtc="2026-08-30T11:56:00Z">
          <w:pPr>
            <w:tabs>
              <w:tab w:val="right" w:pos="11017"/>
            </w:tabs>
            <w:spacing w:before="30"/>
            <w:ind w:left="2761"/>
          </w:pPr>
        </w:pPrChange>
      </w:pPr>
      <w:del w:id="262" w:author="Phil Green" w:date="2026-08-30T13:56:00Z" w16du:dateUtc="2026-08-30T11:56:00Z">
        <w:r w:rsidDel="00F05DA3">
          <w:rPr>
            <w:sz w:val="20"/>
          </w:rPr>
          <w:delText>model</w:delText>
        </w:r>
        <w:r w:rsidDel="00F05DA3">
          <w:rPr>
            <w:spacing w:val="-10"/>
            <w:sz w:val="20"/>
          </w:rPr>
          <w:delText xml:space="preserve"> </w:delText>
        </w:r>
        <w:r w:rsidDel="00F05DA3">
          <w:rPr>
            <w:sz w:val="20"/>
          </w:rPr>
          <w:delText>set</w:delText>
        </w:r>
        <w:r w:rsidDel="00F05DA3">
          <w:rPr>
            <w:spacing w:val="-11"/>
            <w:sz w:val="20"/>
          </w:rPr>
          <w:delText xml:space="preserve"> </w:delText>
        </w:r>
        <w:r w:rsidDel="00F05DA3">
          <w:rPr>
            <w:sz w:val="20"/>
          </w:rPr>
          <w:delText>[</w:delText>
        </w:r>
        <w:r w:rsidDel="00F05DA3">
          <w:fldChar w:fldCharType="begin"/>
        </w:r>
        <w:r w:rsidDel="00F05DA3">
          <w:delInstrText>HYPERLINK \l "_bookmark39"</w:delInstrText>
        </w:r>
        <w:r w:rsidDel="00F05DA3">
          <w:fldChar w:fldCharType="separate"/>
        </w:r>
        <w:r w:rsidDel="00F05DA3">
          <w:rPr>
            <w:color w:val="0774B7"/>
            <w:sz w:val="20"/>
          </w:rPr>
          <w:delText>8</w:delText>
        </w:r>
        <w:r w:rsidDel="00F05DA3">
          <w:fldChar w:fldCharType="end"/>
        </w:r>
        <w:r w:rsidDel="00F05DA3">
          <w:rPr>
            <w:sz w:val="20"/>
          </w:rPr>
          <w:delText>]</w:delText>
        </w:r>
        <w:r w:rsidDel="00F05DA3">
          <w:rPr>
            <w:spacing w:val="-9"/>
            <w:sz w:val="20"/>
          </w:rPr>
          <w:delText xml:space="preserve"> </w:delText>
        </w:r>
        <w:r w:rsidDel="00F05DA3">
          <w:rPr>
            <w:sz w:val="20"/>
          </w:rPr>
          <w:delText>with</w:delText>
        </w:r>
        <w:r w:rsidDel="00F05DA3">
          <w:rPr>
            <w:spacing w:val="-11"/>
            <w:sz w:val="20"/>
          </w:rPr>
          <w:delText xml:space="preserve"> </w:delText>
        </w:r>
        <w:r w:rsidDel="00F05DA3">
          <w:rPr>
            <w:sz w:val="20"/>
          </w:rPr>
          <w:delText>two</w:delText>
        </w:r>
        <w:r w:rsidDel="00F05DA3">
          <w:rPr>
            <w:spacing w:val="-9"/>
            <w:sz w:val="20"/>
          </w:rPr>
          <w:delText xml:space="preserve"> </w:delText>
        </w:r>
        <w:r w:rsidDel="00F05DA3">
          <w:rPr>
            <w:sz w:val="20"/>
          </w:rPr>
          <w:delText>configuration</w:delText>
        </w:r>
        <w:r w:rsidDel="00F05DA3">
          <w:rPr>
            <w:spacing w:val="-11"/>
            <w:sz w:val="20"/>
          </w:rPr>
          <w:delText xml:space="preserve"> </w:delText>
        </w:r>
        <w:r w:rsidDel="00F05DA3">
          <w:rPr>
            <w:sz w:val="20"/>
          </w:rPr>
          <w:delText>corrections: Lasso</w:delText>
        </w:r>
        <w:r w:rsidDel="00F05DA3">
          <w:rPr>
            <w:spacing w:val="-10"/>
            <w:sz w:val="20"/>
          </w:rPr>
          <w:delText xml:space="preserve"> </w:delText>
        </w:r>
        <w:r w:rsidDel="00F05DA3">
          <w:rPr>
            <w:sz w:val="20"/>
          </w:rPr>
          <w:delText>and</w:delText>
        </w:r>
        <w:r w:rsidDel="00F05DA3">
          <w:rPr>
            <w:spacing w:val="-10"/>
            <w:sz w:val="20"/>
          </w:rPr>
          <w:delText xml:space="preserve"> </w:delText>
        </w:r>
        <w:r w:rsidDel="00F05DA3">
          <w:rPr>
            <w:sz w:val="20"/>
          </w:rPr>
          <w:delText>Elastic</w:delText>
        </w:r>
        <w:r w:rsidDel="00F05DA3">
          <w:rPr>
            <w:spacing w:val="-10"/>
            <w:sz w:val="20"/>
          </w:rPr>
          <w:delText xml:space="preserve"> </w:delText>
        </w:r>
        <w:r w:rsidDel="00F05DA3">
          <w:rPr>
            <w:sz w:val="20"/>
          </w:rPr>
          <w:delText>Net</w:delText>
        </w:r>
        <w:r w:rsidDel="00F05DA3">
          <w:rPr>
            <w:spacing w:val="-10"/>
            <w:sz w:val="20"/>
          </w:rPr>
          <w:delText xml:space="preserve"> </w:delText>
        </w:r>
        <w:r w:rsidDel="00F05DA3">
          <w:rPr>
            <w:sz w:val="20"/>
          </w:rPr>
          <w:delText>at</w:delText>
        </w:r>
        <w:r w:rsidDel="00F05DA3">
          <w:rPr>
            <w:spacing w:val="-10"/>
            <w:sz w:val="20"/>
          </w:rPr>
          <w:delText xml:space="preserve"> </w:delText>
        </w:r>
        <w:r w:rsidDel="00F05DA3">
          <w:rPr>
            <w:sz w:val="20"/>
          </w:rPr>
          <w:delText>the</w:delText>
        </w:r>
        <w:r w:rsidDel="00F05DA3">
          <w:rPr>
            <w:spacing w:val="-9"/>
            <w:sz w:val="20"/>
          </w:rPr>
          <w:delText xml:space="preserve"> </w:delText>
        </w:r>
        <w:r w:rsidDel="00F05DA3">
          <w:rPr>
            <w:spacing w:val="-2"/>
            <w:sz w:val="20"/>
          </w:rPr>
          <w:delText>conference’s</w:delText>
        </w:r>
        <w:r w:rsidDel="00F05DA3">
          <w:rPr>
            <w:rFonts w:ascii="Times New Roman" w:hAnsi="Times New Roman"/>
            <w:sz w:val="20"/>
          </w:rPr>
          <w:tab/>
        </w:r>
        <w:r w:rsidDel="00F05DA3">
          <w:rPr>
            <w:rFonts w:ascii="Trebuchet MS" w:hAnsi="Trebuchet MS"/>
            <w:spacing w:val="-5"/>
            <w:sz w:val="10"/>
          </w:rPr>
          <w:delText>167</w:delText>
        </w:r>
      </w:del>
    </w:p>
    <w:p w14:paraId="6AC5F7FA" w14:textId="748F963B" w:rsidR="00EA1924" w:rsidDel="00F05DA3" w:rsidRDefault="00000000" w:rsidP="00F05DA3">
      <w:pPr>
        <w:tabs>
          <w:tab w:val="right" w:pos="11017"/>
        </w:tabs>
        <w:spacing w:before="90"/>
        <w:ind w:left="3187"/>
        <w:rPr>
          <w:del w:id="263" w:author="Phil Green" w:date="2026-08-30T13:56:00Z" w16du:dateUtc="2026-08-30T11:56:00Z"/>
          <w:rFonts w:ascii="Trebuchet MS" w:hAnsi="Trebuchet MS"/>
          <w:sz w:val="10"/>
        </w:rPr>
        <w:pPrChange w:id="264" w:author="Phil Green" w:date="2026-08-30T13:56:00Z" w16du:dateUtc="2026-08-30T11:56:00Z">
          <w:pPr>
            <w:tabs>
              <w:tab w:val="right" w:pos="11017"/>
            </w:tabs>
            <w:spacing w:before="22"/>
            <w:ind w:left="2761"/>
          </w:pPr>
        </w:pPrChange>
      </w:pPr>
      <w:del w:id="265" w:author="Phil Green" w:date="2026-08-30T13:56:00Z" w16du:dateUtc="2026-08-30T11:56:00Z">
        <w:r w:rsidDel="00F05DA3">
          <w:rPr>
            <w:sz w:val="20"/>
          </w:rPr>
          <w:delText>original</w:delText>
        </w:r>
        <w:r w:rsidDel="00F05DA3">
          <w:rPr>
            <w:spacing w:val="33"/>
            <w:sz w:val="20"/>
          </w:rPr>
          <w:delText xml:space="preserve"> </w:delText>
        </w:r>
        <w:r w:rsidDel="00F05DA3">
          <w:rPr>
            <w:rFonts w:ascii="Arial" w:hAnsi="Arial"/>
            <w:i/>
            <w:sz w:val="20"/>
          </w:rPr>
          <w:delText>α</w:delText>
        </w:r>
        <w:r w:rsidDel="00F05DA3">
          <w:rPr>
            <w:rFonts w:ascii="Arial" w:hAnsi="Arial"/>
            <w:i/>
            <w:spacing w:val="60"/>
            <w:sz w:val="20"/>
          </w:rPr>
          <w:delText xml:space="preserve"> </w:delText>
        </w:r>
        <w:r w:rsidDel="00F05DA3">
          <w:rPr>
            <w:rFonts w:ascii="Tahoma" w:hAnsi="Tahoma"/>
            <w:sz w:val="20"/>
          </w:rPr>
          <w:delText>=</w:delText>
        </w:r>
        <w:r w:rsidDel="00F05DA3">
          <w:rPr>
            <w:rFonts w:ascii="Tahoma" w:hAnsi="Tahoma"/>
            <w:spacing w:val="51"/>
            <w:sz w:val="20"/>
          </w:rPr>
          <w:delText xml:space="preserve"> </w:delText>
        </w:r>
        <w:r w:rsidDel="00F05DA3">
          <w:rPr>
            <w:sz w:val="20"/>
          </w:rPr>
          <w:delText>1.0</w:delText>
        </w:r>
        <w:r w:rsidDel="00F05DA3">
          <w:rPr>
            <w:spacing w:val="31"/>
            <w:sz w:val="20"/>
          </w:rPr>
          <w:delText xml:space="preserve"> </w:delText>
        </w:r>
        <w:r w:rsidDel="00F05DA3">
          <w:rPr>
            <w:sz w:val="20"/>
          </w:rPr>
          <w:delText>collapsed</w:delText>
        </w:r>
        <w:r w:rsidDel="00F05DA3">
          <w:rPr>
            <w:spacing w:val="30"/>
            <w:sz w:val="20"/>
          </w:rPr>
          <w:delText xml:space="preserve"> </w:delText>
        </w:r>
        <w:r w:rsidDel="00F05DA3">
          <w:rPr>
            <w:sz w:val="20"/>
          </w:rPr>
          <w:delText>to</w:delText>
        </w:r>
        <w:r w:rsidDel="00F05DA3">
          <w:rPr>
            <w:spacing w:val="30"/>
            <w:sz w:val="20"/>
          </w:rPr>
          <w:delText xml:space="preserve"> </w:delText>
        </w:r>
        <w:r w:rsidDel="00F05DA3">
          <w:rPr>
            <w:sz w:val="20"/>
          </w:rPr>
          <w:delText>a</w:delText>
        </w:r>
        <w:r w:rsidDel="00F05DA3">
          <w:rPr>
            <w:spacing w:val="30"/>
            <w:sz w:val="20"/>
          </w:rPr>
          <w:delText xml:space="preserve"> </w:delText>
        </w:r>
        <w:r w:rsidDel="00F05DA3">
          <w:rPr>
            <w:sz w:val="20"/>
          </w:rPr>
          <w:delText>constant</w:delText>
        </w:r>
        <w:r w:rsidDel="00F05DA3">
          <w:rPr>
            <w:spacing w:val="31"/>
            <w:sz w:val="20"/>
          </w:rPr>
          <w:delText xml:space="preserve"> </w:delText>
        </w:r>
        <w:r w:rsidDel="00F05DA3">
          <w:rPr>
            <w:sz w:val="20"/>
          </w:rPr>
          <w:delText>predictor,</w:delText>
        </w:r>
        <w:r w:rsidDel="00F05DA3">
          <w:rPr>
            <w:spacing w:val="37"/>
            <w:sz w:val="20"/>
          </w:rPr>
          <w:delText xml:space="preserve"> </w:delText>
        </w:r>
        <w:r w:rsidDel="00F05DA3">
          <w:rPr>
            <w:sz w:val="20"/>
          </w:rPr>
          <w:delText>and</w:delText>
        </w:r>
        <w:r w:rsidDel="00F05DA3">
          <w:rPr>
            <w:spacing w:val="30"/>
            <w:sz w:val="20"/>
          </w:rPr>
          <w:delText xml:space="preserve"> </w:delText>
        </w:r>
        <w:r w:rsidDel="00F05DA3">
          <w:rPr>
            <w:sz w:val="20"/>
          </w:rPr>
          <w:delText>SVR</w:delText>
        </w:r>
        <w:r w:rsidDel="00F05DA3">
          <w:rPr>
            <w:spacing w:val="31"/>
            <w:sz w:val="20"/>
          </w:rPr>
          <w:delText xml:space="preserve"> </w:delText>
        </w:r>
        <w:r w:rsidDel="00F05DA3">
          <w:rPr>
            <w:sz w:val="20"/>
          </w:rPr>
          <w:delText>at</w:delText>
        </w:r>
        <w:r w:rsidDel="00F05DA3">
          <w:rPr>
            <w:spacing w:val="33"/>
            <w:sz w:val="20"/>
          </w:rPr>
          <w:delText xml:space="preserve"> </w:delText>
        </w:r>
        <w:r w:rsidDel="00F05DA3">
          <w:rPr>
            <w:rFonts w:ascii="Arial" w:hAnsi="Arial"/>
            <w:i/>
            <w:sz w:val="20"/>
          </w:rPr>
          <w:delText>ε</w:delText>
        </w:r>
        <w:r w:rsidDel="00F05DA3">
          <w:rPr>
            <w:rFonts w:ascii="Arial" w:hAnsi="Arial"/>
            <w:i/>
            <w:spacing w:val="60"/>
            <w:sz w:val="20"/>
          </w:rPr>
          <w:delText xml:space="preserve"> </w:delText>
        </w:r>
        <w:r w:rsidDel="00F05DA3">
          <w:rPr>
            <w:rFonts w:ascii="Tahoma" w:hAnsi="Tahoma"/>
            <w:sz w:val="20"/>
          </w:rPr>
          <w:delText>=</w:delText>
        </w:r>
        <w:r w:rsidDel="00F05DA3">
          <w:rPr>
            <w:rFonts w:ascii="Tahoma" w:hAnsi="Tahoma"/>
            <w:spacing w:val="51"/>
            <w:sz w:val="20"/>
          </w:rPr>
          <w:delText xml:space="preserve"> </w:delText>
        </w:r>
        <w:r w:rsidDel="00F05DA3">
          <w:rPr>
            <w:sz w:val="20"/>
          </w:rPr>
          <w:delText>0.1</w:delText>
        </w:r>
        <w:r w:rsidDel="00F05DA3">
          <w:rPr>
            <w:spacing w:val="31"/>
            <w:sz w:val="20"/>
          </w:rPr>
          <w:delText xml:space="preserve"> </w:delText>
        </w:r>
        <w:r w:rsidDel="00F05DA3">
          <w:rPr>
            <w:sz w:val="20"/>
          </w:rPr>
          <w:delText>produced</w:delText>
        </w:r>
        <w:r w:rsidDel="00F05DA3">
          <w:rPr>
            <w:spacing w:val="30"/>
            <w:sz w:val="20"/>
          </w:rPr>
          <w:delText xml:space="preserve"> </w:delText>
        </w:r>
        <w:r w:rsidDel="00F05DA3">
          <w:rPr>
            <w:spacing w:val="-5"/>
            <w:sz w:val="20"/>
          </w:rPr>
          <w:delText>an</w:delText>
        </w:r>
        <w:r w:rsidDel="00F05DA3">
          <w:rPr>
            <w:rFonts w:ascii="Times New Roman" w:hAnsi="Times New Roman"/>
            <w:sz w:val="20"/>
          </w:rPr>
          <w:tab/>
        </w:r>
        <w:r w:rsidDel="00F05DA3">
          <w:rPr>
            <w:rFonts w:ascii="Trebuchet MS" w:hAnsi="Trebuchet MS"/>
            <w:spacing w:val="-5"/>
            <w:sz w:val="10"/>
          </w:rPr>
          <w:delText>168</w:delText>
        </w:r>
      </w:del>
    </w:p>
    <w:p w14:paraId="47C71B65" w14:textId="2790DFDE" w:rsidR="00EA1924" w:rsidDel="00F05DA3" w:rsidRDefault="00000000" w:rsidP="00F05DA3">
      <w:pPr>
        <w:tabs>
          <w:tab w:val="right" w:pos="11017"/>
        </w:tabs>
        <w:spacing w:before="90"/>
        <w:ind w:left="3187"/>
        <w:rPr>
          <w:del w:id="266" w:author="Phil Green" w:date="2026-08-30T13:56:00Z" w16du:dateUtc="2026-08-30T11:56:00Z"/>
          <w:rFonts w:ascii="Trebuchet MS"/>
          <w:sz w:val="10"/>
        </w:rPr>
        <w:pPrChange w:id="267" w:author="Phil Green" w:date="2026-08-30T13:56:00Z" w16du:dateUtc="2026-08-30T11:56:00Z">
          <w:pPr>
            <w:tabs>
              <w:tab w:val="right" w:pos="11017"/>
            </w:tabs>
            <w:spacing w:before="30"/>
            <w:ind w:left="2761"/>
          </w:pPr>
        </w:pPrChange>
      </w:pPr>
      <w:del w:id="268" w:author="Phil Green" w:date="2026-08-30T13:56:00Z" w16du:dateUtc="2026-08-30T11:56:00Z">
        <w:r w:rsidDel="00F05DA3">
          <w:rPr>
            <w:sz w:val="20"/>
          </w:rPr>
          <w:delText>insensitivity</w:delText>
        </w:r>
        <w:r w:rsidDel="00F05DA3">
          <w:rPr>
            <w:spacing w:val="-5"/>
            <w:sz w:val="20"/>
          </w:rPr>
          <w:delText xml:space="preserve"> </w:delText>
        </w:r>
        <w:r w:rsidDel="00F05DA3">
          <w:rPr>
            <w:sz w:val="20"/>
          </w:rPr>
          <w:delText>tube</w:delText>
        </w:r>
        <w:r w:rsidDel="00F05DA3">
          <w:rPr>
            <w:spacing w:val="-2"/>
            <w:sz w:val="20"/>
          </w:rPr>
          <w:delText xml:space="preserve"> </w:delText>
        </w:r>
        <w:r w:rsidDel="00F05DA3">
          <w:rPr>
            <w:sz w:val="20"/>
          </w:rPr>
          <w:delText>covering</w:delText>
        </w:r>
        <w:r w:rsidDel="00F05DA3">
          <w:rPr>
            <w:spacing w:val="-2"/>
            <w:sz w:val="20"/>
          </w:rPr>
          <w:delText xml:space="preserve"> </w:delText>
        </w:r>
        <w:r w:rsidDel="00F05DA3">
          <w:rPr>
            <w:sz w:val="20"/>
          </w:rPr>
          <w:delText>10%</w:delText>
        </w:r>
        <w:r w:rsidDel="00F05DA3">
          <w:rPr>
            <w:spacing w:val="-2"/>
            <w:sz w:val="20"/>
          </w:rPr>
          <w:delText xml:space="preserve"> </w:delText>
        </w:r>
        <w:r w:rsidDel="00F05DA3">
          <w:rPr>
            <w:sz w:val="20"/>
          </w:rPr>
          <w:delText>of</w:delText>
        </w:r>
        <w:r w:rsidDel="00F05DA3">
          <w:rPr>
            <w:spacing w:val="-3"/>
            <w:sz w:val="20"/>
          </w:rPr>
          <w:delText xml:space="preserve"> </w:delText>
        </w:r>
        <w:r w:rsidDel="00F05DA3">
          <w:rPr>
            <w:sz w:val="20"/>
          </w:rPr>
          <w:delText>the</w:delText>
        </w:r>
        <w:r w:rsidDel="00F05DA3">
          <w:rPr>
            <w:spacing w:val="-2"/>
            <w:sz w:val="20"/>
          </w:rPr>
          <w:delText xml:space="preserve"> </w:delText>
        </w:r>
        <w:r w:rsidDel="00F05DA3">
          <w:rPr>
            <w:sz w:val="20"/>
          </w:rPr>
          <w:delText>target</w:delText>
        </w:r>
        <w:r w:rsidDel="00F05DA3">
          <w:rPr>
            <w:spacing w:val="-2"/>
            <w:sz w:val="20"/>
          </w:rPr>
          <w:delText xml:space="preserve"> </w:delText>
        </w:r>
        <w:r w:rsidDel="00F05DA3">
          <w:rPr>
            <w:sz w:val="20"/>
          </w:rPr>
          <w:delText>range;</w:delText>
        </w:r>
        <w:r w:rsidDel="00F05DA3">
          <w:rPr>
            <w:spacing w:val="-2"/>
            <w:sz w:val="20"/>
          </w:rPr>
          <w:delText xml:space="preserve"> </w:delText>
        </w:r>
        <w:r w:rsidDel="00F05DA3">
          <w:rPr>
            <w:sz w:val="20"/>
          </w:rPr>
          <w:delText>both</w:delText>
        </w:r>
        <w:r w:rsidDel="00F05DA3">
          <w:rPr>
            <w:spacing w:val="-3"/>
            <w:sz w:val="20"/>
          </w:rPr>
          <w:delText xml:space="preserve"> </w:delText>
        </w:r>
        <w:r w:rsidDel="00F05DA3">
          <w:rPr>
            <w:sz w:val="20"/>
          </w:rPr>
          <w:delText>are</w:delText>
        </w:r>
        <w:r w:rsidDel="00F05DA3">
          <w:rPr>
            <w:spacing w:val="-2"/>
            <w:sz w:val="20"/>
          </w:rPr>
          <w:delText xml:space="preserve"> </w:delText>
        </w:r>
        <w:r w:rsidDel="00F05DA3">
          <w:rPr>
            <w:sz w:val="20"/>
          </w:rPr>
          <w:delText>replaced</w:delText>
        </w:r>
        <w:r w:rsidDel="00F05DA3">
          <w:rPr>
            <w:spacing w:val="-2"/>
            <w:sz w:val="20"/>
          </w:rPr>
          <w:delText xml:space="preserve"> </w:delText>
        </w:r>
        <w:r w:rsidDel="00F05DA3">
          <w:rPr>
            <w:sz w:val="20"/>
          </w:rPr>
          <w:delText>here</w:delText>
        </w:r>
        <w:r w:rsidDel="00F05DA3">
          <w:rPr>
            <w:spacing w:val="-2"/>
            <w:sz w:val="20"/>
          </w:rPr>
          <w:delText xml:space="preserve"> </w:delText>
        </w:r>
        <w:r w:rsidDel="00F05DA3">
          <w:rPr>
            <w:sz w:val="20"/>
          </w:rPr>
          <w:delText>with</w:delText>
        </w:r>
        <w:r w:rsidDel="00F05DA3">
          <w:rPr>
            <w:spacing w:val="-2"/>
            <w:sz w:val="20"/>
          </w:rPr>
          <w:delText xml:space="preserve"> standard,</w:delText>
        </w:r>
        <w:r w:rsidDel="00F05DA3">
          <w:rPr>
            <w:rFonts w:ascii="Times New Roman"/>
            <w:sz w:val="20"/>
          </w:rPr>
          <w:tab/>
        </w:r>
        <w:r w:rsidDel="00F05DA3">
          <w:rPr>
            <w:rFonts w:ascii="Trebuchet MS"/>
            <w:spacing w:val="-5"/>
            <w:sz w:val="10"/>
          </w:rPr>
          <w:delText>169</w:delText>
        </w:r>
      </w:del>
    </w:p>
    <w:p w14:paraId="3C72C8FC" w14:textId="1554C2DC" w:rsidR="00EA1924" w:rsidRDefault="00000000" w:rsidP="00F05DA3">
      <w:pPr>
        <w:tabs>
          <w:tab w:val="right" w:pos="11017"/>
        </w:tabs>
        <w:spacing w:before="90"/>
        <w:ind w:left="3187"/>
        <w:rPr>
          <w:rFonts w:ascii="Trebuchet MS"/>
          <w:sz w:val="10"/>
        </w:rPr>
        <w:pPrChange w:id="269" w:author="Phil Green" w:date="2026-08-30T13:56:00Z" w16du:dateUtc="2026-08-30T11:56:00Z">
          <w:pPr>
            <w:tabs>
              <w:tab w:val="right" w:pos="11017"/>
            </w:tabs>
            <w:spacing w:before="30"/>
            <w:ind w:left="2761"/>
          </w:pPr>
        </w:pPrChange>
      </w:pPr>
      <w:del w:id="270" w:author="Phil Green" w:date="2026-08-30T13:56:00Z" w16du:dateUtc="2026-08-30T11:56:00Z">
        <w:r w:rsidDel="00F05DA3">
          <w:rPr>
            <w:sz w:val="20"/>
          </w:rPr>
          <w:delText>non-degenerate</w:delText>
        </w:r>
        <w:r w:rsidDel="00F05DA3">
          <w:rPr>
            <w:spacing w:val="-13"/>
            <w:sz w:val="20"/>
          </w:rPr>
          <w:delText xml:space="preserve"> </w:delText>
        </w:r>
        <w:r w:rsidDel="00F05DA3">
          <w:rPr>
            <w:sz w:val="20"/>
          </w:rPr>
          <w:delText>values.</w:delText>
        </w:r>
      </w:del>
      <w:r>
        <w:rPr>
          <w:spacing w:val="-8"/>
          <w:sz w:val="20"/>
        </w:rPr>
        <w:t xml:space="preserve"> </w:t>
      </w:r>
      <w:r>
        <w:rPr>
          <w:sz w:val="20"/>
        </w:rPr>
        <w:t>All</w:t>
      </w:r>
      <w:r>
        <w:rPr>
          <w:spacing w:val="-12"/>
          <w:sz w:val="20"/>
        </w:rPr>
        <w:t xml:space="preserve"> </w:t>
      </w:r>
      <w:r>
        <w:rPr>
          <w:sz w:val="20"/>
        </w:rPr>
        <w:t>models</w:t>
      </w:r>
      <w:r>
        <w:rPr>
          <w:spacing w:val="-13"/>
          <w:sz w:val="20"/>
        </w:rPr>
        <w:t xml:space="preserve"> </w:t>
      </w:r>
      <w:r>
        <w:rPr>
          <w:sz w:val="20"/>
        </w:rPr>
        <w:t>are</w:t>
      </w:r>
      <w:r>
        <w:rPr>
          <w:spacing w:val="-12"/>
          <w:sz w:val="20"/>
        </w:rPr>
        <w:t xml:space="preserve"> </w:t>
      </w:r>
      <w:r>
        <w:rPr>
          <w:sz w:val="20"/>
        </w:rPr>
        <w:t>implemented</w:t>
      </w:r>
      <w:r>
        <w:rPr>
          <w:spacing w:val="-13"/>
          <w:sz w:val="20"/>
        </w:rPr>
        <w:t xml:space="preserve"> </w:t>
      </w:r>
      <w:r>
        <w:rPr>
          <w:sz w:val="20"/>
        </w:rPr>
        <w:t>input-dimension-agnostically,</w:t>
      </w:r>
      <w:r>
        <w:rPr>
          <w:spacing w:val="-12"/>
          <w:sz w:val="20"/>
        </w:rPr>
        <w:t xml:space="preserve"> </w:t>
      </w:r>
      <w:r>
        <w:rPr>
          <w:sz w:val="20"/>
        </w:rPr>
        <w:t>so</w:t>
      </w:r>
      <w:r>
        <w:rPr>
          <w:spacing w:val="-13"/>
          <w:sz w:val="20"/>
        </w:rPr>
        <w:t xml:space="preserve"> </w:t>
      </w:r>
      <w:r>
        <w:rPr>
          <w:spacing w:val="-5"/>
          <w:sz w:val="20"/>
        </w:rPr>
        <w:t>the</w:t>
      </w:r>
      <w:r>
        <w:rPr>
          <w:rFonts w:ascii="Times New Roman"/>
          <w:sz w:val="20"/>
        </w:rPr>
        <w:tab/>
      </w:r>
      <w:r>
        <w:rPr>
          <w:rFonts w:ascii="Trebuchet MS"/>
          <w:spacing w:val="-5"/>
          <w:sz w:val="10"/>
        </w:rPr>
        <w:t>170</w:t>
      </w:r>
    </w:p>
    <w:p w14:paraId="1A95367A" w14:textId="77777777" w:rsidR="00EA1924" w:rsidRDefault="00000000">
      <w:pPr>
        <w:tabs>
          <w:tab w:val="right" w:pos="11017"/>
        </w:tabs>
        <w:spacing w:before="22"/>
        <w:ind w:left="2761"/>
        <w:rPr>
          <w:rFonts w:ascii="Trebuchet MS"/>
          <w:sz w:val="10"/>
        </w:rPr>
      </w:pPr>
      <w:r>
        <w:rPr>
          <w:sz w:val="20"/>
        </w:rPr>
        <w:t>same</w:t>
      </w:r>
      <w:r>
        <w:rPr>
          <w:spacing w:val="11"/>
          <w:sz w:val="20"/>
        </w:rPr>
        <w:t xml:space="preserve"> </w:t>
      </w:r>
      <w:r>
        <w:rPr>
          <w:sz w:val="20"/>
        </w:rPr>
        <w:t>code</w:t>
      </w:r>
      <w:r>
        <w:rPr>
          <w:spacing w:val="11"/>
          <w:sz w:val="20"/>
        </w:rPr>
        <w:t xml:space="preserve"> </w:t>
      </w:r>
      <w:r>
        <w:rPr>
          <w:sz w:val="20"/>
        </w:rPr>
        <w:t>path</w:t>
      </w:r>
      <w:r>
        <w:rPr>
          <w:spacing w:val="11"/>
          <w:sz w:val="20"/>
        </w:rPr>
        <w:t xml:space="preserve"> </w:t>
      </w:r>
      <w:r>
        <w:rPr>
          <w:sz w:val="20"/>
        </w:rPr>
        <w:t>serves</w:t>
      </w:r>
      <w:r>
        <w:rPr>
          <w:spacing w:val="12"/>
          <w:sz w:val="20"/>
        </w:rPr>
        <w:t xml:space="preserve"> </w:t>
      </w:r>
      <w:r>
        <w:rPr>
          <w:sz w:val="20"/>
        </w:rPr>
        <w:t>the</w:t>
      </w:r>
      <w:r>
        <w:rPr>
          <w:spacing w:val="14"/>
          <w:sz w:val="20"/>
        </w:rPr>
        <w:t xml:space="preserve"> </w:t>
      </w:r>
      <w:r>
        <w:rPr>
          <w:i/>
          <w:sz w:val="20"/>
        </w:rPr>
        <w:t>n</w:t>
      </w:r>
      <w:r>
        <w:rPr>
          <w:i/>
          <w:spacing w:val="30"/>
          <w:sz w:val="20"/>
        </w:rPr>
        <w:t xml:space="preserve"> </w:t>
      </w:r>
      <w:r>
        <w:rPr>
          <w:rFonts w:ascii="Tahoma"/>
          <w:sz w:val="20"/>
        </w:rPr>
        <w:t>=</w:t>
      </w:r>
      <w:r>
        <w:rPr>
          <w:rFonts w:ascii="Tahoma"/>
          <w:spacing w:val="15"/>
          <w:sz w:val="20"/>
        </w:rPr>
        <w:t xml:space="preserve"> </w:t>
      </w:r>
      <w:r>
        <w:rPr>
          <w:sz w:val="20"/>
        </w:rPr>
        <w:t>3,</w:t>
      </w:r>
      <w:r>
        <w:rPr>
          <w:spacing w:val="17"/>
          <w:sz w:val="20"/>
        </w:rPr>
        <w:t xml:space="preserve"> </w:t>
      </w:r>
      <w:r>
        <w:rPr>
          <w:i/>
          <w:sz w:val="20"/>
        </w:rPr>
        <w:t>n</w:t>
      </w:r>
      <w:r>
        <w:rPr>
          <w:i/>
          <w:spacing w:val="29"/>
          <w:sz w:val="20"/>
        </w:rPr>
        <w:t xml:space="preserve"> </w:t>
      </w:r>
      <w:r>
        <w:rPr>
          <w:rFonts w:ascii="Tahoma"/>
          <w:sz w:val="20"/>
        </w:rPr>
        <w:t>=</w:t>
      </w:r>
      <w:r>
        <w:rPr>
          <w:rFonts w:ascii="Tahoma"/>
          <w:spacing w:val="16"/>
          <w:sz w:val="20"/>
        </w:rPr>
        <w:t xml:space="preserve"> </w:t>
      </w:r>
      <w:r>
        <w:rPr>
          <w:sz w:val="20"/>
        </w:rPr>
        <w:t>4,</w:t>
      </w:r>
      <w:r>
        <w:rPr>
          <w:spacing w:val="16"/>
          <w:sz w:val="20"/>
        </w:rPr>
        <w:t xml:space="preserve"> </w:t>
      </w:r>
      <w:r>
        <w:rPr>
          <w:i/>
          <w:sz w:val="20"/>
        </w:rPr>
        <w:t>n</w:t>
      </w:r>
      <w:r>
        <w:rPr>
          <w:i/>
          <w:spacing w:val="30"/>
          <w:sz w:val="20"/>
        </w:rPr>
        <w:t xml:space="preserve"> </w:t>
      </w:r>
      <w:r>
        <w:rPr>
          <w:rFonts w:ascii="Tahoma"/>
          <w:sz w:val="20"/>
        </w:rPr>
        <w:t>=</w:t>
      </w:r>
      <w:r>
        <w:rPr>
          <w:rFonts w:ascii="Tahoma"/>
          <w:spacing w:val="15"/>
          <w:sz w:val="20"/>
        </w:rPr>
        <w:t xml:space="preserve"> </w:t>
      </w:r>
      <w:r>
        <w:rPr>
          <w:sz w:val="20"/>
        </w:rPr>
        <w:t>5,</w:t>
      </w:r>
      <w:r>
        <w:rPr>
          <w:spacing w:val="14"/>
          <w:sz w:val="20"/>
        </w:rPr>
        <w:t xml:space="preserve"> </w:t>
      </w:r>
      <w:r>
        <w:rPr>
          <w:sz w:val="20"/>
        </w:rPr>
        <w:t>and</w:t>
      </w:r>
      <w:r>
        <w:rPr>
          <w:spacing w:val="14"/>
          <w:sz w:val="20"/>
        </w:rPr>
        <w:t xml:space="preserve"> </w:t>
      </w:r>
      <w:r>
        <w:rPr>
          <w:i/>
          <w:sz w:val="20"/>
        </w:rPr>
        <w:t>n</w:t>
      </w:r>
      <w:r>
        <w:rPr>
          <w:i/>
          <w:spacing w:val="30"/>
          <w:sz w:val="20"/>
        </w:rPr>
        <w:t xml:space="preserve"> </w:t>
      </w:r>
      <w:r>
        <w:rPr>
          <w:rFonts w:ascii="Tahoma"/>
          <w:sz w:val="20"/>
        </w:rPr>
        <w:t>=</w:t>
      </w:r>
      <w:r>
        <w:rPr>
          <w:rFonts w:ascii="Tahoma"/>
          <w:spacing w:val="15"/>
          <w:sz w:val="20"/>
        </w:rPr>
        <w:t xml:space="preserve"> </w:t>
      </w:r>
      <w:r>
        <w:rPr>
          <w:sz w:val="20"/>
        </w:rPr>
        <w:t>7</w:t>
      </w:r>
      <w:r>
        <w:rPr>
          <w:spacing w:val="12"/>
          <w:sz w:val="20"/>
        </w:rPr>
        <w:t xml:space="preserve"> </w:t>
      </w:r>
      <w:r>
        <w:rPr>
          <w:sz w:val="20"/>
        </w:rPr>
        <w:t>conditions.</w:t>
      </w:r>
      <w:r>
        <w:rPr>
          <w:spacing w:val="41"/>
          <w:sz w:val="20"/>
        </w:rPr>
        <w:t xml:space="preserve"> </w:t>
      </w:r>
      <w:r>
        <w:rPr>
          <w:sz w:val="20"/>
        </w:rPr>
        <w:t>Every</w:t>
      </w:r>
      <w:r>
        <w:rPr>
          <w:spacing w:val="11"/>
          <w:sz w:val="20"/>
        </w:rPr>
        <w:t xml:space="preserve"> </w:t>
      </w:r>
      <w:r>
        <w:rPr>
          <w:spacing w:val="-2"/>
          <w:sz w:val="20"/>
        </w:rPr>
        <w:t>stochastic</w:t>
      </w:r>
      <w:r>
        <w:rPr>
          <w:rFonts w:ascii="Times New Roman"/>
          <w:sz w:val="20"/>
        </w:rPr>
        <w:tab/>
      </w:r>
      <w:r>
        <w:rPr>
          <w:rFonts w:ascii="Trebuchet MS"/>
          <w:spacing w:val="-5"/>
          <w:sz w:val="10"/>
        </w:rPr>
        <w:t>171</w:t>
      </w:r>
    </w:p>
    <w:p w14:paraId="6957B25F" w14:textId="77777777" w:rsidR="00EA1924" w:rsidRDefault="00000000">
      <w:pPr>
        <w:tabs>
          <w:tab w:val="right" w:pos="11017"/>
        </w:tabs>
        <w:spacing w:before="30"/>
        <w:ind w:left="2761"/>
        <w:rPr>
          <w:rFonts w:ascii="Trebuchet MS"/>
          <w:sz w:val="10"/>
        </w:rPr>
      </w:pPr>
      <w:r>
        <w:rPr>
          <w:sz w:val="20"/>
        </w:rPr>
        <w:t>model</w:t>
      </w:r>
      <w:r>
        <w:rPr>
          <w:spacing w:val="-6"/>
          <w:sz w:val="20"/>
        </w:rPr>
        <w:t xml:space="preserve"> </w:t>
      </w:r>
      <w:r>
        <w:rPr>
          <w:sz w:val="20"/>
        </w:rPr>
        <w:t>is</w:t>
      </w:r>
      <w:r>
        <w:rPr>
          <w:spacing w:val="-6"/>
          <w:sz w:val="20"/>
        </w:rPr>
        <w:t xml:space="preserve"> </w:t>
      </w:r>
      <w:r>
        <w:rPr>
          <w:sz w:val="20"/>
        </w:rPr>
        <w:t>seeded</w:t>
      </w:r>
      <w:r>
        <w:rPr>
          <w:spacing w:val="-5"/>
          <w:sz w:val="20"/>
        </w:rPr>
        <w:t xml:space="preserve"> </w:t>
      </w:r>
      <w:r>
        <w:rPr>
          <w:sz w:val="20"/>
        </w:rPr>
        <w:t>(fixed</w:t>
      </w:r>
      <w:r>
        <w:rPr>
          <w:spacing w:val="-6"/>
          <w:sz w:val="20"/>
        </w:rPr>
        <w:t xml:space="preserve"> </w:t>
      </w:r>
      <w:r>
        <w:rPr>
          <w:sz w:val="20"/>
        </w:rPr>
        <w:t>seed</w:t>
      </w:r>
      <w:r>
        <w:rPr>
          <w:spacing w:val="-6"/>
          <w:sz w:val="20"/>
        </w:rPr>
        <w:t xml:space="preserve"> </w:t>
      </w:r>
      <w:r>
        <w:rPr>
          <w:sz w:val="20"/>
        </w:rPr>
        <w:t>42)</w:t>
      </w:r>
      <w:r>
        <w:rPr>
          <w:spacing w:val="-5"/>
          <w:sz w:val="20"/>
        </w:rPr>
        <w:t xml:space="preserve"> </w:t>
      </w:r>
      <w:r>
        <w:rPr>
          <w:sz w:val="20"/>
        </w:rPr>
        <w:t>for</w:t>
      </w:r>
      <w:r>
        <w:rPr>
          <w:spacing w:val="-6"/>
          <w:sz w:val="20"/>
        </w:rPr>
        <w:t xml:space="preserve"> </w:t>
      </w:r>
      <w:r>
        <w:rPr>
          <w:spacing w:val="-2"/>
          <w:sz w:val="20"/>
        </w:rPr>
        <w:t>reproducibility.</w:t>
      </w:r>
      <w:r>
        <w:rPr>
          <w:rFonts w:ascii="Times New Roman"/>
          <w:sz w:val="20"/>
        </w:rPr>
        <w:tab/>
      </w:r>
      <w:r>
        <w:rPr>
          <w:rFonts w:ascii="Trebuchet MS"/>
          <w:spacing w:val="-5"/>
          <w:sz w:val="10"/>
        </w:rPr>
        <w:t>172</w:t>
      </w:r>
    </w:p>
    <w:p w14:paraId="6462CE5C" w14:textId="77777777" w:rsidR="00EA1924" w:rsidRDefault="00000000">
      <w:pPr>
        <w:tabs>
          <w:tab w:val="right" w:pos="11017"/>
        </w:tabs>
        <w:spacing w:before="30"/>
        <w:ind w:left="3187"/>
        <w:rPr>
          <w:rFonts w:ascii="Trebuchet MS"/>
          <w:sz w:val="10"/>
        </w:rPr>
      </w:pPr>
      <w:r>
        <w:rPr>
          <w:sz w:val="20"/>
        </w:rPr>
        <w:t>Four</w:t>
      </w:r>
      <w:r>
        <w:rPr>
          <w:spacing w:val="45"/>
          <w:sz w:val="20"/>
        </w:rPr>
        <w:t xml:space="preserve"> </w:t>
      </w:r>
      <w:r>
        <w:rPr>
          <w:sz w:val="20"/>
        </w:rPr>
        <w:t>further</w:t>
      </w:r>
      <w:r>
        <w:rPr>
          <w:spacing w:val="45"/>
          <w:sz w:val="20"/>
        </w:rPr>
        <w:t xml:space="preserve"> </w:t>
      </w:r>
      <w:r>
        <w:rPr>
          <w:sz w:val="20"/>
        </w:rPr>
        <w:t>variants</w:t>
      </w:r>
      <w:r>
        <w:rPr>
          <w:spacing w:val="45"/>
          <w:sz w:val="20"/>
        </w:rPr>
        <w:t xml:space="preserve"> </w:t>
      </w:r>
      <w:r>
        <w:rPr>
          <w:sz w:val="20"/>
        </w:rPr>
        <w:t>are</w:t>
      </w:r>
      <w:r>
        <w:rPr>
          <w:spacing w:val="45"/>
          <w:sz w:val="20"/>
        </w:rPr>
        <w:t xml:space="preserve"> </w:t>
      </w:r>
      <w:r>
        <w:rPr>
          <w:sz w:val="20"/>
        </w:rPr>
        <w:t>added</w:t>
      </w:r>
      <w:r>
        <w:rPr>
          <w:spacing w:val="45"/>
          <w:sz w:val="20"/>
        </w:rPr>
        <w:t xml:space="preserve"> </w:t>
      </w:r>
      <w:r>
        <w:rPr>
          <w:sz w:val="20"/>
        </w:rPr>
        <w:t>for</w:t>
      </w:r>
      <w:r>
        <w:rPr>
          <w:spacing w:val="45"/>
          <w:sz w:val="20"/>
        </w:rPr>
        <w:t xml:space="preserve"> </w:t>
      </w:r>
      <w:r>
        <w:rPr>
          <w:sz w:val="20"/>
        </w:rPr>
        <w:t>Section</w:t>
      </w:r>
      <w:r>
        <w:rPr>
          <w:spacing w:val="45"/>
          <w:sz w:val="20"/>
        </w:rPr>
        <w:t xml:space="preserve"> </w:t>
      </w:r>
      <w:hyperlink w:anchor="_bookmark18" w:history="1">
        <w:r>
          <w:rPr>
            <w:color w:val="0774B7"/>
            <w:sz w:val="20"/>
          </w:rPr>
          <w:t>4.5</w:t>
        </w:r>
      </w:hyperlink>
      <w:r>
        <w:rPr>
          <w:color w:val="0774B7"/>
          <w:spacing w:val="45"/>
          <w:sz w:val="20"/>
        </w:rPr>
        <w:t xml:space="preserve"> </w:t>
      </w:r>
      <w:r>
        <w:rPr>
          <w:sz w:val="20"/>
        </w:rPr>
        <w:t>and</w:t>
      </w:r>
      <w:r>
        <w:rPr>
          <w:spacing w:val="45"/>
          <w:sz w:val="20"/>
        </w:rPr>
        <w:t xml:space="preserve"> </w:t>
      </w:r>
      <w:r>
        <w:rPr>
          <w:sz w:val="20"/>
        </w:rPr>
        <w:t>appear</w:t>
      </w:r>
      <w:r>
        <w:rPr>
          <w:spacing w:val="45"/>
          <w:sz w:val="20"/>
        </w:rPr>
        <w:t xml:space="preserve"> </w:t>
      </w:r>
      <w:r>
        <w:rPr>
          <w:sz w:val="20"/>
        </w:rPr>
        <w:t>in</w:t>
      </w:r>
      <w:r>
        <w:rPr>
          <w:spacing w:val="45"/>
          <w:sz w:val="20"/>
        </w:rPr>
        <w:t xml:space="preserve"> </w:t>
      </w:r>
      <w:r>
        <w:rPr>
          <w:sz w:val="20"/>
        </w:rPr>
        <w:t>the</w:t>
      </w:r>
      <w:r>
        <w:rPr>
          <w:spacing w:val="45"/>
          <w:sz w:val="20"/>
        </w:rPr>
        <w:t xml:space="preserve"> </w:t>
      </w:r>
      <w:r>
        <w:rPr>
          <w:sz w:val="20"/>
        </w:rPr>
        <w:t>same</w:t>
      </w:r>
      <w:r>
        <w:rPr>
          <w:spacing w:val="45"/>
          <w:sz w:val="20"/>
        </w:rPr>
        <w:t xml:space="preserve"> </w:t>
      </w:r>
      <w:r>
        <w:rPr>
          <w:spacing w:val="-2"/>
          <w:sz w:val="20"/>
        </w:rPr>
        <w:t>tables,</w:t>
      </w:r>
      <w:r>
        <w:rPr>
          <w:rFonts w:ascii="Times New Roman"/>
          <w:sz w:val="20"/>
        </w:rPr>
        <w:tab/>
      </w:r>
      <w:r>
        <w:rPr>
          <w:rFonts w:ascii="Trebuchet MS"/>
          <w:spacing w:val="-5"/>
          <w:sz w:val="10"/>
        </w:rPr>
        <w:t>173</w:t>
      </w:r>
    </w:p>
    <w:p w14:paraId="3D93962F" w14:textId="77777777" w:rsidR="00EA1924" w:rsidRDefault="00000000">
      <w:pPr>
        <w:tabs>
          <w:tab w:val="right" w:pos="11017"/>
        </w:tabs>
        <w:spacing w:before="30"/>
        <w:ind w:left="2761"/>
        <w:rPr>
          <w:rFonts w:ascii="Trebuchet MS"/>
          <w:sz w:val="10"/>
        </w:rPr>
      </w:pPr>
      <w:r>
        <w:rPr>
          <w:sz w:val="20"/>
        </w:rPr>
        <w:t>listed</w:t>
      </w:r>
      <w:r>
        <w:rPr>
          <w:spacing w:val="45"/>
          <w:sz w:val="20"/>
        </w:rPr>
        <w:t xml:space="preserve"> </w:t>
      </w:r>
      <w:r>
        <w:rPr>
          <w:sz w:val="20"/>
        </w:rPr>
        <w:t>at</w:t>
      </w:r>
      <w:r>
        <w:rPr>
          <w:spacing w:val="45"/>
          <w:sz w:val="20"/>
        </w:rPr>
        <w:t xml:space="preserve"> </w:t>
      </w:r>
      <w:r>
        <w:rPr>
          <w:sz w:val="20"/>
        </w:rPr>
        <w:t>the</w:t>
      </w:r>
      <w:r>
        <w:rPr>
          <w:spacing w:val="46"/>
          <w:sz w:val="20"/>
        </w:rPr>
        <w:t xml:space="preserve"> </w:t>
      </w:r>
      <w:r>
        <w:rPr>
          <w:sz w:val="20"/>
        </w:rPr>
        <w:t>foot</w:t>
      </w:r>
      <w:r>
        <w:rPr>
          <w:spacing w:val="45"/>
          <w:sz w:val="20"/>
        </w:rPr>
        <w:t xml:space="preserve"> </w:t>
      </w:r>
      <w:r>
        <w:rPr>
          <w:sz w:val="20"/>
        </w:rPr>
        <w:t>of</w:t>
      </w:r>
      <w:r>
        <w:rPr>
          <w:spacing w:val="45"/>
          <w:sz w:val="20"/>
        </w:rPr>
        <w:t xml:space="preserve"> </w:t>
      </w:r>
      <w:r>
        <w:rPr>
          <w:sz w:val="20"/>
        </w:rPr>
        <w:t>Table</w:t>
      </w:r>
      <w:r>
        <w:rPr>
          <w:spacing w:val="46"/>
          <w:sz w:val="20"/>
        </w:rPr>
        <w:t xml:space="preserve"> </w:t>
      </w:r>
      <w:hyperlink w:anchor="_bookmark5" w:history="1">
        <w:r>
          <w:rPr>
            <w:color w:val="0774B7"/>
            <w:sz w:val="20"/>
          </w:rPr>
          <w:t>2</w:t>
        </w:r>
      </w:hyperlink>
      <w:r>
        <w:rPr>
          <w:sz w:val="20"/>
        </w:rPr>
        <w:t>.</w:t>
      </w:r>
      <w:r>
        <w:rPr>
          <w:spacing w:val="48"/>
          <w:sz w:val="20"/>
        </w:rPr>
        <w:t xml:space="preserve">  </w:t>
      </w:r>
      <w:r>
        <w:rPr>
          <w:sz w:val="20"/>
        </w:rPr>
        <w:t>Two</w:t>
      </w:r>
      <w:r>
        <w:rPr>
          <w:spacing w:val="46"/>
          <w:sz w:val="20"/>
        </w:rPr>
        <w:t xml:space="preserve"> </w:t>
      </w:r>
      <w:r>
        <w:rPr>
          <w:sz w:val="20"/>
        </w:rPr>
        <w:t>of</w:t>
      </w:r>
      <w:r>
        <w:rPr>
          <w:spacing w:val="46"/>
          <w:sz w:val="20"/>
        </w:rPr>
        <w:t xml:space="preserve"> </w:t>
      </w:r>
      <w:r>
        <w:rPr>
          <w:sz w:val="20"/>
        </w:rPr>
        <w:t>them</w:t>
      </w:r>
      <w:r>
        <w:rPr>
          <w:spacing w:val="45"/>
          <w:sz w:val="20"/>
        </w:rPr>
        <w:t xml:space="preserve"> </w:t>
      </w:r>
      <w:r>
        <w:rPr>
          <w:sz w:val="20"/>
        </w:rPr>
        <w:t>lift</w:t>
      </w:r>
      <w:r>
        <w:rPr>
          <w:spacing w:val="45"/>
          <w:sz w:val="20"/>
        </w:rPr>
        <w:t xml:space="preserve"> </w:t>
      </w:r>
      <w:r>
        <w:rPr>
          <w:sz w:val="20"/>
        </w:rPr>
        <w:t>the</w:t>
      </w:r>
      <w:r>
        <w:rPr>
          <w:spacing w:val="46"/>
          <w:sz w:val="20"/>
        </w:rPr>
        <w:t xml:space="preserve"> </w:t>
      </w:r>
      <w:r>
        <w:rPr>
          <w:sz w:val="20"/>
        </w:rPr>
        <w:t>third-order</w:t>
      </w:r>
      <w:r>
        <w:rPr>
          <w:spacing w:val="45"/>
          <w:sz w:val="20"/>
        </w:rPr>
        <w:t xml:space="preserve"> </w:t>
      </w:r>
      <w:r>
        <w:rPr>
          <w:sz w:val="20"/>
        </w:rPr>
        <w:t>cap</w:t>
      </w:r>
      <w:r>
        <w:rPr>
          <w:spacing w:val="46"/>
          <w:sz w:val="20"/>
        </w:rPr>
        <w:t xml:space="preserve"> </w:t>
      </w:r>
      <w:r>
        <w:rPr>
          <w:sz w:val="20"/>
        </w:rPr>
        <w:t>(</w:t>
      </w:r>
      <w:r>
        <w:rPr>
          <w:rFonts w:ascii="Cambria"/>
          <w:sz w:val="20"/>
        </w:rPr>
        <w:t>poly4</w:t>
      </w:r>
      <w:r>
        <w:rPr>
          <w:sz w:val="20"/>
        </w:rPr>
        <w:t>)</w:t>
      </w:r>
      <w:r>
        <w:rPr>
          <w:spacing w:val="45"/>
          <w:sz w:val="20"/>
        </w:rPr>
        <w:t xml:space="preserve"> </w:t>
      </w:r>
      <w:r>
        <w:rPr>
          <w:sz w:val="20"/>
        </w:rPr>
        <w:t>and</w:t>
      </w:r>
      <w:r>
        <w:rPr>
          <w:spacing w:val="45"/>
          <w:sz w:val="20"/>
        </w:rPr>
        <w:t xml:space="preserve"> </w:t>
      </w:r>
      <w:r>
        <w:rPr>
          <w:spacing w:val="-5"/>
          <w:sz w:val="20"/>
        </w:rPr>
        <w:t>the</w:t>
      </w:r>
      <w:r>
        <w:rPr>
          <w:rFonts w:ascii="Times New Roman"/>
          <w:sz w:val="20"/>
        </w:rPr>
        <w:tab/>
      </w:r>
      <w:r>
        <w:rPr>
          <w:rFonts w:ascii="Trebuchet MS"/>
          <w:spacing w:val="-5"/>
          <w:sz w:val="10"/>
        </w:rPr>
        <w:t>174</w:t>
      </w:r>
    </w:p>
    <w:p w14:paraId="61F55F17" w14:textId="77777777" w:rsidR="00EA1924" w:rsidRDefault="00000000">
      <w:pPr>
        <w:tabs>
          <w:tab w:val="right" w:pos="11017"/>
        </w:tabs>
        <w:spacing w:before="30"/>
        <w:ind w:left="2755"/>
        <w:rPr>
          <w:rFonts w:ascii="Trebuchet MS"/>
          <w:sz w:val="10"/>
        </w:rPr>
      </w:pPr>
      <w:r>
        <w:rPr>
          <w:sz w:val="20"/>
        </w:rPr>
        <w:t>XYZ</w:t>
      </w:r>
      <w:r>
        <w:rPr>
          <w:spacing w:val="42"/>
          <w:sz w:val="20"/>
        </w:rPr>
        <w:t xml:space="preserve"> </w:t>
      </w:r>
      <w:r>
        <w:rPr>
          <w:sz w:val="20"/>
        </w:rPr>
        <w:t>fitting</w:t>
      </w:r>
      <w:r>
        <w:rPr>
          <w:spacing w:val="44"/>
          <w:sz w:val="20"/>
        </w:rPr>
        <w:t xml:space="preserve"> </w:t>
      </w:r>
      <w:r>
        <w:rPr>
          <w:sz w:val="20"/>
        </w:rPr>
        <w:t>space</w:t>
      </w:r>
      <w:r>
        <w:rPr>
          <w:spacing w:val="44"/>
          <w:sz w:val="20"/>
        </w:rPr>
        <w:t xml:space="preserve"> </w:t>
      </w:r>
      <w:r>
        <w:rPr>
          <w:sz w:val="20"/>
        </w:rPr>
        <w:t>(</w:t>
      </w:r>
      <w:r>
        <w:rPr>
          <w:rFonts w:ascii="Cambria"/>
          <w:sz w:val="20"/>
        </w:rPr>
        <w:t>poly3_cbrt</w:t>
      </w:r>
      <w:r>
        <w:rPr>
          <w:sz w:val="20"/>
        </w:rPr>
        <w:t>)</w:t>
      </w:r>
      <w:r>
        <w:rPr>
          <w:spacing w:val="44"/>
          <w:sz w:val="20"/>
        </w:rPr>
        <w:t xml:space="preserve"> </w:t>
      </w:r>
      <w:r>
        <w:rPr>
          <w:sz w:val="20"/>
        </w:rPr>
        <w:t>separately,</w:t>
      </w:r>
      <w:r>
        <w:rPr>
          <w:spacing w:val="50"/>
          <w:sz w:val="20"/>
        </w:rPr>
        <w:t xml:space="preserve"> </w:t>
      </w:r>
      <w:r>
        <w:rPr>
          <w:sz w:val="20"/>
        </w:rPr>
        <w:t>one</w:t>
      </w:r>
      <w:r>
        <w:rPr>
          <w:spacing w:val="45"/>
          <w:sz w:val="20"/>
        </w:rPr>
        <w:t xml:space="preserve"> </w:t>
      </w:r>
      <w:r>
        <w:rPr>
          <w:sz w:val="20"/>
        </w:rPr>
        <w:t>lifts</w:t>
      </w:r>
      <w:r>
        <w:rPr>
          <w:spacing w:val="44"/>
          <w:sz w:val="20"/>
        </w:rPr>
        <w:t xml:space="preserve"> </w:t>
      </w:r>
      <w:r>
        <w:rPr>
          <w:sz w:val="20"/>
        </w:rPr>
        <w:t>both</w:t>
      </w:r>
      <w:r>
        <w:rPr>
          <w:spacing w:val="44"/>
          <w:sz w:val="20"/>
        </w:rPr>
        <w:t xml:space="preserve"> </w:t>
      </w:r>
      <w:r>
        <w:rPr>
          <w:sz w:val="20"/>
        </w:rPr>
        <w:t>(</w:t>
      </w:r>
      <w:r>
        <w:rPr>
          <w:rFonts w:ascii="Cambria"/>
          <w:sz w:val="20"/>
        </w:rPr>
        <w:t>poly4_cbrt</w:t>
      </w:r>
      <w:r>
        <w:rPr>
          <w:sz w:val="20"/>
        </w:rPr>
        <w:t>),</w:t>
      </w:r>
      <w:r>
        <w:rPr>
          <w:spacing w:val="50"/>
          <w:sz w:val="20"/>
        </w:rPr>
        <w:t xml:space="preserve"> </w:t>
      </w:r>
      <w:r>
        <w:rPr>
          <w:sz w:val="20"/>
        </w:rPr>
        <w:t>and</w:t>
      </w:r>
      <w:r>
        <w:rPr>
          <w:spacing w:val="44"/>
          <w:sz w:val="20"/>
        </w:rPr>
        <w:t xml:space="preserve"> </w:t>
      </w:r>
      <w:r>
        <w:rPr>
          <w:sz w:val="20"/>
        </w:rPr>
        <w:t>the</w:t>
      </w:r>
      <w:r>
        <w:rPr>
          <w:spacing w:val="45"/>
          <w:sz w:val="20"/>
        </w:rPr>
        <w:t xml:space="preserve"> </w:t>
      </w:r>
      <w:r>
        <w:rPr>
          <w:spacing w:val="-2"/>
          <w:sz w:val="20"/>
        </w:rPr>
        <w:t>fourth</w:t>
      </w:r>
      <w:r>
        <w:rPr>
          <w:rFonts w:ascii="Times New Roman"/>
          <w:sz w:val="20"/>
        </w:rPr>
        <w:tab/>
      </w:r>
      <w:r>
        <w:rPr>
          <w:rFonts w:ascii="Trebuchet MS"/>
          <w:spacing w:val="-5"/>
          <w:sz w:val="10"/>
        </w:rPr>
        <w:t>175</w:t>
      </w:r>
    </w:p>
    <w:p w14:paraId="1D4DE347" w14:textId="77777777" w:rsidR="00EA1924" w:rsidRDefault="00000000">
      <w:pPr>
        <w:tabs>
          <w:tab w:val="right" w:pos="11017"/>
        </w:tabs>
        <w:spacing w:before="30"/>
        <w:ind w:left="2755"/>
        <w:rPr>
          <w:rFonts w:ascii="Trebuchet MS" w:hAnsi="Trebuchet MS"/>
          <w:sz w:val="10"/>
        </w:rPr>
      </w:pPr>
      <w:r>
        <w:rPr>
          <w:sz w:val="20"/>
        </w:rPr>
        <w:t>(</w:t>
      </w:r>
      <w:r>
        <w:rPr>
          <w:rFonts w:ascii="Cambria" w:hAnsi="Cambria"/>
          <w:sz w:val="20"/>
        </w:rPr>
        <w:t>gaussian_process_cbrt</w:t>
      </w:r>
      <w:r>
        <w:rPr>
          <w:sz w:val="20"/>
        </w:rPr>
        <w:t>)</w:t>
      </w:r>
      <w:r>
        <w:rPr>
          <w:spacing w:val="56"/>
          <w:sz w:val="20"/>
        </w:rPr>
        <w:t xml:space="preserve"> </w:t>
      </w:r>
      <w:r>
        <w:rPr>
          <w:sz w:val="20"/>
        </w:rPr>
        <w:t>offers</w:t>
      </w:r>
      <w:r>
        <w:rPr>
          <w:spacing w:val="57"/>
          <w:sz w:val="20"/>
        </w:rPr>
        <w:t xml:space="preserve"> </w:t>
      </w:r>
      <w:r>
        <w:rPr>
          <w:sz w:val="20"/>
        </w:rPr>
        <w:t>the</w:t>
      </w:r>
      <w:r>
        <w:rPr>
          <w:spacing w:val="57"/>
          <w:sz w:val="20"/>
        </w:rPr>
        <w:t xml:space="preserve"> </w:t>
      </w:r>
      <w:r>
        <w:rPr>
          <w:sz w:val="20"/>
        </w:rPr>
        <w:t>same</w:t>
      </w:r>
      <w:r>
        <w:rPr>
          <w:spacing w:val="56"/>
          <w:sz w:val="20"/>
        </w:rPr>
        <w:t xml:space="preserve"> </w:t>
      </w:r>
      <w:r>
        <w:rPr>
          <w:sz w:val="20"/>
        </w:rPr>
        <w:t>change</w:t>
      </w:r>
      <w:r>
        <w:rPr>
          <w:spacing w:val="57"/>
          <w:sz w:val="20"/>
        </w:rPr>
        <w:t xml:space="preserve"> </w:t>
      </w:r>
      <w:r>
        <w:rPr>
          <w:sz w:val="20"/>
        </w:rPr>
        <w:t>of</w:t>
      </w:r>
      <w:r>
        <w:rPr>
          <w:spacing w:val="57"/>
          <w:sz w:val="20"/>
        </w:rPr>
        <w:t xml:space="preserve"> </w:t>
      </w:r>
      <w:r>
        <w:rPr>
          <w:sz w:val="20"/>
        </w:rPr>
        <w:t>fitting</w:t>
      </w:r>
      <w:r>
        <w:rPr>
          <w:spacing w:val="57"/>
          <w:sz w:val="20"/>
        </w:rPr>
        <w:t xml:space="preserve"> </w:t>
      </w:r>
      <w:r>
        <w:rPr>
          <w:sz w:val="20"/>
        </w:rPr>
        <w:t>space</w:t>
      </w:r>
      <w:r>
        <w:rPr>
          <w:spacing w:val="56"/>
          <w:sz w:val="20"/>
        </w:rPr>
        <w:t xml:space="preserve"> </w:t>
      </w:r>
      <w:r>
        <w:rPr>
          <w:sz w:val="20"/>
        </w:rPr>
        <w:t>to</w:t>
      </w:r>
      <w:r>
        <w:rPr>
          <w:spacing w:val="57"/>
          <w:sz w:val="20"/>
        </w:rPr>
        <w:t xml:space="preserve"> </w:t>
      </w:r>
      <w:r>
        <w:rPr>
          <w:sz w:val="20"/>
        </w:rPr>
        <w:t>the</w:t>
      </w:r>
      <w:r>
        <w:rPr>
          <w:spacing w:val="57"/>
          <w:sz w:val="20"/>
        </w:rPr>
        <w:t xml:space="preserve"> </w:t>
      </w:r>
      <w:r>
        <w:rPr>
          <w:spacing w:val="-2"/>
          <w:sz w:val="20"/>
        </w:rPr>
        <w:t>polynomial’s</w:t>
      </w:r>
      <w:r>
        <w:rPr>
          <w:rFonts w:ascii="Times New Roman" w:hAnsi="Times New Roman"/>
          <w:sz w:val="20"/>
        </w:rPr>
        <w:tab/>
      </w:r>
      <w:r>
        <w:rPr>
          <w:rFonts w:ascii="Trebuchet MS" w:hAnsi="Trebuchet MS"/>
          <w:spacing w:val="-5"/>
          <w:sz w:val="10"/>
        </w:rPr>
        <w:t>176</w:t>
      </w:r>
    </w:p>
    <w:p w14:paraId="5014E02D" w14:textId="32AFF002" w:rsidR="00EA1924" w:rsidDel="00F05DA3" w:rsidRDefault="00000000" w:rsidP="00F05DA3">
      <w:pPr>
        <w:tabs>
          <w:tab w:val="left" w:pos="10859"/>
        </w:tabs>
        <w:spacing w:before="30"/>
        <w:ind w:left="2761"/>
        <w:rPr>
          <w:del w:id="271" w:author="Phil Green" w:date="2026-08-30T13:57:00Z" w16du:dateUtc="2026-08-30T11:57:00Z"/>
          <w:rFonts w:ascii="Trebuchet MS"/>
          <w:sz w:val="10"/>
        </w:rPr>
      </w:pPr>
      <w:r>
        <w:rPr>
          <w:sz w:val="20"/>
        </w:rPr>
        <w:t>strongest</w:t>
      </w:r>
      <w:r>
        <w:rPr>
          <w:spacing w:val="8"/>
          <w:sz w:val="20"/>
        </w:rPr>
        <w:t xml:space="preserve"> </w:t>
      </w:r>
      <w:r>
        <w:rPr>
          <w:sz w:val="20"/>
        </w:rPr>
        <w:t>competitor.</w:t>
      </w:r>
      <w:r>
        <w:rPr>
          <w:spacing w:val="37"/>
          <w:sz w:val="20"/>
        </w:rPr>
        <w:t xml:space="preserve"> </w:t>
      </w:r>
      <w:del w:id="272" w:author="Phil Green" w:date="2026-08-30T13:57:00Z" w16du:dateUtc="2026-08-30T11:57:00Z">
        <w:r w:rsidDel="00F05DA3">
          <w:rPr>
            <w:sz w:val="20"/>
          </w:rPr>
          <w:delText>That</w:delText>
        </w:r>
        <w:r w:rsidDel="00F05DA3">
          <w:rPr>
            <w:spacing w:val="9"/>
            <w:sz w:val="20"/>
          </w:rPr>
          <w:delText xml:space="preserve"> </w:delText>
        </w:r>
        <w:r w:rsidDel="00F05DA3">
          <w:rPr>
            <w:sz w:val="20"/>
          </w:rPr>
          <w:delText>last</w:delText>
        </w:r>
        <w:r w:rsidDel="00F05DA3">
          <w:rPr>
            <w:spacing w:val="9"/>
            <w:sz w:val="20"/>
          </w:rPr>
          <w:delText xml:space="preserve"> </w:delText>
        </w:r>
        <w:r w:rsidDel="00F05DA3">
          <w:rPr>
            <w:sz w:val="20"/>
          </w:rPr>
          <w:delText>one</w:delText>
        </w:r>
        <w:r w:rsidDel="00F05DA3">
          <w:rPr>
            <w:spacing w:val="10"/>
            <w:sz w:val="20"/>
          </w:rPr>
          <w:delText xml:space="preserve"> </w:delText>
        </w:r>
        <w:r w:rsidDel="00F05DA3">
          <w:rPr>
            <w:sz w:val="20"/>
          </w:rPr>
          <w:delText>is</w:delText>
        </w:r>
        <w:r w:rsidDel="00F05DA3">
          <w:rPr>
            <w:spacing w:val="9"/>
            <w:sz w:val="20"/>
          </w:rPr>
          <w:delText xml:space="preserve"> </w:delText>
        </w:r>
        <w:r w:rsidDel="00F05DA3">
          <w:rPr>
            <w:sz w:val="20"/>
          </w:rPr>
          <w:delText>a</w:delText>
        </w:r>
        <w:r w:rsidDel="00F05DA3">
          <w:rPr>
            <w:spacing w:val="8"/>
            <w:sz w:val="20"/>
          </w:rPr>
          <w:delText xml:space="preserve"> </w:delText>
        </w:r>
        <w:r w:rsidDel="00F05DA3">
          <w:rPr>
            <w:sz w:val="20"/>
          </w:rPr>
          <w:delText>fairness</w:delText>
        </w:r>
        <w:r w:rsidDel="00F05DA3">
          <w:rPr>
            <w:spacing w:val="9"/>
            <w:sz w:val="20"/>
          </w:rPr>
          <w:delText xml:space="preserve"> </w:delText>
        </w:r>
        <w:r w:rsidDel="00F05DA3">
          <w:rPr>
            <w:sz w:val="20"/>
          </w:rPr>
          <w:delText>requirement</w:delText>
        </w:r>
        <w:r w:rsidDel="00F05DA3">
          <w:rPr>
            <w:spacing w:val="9"/>
            <w:sz w:val="20"/>
          </w:rPr>
          <w:delText xml:space="preserve"> </w:delText>
        </w:r>
        <w:r w:rsidDel="00F05DA3">
          <w:rPr>
            <w:sz w:val="20"/>
          </w:rPr>
          <w:delText>rather</w:delText>
        </w:r>
        <w:r w:rsidDel="00F05DA3">
          <w:rPr>
            <w:spacing w:val="9"/>
            <w:sz w:val="20"/>
          </w:rPr>
          <w:delText xml:space="preserve"> </w:delText>
        </w:r>
        <w:r w:rsidDel="00F05DA3">
          <w:rPr>
            <w:sz w:val="20"/>
          </w:rPr>
          <w:delText>than</w:delText>
        </w:r>
        <w:r w:rsidDel="00F05DA3">
          <w:rPr>
            <w:spacing w:val="9"/>
            <w:sz w:val="20"/>
          </w:rPr>
          <w:delText xml:space="preserve"> </w:delText>
        </w:r>
        <w:r w:rsidDel="00F05DA3">
          <w:rPr>
            <w:sz w:val="20"/>
          </w:rPr>
          <w:delText>an</w:delText>
        </w:r>
        <w:r w:rsidDel="00F05DA3">
          <w:rPr>
            <w:spacing w:val="10"/>
            <w:sz w:val="20"/>
          </w:rPr>
          <w:delText xml:space="preserve"> </w:delText>
        </w:r>
        <w:r w:rsidDel="00F05DA3">
          <w:rPr>
            <w:sz w:val="20"/>
          </w:rPr>
          <w:delText>extra</w:delText>
        </w:r>
        <w:r w:rsidDel="00F05DA3">
          <w:rPr>
            <w:spacing w:val="8"/>
            <w:sz w:val="20"/>
          </w:rPr>
          <w:delText xml:space="preserve"> </w:delText>
        </w:r>
        <w:r w:rsidDel="00F05DA3">
          <w:rPr>
            <w:spacing w:val="-2"/>
            <w:sz w:val="20"/>
          </w:rPr>
          <w:delText>exper-</w:delText>
        </w:r>
        <w:r w:rsidDel="00F05DA3">
          <w:rPr>
            <w:sz w:val="20"/>
          </w:rPr>
          <w:tab/>
        </w:r>
        <w:r w:rsidDel="00F05DA3">
          <w:rPr>
            <w:rFonts w:ascii="Trebuchet MS"/>
            <w:spacing w:val="-5"/>
            <w:sz w:val="10"/>
          </w:rPr>
          <w:delText>177</w:delText>
        </w:r>
      </w:del>
    </w:p>
    <w:p w14:paraId="4BE8FFD4" w14:textId="03AACFB6" w:rsidR="00EA1924" w:rsidDel="00F05DA3" w:rsidRDefault="00000000" w:rsidP="00F05DA3">
      <w:pPr>
        <w:tabs>
          <w:tab w:val="left" w:pos="10859"/>
        </w:tabs>
        <w:spacing w:before="30"/>
        <w:ind w:left="2761"/>
        <w:rPr>
          <w:del w:id="273" w:author="Phil Green" w:date="2026-08-30T13:57:00Z" w16du:dateUtc="2026-08-30T11:57:00Z"/>
          <w:rFonts w:ascii="Trebuchet MS"/>
          <w:sz w:val="10"/>
        </w:rPr>
        <w:pPrChange w:id="274" w:author="Phil Green" w:date="2026-08-30T13:57:00Z" w16du:dateUtc="2026-08-30T11:57:00Z">
          <w:pPr>
            <w:tabs>
              <w:tab w:val="right" w:pos="11017"/>
            </w:tabs>
            <w:spacing w:before="30"/>
            <w:ind w:left="2761"/>
          </w:pPr>
        </w:pPrChange>
      </w:pPr>
      <w:del w:id="275" w:author="Phil Green" w:date="2026-08-30T13:57:00Z" w16du:dateUtc="2026-08-30T11:57:00Z">
        <w:r w:rsidDel="00F05DA3">
          <w:rPr>
            <w:sz w:val="20"/>
          </w:rPr>
          <w:delText>iment:</w:delText>
        </w:r>
        <w:r w:rsidDel="00F05DA3">
          <w:rPr>
            <w:spacing w:val="55"/>
            <w:sz w:val="20"/>
          </w:rPr>
          <w:delText xml:space="preserve"> </w:delText>
        </w:r>
        <w:r w:rsidDel="00F05DA3">
          <w:rPr>
            <w:sz w:val="20"/>
          </w:rPr>
          <w:delText>having</w:delText>
        </w:r>
        <w:r w:rsidDel="00F05DA3">
          <w:rPr>
            <w:spacing w:val="23"/>
            <w:sz w:val="20"/>
          </w:rPr>
          <w:delText xml:space="preserve"> </w:delText>
        </w:r>
        <w:r w:rsidDel="00F05DA3">
          <w:rPr>
            <w:sz w:val="20"/>
          </w:rPr>
          <w:delText>found</w:delText>
        </w:r>
        <w:r w:rsidDel="00F05DA3">
          <w:rPr>
            <w:spacing w:val="22"/>
            <w:sz w:val="20"/>
          </w:rPr>
          <w:delText xml:space="preserve"> </w:delText>
        </w:r>
        <w:r w:rsidDel="00F05DA3">
          <w:rPr>
            <w:sz w:val="20"/>
          </w:rPr>
          <w:delText>that</w:delText>
        </w:r>
        <w:r w:rsidDel="00F05DA3">
          <w:rPr>
            <w:spacing w:val="23"/>
            <w:sz w:val="20"/>
          </w:rPr>
          <w:delText xml:space="preserve"> </w:delText>
        </w:r>
        <w:r w:rsidDel="00F05DA3">
          <w:rPr>
            <w:sz w:val="20"/>
          </w:rPr>
          <w:delText>the</w:delText>
        </w:r>
        <w:r w:rsidDel="00F05DA3">
          <w:rPr>
            <w:spacing w:val="23"/>
            <w:sz w:val="20"/>
          </w:rPr>
          <w:delText xml:space="preserve"> </w:delText>
        </w:r>
        <w:r w:rsidDel="00F05DA3">
          <w:rPr>
            <w:sz w:val="20"/>
          </w:rPr>
          <w:delText>classical</w:delText>
        </w:r>
        <w:r w:rsidDel="00F05DA3">
          <w:rPr>
            <w:spacing w:val="22"/>
            <w:sz w:val="20"/>
          </w:rPr>
          <w:delText xml:space="preserve"> </w:delText>
        </w:r>
        <w:r w:rsidDel="00F05DA3">
          <w:rPr>
            <w:sz w:val="20"/>
          </w:rPr>
          <w:delText>baseline</w:delText>
        </w:r>
        <w:r w:rsidDel="00F05DA3">
          <w:rPr>
            <w:spacing w:val="23"/>
            <w:sz w:val="20"/>
          </w:rPr>
          <w:delText xml:space="preserve"> </w:delText>
        </w:r>
        <w:r w:rsidDel="00F05DA3">
          <w:rPr>
            <w:sz w:val="20"/>
          </w:rPr>
          <w:delText>was</w:delText>
        </w:r>
        <w:r w:rsidDel="00F05DA3">
          <w:rPr>
            <w:spacing w:val="22"/>
            <w:sz w:val="20"/>
          </w:rPr>
          <w:delText xml:space="preserve"> </w:delText>
        </w:r>
        <w:r w:rsidDel="00F05DA3">
          <w:rPr>
            <w:sz w:val="20"/>
          </w:rPr>
          <w:delText>fitted</w:delText>
        </w:r>
        <w:r w:rsidDel="00F05DA3">
          <w:rPr>
            <w:spacing w:val="23"/>
            <w:sz w:val="20"/>
          </w:rPr>
          <w:delText xml:space="preserve"> </w:delText>
        </w:r>
        <w:r w:rsidDel="00F05DA3">
          <w:rPr>
            <w:sz w:val="20"/>
          </w:rPr>
          <w:delText>in</w:delText>
        </w:r>
        <w:r w:rsidDel="00F05DA3">
          <w:rPr>
            <w:spacing w:val="22"/>
            <w:sz w:val="20"/>
          </w:rPr>
          <w:delText xml:space="preserve"> </w:delText>
        </w:r>
        <w:r w:rsidDel="00F05DA3">
          <w:rPr>
            <w:sz w:val="20"/>
          </w:rPr>
          <w:delText>a</w:delText>
        </w:r>
        <w:r w:rsidDel="00F05DA3">
          <w:rPr>
            <w:spacing w:val="23"/>
            <w:sz w:val="20"/>
          </w:rPr>
          <w:delText xml:space="preserve"> </w:delText>
        </w:r>
        <w:r w:rsidDel="00F05DA3">
          <w:rPr>
            <w:sz w:val="20"/>
          </w:rPr>
          <w:delText>disadvantageous</w:delText>
        </w:r>
        <w:r w:rsidDel="00F05DA3">
          <w:rPr>
            <w:spacing w:val="23"/>
            <w:sz w:val="20"/>
          </w:rPr>
          <w:delText xml:space="preserve"> </w:delText>
        </w:r>
        <w:r w:rsidDel="00F05DA3">
          <w:rPr>
            <w:spacing w:val="-2"/>
            <w:sz w:val="20"/>
          </w:rPr>
          <w:delText>space,</w:delText>
        </w:r>
        <w:r w:rsidDel="00F05DA3">
          <w:rPr>
            <w:rFonts w:ascii="Times New Roman"/>
            <w:sz w:val="20"/>
          </w:rPr>
          <w:tab/>
        </w:r>
        <w:r w:rsidDel="00F05DA3">
          <w:rPr>
            <w:rFonts w:ascii="Trebuchet MS"/>
            <w:spacing w:val="-5"/>
            <w:sz w:val="10"/>
          </w:rPr>
          <w:delText>178</w:delText>
        </w:r>
      </w:del>
    </w:p>
    <w:p w14:paraId="44AB4DEB" w14:textId="75516F73" w:rsidR="00EA1924" w:rsidDel="00F05DA3" w:rsidRDefault="00000000" w:rsidP="00F05DA3">
      <w:pPr>
        <w:tabs>
          <w:tab w:val="left" w:pos="10859"/>
        </w:tabs>
        <w:spacing w:before="30"/>
        <w:ind w:left="2761"/>
        <w:rPr>
          <w:del w:id="276" w:author="Phil Green" w:date="2026-08-30T13:57:00Z" w16du:dateUtc="2026-08-30T11:57:00Z"/>
          <w:rFonts w:ascii="Trebuchet MS"/>
          <w:sz w:val="10"/>
        </w:rPr>
        <w:pPrChange w:id="277" w:author="Phil Green" w:date="2026-08-30T13:57:00Z" w16du:dateUtc="2026-08-30T11:57:00Z">
          <w:pPr>
            <w:tabs>
              <w:tab w:val="right" w:pos="11017"/>
            </w:tabs>
            <w:spacing w:before="30"/>
            <w:ind w:left="2761"/>
          </w:pPr>
        </w:pPrChange>
      </w:pPr>
      <w:del w:id="278" w:author="Phil Green" w:date="2026-08-30T13:57:00Z" w16du:dateUtc="2026-08-30T11:57:00Z">
        <w:r w:rsidDel="00F05DA3">
          <w:rPr>
            <w:sz w:val="20"/>
          </w:rPr>
          <w:delText>the</w:delText>
        </w:r>
        <w:r w:rsidDel="00F05DA3">
          <w:rPr>
            <w:spacing w:val="15"/>
            <w:sz w:val="20"/>
          </w:rPr>
          <w:delText xml:space="preserve"> </w:delText>
        </w:r>
        <w:r w:rsidDel="00F05DA3">
          <w:rPr>
            <w:sz w:val="20"/>
          </w:rPr>
          <w:delText>correction</w:delText>
        </w:r>
        <w:r w:rsidDel="00F05DA3">
          <w:rPr>
            <w:spacing w:val="15"/>
            <w:sz w:val="20"/>
          </w:rPr>
          <w:delText xml:space="preserve"> </w:delText>
        </w:r>
        <w:r w:rsidDel="00F05DA3">
          <w:rPr>
            <w:sz w:val="20"/>
          </w:rPr>
          <w:delText>must</w:delText>
        </w:r>
        <w:r w:rsidDel="00F05DA3">
          <w:rPr>
            <w:spacing w:val="15"/>
            <w:sz w:val="20"/>
          </w:rPr>
          <w:delText xml:space="preserve"> </w:delText>
        </w:r>
        <w:r w:rsidDel="00F05DA3">
          <w:rPr>
            <w:sz w:val="20"/>
          </w:rPr>
          <w:delText>be</w:delText>
        </w:r>
        <w:r w:rsidDel="00F05DA3">
          <w:rPr>
            <w:spacing w:val="15"/>
            <w:sz w:val="20"/>
          </w:rPr>
          <w:delText xml:space="preserve"> </w:delText>
        </w:r>
        <w:r w:rsidDel="00F05DA3">
          <w:rPr>
            <w:sz w:val="20"/>
          </w:rPr>
          <w:delText>offered</w:delText>
        </w:r>
        <w:r w:rsidDel="00F05DA3">
          <w:rPr>
            <w:spacing w:val="15"/>
            <w:sz w:val="20"/>
          </w:rPr>
          <w:delText xml:space="preserve"> </w:delText>
        </w:r>
        <w:r w:rsidDel="00F05DA3">
          <w:rPr>
            <w:sz w:val="20"/>
          </w:rPr>
          <w:delText>to</w:delText>
        </w:r>
        <w:r w:rsidDel="00F05DA3">
          <w:rPr>
            <w:spacing w:val="15"/>
            <w:sz w:val="20"/>
          </w:rPr>
          <w:delText xml:space="preserve"> </w:delText>
        </w:r>
        <w:r w:rsidDel="00F05DA3">
          <w:rPr>
            <w:sz w:val="20"/>
          </w:rPr>
          <w:delText>every</w:delText>
        </w:r>
        <w:r w:rsidDel="00F05DA3">
          <w:rPr>
            <w:spacing w:val="15"/>
            <w:sz w:val="20"/>
          </w:rPr>
          <w:delText xml:space="preserve"> </w:delText>
        </w:r>
        <w:r w:rsidDel="00F05DA3">
          <w:rPr>
            <w:sz w:val="20"/>
          </w:rPr>
          <w:delText>model</w:delText>
        </w:r>
        <w:r w:rsidDel="00F05DA3">
          <w:rPr>
            <w:spacing w:val="15"/>
            <w:sz w:val="20"/>
          </w:rPr>
          <w:delText xml:space="preserve"> </w:delText>
        </w:r>
        <w:r w:rsidDel="00F05DA3">
          <w:rPr>
            <w:sz w:val="20"/>
          </w:rPr>
          <w:delText>before</w:delText>
        </w:r>
        <w:r w:rsidDel="00F05DA3">
          <w:rPr>
            <w:spacing w:val="15"/>
            <w:sz w:val="20"/>
          </w:rPr>
          <w:delText xml:space="preserve"> </w:delText>
        </w:r>
        <w:r w:rsidDel="00F05DA3">
          <w:rPr>
            <w:sz w:val="20"/>
          </w:rPr>
          <w:delText>any</w:delText>
        </w:r>
        <w:r w:rsidDel="00F05DA3">
          <w:rPr>
            <w:spacing w:val="15"/>
            <w:sz w:val="20"/>
          </w:rPr>
          <w:delText xml:space="preserve"> </w:delText>
        </w:r>
        <w:r w:rsidDel="00F05DA3">
          <w:rPr>
            <w:sz w:val="20"/>
          </w:rPr>
          <w:delText>comparison</w:delText>
        </w:r>
        <w:r w:rsidDel="00F05DA3">
          <w:rPr>
            <w:spacing w:val="15"/>
            <w:sz w:val="20"/>
          </w:rPr>
          <w:delText xml:space="preserve"> </w:delText>
        </w:r>
        <w:r w:rsidDel="00F05DA3">
          <w:rPr>
            <w:sz w:val="20"/>
          </w:rPr>
          <w:delText>between</w:delText>
        </w:r>
        <w:r w:rsidDel="00F05DA3">
          <w:rPr>
            <w:spacing w:val="15"/>
            <w:sz w:val="20"/>
          </w:rPr>
          <w:delText xml:space="preserve"> </w:delText>
        </w:r>
        <w:r w:rsidDel="00F05DA3">
          <w:rPr>
            <w:sz w:val="20"/>
          </w:rPr>
          <w:delText>them</w:delText>
        </w:r>
        <w:r w:rsidDel="00F05DA3">
          <w:rPr>
            <w:spacing w:val="15"/>
            <w:sz w:val="20"/>
          </w:rPr>
          <w:delText xml:space="preserve"> </w:delText>
        </w:r>
        <w:r w:rsidDel="00F05DA3">
          <w:rPr>
            <w:spacing w:val="-5"/>
            <w:sz w:val="20"/>
          </w:rPr>
          <w:delText>is</w:delText>
        </w:r>
        <w:r w:rsidDel="00F05DA3">
          <w:rPr>
            <w:rFonts w:ascii="Times New Roman"/>
            <w:sz w:val="20"/>
          </w:rPr>
          <w:tab/>
        </w:r>
        <w:r w:rsidDel="00F05DA3">
          <w:rPr>
            <w:rFonts w:ascii="Trebuchet MS"/>
            <w:spacing w:val="-5"/>
            <w:sz w:val="10"/>
          </w:rPr>
          <w:delText>179</w:delText>
        </w:r>
      </w:del>
    </w:p>
    <w:p w14:paraId="7AD90B68" w14:textId="6DB529B5" w:rsidR="00EA1924" w:rsidRDefault="00000000" w:rsidP="00F05DA3">
      <w:pPr>
        <w:tabs>
          <w:tab w:val="left" w:pos="10859"/>
        </w:tabs>
        <w:spacing w:before="30"/>
        <w:ind w:left="2761"/>
        <w:rPr>
          <w:rFonts w:ascii="Trebuchet MS"/>
          <w:sz w:val="10"/>
        </w:rPr>
        <w:pPrChange w:id="279" w:author="Phil Green" w:date="2026-08-30T13:57:00Z" w16du:dateUtc="2026-08-30T11:57:00Z">
          <w:pPr>
            <w:tabs>
              <w:tab w:val="right" w:pos="11017"/>
            </w:tabs>
            <w:spacing w:before="30" w:line="185" w:lineRule="exact"/>
            <w:ind w:left="2761"/>
          </w:pPr>
        </w:pPrChange>
      </w:pPr>
      <w:del w:id="280" w:author="Phil Green" w:date="2026-08-30T13:57:00Z" w16du:dateUtc="2026-08-30T11:57:00Z">
        <w:r w:rsidDel="00F05DA3">
          <w:rPr>
            <w:sz w:val="20"/>
          </w:rPr>
          <w:delText>meaningful.</w:delText>
        </w:r>
        <w:r w:rsidDel="00F05DA3">
          <w:rPr>
            <w:spacing w:val="8"/>
            <w:sz w:val="20"/>
          </w:rPr>
          <w:delText xml:space="preserve"> </w:delText>
        </w:r>
      </w:del>
      <w:r>
        <w:rPr>
          <w:sz w:val="20"/>
        </w:rPr>
        <w:t>The</w:t>
      </w:r>
      <w:r>
        <w:rPr>
          <w:spacing w:val="-3"/>
          <w:sz w:val="20"/>
        </w:rPr>
        <w:t xml:space="preserve"> </w:t>
      </w:r>
      <w:r>
        <w:rPr>
          <w:rFonts w:ascii="Cambria"/>
          <w:sz w:val="20"/>
        </w:rPr>
        <w:t>_cbrt</w:t>
      </w:r>
      <w:r>
        <w:rPr>
          <w:rFonts w:ascii="Cambria"/>
          <w:spacing w:val="1"/>
          <w:sz w:val="20"/>
        </w:rPr>
        <w:t xml:space="preserve"> </w:t>
      </w:r>
      <w:r>
        <w:rPr>
          <w:sz w:val="20"/>
        </w:rPr>
        <w:t>variants</w:t>
      </w:r>
      <w:r>
        <w:rPr>
          <w:spacing w:val="-3"/>
          <w:sz w:val="20"/>
        </w:rPr>
        <w:t xml:space="preserve"> </w:t>
      </w:r>
      <w:r>
        <w:rPr>
          <w:sz w:val="20"/>
        </w:rPr>
        <w:t>differ</w:t>
      </w:r>
      <w:r>
        <w:rPr>
          <w:spacing w:val="-3"/>
          <w:sz w:val="20"/>
        </w:rPr>
        <w:t xml:space="preserve"> </w:t>
      </w:r>
      <w:r>
        <w:rPr>
          <w:sz w:val="20"/>
        </w:rPr>
        <w:t>from</w:t>
      </w:r>
      <w:r>
        <w:rPr>
          <w:spacing w:val="-3"/>
          <w:sz w:val="20"/>
        </w:rPr>
        <w:t xml:space="preserve"> </w:t>
      </w:r>
      <w:r>
        <w:rPr>
          <w:sz w:val="20"/>
        </w:rPr>
        <w:t>their</w:t>
      </w:r>
      <w:r>
        <w:rPr>
          <w:spacing w:val="-3"/>
          <w:sz w:val="20"/>
        </w:rPr>
        <w:t xml:space="preserve"> </w:t>
      </w:r>
      <w:r>
        <w:rPr>
          <w:sz w:val="20"/>
        </w:rPr>
        <w:t>plain</w:t>
      </w:r>
      <w:r>
        <w:rPr>
          <w:spacing w:val="-3"/>
          <w:sz w:val="20"/>
        </w:rPr>
        <w:t xml:space="preserve"> </w:t>
      </w:r>
      <w:r>
        <w:rPr>
          <w:sz w:val="20"/>
        </w:rPr>
        <w:t>counterparts</w:t>
      </w:r>
      <w:r>
        <w:rPr>
          <w:spacing w:val="-3"/>
          <w:sz w:val="20"/>
        </w:rPr>
        <w:t xml:space="preserve"> </w:t>
      </w:r>
      <w:r>
        <w:rPr>
          <w:sz w:val="20"/>
        </w:rPr>
        <w:t>in</w:t>
      </w:r>
      <w:r>
        <w:rPr>
          <w:spacing w:val="-4"/>
          <w:sz w:val="20"/>
        </w:rPr>
        <w:t xml:space="preserve"> </w:t>
      </w:r>
      <w:del w:id="281" w:author="Phil Green" w:date="2026-08-30T13:57:00Z" w16du:dateUtc="2026-08-30T11:57:00Z">
        <w:r w:rsidDel="00F05DA3">
          <w:rPr>
            <w:sz w:val="20"/>
          </w:rPr>
          <w:delText>exactly</w:delText>
        </w:r>
        <w:r w:rsidDel="00F05DA3">
          <w:rPr>
            <w:spacing w:val="-3"/>
            <w:sz w:val="20"/>
          </w:rPr>
          <w:delText xml:space="preserve"> </w:delText>
        </w:r>
      </w:del>
      <w:r>
        <w:rPr>
          <w:sz w:val="20"/>
        </w:rPr>
        <w:t>one</w:t>
      </w:r>
      <w:r>
        <w:rPr>
          <w:spacing w:val="-3"/>
          <w:sz w:val="20"/>
        </w:rPr>
        <w:t xml:space="preserve"> </w:t>
      </w:r>
      <w:r>
        <w:rPr>
          <w:spacing w:val="-2"/>
          <w:sz w:val="20"/>
        </w:rPr>
        <w:t>respect:</w:t>
      </w:r>
      <w:r>
        <w:rPr>
          <w:rFonts w:ascii="Times New Roman"/>
          <w:sz w:val="20"/>
        </w:rPr>
        <w:tab/>
      </w:r>
      <w:r>
        <w:rPr>
          <w:rFonts w:ascii="Trebuchet MS"/>
          <w:spacing w:val="-5"/>
          <w:sz w:val="10"/>
        </w:rPr>
        <w:t>180</w:t>
      </w:r>
    </w:p>
    <w:p w14:paraId="73978938" w14:textId="77777777" w:rsidR="00EA1924" w:rsidRDefault="00000000">
      <w:pPr>
        <w:tabs>
          <w:tab w:val="right" w:pos="11017"/>
        </w:tabs>
        <w:spacing w:line="342" w:lineRule="exact"/>
        <w:ind w:left="2761"/>
        <w:rPr>
          <w:rFonts w:ascii="Trebuchet MS" w:hAnsi="Trebuchet MS"/>
          <w:sz w:val="10"/>
        </w:rPr>
      </w:pPr>
      <w:r>
        <w:rPr>
          <w:rFonts w:ascii="Trebuchet MS" w:hAnsi="Trebuchet MS"/>
          <w:noProof/>
          <w:sz w:val="10"/>
        </w:rPr>
        <mc:AlternateContent>
          <mc:Choice Requires="wps">
            <w:drawing>
              <wp:anchor distT="0" distB="0" distL="0" distR="0" simplePos="0" relativeHeight="484968960" behindDoc="1" locked="0" layoutInCell="1" allowOverlap="1" wp14:anchorId="690CBB9B" wp14:editId="288619A1">
                <wp:simplePos x="0" y="0"/>
                <wp:positionH relativeFrom="page">
                  <wp:posOffset>3906215</wp:posOffset>
                </wp:positionH>
                <wp:positionV relativeFrom="paragraph">
                  <wp:posOffset>68704</wp:posOffset>
                </wp:positionV>
                <wp:extent cx="25336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270"/>
                        </a:xfrm>
                        <a:custGeom>
                          <a:avLst/>
                          <a:gdLst/>
                          <a:ahLst/>
                          <a:cxnLst/>
                          <a:rect l="l" t="t" r="r" b="b"/>
                          <a:pathLst>
                            <a:path w="253365">
                              <a:moveTo>
                                <a:pt x="0" y="0"/>
                              </a:moveTo>
                              <a:lnTo>
                                <a:pt x="253174" y="0"/>
                              </a:lnTo>
                            </a:path>
                          </a:pathLst>
                        </a:custGeom>
                        <a:ln w="51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4861F7" id="Graphic 17" o:spid="_x0000_s1026" style="position:absolute;margin-left:307.6pt;margin-top:5.4pt;width:19.95pt;height:.1pt;z-index:-18347520;visibility:visible;mso-wrap-style:square;mso-wrap-distance-left:0;mso-wrap-distance-top:0;mso-wrap-distance-right:0;mso-wrap-distance-bottom:0;mso-position-horizontal:absolute;mso-position-horizontal-relative:page;mso-position-vertical:absolute;mso-position-vertical-relative:text;v-text-anchor:top" coordsize="25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" path="m,l253174,e" filled="f" strokeweight=".14392mm">
                <v:path arrowok="t"/>
                <w10:wrap anchorx="page"/>
              </v:shape>
            </w:pict>
          </mc:Fallback>
        </mc:AlternateContent>
      </w:r>
      <w:r>
        <w:rPr>
          <w:sz w:val="20"/>
        </w:rPr>
        <w:t>the</w:t>
      </w:r>
      <w:r>
        <w:rPr>
          <w:spacing w:val="4"/>
          <w:sz w:val="20"/>
        </w:rPr>
        <w:t xml:space="preserve"> </w:t>
      </w:r>
      <w:r>
        <w:rPr>
          <w:sz w:val="20"/>
        </w:rPr>
        <w:t>estimator</w:t>
      </w:r>
      <w:r>
        <w:rPr>
          <w:spacing w:val="5"/>
          <w:sz w:val="20"/>
        </w:rPr>
        <w:t xml:space="preserve"> </w:t>
      </w:r>
      <w:r>
        <w:rPr>
          <w:sz w:val="20"/>
        </w:rPr>
        <w:t>is</w:t>
      </w:r>
      <w:r>
        <w:rPr>
          <w:spacing w:val="5"/>
          <w:sz w:val="20"/>
        </w:rPr>
        <w:t xml:space="preserve"> </w:t>
      </w:r>
      <w:r>
        <w:rPr>
          <w:sz w:val="20"/>
        </w:rPr>
        <w:t>fitted</w:t>
      </w:r>
      <w:r>
        <w:rPr>
          <w:spacing w:val="5"/>
          <w:sz w:val="20"/>
        </w:rPr>
        <w:t xml:space="preserve"> </w:t>
      </w:r>
      <w:r>
        <w:rPr>
          <w:sz w:val="20"/>
        </w:rPr>
        <w:t>against</w:t>
      </w:r>
      <w:r>
        <w:rPr>
          <w:spacing w:val="13"/>
          <w:sz w:val="20"/>
        </w:rPr>
        <w:t xml:space="preserve"> </w:t>
      </w:r>
      <w:r>
        <w:rPr>
          <w:rFonts w:ascii="Libertinus Sans" w:hAnsi="Libertinus Sans"/>
          <w:i/>
          <w:spacing w:val="-125"/>
          <w:w w:val="127"/>
          <w:position w:val="17"/>
          <w:sz w:val="20"/>
        </w:rPr>
        <w:t>√</w:t>
      </w:r>
      <w:r>
        <w:rPr>
          <w:w w:val="73"/>
          <w:position w:val="10"/>
          <w:sz w:val="12"/>
        </w:rPr>
        <w:t>3</w:t>
      </w:r>
      <w:r>
        <w:rPr>
          <w:spacing w:val="45"/>
          <w:position w:val="10"/>
          <w:sz w:val="12"/>
        </w:rPr>
        <w:t xml:space="preserve"> </w:t>
      </w:r>
      <w:r>
        <w:rPr>
          <w:sz w:val="20"/>
        </w:rPr>
        <w:t>XYZ</w:t>
      </w:r>
      <w:r>
        <w:rPr>
          <w:spacing w:val="5"/>
          <w:sz w:val="20"/>
        </w:rPr>
        <w:t xml:space="preserve"> </w:t>
      </w:r>
      <w:r>
        <w:rPr>
          <w:sz w:val="20"/>
        </w:rPr>
        <w:t>(physical</w:t>
      </w:r>
      <w:r>
        <w:rPr>
          <w:spacing w:val="5"/>
          <w:sz w:val="20"/>
        </w:rPr>
        <w:t xml:space="preserve"> </w:t>
      </w:r>
      <w:r>
        <w:rPr>
          <w:sz w:val="20"/>
        </w:rPr>
        <w:t>XYZ,</w:t>
      </w:r>
      <w:r>
        <w:rPr>
          <w:spacing w:val="5"/>
          <w:sz w:val="20"/>
        </w:rPr>
        <w:t xml:space="preserve"> </w:t>
      </w:r>
      <w:r>
        <w:rPr>
          <w:sz w:val="20"/>
        </w:rPr>
        <w:t>clipped</w:t>
      </w:r>
      <w:r>
        <w:rPr>
          <w:spacing w:val="5"/>
          <w:sz w:val="20"/>
        </w:rPr>
        <w:t xml:space="preserve"> </w:t>
      </w:r>
      <w:r>
        <w:rPr>
          <w:sz w:val="20"/>
        </w:rPr>
        <w:t>at</w:t>
      </w:r>
      <w:r>
        <w:rPr>
          <w:spacing w:val="5"/>
          <w:sz w:val="20"/>
        </w:rPr>
        <w:t xml:space="preserve"> </w:t>
      </w:r>
      <w:r>
        <w:rPr>
          <w:sz w:val="20"/>
        </w:rPr>
        <w:t>zero)</w:t>
      </w:r>
      <w:r>
        <w:rPr>
          <w:spacing w:val="5"/>
          <w:sz w:val="20"/>
        </w:rPr>
        <w:t xml:space="preserve"> </w:t>
      </w:r>
      <w:r>
        <w:rPr>
          <w:sz w:val="20"/>
        </w:rPr>
        <w:t>and</w:t>
      </w:r>
      <w:r>
        <w:rPr>
          <w:spacing w:val="4"/>
          <w:sz w:val="20"/>
        </w:rPr>
        <w:t xml:space="preserve"> </w:t>
      </w:r>
      <w:r>
        <w:rPr>
          <w:sz w:val="20"/>
        </w:rPr>
        <w:t>its</w:t>
      </w:r>
      <w:r>
        <w:rPr>
          <w:spacing w:val="5"/>
          <w:sz w:val="20"/>
        </w:rPr>
        <w:t xml:space="preserve"> </w:t>
      </w:r>
      <w:r>
        <w:rPr>
          <w:sz w:val="20"/>
        </w:rPr>
        <w:t>prediction</w:t>
      </w:r>
      <w:r>
        <w:rPr>
          <w:spacing w:val="5"/>
          <w:sz w:val="20"/>
        </w:rPr>
        <w:t xml:space="preserve"> </w:t>
      </w:r>
      <w:r>
        <w:rPr>
          <w:spacing w:val="-5"/>
          <w:sz w:val="20"/>
        </w:rPr>
        <w:t>is</w:t>
      </w:r>
      <w:r>
        <w:rPr>
          <w:rFonts w:ascii="Times New Roman" w:hAnsi="Times New Roman"/>
          <w:sz w:val="20"/>
        </w:rPr>
        <w:tab/>
      </w:r>
      <w:r>
        <w:rPr>
          <w:rFonts w:ascii="Trebuchet MS" w:hAnsi="Trebuchet MS"/>
          <w:spacing w:val="-5"/>
          <w:sz w:val="10"/>
        </w:rPr>
        <w:t>181</w:t>
      </w:r>
    </w:p>
    <w:p w14:paraId="17780DAD" w14:textId="0BC8B421" w:rsidR="00EA1924" w:rsidRDefault="00000000">
      <w:pPr>
        <w:tabs>
          <w:tab w:val="right" w:pos="11017"/>
        </w:tabs>
        <w:spacing w:before="30"/>
        <w:ind w:left="2761"/>
        <w:rPr>
          <w:rFonts w:ascii="Trebuchet MS" w:hAnsi="Trebuchet MS"/>
          <w:sz w:val="10"/>
        </w:rPr>
      </w:pPr>
      <w:r>
        <w:rPr>
          <w:sz w:val="20"/>
        </w:rPr>
        <w:t>cubed</w:t>
      </w:r>
      <w:r>
        <w:rPr>
          <w:spacing w:val="-2"/>
          <w:sz w:val="20"/>
        </w:rPr>
        <w:t xml:space="preserve"> </w:t>
      </w:r>
      <w:r>
        <w:rPr>
          <w:sz w:val="20"/>
        </w:rPr>
        <w:t>on</w:t>
      </w:r>
      <w:r>
        <w:rPr>
          <w:spacing w:val="-2"/>
          <w:sz w:val="20"/>
        </w:rPr>
        <w:t xml:space="preserve"> </w:t>
      </w:r>
      <w:r>
        <w:rPr>
          <w:sz w:val="20"/>
        </w:rPr>
        <w:t>the</w:t>
      </w:r>
      <w:r>
        <w:rPr>
          <w:spacing w:val="-1"/>
          <w:sz w:val="20"/>
        </w:rPr>
        <w:t xml:space="preserve"> </w:t>
      </w:r>
      <w:r>
        <w:rPr>
          <w:sz w:val="20"/>
        </w:rPr>
        <w:t>way</w:t>
      </w:r>
      <w:r>
        <w:rPr>
          <w:spacing w:val="-2"/>
          <w:sz w:val="20"/>
        </w:rPr>
        <w:t xml:space="preserve"> </w:t>
      </w:r>
      <w:r>
        <w:rPr>
          <w:sz w:val="20"/>
        </w:rPr>
        <w:t>out.</w:t>
      </w:r>
      <w:del w:id="282" w:author="Phil Green" w:date="2026-08-30T13:58:00Z" w16du:dateUtc="2026-08-30T11:58:00Z">
        <w:r w:rsidDel="00F05DA3">
          <w:rPr>
            <w:spacing w:val="10"/>
            <w:sz w:val="20"/>
          </w:rPr>
          <w:delText xml:space="preserve"> </w:delText>
        </w:r>
        <w:r w:rsidDel="00F05DA3">
          <w:rPr>
            <w:sz w:val="20"/>
          </w:rPr>
          <w:delText>Folds,</w:delText>
        </w:r>
        <w:r w:rsidDel="00F05DA3">
          <w:rPr>
            <w:spacing w:val="-1"/>
            <w:sz w:val="20"/>
          </w:rPr>
          <w:delText xml:space="preserve"> </w:delText>
        </w:r>
        <w:r w:rsidDel="00F05DA3">
          <w:rPr>
            <w:sz w:val="20"/>
          </w:rPr>
          <w:delText>seeds,</w:delText>
        </w:r>
        <w:r w:rsidDel="00F05DA3">
          <w:rPr>
            <w:spacing w:val="-2"/>
            <w:sz w:val="20"/>
          </w:rPr>
          <w:delText xml:space="preserve"> </w:delText>
        </w:r>
        <w:r w:rsidDel="00F05DA3">
          <w:rPr>
            <w:sz w:val="20"/>
          </w:rPr>
          <w:delText>term</w:delText>
        </w:r>
        <w:r w:rsidDel="00F05DA3">
          <w:rPr>
            <w:spacing w:val="-2"/>
            <w:sz w:val="20"/>
          </w:rPr>
          <w:delText xml:space="preserve"> </w:delText>
        </w:r>
        <w:r w:rsidDel="00F05DA3">
          <w:rPr>
            <w:sz w:val="20"/>
          </w:rPr>
          <w:delText>counts</w:delText>
        </w:r>
        <w:r w:rsidDel="00F05DA3">
          <w:rPr>
            <w:spacing w:val="-1"/>
            <w:sz w:val="20"/>
          </w:rPr>
          <w:delText xml:space="preserve"> </w:delText>
        </w:r>
        <w:r w:rsidDel="00F05DA3">
          <w:rPr>
            <w:sz w:val="20"/>
          </w:rPr>
          <w:delText>and</w:delText>
        </w:r>
        <w:r w:rsidDel="00F05DA3">
          <w:rPr>
            <w:spacing w:val="-2"/>
            <w:sz w:val="20"/>
          </w:rPr>
          <w:delText xml:space="preserve"> </w:delText>
        </w:r>
        <w:r w:rsidDel="00F05DA3">
          <w:rPr>
            <w:sz w:val="20"/>
          </w:rPr>
          <w:delText>the</w:delText>
        </w:r>
        <w:r w:rsidDel="00F05DA3">
          <w:rPr>
            <w:spacing w:val="2"/>
            <w:sz w:val="20"/>
          </w:rPr>
          <w:delText xml:space="preserve"> </w:delText>
        </w:r>
        <w:r w:rsidDel="00F05DA3">
          <w:rPr>
            <w:rFonts w:ascii="Calibri" w:hAnsi="Calibri"/>
            <w:sz w:val="20"/>
          </w:rPr>
          <w:delText>∆</w:delText>
        </w:r>
        <w:r w:rsidDel="00F05DA3">
          <w:rPr>
            <w:i/>
            <w:sz w:val="20"/>
          </w:rPr>
          <w:delText>E</w:delText>
        </w:r>
        <w:r w:rsidDel="00F05DA3">
          <w:rPr>
            <w:sz w:val="20"/>
            <w:vertAlign w:val="subscript"/>
          </w:rPr>
          <w:delText>00</w:delText>
        </w:r>
        <w:r w:rsidDel="00F05DA3">
          <w:rPr>
            <w:spacing w:val="8"/>
            <w:sz w:val="20"/>
          </w:rPr>
          <w:delText xml:space="preserve"> </w:delText>
        </w:r>
        <w:r w:rsidDel="00F05DA3">
          <w:rPr>
            <w:sz w:val="20"/>
          </w:rPr>
          <w:delText>path</w:delText>
        </w:r>
        <w:r w:rsidDel="00F05DA3">
          <w:rPr>
            <w:spacing w:val="-2"/>
            <w:sz w:val="20"/>
          </w:rPr>
          <w:delText xml:space="preserve"> </w:delText>
        </w:r>
        <w:r w:rsidDel="00F05DA3">
          <w:rPr>
            <w:sz w:val="20"/>
          </w:rPr>
          <w:delText>are</w:delText>
        </w:r>
        <w:r w:rsidDel="00F05DA3">
          <w:rPr>
            <w:spacing w:val="-1"/>
            <w:sz w:val="20"/>
          </w:rPr>
          <w:delText xml:space="preserve"> </w:delText>
        </w:r>
        <w:commentRangeStart w:id="283"/>
        <w:r w:rsidDel="00F05DA3">
          <w:rPr>
            <w:spacing w:val="-2"/>
            <w:sz w:val="20"/>
          </w:rPr>
          <w:delText>untouched</w:delText>
        </w:r>
      </w:del>
      <w:commentRangeEnd w:id="283"/>
      <w:r w:rsidR="002066A0">
        <w:rPr>
          <w:rStyle w:val="CommentReference"/>
          <w:spacing w:val="-2"/>
          <w:sz w:val="20"/>
          <w:szCs w:val="22"/>
        </w:rPr>
        <w:commentReference w:id="283"/>
      </w:r>
      <w:del w:id="284" w:author="Phil Green" w:date="2026-08-30T13:58:00Z" w16du:dateUtc="2026-08-30T11:58:00Z">
        <w:r w:rsidDel="00F05DA3">
          <w:rPr>
            <w:spacing w:val="-2"/>
            <w:sz w:val="20"/>
          </w:rPr>
          <w:delText>.</w:delText>
        </w:r>
      </w:del>
      <w:r>
        <w:rPr>
          <w:rFonts w:ascii="Times New Roman" w:hAnsi="Times New Roman"/>
          <w:sz w:val="20"/>
        </w:rPr>
        <w:tab/>
      </w:r>
      <w:r>
        <w:rPr>
          <w:rFonts w:ascii="Trebuchet MS" w:hAnsi="Trebuchet MS"/>
          <w:spacing w:val="-5"/>
          <w:sz w:val="10"/>
        </w:rPr>
        <w:t>182</w:t>
      </w:r>
    </w:p>
    <w:p w14:paraId="73B161B6" w14:textId="77777777" w:rsidR="00EA1924" w:rsidRDefault="00EA1924">
      <w:pPr>
        <w:pStyle w:val="BodyText"/>
        <w:spacing w:before="2"/>
        <w:rPr>
          <w:rFonts w:ascii="Trebuchet MS"/>
          <w:sz w:val="20"/>
        </w:rPr>
      </w:pPr>
    </w:p>
    <w:p w14:paraId="76FE8856" w14:textId="103D15B0" w:rsidR="00EA1924" w:rsidRDefault="00000000">
      <w:pPr>
        <w:pStyle w:val="BodyText"/>
        <w:spacing w:line="276" w:lineRule="auto"/>
        <w:ind w:left="2754" w:right="434" w:firstLine="1"/>
        <w:jc w:val="both"/>
      </w:pPr>
      <w:bookmarkStart w:id="285" w:name="_bookmark5"/>
      <w:bookmarkEnd w:id="285"/>
      <w:r>
        <w:rPr>
          <w:b/>
        </w:rPr>
        <w:t xml:space="preserve">Table 2. </w:t>
      </w:r>
      <w:del w:id="286" w:author="Phil Green" w:date="2026-08-30T13:59:00Z" w16du:dateUtc="2026-08-30T11:59:00Z">
        <w:r w:rsidDel="00F05DA3">
          <w:delText>Model registry: the 14 methods of the AIC 2025 comparison [</w:delText>
        </w:r>
        <w:r w:rsidDel="00F05DA3">
          <w:fldChar w:fldCharType="begin"/>
        </w:r>
        <w:r w:rsidDel="00F05DA3">
          <w:delInstrText>HYPERLINK \l "_bookmark39"</w:delInstrText>
        </w:r>
        <w:r w:rsidDel="00F05DA3">
          <w:fldChar w:fldCharType="separate"/>
        </w:r>
        <w:r w:rsidDel="00F05DA3">
          <w:rPr>
            <w:color w:val="0774B7"/>
          </w:rPr>
          <w:delText>8</w:delText>
        </w:r>
        <w:r w:rsidDel="00F05DA3">
          <w:fldChar w:fldCharType="end"/>
        </w:r>
        <w:r w:rsidDel="00F05DA3">
          <w:delText xml:space="preserve">] plus the four fitting-space and degree variants of Section </w:delText>
        </w:r>
        <w:r w:rsidDel="00F05DA3">
          <w:fldChar w:fldCharType="begin"/>
        </w:r>
        <w:r w:rsidDel="00F05DA3">
          <w:delInstrText>HYPERLINK \l "_bookmark18"</w:delInstrText>
        </w:r>
        <w:r w:rsidDel="00F05DA3">
          <w:fldChar w:fldCharType="separate"/>
        </w:r>
        <w:r w:rsidDel="00F05DA3">
          <w:rPr>
            <w:color w:val="0774B7"/>
          </w:rPr>
          <w:delText>4.5</w:delText>
        </w:r>
        <w:r w:rsidDel="00F05DA3">
          <w:fldChar w:fldCharType="end"/>
        </w:r>
        <w:r w:rsidDel="00F05DA3">
          <w:delText xml:space="preserve">. Configurations match the AIC 2025 paper’s best configs except where marked (*), which were degenerate there and are replaced with standard, non-degenerate </w:delText>
        </w:r>
        <w:r w:rsidDel="00F05DA3">
          <w:rPr>
            <w:spacing w:val="-2"/>
          </w:rPr>
          <w:delText>values</w:delText>
        </w:r>
      </w:del>
      <w:ins w:id="287" w:author="Phil Green" w:date="2026-08-30T13:59:00Z" w16du:dateUtc="2026-08-30T11:59:00Z">
        <w:r w:rsidR="00F05DA3">
          <w:t>Methods implemented</w:t>
        </w:r>
      </w:ins>
      <w:r>
        <w:rPr>
          <w:spacing w:val="-2"/>
        </w:rPr>
        <w:t>.</w:t>
      </w:r>
    </w:p>
    <w:p w14:paraId="1DC149F3" w14:textId="77777777" w:rsidR="00EA1924" w:rsidRDefault="00000000">
      <w:pPr>
        <w:pStyle w:val="BodyText"/>
        <w:spacing w:before="9"/>
        <w:rPr>
          <w:sz w:val="10"/>
        </w:rPr>
      </w:pPr>
      <w:r>
        <w:rPr>
          <w:noProof/>
          <w:sz w:val="10"/>
        </w:rPr>
        <mc:AlternateContent>
          <mc:Choice Requires="wps">
            <w:drawing>
              <wp:anchor distT="0" distB="0" distL="0" distR="0" simplePos="0" relativeHeight="487589888" behindDoc="1" locked="0" layoutInCell="1" allowOverlap="1" wp14:anchorId="3B91F3AE" wp14:editId="693E2AE8">
                <wp:simplePos x="0" y="0"/>
                <wp:positionH relativeFrom="page">
                  <wp:posOffset>455396</wp:posOffset>
                </wp:positionH>
                <wp:positionV relativeFrom="paragraph">
                  <wp:posOffset>100257</wp:posOffset>
                </wp:positionV>
                <wp:extent cx="6645909"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E0AF7C" id="Graphic 18" o:spid="_x0000_s1026" style="position:absolute;margin-left:35.85pt;margin-top:7.9pt;width:523.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" path="m,l6645592,e" filled="f" strokeweight=".28114mm">
                <v:path arrowok="t"/>
                <w10:wrap type="topAndBottom" anchorx="page"/>
              </v:shape>
            </w:pict>
          </mc:Fallback>
        </mc:AlternateContent>
      </w:r>
    </w:p>
    <w:p w14:paraId="1B3EA8C0" w14:textId="77777777" w:rsidR="00EA1924" w:rsidRDefault="00000000">
      <w:pPr>
        <w:pStyle w:val="Heading1"/>
        <w:tabs>
          <w:tab w:val="left" w:pos="3685"/>
        </w:tabs>
        <w:spacing w:after="58"/>
        <w:ind w:left="270"/>
      </w:pPr>
      <w:r>
        <w:rPr>
          <w:spacing w:val="-2"/>
        </w:rPr>
        <w:t>Model</w:t>
      </w:r>
      <w:r>
        <w:tab/>
      </w:r>
      <w:r>
        <w:rPr>
          <w:spacing w:val="-2"/>
        </w:rPr>
        <w:t>Configuration</w:t>
      </w:r>
    </w:p>
    <w:p w14:paraId="4DDC8D70" w14:textId="77777777" w:rsidR="00EA1924" w:rsidRDefault="00000000">
      <w:pPr>
        <w:spacing w:line="20" w:lineRule="exact"/>
        <w:ind w:left="151"/>
        <w:rPr>
          <w:sz w:val="2"/>
        </w:rPr>
      </w:pPr>
      <w:r>
        <w:rPr>
          <w:noProof/>
          <w:sz w:val="2"/>
        </w:rPr>
        <mc:AlternateContent>
          <mc:Choice Requires="wpg">
            <w:drawing>
              <wp:inline distT="0" distB="0" distL="0" distR="0" wp14:anchorId="1100F82D" wp14:editId="6D3D8D6B">
                <wp:extent cx="6645909" cy="6350"/>
                <wp:effectExtent l="9525" t="0" r="254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5909" cy="6350"/>
                          <a:chOff x="0" y="0"/>
                          <a:chExt cx="6645909" cy="6350"/>
                        </a:xfrm>
                      </wpg:grpSpPr>
                      <wps:wsp>
                        <wps:cNvPr id="20" name="Graphic 20"/>
                        <wps:cNvSpPr/>
                        <wps:spPr>
                          <a:xfrm>
                            <a:off x="0" y="3162"/>
                            <a:ext cx="6645909" cy="1270"/>
                          </a:xfrm>
                          <a:custGeom>
                            <a:avLst/>
                            <a:gdLst/>
                            <a:ahLst/>
                            <a:cxnLst/>
                            <a:rect l="l" t="t" r="r" b="b"/>
                            <a:pathLst>
                              <a:path w="6645909">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80653F" id="Group 19" o:spid="_x0000_s1026" style="width:523.3pt;height:.5pt;mso-position-horizontal-relative:char;mso-position-vertical-relative:line" coordsize="664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">
                <v:shape id="Graphic 20" o:spid="_x0000_s1027" style="position:absolute;top:31;width:66459;height:13;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" path="m,l6645592,e" filled="f" strokeweight=".17567mm">
                  <v:path arrowok="t"/>
                </v:shape>
                <w10:anchorlock/>
              </v:group>
            </w:pict>
          </mc:Fallback>
        </mc:AlternateContent>
      </w:r>
    </w:p>
    <w:p w14:paraId="212AEAAA" w14:textId="77777777" w:rsidR="00EA1924" w:rsidRDefault="00000000">
      <w:pPr>
        <w:tabs>
          <w:tab w:val="left" w:pos="3685"/>
        </w:tabs>
        <w:spacing w:before="29" w:line="223" w:lineRule="auto"/>
        <w:ind w:left="270" w:right="2349"/>
        <w:rPr>
          <w:sz w:val="20"/>
        </w:rPr>
      </w:pPr>
      <w:r>
        <w:rPr>
          <w:sz w:val="20"/>
        </w:rPr>
        <w:t>Polynomial regression (degree 3)</w:t>
      </w:r>
      <w:r>
        <w:rPr>
          <w:sz w:val="20"/>
        </w:rPr>
        <w:tab/>
        <w:t>Full</w:t>
      </w:r>
      <w:r>
        <w:rPr>
          <w:spacing w:val="-10"/>
          <w:sz w:val="20"/>
        </w:rPr>
        <w:t xml:space="preserve"> </w:t>
      </w:r>
      <w:r>
        <w:rPr>
          <w:sz w:val="20"/>
        </w:rPr>
        <w:t>3rd-order</w:t>
      </w:r>
      <w:r>
        <w:rPr>
          <w:spacing w:val="-10"/>
          <w:sz w:val="20"/>
        </w:rPr>
        <w:t xml:space="preserve"> </w:t>
      </w:r>
      <w:r>
        <w:rPr>
          <w:sz w:val="20"/>
        </w:rPr>
        <w:t>feature</w:t>
      </w:r>
      <w:r>
        <w:rPr>
          <w:spacing w:val="-10"/>
          <w:sz w:val="20"/>
        </w:rPr>
        <w:t xml:space="preserve"> </w:t>
      </w:r>
      <w:r>
        <w:rPr>
          <w:sz w:val="20"/>
        </w:rPr>
        <w:t>expansion</w:t>
      </w:r>
      <w:r>
        <w:rPr>
          <w:spacing w:val="-10"/>
          <w:sz w:val="20"/>
        </w:rPr>
        <w:t xml:space="preserve"> </w:t>
      </w:r>
      <w:r>
        <w:rPr>
          <w:sz w:val="20"/>
        </w:rPr>
        <w:t>+</w:t>
      </w:r>
      <w:r>
        <w:rPr>
          <w:spacing w:val="-10"/>
          <w:sz w:val="20"/>
        </w:rPr>
        <w:t xml:space="preserve"> </w:t>
      </w:r>
      <w:r>
        <w:rPr>
          <w:sz w:val="20"/>
        </w:rPr>
        <w:t>ordinary</w:t>
      </w:r>
      <w:r>
        <w:rPr>
          <w:spacing w:val="-10"/>
          <w:sz w:val="20"/>
        </w:rPr>
        <w:t xml:space="preserve"> </w:t>
      </w:r>
      <w:r>
        <w:rPr>
          <w:sz w:val="20"/>
        </w:rPr>
        <w:t>least</w:t>
      </w:r>
      <w:r>
        <w:rPr>
          <w:spacing w:val="-10"/>
          <w:sz w:val="20"/>
        </w:rPr>
        <w:t xml:space="preserve"> </w:t>
      </w:r>
      <w:r>
        <w:rPr>
          <w:sz w:val="20"/>
        </w:rPr>
        <w:t>squares Ridge regression [</w:t>
      </w:r>
      <w:hyperlink w:anchor="_bookmark52" w:history="1">
        <w:r>
          <w:rPr>
            <w:color w:val="0774B7"/>
            <w:sz w:val="20"/>
          </w:rPr>
          <w:t>21</w:t>
        </w:r>
      </w:hyperlink>
      <w:r>
        <w:rPr>
          <w:sz w:val="20"/>
        </w:rPr>
        <w:t>]</w:t>
      </w:r>
      <w:r>
        <w:rPr>
          <w:sz w:val="20"/>
        </w:rPr>
        <w:tab/>
      </w:r>
      <w:r>
        <w:rPr>
          <w:spacing w:val="-45"/>
          <w:sz w:val="20"/>
        </w:rPr>
        <w:t xml:space="preserve"> </w:t>
      </w:r>
      <w:r>
        <w:rPr>
          <w:rFonts w:ascii="Arial" w:hAnsi="Arial"/>
          <w:i/>
          <w:sz w:val="20"/>
        </w:rPr>
        <w:t xml:space="preserve">α </w:t>
      </w:r>
      <w:r>
        <w:rPr>
          <w:rFonts w:ascii="Tahoma" w:hAnsi="Tahoma"/>
          <w:sz w:val="20"/>
        </w:rPr>
        <w:t xml:space="preserve">= </w:t>
      </w:r>
      <w:r>
        <w:rPr>
          <w:sz w:val="20"/>
        </w:rPr>
        <w:t>0.5</w:t>
      </w:r>
    </w:p>
    <w:p w14:paraId="06794198" w14:textId="77777777" w:rsidR="00EA1924" w:rsidRDefault="00000000">
      <w:pPr>
        <w:tabs>
          <w:tab w:val="left" w:pos="3688"/>
        </w:tabs>
        <w:spacing w:line="240" w:lineRule="exact"/>
        <w:ind w:left="270"/>
        <w:rPr>
          <w:position w:val="7"/>
          <w:sz w:val="15"/>
        </w:rPr>
      </w:pPr>
      <w:r>
        <w:rPr>
          <w:sz w:val="20"/>
        </w:rPr>
        <w:t>Lasso</w:t>
      </w:r>
      <w:r>
        <w:rPr>
          <w:spacing w:val="-13"/>
          <w:sz w:val="20"/>
        </w:rPr>
        <w:t xml:space="preserve"> </w:t>
      </w:r>
      <w:r>
        <w:rPr>
          <w:sz w:val="20"/>
        </w:rPr>
        <w:t>regression*</w:t>
      </w:r>
      <w:r>
        <w:rPr>
          <w:spacing w:val="-12"/>
          <w:sz w:val="20"/>
        </w:rPr>
        <w:t xml:space="preserve"> </w:t>
      </w:r>
      <w:r>
        <w:rPr>
          <w:spacing w:val="-4"/>
          <w:sz w:val="20"/>
        </w:rPr>
        <w:t>[</w:t>
      </w:r>
      <w:hyperlink w:anchor="_bookmark53" w:history="1">
        <w:r>
          <w:rPr>
            <w:color w:val="0774B7"/>
            <w:spacing w:val="-4"/>
            <w:sz w:val="20"/>
          </w:rPr>
          <w:t>22</w:t>
        </w:r>
      </w:hyperlink>
      <w:r>
        <w:rPr>
          <w:spacing w:val="-4"/>
          <w:sz w:val="20"/>
        </w:rPr>
        <w:t>]</w:t>
      </w:r>
      <w:r>
        <w:rPr>
          <w:sz w:val="20"/>
        </w:rPr>
        <w:tab/>
      </w:r>
      <w:r>
        <w:rPr>
          <w:rFonts w:ascii="Arial" w:hAnsi="Arial"/>
          <w:i/>
          <w:sz w:val="20"/>
        </w:rPr>
        <w:t>α</w:t>
      </w:r>
      <w:r>
        <w:rPr>
          <w:rFonts w:ascii="Arial" w:hAnsi="Arial"/>
          <w:i/>
          <w:spacing w:val="6"/>
          <w:sz w:val="20"/>
        </w:rPr>
        <w:t xml:space="preserve"> </w:t>
      </w:r>
      <w:r>
        <w:rPr>
          <w:rFonts w:ascii="Tahoma" w:hAnsi="Tahoma"/>
          <w:sz w:val="20"/>
        </w:rPr>
        <w:t>=</w:t>
      </w:r>
      <w:r>
        <w:rPr>
          <w:rFonts w:ascii="Tahoma" w:hAnsi="Tahoma"/>
          <w:spacing w:val="-2"/>
          <w:sz w:val="20"/>
        </w:rPr>
        <w:t xml:space="preserve"> </w:t>
      </w:r>
      <w:r>
        <w:rPr>
          <w:spacing w:val="-4"/>
          <w:sz w:val="20"/>
        </w:rPr>
        <w:t>10</w:t>
      </w:r>
      <w:r>
        <w:rPr>
          <w:rFonts w:ascii="Libertinus Sans" w:hAnsi="Libertinus Sans"/>
          <w:i/>
          <w:spacing w:val="-4"/>
          <w:position w:val="7"/>
          <w:sz w:val="15"/>
        </w:rPr>
        <w:t>−</w:t>
      </w:r>
      <w:r>
        <w:rPr>
          <w:spacing w:val="-4"/>
          <w:position w:val="7"/>
          <w:sz w:val="15"/>
        </w:rPr>
        <w:t>3</w:t>
      </w:r>
    </w:p>
    <w:p w14:paraId="74D622C8" w14:textId="77777777" w:rsidR="00EA1924" w:rsidRDefault="00000000">
      <w:pPr>
        <w:tabs>
          <w:tab w:val="left" w:pos="3688"/>
        </w:tabs>
        <w:spacing w:line="250" w:lineRule="exact"/>
        <w:ind w:left="270"/>
        <w:rPr>
          <w:sz w:val="20"/>
        </w:rPr>
      </w:pPr>
      <w:r>
        <w:rPr>
          <w:sz w:val="20"/>
        </w:rPr>
        <w:t>Elastic</w:t>
      </w:r>
      <w:r>
        <w:rPr>
          <w:spacing w:val="-6"/>
          <w:sz w:val="20"/>
        </w:rPr>
        <w:t xml:space="preserve"> </w:t>
      </w:r>
      <w:r>
        <w:rPr>
          <w:sz w:val="20"/>
        </w:rPr>
        <w:t>Net*</w:t>
      </w:r>
      <w:r>
        <w:rPr>
          <w:spacing w:val="-6"/>
          <w:sz w:val="20"/>
        </w:rPr>
        <w:t xml:space="preserve"> </w:t>
      </w:r>
      <w:r>
        <w:rPr>
          <w:spacing w:val="-4"/>
          <w:sz w:val="20"/>
        </w:rPr>
        <w:t>[</w:t>
      </w:r>
      <w:hyperlink w:anchor="_bookmark54" w:history="1">
        <w:r>
          <w:rPr>
            <w:color w:val="0774B7"/>
            <w:spacing w:val="-4"/>
            <w:sz w:val="20"/>
          </w:rPr>
          <w:t>23</w:t>
        </w:r>
      </w:hyperlink>
      <w:r>
        <w:rPr>
          <w:spacing w:val="-4"/>
          <w:sz w:val="20"/>
        </w:rPr>
        <w:t>]</w:t>
      </w:r>
      <w:r>
        <w:rPr>
          <w:sz w:val="20"/>
        </w:rPr>
        <w:tab/>
      </w:r>
      <w:r>
        <w:rPr>
          <w:rFonts w:ascii="Arial" w:hAnsi="Arial"/>
          <w:i/>
          <w:sz w:val="20"/>
        </w:rPr>
        <w:t>α</w:t>
      </w:r>
      <w:r>
        <w:rPr>
          <w:rFonts w:ascii="Arial" w:hAnsi="Arial"/>
          <w:i/>
          <w:spacing w:val="22"/>
          <w:sz w:val="20"/>
        </w:rPr>
        <w:t xml:space="preserve"> </w:t>
      </w:r>
      <w:r>
        <w:rPr>
          <w:rFonts w:ascii="Tahoma" w:hAnsi="Tahoma"/>
          <w:sz w:val="20"/>
        </w:rPr>
        <w:t>=</w:t>
      </w:r>
      <w:r>
        <w:rPr>
          <w:rFonts w:ascii="Tahoma" w:hAnsi="Tahoma"/>
          <w:spacing w:val="12"/>
          <w:sz w:val="20"/>
        </w:rPr>
        <w:t xml:space="preserve"> </w:t>
      </w:r>
      <w:r>
        <w:rPr>
          <w:sz w:val="20"/>
        </w:rPr>
        <w:t>10</w:t>
      </w:r>
      <w:r>
        <w:rPr>
          <w:rFonts w:ascii="Libertinus Sans" w:hAnsi="Libertinus Sans"/>
          <w:i/>
          <w:position w:val="7"/>
          <w:sz w:val="15"/>
        </w:rPr>
        <w:t>−</w:t>
      </w:r>
      <w:r>
        <w:rPr>
          <w:position w:val="7"/>
          <w:sz w:val="15"/>
        </w:rPr>
        <w:t>3</w:t>
      </w:r>
      <w:r>
        <w:rPr>
          <w:sz w:val="20"/>
        </w:rPr>
        <w:t>,</w:t>
      </w:r>
      <w:r>
        <w:rPr>
          <w:spacing w:val="18"/>
          <w:sz w:val="20"/>
        </w:rPr>
        <w:t xml:space="preserve"> </w:t>
      </w:r>
      <w:r>
        <w:rPr>
          <w:rFonts w:ascii="Verdana" w:hAnsi="Verdana"/>
          <w:i/>
          <w:sz w:val="20"/>
        </w:rPr>
        <w:t>ℓ</w:t>
      </w:r>
      <w:r>
        <w:rPr>
          <w:sz w:val="20"/>
          <w:vertAlign w:val="subscript"/>
        </w:rPr>
        <w:t>1</w:t>
      </w:r>
      <w:r>
        <w:rPr>
          <w:spacing w:val="27"/>
          <w:sz w:val="20"/>
        </w:rPr>
        <w:t xml:space="preserve"> </w:t>
      </w:r>
      <w:r>
        <w:rPr>
          <w:sz w:val="20"/>
        </w:rPr>
        <w:t>ratio</w:t>
      </w:r>
      <w:r>
        <w:rPr>
          <w:spacing w:val="17"/>
          <w:sz w:val="20"/>
        </w:rPr>
        <w:t xml:space="preserve"> </w:t>
      </w:r>
      <w:r>
        <w:rPr>
          <w:rFonts w:ascii="Tahoma" w:hAnsi="Tahoma"/>
          <w:sz w:val="20"/>
        </w:rPr>
        <w:t>=</w:t>
      </w:r>
      <w:r>
        <w:rPr>
          <w:rFonts w:ascii="Tahoma" w:hAnsi="Tahoma"/>
          <w:spacing w:val="13"/>
          <w:sz w:val="20"/>
        </w:rPr>
        <w:t xml:space="preserve"> </w:t>
      </w:r>
      <w:r>
        <w:rPr>
          <w:spacing w:val="-5"/>
          <w:sz w:val="20"/>
        </w:rPr>
        <w:t>0.5</w:t>
      </w:r>
    </w:p>
    <w:p w14:paraId="56014632" w14:textId="77777777" w:rsidR="00EA1924" w:rsidRDefault="00000000">
      <w:pPr>
        <w:tabs>
          <w:tab w:val="left" w:pos="3685"/>
        </w:tabs>
        <w:spacing w:line="243" w:lineRule="exact"/>
        <w:ind w:left="270"/>
        <w:rPr>
          <w:sz w:val="20"/>
        </w:rPr>
      </w:pPr>
      <w:r>
        <w:rPr>
          <w:spacing w:val="-2"/>
          <w:sz w:val="20"/>
        </w:rPr>
        <w:t>Principal</w:t>
      </w:r>
      <w:r>
        <w:rPr>
          <w:spacing w:val="5"/>
          <w:sz w:val="20"/>
        </w:rPr>
        <w:t xml:space="preserve"> </w:t>
      </w:r>
      <w:r>
        <w:rPr>
          <w:spacing w:val="-2"/>
          <w:sz w:val="20"/>
        </w:rPr>
        <w:t>component</w:t>
      </w:r>
      <w:r>
        <w:rPr>
          <w:spacing w:val="6"/>
          <w:sz w:val="20"/>
        </w:rPr>
        <w:t xml:space="preserve"> </w:t>
      </w:r>
      <w:r>
        <w:rPr>
          <w:spacing w:val="-2"/>
          <w:sz w:val="20"/>
        </w:rPr>
        <w:t>regression</w:t>
      </w:r>
      <w:r>
        <w:rPr>
          <w:spacing w:val="6"/>
          <w:sz w:val="20"/>
        </w:rPr>
        <w:t xml:space="preserve"> </w:t>
      </w:r>
      <w:r>
        <w:rPr>
          <w:spacing w:val="-4"/>
          <w:sz w:val="20"/>
        </w:rPr>
        <w:t>[</w:t>
      </w:r>
      <w:hyperlink w:anchor="_bookmark55" w:history="1">
        <w:r>
          <w:rPr>
            <w:color w:val="0774B7"/>
            <w:spacing w:val="-4"/>
            <w:sz w:val="20"/>
          </w:rPr>
          <w:t>24</w:t>
        </w:r>
      </w:hyperlink>
      <w:r>
        <w:rPr>
          <w:spacing w:val="-4"/>
          <w:sz w:val="20"/>
        </w:rPr>
        <w:t>]</w:t>
      </w:r>
      <w:r>
        <w:rPr>
          <w:sz w:val="20"/>
        </w:rPr>
        <w:tab/>
        <w:t>All</w:t>
      </w:r>
      <w:r>
        <w:rPr>
          <w:spacing w:val="-5"/>
          <w:sz w:val="20"/>
        </w:rPr>
        <w:t xml:space="preserve"> </w:t>
      </w:r>
      <w:r>
        <w:rPr>
          <w:sz w:val="20"/>
        </w:rPr>
        <w:t>components</w:t>
      </w:r>
      <w:r>
        <w:rPr>
          <w:spacing w:val="-4"/>
          <w:sz w:val="20"/>
        </w:rPr>
        <w:t xml:space="preserve"> </w:t>
      </w:r>
      <w:r>
        <w:rPr>
          <w:sz w:val="20"/>
        </w:rPr>
        <w:t>retained</w:t>
      </w:r>
      <w:r>
        <w:rPr>
          <w:spacing w:val="-4"/>
          <w:sz w:val="20"/>
        </w:rPr>
        <w:t xml:space="preserve"> </w:t>
      </w:r>
      <w:r>
        <w:rPr>
          <w:sz w:val="20"/>
        </w:rPr>
        <w:t>+</w:t>
      </w:r>
      <w:r>
        <w:rPr>
          <w:spacing w:val="-5"/>
          <w:sz w:val="20"/>
        </w:rPr>
        <w:t xml:space="preserve"> </w:t>
      </w:r>
      <w:r>
        <w:rPr>
          <w:sz w:val="20"/>
        </w:rPr>
        <w:t>Ridge</w:t>
      </w:r>
      <w:r>
        <w:rPr>
          <w:spacing w:val="-4"/>
          <w:sz w:val="20"/>
        </w:rPr>
        <w:t xml:space="preserve"> </w:t>
      </w:r>
      <w:r>
        <w:rPr>
          <w:sz w:val="20"/>
        </w:rPr>
        <w:t>(</w:t>
      </w:r>
      <w:r>
        <w:rPr>
          <w:rFonts w:ascii="Arial" w:hAnsi="Arial"/>
          <w:i/>
          <w:sz w:val="20"/>
        </w:rPr>
        <w:t xml:space="preserve">α </w:t>
      </w:r>
      <w:r>
        <w:rPr>
          <w:rFonts w:ascii="Tahoma" w:hAnsi="Tahoma"/>
          <w:sz w:val="20"/>
        </w:rPr>
        <w:t>=</w:t>
      </w:r>
      <w:r>
        <w:rPr>
          <w:rFonts w:ascii="Tahoma" w:hAnsi="Tahoma"/>
          <w:spacing w:val="-9"/>
          <w:sz w:val="20"/>
        </w:rPr>
        <w:t xml:space="preserve"> </w:t>
      </w:r>
      <w:r>
        <w:rPr>
          <w:spacing w:val="-4"/>
          <w:sz w:val="20"/>
        </w:rPr>
        <w:t>0.5)</w:t>
      </w:r>
    </w:p>
    <w:p w14:paraId="09EEC99A" w14:textId="77777777" w:rsidR="00EA1924" w:rsidRDefault="00000000">
      <w:pPr>
        <w:tabs>
          <w:tab w:val="left" w:pos="3685"/>
        </w:tabs>
        <w:spacing w:line="235" w:lineRule="exact"/>
        <w:ind w:left="270"/>
        <w:rPr>
          <w:sz w:val="20"/>
        </w:rPr>
      </w:pPr>
      <w:r>
        <w:rPr>
          <w:sz w:val="20"/>
        </w:rPr>
        <w:t>Partial</w:t>
      </w:r>
      <w:r>
        <w:rPr>
          <w:spacing w:val="-11"/>
          <w:sz w:val="20"/>
        </w:rPr>
        <w:t xml:space="preserve"> </w:t>
      </w:r>
      <w:r>
        <w:rPr>
          <w:sz w:val="20"/>
        </w:rPr>
        <w:t>least</w:t>
      </w:r>
      <w:r>
        <w:rPr>
          <w:spacing w:val="-10"/>
          <w:sz w:val="20"/>
        </w:rPr>
        <w:t xml:space="preserve"> </w:t>
      </w:r>
      <w:r>
        <w:rPr>
          <w:sz w:val="20"/>
        </w:rPr>
        <w:t>squares</w:t>
      </w:r>
      <w:r>
        <w:rPr>
          <w:spacing w:val="-11"/>
          <w:sz w:val="20"/>
        </w:rPr>
        <w:t xml:space="preserve"> </w:t>
      </w:r>
      <w:r>
        <w:rPr>
          <w:sz w:val="20"/>
        </w:rPr>
        <w:t>regression</w:t>
      </w:r>
      <w:r>
        <w:rPr>
          <w:spacing w:val="-10"/>
          <w:sz w:val="20"/>
        </w:rPr>
        <w:t xml:space="preserve"> </w:t>
      </w:r>
      <w:r>
        <w:rPr>
          <w:spacing w:val="-4"/>
          <w:sz w:val="20"/>
        </w:rPr>
        <w:t>[</w:t>
      </w:r>
      <w:hyperlink w:anchor="_bookmark56" w:history="1">
        <w:r>
          <w:rPr>
            <w:color w:val="0774B7"/>
            <w:spacing w:val="-4"/>
            <w:sz w:val="20"/>
          </w:rPr>
          <w:t>25</w:t>
        </w:r>
      </w:hyperlink>
      <w:r>
        <w:rPr>
          <w:spacing w:val="-4"/>
          <w:sz w:val="20"/>
        </w:rPr>
        <w:t>]</w:t>
      </w:r>
      <w:r>
        <w:rPr>
          <w:sz w:val="20"/>
        </w:rPr>
        <w:tab/>
        <w:t>3</w:t>
      </w:r>
      <w:r>
        <w:rPr>
          <w:spacing w:val="-4"/>
          <w:sz w:val="20"/>
        </w:rPr>
        <w:t xml:space="preserve"> </w:t>
      </w:r>
      <w:r>
        <w:rPr>
          <w:spacing w:val="-2"/>
          <w:sz w:val="20"/>
        </w:rPr>
        <w:t>components</w:t>
      </w:r>
    </w:p>
    <w:p w14:paraId="28B8DFD4" w14:textId="77777777" w:rsidR="00EA1924" w:rsidRDefault="00000000">
      <w:pPr>
        <w:tabs>
          <w:tab w:val="left" w:pos="3688"/>
        </w:tabs>
        <w:spacing w:line="239" w:lineRule="exact"/>
        <w:ind w:left="273"/>
        <w:rPr>
          <w:sz w:val="20"/>
        </w:rPr>
      </w:pPr>
      <w:r>
        <w:rPr>
          <w:i/>
          <w:sz w:val="20"/>
        </w:rPr>
        <w:t>k</w:t>
      </w:r>
      <w:r>
        <w:rPr>
          <w:sz w:val="20"/>
        </w:rPr>
        <w:t>-nearest</w:t>
      </w:r>
      <w:r>
        <w:rPr>
          <w:spacing w:val="-11"/>
          <w:sz w:val="20"/>
        </w:rPr>
        <w:t xml:space="preserve"> </w:t>
      </w:r>
      <w:r>
        <w:rPr>
          <w:sz w:val="20"/>
        </w:rPr>
        <w:t>neighbors</w:t>
      </w:r>
      <w:r>
        <w:rPr>
          <w:spacing w:val="-10"/>
          <w:sz w:val="20"/>
        </w:rPr>
        <w:t xml:space="preserve"> </w:t>
      </w:r>
      <w:r>
        <w:rPr>
          <w:spacing w:val="-4"/>
          <w:sz w:val="20"/>
        </w:rPr>
        <w:t>[</w:t>
      </w:r>
      <w:hyperlink w:anchor="_bookmark58" w:history="1">
        <w:r>
          <w:rPr>
            <w:color w:val="0774B7"/>
            <w:spacing w:val="-4"/>
            <w:sz w:val="20"/>
          </w:rPr>
          <w:t>27</w:t>
        </w:r>
      </w:hyperlink>
      <w:r>
        <w:rPr>
          <w:spacing w:val="-4"/>
          <w:sz w:val="20"/>
        </w:rPr>
        <w:t>]</w:t>
      </w:r>
      <w:r>
        <w:rPr>
          <w:sz w:val="20"/>
        </w:rPr>
        <w:tab/>
      </w:r>
      <w:r>
        <w:rPr>
          <w:i/>
          <w:sz w:val="20"/>
        </w:rPr>
        <w:t>k</w:t>
      </w:r>
      <w:r>
        <w:rPr>
          <w:i/>
          <w:spacing w:val="12"/>
          <w:sz w:val="20"/>
        </w:rPr>
        <w:t xml:space="preserve"> </w:t>
      </w:r>
      <w:r>
        <w:rPr>
          <w:rFonts w:ascii="Tahoma"/>
          <w:sz w:val="20"/>
        </w:rPr>
        <w:t>=</w:t>
      </w:r>
      <w:r>
        <w:rPr>
          <w:rFonts w:ascii="Tahoma"/>
          <w:spacing w:val="-4"/>
          <w:sz w:val="20"/>
        </w:rPr>
        <w:t xml:space="preserve"> </w:t>
      </w:r>
      <w:r>
        <w:rPr>
          <w:sz w:val="20"/>
        </w:rPr>
        <w:t xml:space="preserve">5, uniform </w:t>
      </w:r>
      <w:r>
        <w:rPr>
          <w:spacing w:val="-2"/>
          <w:sz w:val="20"/>
        </w:rPr>
        <w:t>weights</w:t>
      </w:r>
    </w:p>
    <w:p w14:paraId="576F9B69" w14:textId="77777777" w:rsidR="00EA1924" w:rsidRDefault="00000000">
      <w:pPr>
        <w:tabs>
          <w:tab w:val="left" w:pos="3685"/>
        </w:tabs>
        <w:spacing w:line="230" w:lineRule="auto"/>
        <w:ind w:left="270" w:right="3954"/>
        <w:rPr>
          <w:sz w:val="20"/>
        </w:rPr>
      </w:pPr>
      <w:r>
        <w:rPr>
          <w:sz w:val="20"/>
        </w:rPr>
        <w:t>Support vector regression* [</w:t>
      </w:r>
      <w:hyperlink w:anchor="_bookmark57" w:history="1">
        <w:r>
          <w:rPr>
            <w:color w:val="0774B7"/>
            <w:sz w:val="20"/>
          </w:rPr>
          <w:t>26</w:t>
        </w:r>
      </w:hyperlink>
      <w:r>
        <w:rPr>
          <w:sz w:val="20"/>
        </w:rPr>
        <w:t>]</w:t>
      </w:r>
      <w:r>
        <w:rPr>
          <w:sz w:val="20"/>
        </w:rPr>
        <w:tab/>
        <w:t xml:space="preserve">RBF kernel, </w:t>
      </w:r>
      <w:r>
        <w:rPr>
          <w:i/>
          <w:sz w:val="20"/>
        </w:rPr>
        <w:t xml:space="preserve">C </w:t>
      </w:r>
      <w:r>
        <w:rPr>
          <w:rFonts w:ascii="Tahoma" w:hAnsi="Tahoma"/>
          <w:sz w:val="20"/>
        </w:rPr>
        <w:t>=</w:t>
      </w:r>
      <w:r>
        <w:rPr>
          <w:rFonts w:ascii="Tahoma" w:hAnsi="Tahoma"/>
          <w:spacing w:val="-3"/>
          <w:sz w:val="20"/>
        </w:rPr>
        <w:t xml:space="preserve"> </w:t>
      </w:r>
      <w:r>
        <w:rPr>
          <w:sz w:val="20"/>
        </w:rPr>
        <w:t xml:space="preserve">10, </w:t>
      </w:r>
      <w:r>
        <w:rPr>
          <w:rFonts w:ascii="Arial" w:hAnsi="Arial"/>
          <w:i/>
          <w:sz w:val="20"/>
        </w:rPr>
        <w:t xml:space="preserve">γ </w:t>
      </w:r>
      <w:r>
        <w:rPr>
          <w:rFonts w:ascii="Tahoma" w:hAnsi="Tahoma"/>
          <w:sz w:val="20"/>
        </w:rPr>
        <w:t>=</w:t>
      </w:r>
      <w:r>
        <w:rPr>
          <w:rFonts w:ascii="Tahoma" w:hAnsi="Tahoma"/>
          <w:spacing w:val="-9"/>
          <w:sz w:val="20"/>
        </w:rPr>
        <w:t xml:space="preserve"> </w:t>
      </w:r>
      <w:r>
        <w:rPr>
          <w:sz w:val="20"/>
        </w:rPr>
        <w:t xml:space="preserve">scale, </w:t>
      </w:r>
      <w:r>
        <w:rPr>
          <w:rFonts w:ascii="Arial" w:hAnsi="Arial"/>
          <w:i/>
          <w:sz w:val="20"/>
        </w:rPr>
        <w:t xml:space="preserve">ε </w:t>
      </w:r>
      <w:r>
        <w:rPr>
          <w:rFonts w:ascii="Tahoma" w:hAnsi="Tahoma"/>
          <w:sz w:val="20"/>
        </w:rPr>
        <w:t>=</w:t>
      </w:r>
      <w:r>
        <w:rPr>
          <w:rFonts w:ascii="Tahoma" w:hAnsi="Tahoma"/>
          <w:spacing w:val="-3"/>
          <w:sz w:val="20"/>
        </w:rPr>
        <w:t xml:space="preserve"> </w:t>
      </w:r>
      <w:r>
        <w:rPr>
          <w:sz w:val="20"/>
        </w:rPr>
        <w:t>0.01 Decision tree [</w:t>
      </w:r>
      <w:hyperlink w:anchor="_bookmark59" w:history="1">
        <w:r>
          <w:rPr>
            <w:color w:val="0774B7"/>
            <w:sz w:val="20"/>
          </w:rPr>
          <w:t>28</w:t>
        </w:r>
      </w:hyperlink>
      <w:r>
        <w:rPr>
          <w:sz w:val="20"/>
        </w:rPr>
        <w:t>]</w:t>
      </w:r>
      <w:r>
        <w:rPr>
          <w:sz w:val="20"/>
        </w:rPr>
        <w:tab/>
        <w:t>Unconstrained depth</w:t>
      </w:r>
    </w:p>
    <w:p w14:paraId="6FA9EB5A" w14:textId="77777777" w:rsidR="00EA1924" w:rsidRDefault="00000000">
      <w:pPr>
        <w:tabs>
          <w:tab w:val="left" w:pos="3685"/>
        </w:tabs>
        <w:spacing w:line="237" w:lineRule="exact"/>
        <w:ind w:left="270"/>
        <w:rPr>
          <w:sz w:val="20"/>
        </w:rPr>
      </w:pPr>
      <w:r>
        <w:rPr>
          <w:sz w:val="20"/>
        </w:rPr>
        <w:t>Random</w:t>
      </w:r>
      <w:r>
        <w:rPr>
          <w:spacing w:val="-10"/>
          <w:sz w:val="20"/>
        </w:rPr>
        <w:t xml:space="preserve"> </w:t>
      </w:r>
      <w:r>
        <w:rPr>
          <w:sz w:val="20"/>
        </w:rPr>
        <w:t>forest</w:t>
      </w:r>
      <w:r>
        <w:rPr>
          <w:spacing w:val="-9"/>
          <w:sz w:val="20"/>
        </w:rPr>
        <w:t xml:space="preserve"> </w:t>
      </w:r>
      <w:r>
        <w:rPr>
          <w:spacing w:val="-4"/>
          <w:sz w:val="20"/>
        </w:rPr>
        <w:t>[</w:t>
      </w:r>
      <w:hyperlink w:anchor="_bookmark60" w:history="1">
        <w:r>
          <w:rPr>
            <w:color w:val="0774B7"/>
            <w:spacing w:val="-4"/>
            <w:sz w:val="20"/>
          </w:rPr>
          <w:t>29</w:t>
        </w:r>
      </w:hyperlink>
      <w:r>
        <w:rPr>
          <w:spacing w:val="-4"/>
          <w:sz w:val="20"/>
        </w:rPr>
        <w:t>]</w:t>
      </w:r>
      <w:r>
        <w:rPr>
          <w:sz w:val="20"/>
        </w:rPr>
        <w:tab/>
        <w:t>200</w:t>
      </w:r>
      <w:r>
        <w:rPr>
          <w:spacing w:val="-7"/>
          <w:sz w:val="20"/>
        </w:rPr>
        <w:t xml:space="preserve"> </w:t>
      </w:r>
      <w:r>
        <w:rPr>
          <w:sz w:val="20"/>
        </w:rPr>
        <w:t>trees,</w:t>
      </w:r>
      <w:r>
        <w:rPr>
          <w:spacing w:val="-6"/>
          <w:sz w:val="20"/>
        </w:rPr>
        <w:t xml:space="preserve"> </w:t>
      </w:r>
      <w:r>
        <w:rPr>
          <w:sz w:val="20"/>
        </w:rPr>
        <w:t>max</w:t>
      </w:r>
      <w:r>
        <w:rPr>
          <w:spacing w:val="-6"/>
          <w:sz w:val="20"/>
        </w:rPr>
        <w:t xml:space="preserve"> </w:t>
      </w:r>
      <w:r>
        <w:rPr>
          <w:sz w:val="20"/>
        </w:rPr>
        <w:t>depth</w:t>
      </w:r>
      <w:r>
        <w:rPr>
          <w:spacing w:val="-6"/>
          <w:sz w:val="20"/>
        </w:rPr>
        <w:t xml:space="preserve"> </w:t>
      </w:r>
      <w:r>
        <w:rPr>
          <w:spacing w:val="-5"/>
          <w:sz w:val="20"/>
        </w:rPr>
        <w:t>15</w:t>
      </w:r>
    </w:p>
    <w:p w14:paraId="64B6BE39" w14:textId="77777777" w:rsidR="00EA1924" w:rsidRDefault="00000000">
      <w:pPr>
        <w:tabs>
          <w:tab w:val="left" w:pos="3685"/>
        </w:tabs>
        <w:spacing w:line="232" w:lineRule="exact"/>
        <w:ind w:left="270"/>
        <w:rPr>
          <w:sz w:val="20"/>
        </w:rPr>
      </w:pPr>
      <w:r>
        <w:rPr>
          <w:sz w:val="20"/>
        </w:rPr>
        <w:t>Gradient</w:t>
      </w:r>
      <w:r>
        <w:rPr>
          <w:spacing w:val="-9"/>
          <w:sz w:val="20"/>
        </w:rPr>
        <w:t xml:space="preserve"> </w:t>
      </w:r>
      <w:r>
        <w:rPr>
          <w:sz w:val="20"/>
        </w:rPr>
        <w:t>boosting</w:t>
      </w:r>
      <w:r>
        <w:rPr>
          <w:spacing w:val="-9"/>
          <w:sz w:val="20"/>
        </w:rPr>
        <w:t xml:space="preserve"> </w:t>
      </w:r>
      <w:r>
        <w:rPr>
          <w:spacing w:val="-4"/>
          <w:sz w:val="20"/>
        </w:rPr>
        <w:t>[</w:t>
      </w:r>
      <w:hyperlink w:anchor="_bookmark61" w:history="1">
        <w:r>
          <w:rPr>
            <w:color w:val="0774B7"/>
            <w:spacing w:val="-4"/>
            <w:sz w:val="20"/>
          </w:rPr>
          <w:t>30</w:t>
        </w:r>
      </w:hyperlink>
      <w:r>
        <w:rPr>
          <w:spacing w:val="-4"/>
          <w:sz w:val="20"/>
        </w:rPr>
        <w:t>]</w:t>
      </w:r>
      <w:r>
        <w:rPr>
          <w:sz w:val="20"/>
        </w:rPr>
        <w:tab/>
        <w:t>200</w:t>
      </w:r>
      <w:r>
        <w:rPr>
          <w:spacing w:val="-7"/>
          <w:sz w:val="20"/>
        </w:rPr>
        <w:t xml:space="preserve"> </w:t>
      </w:r>
      <w:r>
        <w:rPr>
          <w:sz w:val="20"/>
        </w:rPr>
        <w:t>estimators,</w:t>
      </w:r>
      <w:r>
        <w:rPr>
          <w:spacing w:val="-6"/>
          <w:sz w:val="20"/>
        </w:rPr>
        <w:t xml:space="preserve"> </w:t>
      </w:r>
      <w:r>
        <w:rPr>
          <w:sz w:val="20"/>
        </w:rPr>
        <w:t>learning</w:t>
      </w:r>
      <w:r>
        <w:rPr>
          <w:spacing w:val="-6"/>
          <w:sz w:val="20"/>
        </w:rPr>
        <w:t xml:space="preserve"> </w:t>
      </w:r>
      <w:r>
        <w:rPr>
          <w:sz w:val="20"/>
        </w:rPr>
        <w:t>rate</w:t>
      </w:r>
      <w:r>
        <w:rPr>
          <w:spacing w:val="-6"/>
          <w:sz w:val="20"/>
        </w:rPr>
        <w:t xml:space="preserve"> </w:t>
      </w:r>
      <w:r>
        <w:rPr>
          <w:sz w:val="20"/>
        </w:rPr>
        <w:t>0.05,</w:t>
      </w:r>
      <w:r>
        <w:rPr>
          <w:spacing w:val="-7"/>
          <w:sz w:val="20"/>
        </w:rPr>
        <w:t xml:space="preserve"> </w:t>
      </w:r>
      <w:r>
        <w:rPr>
          <w:sz w:val="20"/>
        </w:rPr>
        <w:t>max</w:t>
      </w:r>
      <w:r>
        <w:rPr>
          <w:spacing w:val="-6"/>
          <w:sz w:val="20"/>
        </w:rPr>
        <w:t xml:space="preserve"> </w:t>
      </w:r>
      <w:r>
        <w:rPr>
          <w:sz w:val="20"/>
        </w:rPr>
        <w:t>depth</w:t>
      </w:r>
      <w:r>
        <w:rPr>
          <w:spacing w:val="-6"/>
          <w:sz w:val="20"/>
        </w:rPr>
        <w:t xml:space="preserve"> </w:t>
      </w:r>
      <w:r>
        <w:rPr>
          <w:spacing w:val="-10"/>
          <w:sz w:val="20"/>
        </w:rPr>
        <w:t>5</w:t>
      </w:r>
    </w:p>
    <w:p w14:paraId="51AC8B84" w14:textId="77777777" w:rsidR="00EA1924" w:rsidRDefault="00000000">
      <w:pPr>
        <w:tabs>
          <w:tab w:val="left" w:pos="3685"/>
          <w:tab w:val="left" w:pos="4449"/>
        </w:tabs>
        <w:spacing w:before="14" w:line="151" w:lineRule="auto"/>
        <w:ind w:left="270"/>
        <w:rPr>
          <w:sz w:val="20"/>
        </w:rPr>
      </w:pPr>
      <w:r>
        <w:rPr>
          <w:noProof/>
          <w:sz w:val="20"/>
        </w:rPr>
        <mc:AlternateContent>
          <mc:Choice Requires="wps">
            <w:drawing>
              <wp:anchor distT="0" distB="0" distL="0" distR="0" simplePos="0" relativeHeight="484970496" behindDoc="1" locked="0" layoutInCell="1" allowOverlap="1" wp14:anchorId="6D672F1D" wp14:editId="2A876572">
                <wp:simplePos x="0" y="0"/>
                <wp:positionH relativeFrom="page">
                  <wp:posOffset>3054691</wp:posOffset>
                </wp:positionH>
                <wp:positionV relativeFrom="paragraph">
                  <wp:posOffset>29376</wp:posOffset>
                </wp:positionV>
                <wp:extent cx="102870" cy="2260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226060"/>
                        </a:xfrm>
                        <a:prstGeom prst="rect">
                          <a:avLst/>
                        </a:prstGeom>
                      </wps:spPr>
                      <wps:txbx>
                        <w:txbxContent>
                          <w:p w14:paraId="5CE6610B" w14:textId="77777777" w:rsidR="00EA1924" w:rsidRDefault="00000000">
                            <w:pPr>
                              <w:spacing w:line="205" w:lineRule="exact"/>
                              <w:rPr>
                                <w:rFonts w:ascii="Libertinus Sans" w:hAnsi="Libertinus Sans"/>
                                <w:i/>
                                <w:sz w:val="20"/>
                              </w:rPr>
                            </w:pPr>
                            <w:r>
                              <w:rPr>
                                <w:rFonts w:ascii="Libertinus Sans" w:hAnsi="Libertinus Sans"/>
                                <w:i/>
                                <w:spacing w:val="-10"/>
                                <w:w w:val="150"/>
                                <w:sz w:val="20"/>
                              </w:rPr>
                              <w:t>×</w:t>
                            </w:r>
                          </w:p>
                        </w:txbxContent>
                      </wps:txbx>
                      <wps:bodyPr wrap="square" lIns="0" tIns="0" rIns="0" bIns="0" rtlCol="0">
                        <a:noAutofit/>
                      </wps:bodyPr>
                    </wps:wsp>
                  </a:graphicData>
                </a:graphic>
              </wp:anchor>
            </w:drawing>
          </mc:Choice>
          <mc:Fallback>
            <w:pict>
              <v:shapetype w14:anchorId="6D672F1D" id="_x0000_t202" coordsize="21600,21600" o:spt="202" path="m,l,21600r21600,l21600,xe">
                <v:stroke joinstyle="miter"/>
                <v:path gradientshapeok="t" o:connecttype="rect"/>
              </v:shapetype>
              <v:shape id="Textbox 21" o:spid="_x0000_s1026" type="#_x0000_t202" style="position:absolute;left:0;text-align:left;margin-left:240.55pt;margin-top:2.3pt;width:8.1pt;height:17.8pt;z-index:-1834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" filled="f" stroked="f">
                <v:textbox inset="0,0,0,0">
                  <w:txbxContent>
                    <w:p w14:paraId="5CE6610B" w14:textId="77777777" w:rsidR="00EA1924" w:rsidRDefault="00000000">
                      <w:pPr>
                        <w:spacing w:line="205" w:lineRule="exact"/>
                        <w:rPr>
                          <w:rFonts w:ascii="Libertinus Sans" w:hAnsi="Libertinus Sans"/>
                          <w:i/>
                          <w:sz w:val="20"/>
                        </w:rPr>
                      </w:pPr>
                      <w:r>
                        <w:rPr>
                          <w:rFonts w:ascii="Libertinus Sans" w:hAnsi="Libertinus Sans"/>
                          <w:i/>
                          <w:spacing w:val="-10"/>
                          <w:w w:val="150"/>
                          <w:sz w:val="20"/>
                        </w:rPr>
                        <w:t>×</w:t>
                      </w:r>
                    </w:p>
                  </w:txbxContent>
                </v:textbox>
                <w10:wrap anchorx="page"/>
              </v:shape>
            </w:pict>
          </mc:Fallback>
        </mc:AlternateContent>
      </w:r>
      <w:r>
        <w:rPr>
          <w:spacing w:val="-2"/>
          <w:position w:val="-11"/>
          <w:sz w:val="20"/>
        </w:rPr>
        <w:t>Gaussian</w:t>
      </w:r>
      <w:r>
        <w:rPr>
          <w:spacing w:val="3"/>
          <w:position w:val="-11"/>
          <w:sz w:val="20"/>
        </w:rPr>
        <w:t xml:space="preserve"> </w:t>
      </w:r>
      <w:r>
        <w:rPr>
          <w:spacing w:val="-2"/>
          <w:position w:val="-11"/>
          <w:sz w:val="20"/>
        </w:rPr>
        <w:t>process</w:t>
      </w:r>
      <w:r>
        <w:rPr>
          <w:spacing w:val="4"/>
          <w:position w:val="-11"/>
          <w:sz w:val="20"/>
        </w:rPr>
        <w:t xml:space="preserve"> </w:t>
      </w:r>
      <w:r>
        <w:rPr>
          <w:spacing w:val="-2"/>
          <w:position w:val="-11"/>
          <w:sz w:val="20"/>
        </w:rPr>
        <w:t>regression</w:t>
      </w:r>
      <w:r>
        <w:rPr>
          <w:spacing w:val="4"/>
          <w:position w:val="-11"/>
          <w:sz w:val="20"/>
        </w:rPr>
        <w:t xml:space="preserve"> </w:t>
      </w:r>
      <w:r>
        <w:rPr>
          <w:spacing w:val="-4"/>
          <w:position w:val="-11"/>
          <w:sz w:val="20"/>
        </w:rPr>
        <w:t>[</w:t>
      </w:r>
      <w:hyperlink w:anchor="_bookmark62" w:history="1">
        <w:r>
          <w:rPr>
            <w:color w:val="0774B7"/>
            <w:spacing w:val="-4"/>
            <w:position w:val="-11"/>
            <w:sz w:val="20"/>
          </w:rPr>
          <w:t>31</w:t>
        </w:r>
      </w:hyperlink>
      <w:r>
        <w:rPr>
          <w:spacing w:val="-4"/>
          <w:position w:val="-11"/>
          <w:sz w:val="20"/>
        </w:rPr>
        <w:t>]</w:t>
      </w:r>
      <w:r>
        <w:rPr>
          <w:position w:val="-11"/>
          <w:sz w:val="20"/>
        </w:rPr>
        <w:tab/>
      </w:r>
      <w:r>
        <w:rPr>
          <w:spacing w:val="-2"/>
          <w:sz w:val="20"/>
        </w:rPr>
        <w:t>Const</w:t>
      </w:r>
      <w:r>
        <w:rPr>
          <w:sz w:val="20"/>
        </w:rPr>
        <w:tab/>
        <w:t>RBF</w:t>
      </w:r>
      <w:r>
        <w:rPr>
          <w:spacing w:val="9"/>
          <w:sz w:val="20"/>
        </w:rPr>
        <w:t xml:space="preserve"> </w:t>
      </w:r>
      <w:r>
        <w:rPr>
          <w:rFonts w:ascii="Tahoma" w:hAnsi="Tahoma"/>
          <w:sz w:val="20"/>
        </w:rPr>
        <w:t>+</w:t>
      </w:r>
      <w:r>
        <w:rPr>
          <w:rFonts w:ascii="Tahoma" w:hAnsi="Tahoma"/>
          <w:spacing w:val="-4"/>
          <w:sz w:val="20"/>
        </w:rPr>
        <w:t xml:space="preserve"> </w:t>
      </w:r>
      <w:r>
        <w:rPr>
          <w:sz w:val="20"/>
        </w:rPr>
        <w:t>WhiteKernel</w:t>
      </w:r>
      <w:r>
        <w:rPr>
          <w:rFonts w:ascii="Tahoma" w:hAnsi="Tahoma"/>
          <w:sz w:val="20"/>
        </w:rPr>
        <w:t>(</w:t>
      </w:r>
      <w:r>
        <w:rPr>
          <w:sz w:val="20"/>
        </w:rPr>
        <w:t>10</w:t>
      </w:r>
      <w:r>
        <w:rPr>
          <w:rFonts w:ascii="Libertinus Sans" w:hAnsi="Libertinus Sans"/>
          <w:i/>
          <w:position w:val="7"/>
          <w:sz w:val="15"/>
        </w:rPr>
        <w:t>−</w:t>
      </w:r>
      <w:r>
        <w:rPr>
          <w:position w:val="7"/>
          <w:sz w:val="15"/>
        </w:rPr>
        <w:t>3</w:t>
      </w:r>
      <w:r>
        <w:rPr>
          <w:sz w:val="20"/>
        </w:rPr>
        <w:t>,</w:t>
      </w:r>
      <w:r>
        <w:rPr>
          <w:spacing w:val="71"/>
          <w:sz w:val="20"/>
        </w:rPr>
        <w:t xml:space="preserve"> </w:t>
      </w:r>
      <w:r>
        <w:rPr>
          <w:sz w:val="20"/>
        </w:rPr>
        <w:t>bounds</w:t>
      </w:r>
      <w:r>
        <w:rPr>
          <w:spacing w:val="18"/>
          <w:sz w:val="20"/>
        </w:rPr>
        <w:t xml:space="preserve"> </w:t>
      </w:r>
      <w:r>
        <w:rPr>
          <w:sz w:val="20"/>
        </w:rPr>
        <w:t>10</w:t>
      </w:r>
      <w:r>
        <w:rPr>
          <w:rFonts w:ascii="Libertinus Sans" w:hAnsi="Libertinus Sans"/>
          <w:i/>
          <w:position w:val="7"/>
          <w:sz w:val="15"/>
        </w:rPr>
        <w:t>−</w:t>
      </w:r>
      <w:r>
        <w:rPr>
          <w:position w:val="7"/>
          <w:sz w:val="15"/>
        </w:rPr>
        <w:t>9</w:t>
      </w:r>
      <w:r>
        <w:rPr>
          <w:sz w:val="20"/>
        </w:rPr>
        <w:t>–10</w:t>
      </w:r>
      <w:r>
        <w:rPr>
          <w:position w:val="7"/>
          <w:sz w:val="15"/>
        </w:rPr>
        <w:t>5</w:t>
      </w:r>
      <w:r>
        <w:rPr>
          <w:rFonts w:ascii="Tahoma" w:hAnsi="Tahoma"/>
          <w:sz w:val="20"/>
        </w:rPr>
        <w:t>)</w:t>
      </w:r>
      <w:r>
        <w:rPr>
          <w:sz w:val="20"/>
        </w:rPr>
        <w:t>,</w:t>
      </w:r>
      <w:r>
        <w:rPr>
          <w:spacing w:val="31"/>
          <w:sz w:val="20"/>
        </w:rPr>
        <w:t xml:space="preserve"> </w:t>
      </w:r>
      <w:r>
        <w:rPr>
          <w:i/>
          <w:sz w:val="20"/>
        </w:rPr>
        <w:t>y</w:t>
      </w:r>
      <w:r>
        <w:rPr>
          <w:sz w:val="20"/>
        </w:rPr>
        <w:t>-normalized,</w:t>
      </w:r>
      <w:r>
        <w:rPr>
          <w:spacing w:val="28"/>
          <w:sz w:val="20"/>
        </w:rPr>
        <w:t xml:space="preserve"> </w:t>
      </w:r>
      <w:r>
        <w:rPr>
          <w:sz w:val="20"/>
        </w:rPr>
        <w:t>15</w:t>
      </w:r>
      <w:r>
        <w:rPr>
          <w:spacing w:val="25"/>
          <w:sz w:val="20"/>
        </w:rPr>
        <w:t xml:space="preserve"> </w:t>
      </w:r>
      <w:r>
        <w:rPr>
          <w:spacing w:val="-2"/>
          <w:sz w:val="20"/>
        </w:rPr>
        <w:t>opti-</w:t>
      </w:r>
    </w:p>
    <w:p w14:paraId="637115A0" w14:textId="77777777" w:rsidR="00EA1924" w:rsidRDefault="00000000">
      <w:pPr>
        <w:spacing w:line="180" w:lineRule="exact"/>
        <w:ind w:left="3685"/>
        <w:rPr>
          <w:sz w:val="20"/>
        </w:rPr>
      </w:pPr>
      <w:r>
        <w:rPr>
          <w:sz w:val="20"/>
        </w:rPr>
        <w:t>mizer</w:t>
      </w:r>
      <w:r>
        <w:rPr>
          <w:spacing w:val="-7"/>
          <w:sz w:val="20"/>
        </w:rPr>
        <w:t xml:space="preserve"> </w:t>
      </w:r>
      <w:r>
        <w:rPr>
          <w:spacing w:val="-2"/>
          <w:sz w:val="20"/>
        </w:rPr>
        <w:t>restarts</w:t>
      </w:r>
    </w:p>
    <w:p w14:paraId="045790B1" w14:textId="77777777" w:rsidR="00EA1924" w:rsidRDefault="00000000">
      <w:pPr>
        <w:tabs>
          <w:tab w:val="left" w:pos="3685"/>
        </w:tabs>
        <w:spacing w:line="239" w:lineRule="exact"/>
        <w:ind w:left="270"/>
        <w:rPr>
          <w:sz w:val="20"/>
        </w:rPr>
      </w:pPr>
      <w:r>
        <w:rPr>
          <w:sz w:val="20"/>
        </w:rPr>
        <w:t>MLP</w:t>
      </w:r>
      <w:r>
        <w:rPr>
          <w:spacing w:val="-6"/>
          <w:sz w:val="20"/>
        </w:rPr>
        <w:t xml:space="preserve"> </w:t>
      </w:r>
      <w:r>
        <w:rPr>
          <w:spacing w:val="-2"/>
          <w:sz w:val="20"/>
        </w:rPr>
        <w:t>(shallow)</w:t>
      </w:r>
      <w:r>
        <w:rPr>
          <w:sz w:val="20"/>
        </w:rPr>
        <w:tab/>
        <w:t>1</w:t>
      </w:r>
      <w:r>
        <w:rPr>
          <w:spacing w:val="-9"/>
          <w:sz w:val="20"/>
        </w:rPr>
        <w:t xml:space="preserve"> </w:t>
      </w:r>
      <w:r>
        <w:rPr>
          <w:sz w:val="20"/>
        </w:rPr>
        <w:t>hidden</w:t>
      </w:r>
      <w:r>
        <w:rPr>
          <w:spacing w:val="-8"/>
          <w:sz w:val="20"/>
        </w:rPr>
        <w:t xml:space="preserve"> </w:t>
      </w:r>
      <w:r>
        <w:rPr>
          <w:sz w:val="20"/>
        </w:rPr>
        <w:t>layer,</w:t>
      </w:r>
      <w:r>
        <w:rPr>
          <w:spacing w:val="-8"/>
          <w:sz w:val="20"/>
        </w:rPr>
        <w:t xml:space="preserve"> </w:t>
      </w:r>
      <w:r>
        <w:rPr>
          <w:sz w:val="20"/>
        </w:rPr>
        <w:t>64</w:t>
      </w:r>
      <w:r>
        <w:rPr>
          <w:spacing w:val="-8"/>
          <w:sz w:val="20"/>
        </w:rPr>
        <w:t xml:space="preserve"> </w:t>
      </w:r>
      <w:r>
        <w:rPr>
          <w:sz w:val="20"/>
        </w:rPr>
        <w:t>units,</w:t>
      </w:r>
      <w:r>
        <w:rPr>
          <w:spacing w:val="-9"/>
          <w:sz w:val="20"/>
        </w:rPr>
        <w:t xml:space="preserve"> </w:t>
      </w:r>
      <w:r>
        <w:rPr>
          <w:sz w:val="20"/>
        </w:rPr>
        <w:t>L-</w:t>
      </w:r>
      <w:r>
        <w:rPr>
          <w:spacing w:val="-4"/>
          <w:sz w:val="20"/>
        </w:rPr>
        <w:t>BFGS</w:t>
      </w:r>
    </w:p>
    <w:p w14:paraId="2E56898E" w14:textId="77777777" w:rsidR="00EA1924" w:rsidRDefault="00000000">
      <w:pPr>
        <w:tabs>
          <w:tab w:val="left" w:pos="3685"/>
        </w:tabs>
        <w:spacing w:line="244" w:lineRule="exact"/>
        <w:ind w:left="270"/>
        <w:rPr>
          <w:sz w:val="20"/>
        </w:rPr>
      </w:pPr>
      <w:r>
        <w:rPr>
          <w:noProof/>
          <w:sz w:val="20"/>
        </w:rPr>
        <mc:AlternateContent>
          <mc:Choice Requires="wps">
            <w:drawing>
              <wp:anchor distT="0" distB="0" distL="0" distR="0" simplePos="0" relativeHeight="15732736" behindDoc="0" locked="0" layoutInCell="1" allowOverlap="1" wp14:anchorId="274B8E46" wp14:editId="189DCE53">
                <wp:simplePos x="0" y="0"/>
                <wp:positionH relativeFrom="page">
                  <wp:posOffset>455396</wp:posOffset>
                </wp:positionH>
                <wp:positionV relativeFrom="paragraph">
                  <wp:posOffset>189850</wp:posOffset>
                </wp:positionV>
                <wp:extent cx="6645909"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8029EB" id="Graphic 22" o:spid="_x0000_s1026" style="position:absolute;margin-left:35.85pt;margin-top:14.95pt;width:523.3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" path="m,l6645592,e" filled="f" strokeweight=".17567mm">
                <v:path arrowok="t"/>
                <w10:wrap anchorx="page"/>
              </v:shape>
            </w:pict>
          </mc:Fallback>
        </mc:AlternateContent>
      </w:r>
      <w:r>
        <w:rPr>
          <w:sz w:val="20"/>
        </w:rPr>
        <w:t>MLP</w:t>
      </w:r>
      <w:r>
        <w:rPr>
          <w:spacing w:val="-6"/>
          <w:sz w:val="20"/>
        </w:rPr>
        <w:t xml:space="preserve"> </w:t>
      </w:r>
      <w:r>
        <w:rPr>
          <w:spacing w:val="-2"/>
          <w:sz w:val="20"/>
        </w:rPr>
        <w:t>(deep)</w:t>
      </w:r>
      <w:r>
        <w:rPr>
          <w:sz w:val="20"/>
        </w:rPr>
        <w:tab/>
        <w:t>3</w:t>
      </w:r>
      <w:r>
        <w:rPr>
          <w:spacing w:val="-6"/>
          <w:sz w:val="20"/>
        </w:rPr>
        <w:t xml:space="preserve"> </w:t>
      </w:r>
      <w:r>
        <w:rPr>
          <w:sz w:val="20"/>
        </w:rPr>
        <w:t>hidden</w:t>
      </w:r>
      <w:r>
        <w:rPr>
          <w:spacing w:val="-5"/>
          <w:sz w:val="20"/>
        </w:rPr>
        <w:t xml:space="preserve"> </w:t>
      </w:r>
      <w:r>
        <w:rPr>
          <w:sz w:val="20"/>
        </w:rPr>
        <w:t>layers,</w:t>
      </w:r>
      <w:r>
        <w:rPr>
          <w:spacing w:val="-5"/>
          <w:sz w:val="20"/>
        </w:rPr>
        <w:t xml:space="preserve"> </w:t>
      </w:r>
      <w:r>
        <w:rPr>
          <w:sz w:val="20"/>
        </w:rPr>
        <w:t>64</w:t>
      </w:r>
      <w:r>
        <w:rPr>
          <w:spacing w:val="-6"/>
          <w:sz w:val="20"/>
        </w:rPr>
        <w:t xml:space="preserve"> </w:t>
      </w:r>
      <w:r>
        <w:rPr>
          <w:sz w:val="20"/>
        </w:rPr>
        <w:t>units</w:t>
      </w:r>
      <w:r>
        <w:rPr>
          <w:spacing w:val="-5"/>
          <w:sz w:val="20"/>
        </w:rPr>
        <w:t xml:space="preserve"> </w:t>
      </w:r>
      <w:r>
        <w:rPr>
          <w:sz w:val="20"/>
        </w:rPr>
        <w:t>each,</w:t>
      </w:r>
      <w:r>
        <w:rPr>
          <w:spacing w:val="-5"/>
          <w:sz w:val="20"/>
        </w:rPr>
        <w:t xml:space="preserve"> </w:t>
      </w:r>
      <w:r>
        <w:rPr>
          <w:sz w:val="20"/>
        </w:rPr>
        <w:t>L-</w:t>
      </w:r>
      <w:r>
        <w:rPr>
          <w:spacing w:val="-4"/>
          <w:sz w:val="20"/>
        </w:rPr>
        <w:t>BFGS</w:t>
      </w:r>
    </w:p>
    <w:p w14:paraId="48E7C95A" w14:textId="77777777" w:rsidR="00EA1924" w:rsidRDefault="00EA1924">
      <w:pPr>
        <w:spacing w:line="244" w:lineRule="exact"/>
        <w:rPr>
          <w:sz w:val="20"/>
        </w:rPr>
        <w:sectPr w:rsidR="00EA1924">
          <w:pgSz w:w="11910" w:h="16840"/>
          <w:pgMar w:top="1020" w:right="283" w:bottom="760" w:left="566" w:header="685" w:footer="563" w:gutter="0"/>
          <w:cols w:space="720"/>
        </w:sectPr>
      </w:pPr>
    </w:p>
    <w:p w14:paraId="7F246772" w14:textId="77777777" w:rsidR="00EA1924" w:rsidRDefault="00000000">
      <w:pPr>
        <w:pStyle w:val="Heading2"/>
        <w:spacing w:before="98"/>
        <w:ind w:left="151"/>
      </w:pPr>
      <w:r>
        <w:rPr>
          <w:noProof/>
        </w:rPr>
        <mc:AlternateContent>
          <mc:Choice Requires="wps">
            <w:drawing>
              <wp:anchor distT="0" distB="0" distL="0" distR="0" simplePos="0" relativeHeight="484972032" behindDoc="1" locked="0" layoutInCell="1" allowOverlap="1" wp14:anchorId="79011726" wp14:editId="39E1F435">
                <wp:simplePos x="0" y="0"/>
                <wp:positionH relativeFrom="page">
                  <wp:posOffset>5019852</wp:posOffset>
                </wp:positionH>
                <wp:positionV relativeFrom="paragraph">
                  <wp:posOffset>136921</wp:posOffset>
                </wp:positionV>
                <wp:extent cx="31115" cy="2260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226060"/>
                        </a:xfrm>
                        <a:prstGeom prst="rect">
                          <a:avLst/>
                        </a:prstGeom>
                      </wps:spPr>
                      <wps:txbx>
                        <w:txbxContent>
                          <w:p w14:paraId="7D373EFC" w14:textId="77777777" w:rsidR="00EA1924" w:rsidRDefault="00000000">
                            <w:pPr>
                              <w:spacing w:line="205" w:lineRule="exact"/>
                              <w:rPr>
                                <w:rFonts w:ascii="Libertinus Sans" w:hAnsi="Libertinus Sans"/>
                                <w:i/>
                                <w:sz w:val="20"/>
                              </w:rPr>
                            </w:pPr>
                            <w:r>
                              <w:rPr>
                                <w:rFonts w:ascii="Libertinus Sans" w:hAnsi="Libertinus Sans"/>
                                <w:i/>
                                <w:spacing w:val="-135"/>
                                <w:w w:val="150"/>
                                <w:sz w:val="20"/>
                              </w:rPr>
                              <w:t>√</w:t>
                            </w:r>
                          </w:p>
                        </w:txbxContent>
                      </wps:txbx>
                      <wps:bodyPr wrap="square" lIns="0" tIns="0" rIns="0" bIns="0" rtlCol="0">
                        <a:noAutofit/>
                      </wps:bodyPr>
                    </wps:wsp>
                  </a:graphicData>
                </a:graphic>
              </wp:anchor>
            </w:drawing>
          </mc:Choice>
          <mc:Fallback>
            <w:pict>
              <v:shape w14:anchorId="79011726" id="Textbox 23" o:spid="_x0000_s1027" type="#_x0000_t202" style="position:absolute;left:0;text-align:left;margin-left:395.25pt;margin-top:10.8pt;width:2.45pt;height:17.8pt;z-index:-1834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" filled="f" stroked="f">
                <v:textbox inset="0,0,0,0">
                  <w:txbxContent>
                    <w:p w14:paraId="7D373EFC" w14:textId="77777777" w:rsidR="00EA1924" w:rsidRDefault="00000000">
                      <w:pPr>
                        <w:spacing w:line="205" w:lineRule="exact"/>
                        <w:rPr>
                          <w:rFonts w:ascii="Libertinus Sans" w:hAnsi="Libertinus Sans"/>
                          <w:i/>
                          <w:sz w:val="20"/>
                        </w:rPr>
                      </w:pPr>
                      <w:r>
                        <w:rPr>
                          <w:rFonts w:ascii="Libertinus Sans" w:hAnsi="Libertinus Sans"/>
                          <w:i/>
                          <w:spacing w:val="-135"/>
                          <w:w w:val="150"/>
                          <w:sz w:val="20"/>
                        </w:rPr>
                        <w:t>√</w:t>
                      </w:r>
                    </w:p>
                  </w:txbxContent>
                </v:textbox>
                <w10:wrap anchorx="page"/>
              </v:shape>
            </w:pict>
          </mc:Fallback>
        </mc:AlternateContent>
      </w:r>
      <w:r>
        <w:t>Fitting-space</w:t>
      </w:r>
      <w:r>
        <w:rPr>
          <w:spacing w:val="-9"/>
        </w:rPr>
        <w:t xml:space="preserve"> </w:t>
      </w:r>
      <w:r>
        <w:t>and</w:t>
      </w:r>
      <w:r>
        <w:rPr>
          <w:spacing w:val="-8"/>
        </w:rPr>
        <w:t xml:space="preserve"> </w:t>
      </w:r>
      <w:r>
        <w:t>degree</w:t>
      </w:r>
      <w:r>
        <w:rPr>
          <w:spacing w:val="-8"/>
        </w:rPr>
        <w:t xml:space="preserve"> </w:t>
      </w:r>
      <w:r>
        <w:t>variants</w:t>
      </w:r>
      <w:r>
        <w:rPr>
          <w:spacing w:val="-8"/>
        </w:rPr>
        <w:t xml:space="preserve"> </w:t>
      </w:r>
      <w:r>
        <w:t>(Section</w:t>
      </w:r>
      <w:r>
        <w:rPr>
          <w:spacing w:val="-8"/>
        </w:rPr>
        <w:t xml:space="preserve"> </w:t>
      </w:r>
      <w:hyperlink w:anchor="_bookmark18" w:history="1">
        <w:r>
          <w:rPr>
            <w:color w:val="0774B7"/>
            <w:spacing w:val="-4"/>
          </w:rPr>
          <w:t>4.5</w:t>
        </w:r>
      </w:hyperlink>
      <w:r>
        <w:rPr>
          <w:spacing w:val="-4"/>
        </w:rPr>
        <w:t>)</w:t>
      </w:r>
    </w:p>
    <w:p w14:paraId="32A173E1" w14:textId="77777777" w:rsidR="00EA1924" w:rsidRDefault="00000000">
      <w:pPr>
        <w:tabs>
          <w:tab w:val="left" w:pos="3685"/>
        </w:tabs>
        <w:spacing w:before="5" w:line="251" w:lineRule="exact"/>
        <w:ind w:left="270"/>
        <w:rPr>
          <w:sz w:val="20"/>
        </w:rPr>
      </w:pPr>
      <w:r>
        <w:rPr>
          <w:rFonts w:ascii="Cambria"/>
          <w:spacing w:val="-2"/>
          <w:position w:val="1"/>
          <w:sz w:val="20"/>
        </w:rPr>
        <w:t>poly3_cbrt</w:t>
      </w:r>
      <w:r>
        <w:rPr>
          <w:rFonts w:ascii="Cambria"/>
          <w:position w:val="1"/>
          <w:sz w:val="20"/>
        </w:rPr>
        <w:tab/>
      </w:r>
      <w:r>
        <w:rPr>
          <w:sz w:val="20"/>
        </w:rPr>
        <w:t>Degree-3</w:t>
      </w:r>
      <w:r>
        <w:rPr>
          <w:spacing w:val="-7"/>
          <w:sz w:val="20"/>
        </w:rPr>
        <w:t xml:space="preserve"> </w:t>
      </w:r>
      <w:r>
        <w:rPr>
          <w:sz w:val="20"/>
        </w:rPr>
        <w:t>expansion</w:t>
      </w:r>
      <w:r>
        <w:rPr>
          <w:spacing w:val="-7"/>
          <w:sz w:val="20"/>
        </w:rPr>
        <w:t xml:space="preserve"> </w:t>
      </w:r>
      <w:r>
        <w:rPr>
          <w:sz w:val="20"/>
        </w:rPr>
        <w:t>+</w:t>
      </w:r>
      <w:r>
        <w:rPr>
          <w:spacing w:val="-7"/>
          <w:sz w:val="20"/>
        </w:rPr>
        <w:t xml:space="preserve"> </w:t>
      </w:r>
      <w:r>
        <w:rPr>
          <w:sz w:val="20"/>
        </w:rPr>
        <w:t>OLS,</w:t>
      </w:r>
      <w:r>
        <w:rPr>
          <w:spacing w:val="-7"/>
          <w:sz w:val="20"/>
        </w:rPr>
        <w:t xml:space="preserve"> </w:t>
      </w:r>
      <w:r>
        <w:rPr>
          <w:sz w:val="20"/>
        </w:rPr>
        <w:t>fitted</w:t>
      </w:r>
      <w:r>
        <w:rPr>
          <w:spacing w:val="-7"/>
          <w:sz w:val="20"/>
        </w:rPr>
        <w:t xml:space="preserve"> </w:t>
      </w:r>
      <w:r>
        <w:rPr>
          <w:sz w:val="20"/>
        </w:rPr>
        <w:t>against</w:t>
      </w:r>
      <w:r>
        <w:rPr>
          <w:spacing w:val="42"/>
          <w:sz w:val="20"/>
        </w:rPr>
        <w:t xml:space="preserve"> </w:t>
      </w:r>
      <w:r>
        <w:rPr>
          <w:spacing w:val="-10"/>
          <w:sz w:val="20"/>
          <w:vertAlign w:val="superscript"/>
        </w:rPr>
        <w:t>3</w:t>
      </w:r>
    </w:p>
    <w:p w14:paraId="76E75521" w14:textId="77777777" w:rsidR="00EA1924" w:rsidRDefault="00000000">
      <w:pPr>
        <w:pStyle w:val="BodyText"/>
        <w:spacing w:before="94" w:after="25"/>
        <w:rPr>
          <w:sz w:val="20"/>
        </w:rPr>
      </w:pPr>
      <w:r>
        <w:br w:type="column"/>
      </w:r>
    </w:p>
    <w:p w14:paraId="23B9BD63" w14:textId="77777777" w:rsidR="00EA1924" w:rsidRDefault="00000000">
      <w:pPr>
        <w:spacing w:line="20" w:lineRule="exact"/>
        <w:ind w:left="27"/>
        <w:rPr>
          <w:sz w:val="2"/>
        </w:rPr>
      </w:pPr>
      <w:r>
        <w:rPr>
          <w:noProof/>
          <w:sz w:val="2"/>
        </w:rPr>
        <mc:AlternateContent>
          <mc:Choice Requires="wpg">
            <w:drawing>
              <wp:inline distT="0" distB="0" distL="0" distR="0" wp14:anchorId="2C626235" wp14:editId="555E53A2">
                <wp:extent cx="253365" cy="5715"/>
                <wp:effectExtent l="9525" t="0" r="0" b="381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 cy="5715"/>
                          <a:chOff x="0" y="0"/>
                          <a:chExt cx="253365" cy="5715"/>
                        </a:xfrm>
                      </wpg:grpSpPr>
                      <wps:wsp>
                        <wps:cNvPr id="25" name="Graphic 25"/>
                        <wps:cNvSpPr/>
                        <wps:spPr>
                          <a:xfrm>
                            <a:off x="0" y="2590"/>
                            <a:ext cx="253365" cy="1270"/>
                          </a:xfrm>
                          <a:custGeom>
                            <a:avLst/>
                            <a:gdLst/>
                            <a:ahLst/>
                            <a:cxnLst/>
                            <a:rect l="l" t="t" r="r" b="b"/>
                            <a:pathLst>
                              <a:path w="253365">
                                <a:moveTo>
                                  <a:pt x="0" y="0"/>
                                </a:moveTo>
                                <a:lnTo>
                                  <a:pt x="253174" y="0"/>
                                </a:lnTo>
                              </a:path>
                            </a:pathLst>
                          </a:custGeom>
                          <a:ln w="518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411FB2" id="Group 24" o:spid="_x0000_s1026" style="width:19.95pt;height:.45pt;mso-position-horizontal-relative:char;mso-position-vertical-relative:line" coordsize="25336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">
                <v:shape id="Graphic 25" o:spid="_x0000_s1027" style="position:absolute;top:2590;width:253365;height:1270;visibility:visible;mso-wrap-style:square;v-text-anchor:top" coordsize="253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" path="m,l253174,e" filled="f" strokeweight=".14392mm">
                  <v:path arrowok="t"/>
                </v:shape>
                <w10:anchorlock/>
              </v:group>
            </w:pict>
          </mc:Fallback>
        </mc:AlternateContent>
      </w:r>
    </w:p>
    <w:p w14:paraId="27A3561C" w14:textId="77777777" w:rsidR="00EA1924" w:rsidRDefault="00000000">
      <w:pPr>
        <w:spacing w:line="208" w:lineRule="exact"/>
        <w:ind w:left="27"/>
        <w:rPr>
          <w:sz w:val="20"/>
        </w:rPr>
      </w:pPr>
      <w:r>
        <w:rPr>
          <w:sz w:val="20"/>
        </w:rPr>
        <w:t>XYZ;</w:t>
      </w:r>
      <w:r>
        <w:rPr>
          <w:spacing w:val="-9"/>
          <w:sz w:val="20"/>
        </w:rPr>
        <w:t xml:space="preserve"> </w:t>
      </w:r>
      <w:r>
        <w:rPr>
          <w:sz w:val="20"/>
        </w:rPr>
        <w:t>prediction</w:t>
      </w:r>
      <w:r>
        <w:rPr>
          <w:spacing w:val="-9"/>
          <w:sz w:val="20"/>
        </w:rPr>
        <w:t xml:space="preserve"> </w:t>
      </w:r>
      <w:r>
        <w:rPr>
          <w:sz w:val="20"/>
        </w:rPr>
        <w:t>cubed</w:t>
      </w:r>
      <w:r>
        <w:rPr>
          <w:spacing w:val="-9"/>
          <w:sz w:val="20"/>
        </w:rPr>
        <w:t xml:space="preserve"> </w:t>
      </w:r>
      <w:r>
        <w:rPr>
          <w:spacing w:val="-4"/>
          <w:sz w:val="20"/>
        </w:rPr>
        <w:t>back</w:t>
      </w:r>
    </w:p>
    <w:p w14:paraId="402B2D2A" w14:textId="77777777" w:rsidR="00EA1924" w:rsidRDefault="00EA1924">
      <w:pPr>
        <w:spacing w:line="208" w:lineRule="exact"/>
        <w:rPr>
          <w:sz w:val="20"/>
        </w:rPr>
        <w:sectPr w:rsidR="00EA1924">
          <w:type w:val="continuous"/>
          <w:pgSz w:w="11910" w:h="16840"/>
          <w:pgMar w:top="760" w:right="283" w:bottom="760" w:left="566" w:header="685" w:footer="563" w:gutter="0"/>
          <w:cols w:num="2" w:space="720" w:equalWidth="0">
            <w:col w:w="7448" w:space="40"/>
            <w:col w:w="3573"/>
          </w:cols>
        </w:sectPr>
      </w:pPr>
    </w:p>
    <w:p w14:paraId="5370788D" w14:textId="77777777" w:rsidR="00EA1924" w:rsidRDefault="00000000">
      <w:pPr>
        <w:tabs>
          <w:tab w:val="left" w:pos="3685"/>
        </w:tabs>
        <w:spacing w:line="244" w:lineRule="exact"/>
        <w:ind w:left="270"/>
        <w:rPr>
          <w:sz w:val="20"/>
        </w:rPr>
      </w:pPr>
      <w:r>
        <w:rPr>
          <w:noProof/>
          <w:sz w:val="20"/>
        </w:rPr>
        <mc:AlternateContent>
          <mc:Choice Requires="wps">
            <w:drawing>
              <wp:anchor distT="0" distB="0" distL="0" distR="0" simplePos="0" relativeHeight="484971520" behindDoc="1" locked="0" layoutInCell="1" allowOverlap="1" wp14:anchorId="1EBB5987" wp14:editId="14664432">
                <wp:simplePos x="0" y="0"/>
                <wp:positionH relativeFrom="page">
                  <wp:posOffset>5019852</wp:posOffset>
                </wp:positionH>
                <wp:positionV relativeFrom="paragraph">
                  <wp:posOffset>76363</wp:posOffset>
                </wp:positionV>
                <wp:extent cx="41910" cy="2260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226060"/>
                        </a:xfrm>
                        <a:prstGeom prst="rect">
                          <a:avLst/>
                        </a:prstGeom>
                      </wps:spPr>
                      <wps:txbx>
                        <w:txbxContent>
                          <w:p w14:paraId="62AEE588" w14:textId="77777777" w:rsidR="00EA1924" w:rsidRDefault="00000000">
                            <w:pPr>
                              <w:spacing w:line="205" w:lineRule="exact"/>
                              <w:rPr>
                                <w:rFonts w:ascii="Libertinus Sans" w:hAnsi="Libertinus Sans"/>
                                <w:i/>
                                <w:sz w:val="20"/>
                              </w:rPr>
                            </w:pPr>
                            <w:r>
                              <w:rPr>
                                <w:rFonts w:ascii="Libertinus Sans" w:hAnsi="Libertinus Sans"/>
                                <w:i/>
                                <w:spacing w:val="-118"/>
                                <w:w w:val="150"/>
                                <w:sz w:val="20"/>
                              </w:rPr>
                              <w:t>√</w:t>
                            </w:r>
                          </w:p>
                        </w:txbxContent>
                      </wps:txbx>
                      <wps:bodyPr wrap="square" lIns="0" tIns="0" rIns="0" bIns="0" rtlCol="0">
                        <a:noAutofit/>
                      </wps:bodyPr>
                    </wps:wsp>
                  </a:graphicData>
                </a:graphic>
              </wp:anchor>
            </w:drawing>
          </mc:Choice>
          <mc:Fallback>
            <w:pict>
              <v:shape w14:anchorId="1EBB5987" id="Textbox 26" o:spid="_x0000_s1028" type="#_x0000_t202" style="position:absolute;left:0;text-align:left;margin-left:395.25pt;margin-top:6pt;width:3.3pt;height:17.8pt;z-index:-1834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" filled="f" stroked="f">
                <v:textbox inset="0,0,0,0">
                  <w:txbxContent>
                    <w:p w14:paraId="62AEE588" w14:textId="77777777" w:rsidR="00EA1924" w:rsidRDefault="00000000">
                      <w:pPr>
                        <w:spacing w:line="205" w:lineRule="exact"/>
                        <w:rPr>
                          <w:rFonts w:ascii="Libertinus Sans" w:hAnsi="Libertinus Sans"/>
                          <w:i/>
                          <w:sz w:val="20"/>
                        </w:rPr>
                      </w:pPr>
                      <w:r>
                        <w:rPr>
                          <w:rFonts w:ascii="Libertinus Sans" w:hAnsi="Libertinus Sans"/>
                          <w:i/>
                          <w:spacing w:val="-118"/>
                          <w:w w:val="150"/>
                          <w:sz w:val="20"/>
                        </w:rPr>
                        <w:t>√</w:t>
                      </w:r>
                    </w:p>
                  </w:txbxContent>
                </v:textbox>
                <w10:wrap anchorx="page"/>
              </v:shape>
            </w:pict>
          </mc:Fallback>
        </mc:AlternateContent>
      </w:r>
      <w:r>
        <w:rPr>
          <w:rFonts w:ascii="Cambria"/>
          <w:spacing w:val="-2"/>
          <w:sz w:val="20"/>
        </w:rPr>
        <w:t>poly4</w:t>
      </w:r>
      <w:r>
        <w:rPr>
          <w:rFonts w:ascii="Cambria"/>
          <w:sz w:val="20"/>
        </w:rPr>
        <w:tab/>
      </w:r>
      <w:r>
        <w:rPr>
          <w:sz w:val="20"/>
        </w:rPr>
        <w:t>Full</w:t>
      </w:r>
      <w:r>
        <w:rPr>
          <w:spacing w:val="-9"/>
          <w:sz w:val="20"/>
        </w:rPr>
        <w:t xml:space="preserve"> </w:t>
      </w:r>
      <w:r>
        <w:rPr>
          <w:sz w:val="20"/>
        </w:rPr>
        <w:t>4th-order</w:t>
      </w:r>
      <w:r>
        <w:rPr>
          <w:spacing w:val="-9"/>
          <w:sz w:val="20"/>
        </w:rPr>
        <w:t xml:space="preserve"> </w:t>
      </w:r>
      <w:r>
        <w:rPr>
          <w:sz w:val="20"/>
        </w:rPr>
        <w:t>feature</w:t>
      </w:r>
      <w:r>
        <w:rPr>
          <w:spacing w:val="-8"/>
          <w:sz w:val="20"/>
        </w:rPr>
        <w:t xml:space="preserve"> </w:t>
      </w:r>
      <w:r>
        <w:rPr>
          <w:sz w:val="20"/>
        </w:rPr>
        <w:t>expansion</w:t>
      </w:r>
      <w:r>
        <w:rPr>
          <w:spacing w:val="-9"/>
          <w:sz w:val="20"/>
        </w:rPr>
        <w:t xml:space="preserve"> </w:t>
      </w:r>
      <w:r>
        <w:rPr>
          <w:sz w:val="20"/>
        </w:rPr>
        <w:t>+</w:t>
      </w:r>
      <w:r>
        <w:rPr>
          <w:spacing w:val="-8"/>
          <w:sz w:val="20"/>
        </w:rPr>
        <w:t xml:space="preserve"> </w:t>
      </w:r>
      <w:r>
        <w:rPr>
          <w:sz w:val="20"/>
        </w:rPr>
        <w:t>ordinary</w:t>
      </w:r>
      <w:r>
        <w:rPr>
          <w:spacing w:val="-9"/>
          <w:sz w:val="20"/>
          <w:u w:val="single"/>
        </w:rPr>
        <w:t xml:space="preserve"> </w:t>
      </w:r>
      <w:r>
        <w:rPr>
          <w:sz w:val="20"/>
          <w:u w:val="single"/>
        </w:rPr>
        <w:t>leas</w:t>
      </w:r>
      <w:r>
        <w:rPr>
          <w:sz w:val="20"/>
        </w:rPr>
        <w:t>t</w:t>
      </w:r>
      <w:r>
        <w:rPr>
          <w:spacing w:val="-8"/>
          <w:sz w:val="20"/>
        </w:rPr>
        <w:t xml:space="preserve"> </w:t>
      </w:r>
      <w:r>
        <w:rPr>
          <w:sz w:val="20"/>
        </w:rPr>
        <w:t>squares,</w:t>
      </w:r>
      <w:r>
        <w:rPr>
          <w:spacing w:val="-9"/>
          <w:sz w:val="20"/>
        </w:rPr>
        <w:t xml:space="preserve"> </w:t>
      </w:r>
      <w:r>
        <w:rPr>
          <w:sz w:val="20"/>
        </w:rPr>
        <w:t>fitted</w:t>
      </w:r>
      <w:r>
        <w:rPr>
          <w:spacing w:val="-8"/>
          <w:sz w:val="20"/>
        </w:rPr>
        <w:t xml:space="preserve"> </w:t>
      </w:r>
      <w:r>
        <w:rPr>
          <w:sz w:val="20"/>
        </w:rPr>
        <w:t>on</w:t>
      </w:r>
      <w:r>
        <w:rPr>
          <w:spacing w:val="-9"/>
          <w:sz w:val="20"/>
        </w:rPr>
        <w:t xml:space="preserve"> </w:t>
      </w:r>
      <w:r>
        <w:rPr>
          <w:spacing w:val="-5"/>
          <w:sz w:val="20"/>
        </w:rPr>
        <w:t>XYZ</w:t>
      </w:r>
    </w:p>
    <w:p w14:paraId="1CCDA054" w14:textId="77777777" w:rsidR="00EA1924" w:rsidRDefault="00000000">
      <w:pPr>
        <w:tabs>
          <w:tab w:val="left" w:pos="3685"/>
        </w:tabs>
        <w:spacing w:line="260" w:lineRule="atLeast"/>
        <w:ind w:left="3685" w:right="557" w:hanging="3415"/>
        <w:rPr>
          <w:sz w:val="20"/>
        </w:rPr>
      </w:pPr>
      <w:r>
        <w:rPr>
          <w:noProof/>
          <w:sz w:val="20"/>
        </w:rPr>
        <mc:AlternateContent>
          <mc:Choice Requires="wps">
            <w:drawing>
              <wp:anchor distT="0" distB="0" distL="0" distR="0" simplePos="0" relativeHeight="15733248" behindDoc="0" locked="0" layoutInCell="1" allowOverlap="1" wp14:anchorId="3252F5D3" wp14:editId="33AD7A51">
                <wp:simplePos x="0" y="0"/>
                <wp:positionH relativeFrom="page">
                  <wp:posOffset>455396</wp:posOffset>
                </wp:positionH>
                <wp:positionV relativeFrom="paragraph">
                  <wp:posOffset>520645</wp:posOffset>
                </wp:positionV>
                <wp:extent cx="6645909"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938717" id="Graphic 27" o:spid="_x0000_s1026" style="position:absolute;margin-left:35.85pt;margin-top:41pt;width:523.3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" path="m,l6645592,e" filled="f" strokeweight=".28114mm">
                <v:path arrowok="t"/>
                <w10:wrap anchorx="page"/>
              </v:shape>
            </w:pict>
          </mc:Fallback>
        </mc:AlternateContent>
      </w:r>
      <w:r>
        <w:rPr>
          <w:noProof/>
          <w:sz w:val="20"/>
        </w:rPr>
        <mc:AlternateContent>
          <mc:Choice Requires="wps">
            <w:drawing>
              <wp:anchor distT="0" distB="0" distL="0" distR="0" simplePos="0" relativeHeight="484971008" behindDoc="1" locked="0" layoutInCell="1" allowOverlap="1" wp14:anchorId="213A4706" wp14:editId="53C3839A">
                <wp:simplePos x="0" y="0"/>
                <wp:positionH relativeFrom="page">
                  <wp:posOffset>5649734</wp:posOffset>
                </wp:positionH>
                <wp:positionV relativeFrom="paragraph">
                  <wp:posOffset>87336</wp:posOffset>
                </wp:positionV>
                <wp:extent cx="59690" cy="22606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226060"/>
                        </a:xfrm>
                        <a:prstGeom prst="rect">
                          <a:avLst/>
                        </a:prstGeom>
                      </wps:spPr>
                      <wps:txbx>
                        <w:txbxContent>
                          <w:p w14:paraId="5A28203D" w14:textId="77777777" w:rsidR="00EA1924" w:rsidRDefault="00000000">
                            <w:pPr>
                              <w:spacing w:line="205" w:lineRule="exact"/>
                              <w:rPr>
                                <w:rFonts w:ascii="Libertinus Sans" w:hAnsi="Libertinus Sans"/>
                                <w:i/>
                                <w:sz w:val="20"/>
                              </w:rPr>
                            </w:pPr>
                            <w:r>
                              <w:rPr>
                                <w:rFonts w:ascii="Libertinus Sans" w:hAnsi="Libertinus Sans"/>
                                <w:i/>
                                <w:spacing w:val="-90"/>
                                <w:w w:val="150"/>
                                <w:sz w:val="20"/>
                              </w:rPr>
                              <w:t>√</w:t>
                            </w:r>
                          </w:p>
                        </w:txbxContent>
                      </wps:txbx>
                      <wps:bodyPr wrap="square" lIns="0" tIns="0" rIns="0" bIns="0" rtlCol="0">
                        <a:noAutofit/>
                      </wps:bodyPr>
                    </wps:wsp>
                  </a:graphicData>
                </a:graphic>
              </wp:anchor>
            </w:drawing>
          </mc:Choice>
          <mc:Fallback>
            <w:pict>
              <v:shape w14:anchorId="213A4706" id="Textbox 28" o:spid="_x0000_s1029" type="#_x0000_t202" style="position:absolute;left:0;text-align:left;margin-left:444.85pt;margin-top:6.9pt;width:4.7pt;height:17.8pt;z-index:-1834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" filled="f" stroked="f">
                <v:textbox inset="0,0,0,0">
                  <w:txbxContent>
                    <w:p w14:paraId="5A28203D" w14:textId="77777777" w:rsidR="00EA1924" w:rsidRDefault="00000000">
                      <w:pPr>
                        <w:spacing w:line="205" w:lineRule="exact"/>
                        <w:rPr>
                          <w:rFonts w:ascii="Libertinus Sans" w:hAnsi="Libertinus Sans"/>
                          <w:i/>
                          <w:sz w:val="20"/>
                        </w:rPr>
                      </w:pPr>
                      <w:r>
                        <w:rPr>
                          <w:rFonts w:ascii="Libertinus Sans" w:hAnsi="Libertinus Sans"/>
                          <w:i/>
                          <w:spacing w:val="-90"/>
                          <w:w w:val="150"/>
                          <w:sz w:val="20"/>
                        </w:rPr>
                        <w:t>√</w:t>
                      </w:r>
                    </w:p>
                  </w:txbxContent>
                </v:textbox>
                <w10:wrap anchorx="page"/>
              </v:shape>
            </w:pict>
          </mc:Fallback>
        </mc:AlternateContent>
      </w:r>
      <w:r>
        <w:rPr>
          <w:rFonts w:ascii="Cambria"/>
          <w:spacing w:val="-2"/>
          <w:position w:val="1"/>
          <w:sz w:val="20"/>
        </w:rPr>
        <w:t>poly4_cbrt</w:t>
      </w:r>
      <w:r>
        <w:rPr>
          <w:rFonts w:ascii="Cambria"/>
          <w:position w:val="1"/>
          <w:sz w:val="20"/>
        </w:rPr>
        <w:tab/>
      </w:r>
      <w:r>
        <w:rPr>
          <w:sz w:val="20"/>
        </w:rPr>
        <w:t>Degree-4 expansion + OLS, fitted against</w:t>
      </w:r>
      <w:r>
        <w:rPr>
          <w:spacing w:val="40"/>
          <w:sz w:val="20"/>
        </w:rPr>
        <w:t xml:space="preserve"> </w:t>
      </w:r>
      <w:r>
        <w:rPr>
          <w:sz w:val="20"/>
          <w:vertAlign w:val="superscript"/>
        </w:rPr>
        <w:t>3</w:t>
      </w:r>
      <w:r>
        <w:rPr>
          <w:sz w:val="20"/>
        </w:rPr>
        <w:t xml:space="preserve"> XYZ; predi</w:t>
      </w:r>
      <w:r>
        <w:rPr>
          <w:sz w:val="20"/>
          <w:u w:val="single"/>
        </w:rPr>
        <w:t>ction</w:t>
      </w:r>
      <w:r>
        <w:rPr>
          <w:sz w:val="20"/>
        </w:rPr>
        <w:t xml:space="preserve"> cubed back Gaussian</w:t>
      </w:r>
      <w:r>
        <w:rPr>
          <w:spacing w:val="-8"/>
          <w:sz w:val="20"/>
        </w:rPr>
        <w:t xml:space="preserve"> </w:t>
      </w:r>
      <w:r>
        <w:rPr>
          <w:sz w:val="20"/>
        </w:rPr>
        <w:t>process</w:t>
      </w:r>
      <w:r>
        <w:rPr>
          <w:spacing w:val="-7"/>
          <w:sz w:val="20"/>
        </w:rPr>
        <w:t xml:space="preserve"> </w:t>
      </w:r>
      <w:r>
        <w:rPr>
          <w:sz w:val="20"/>
        </w:rPr>
        <w:t>as</w:t>
      </w:r>
      <w:r>
        <w:rPr>
          <w:spacing w:val="-8"/>
          <w:sz w:val="20"/>
        </w:rPr>
        <w:t xml:space="preserve"> </w:t>
      </w:r>
      <w:r>
        <w:rPr>
          <w:sz w:val="20"/>
        </w:rPr>
        <w:t>configured</w:t>
      </w:r>
      <w:r>
        <w:rPr>
          <w:spacing w:val="-8"/>
          <w:sz w:val="20"/>
        </w:rPr>
        <w:t xml:space="preserve"> </w:t>
      </w:r>
      <w:r>
        <w:rPr>
          <w:sz w:val="20"/>
        </w:rPr>
        <w:t>above,</w:t>
      </w:r>
      <w:r>
        <w:rPr>
          <w:spacing w:val="-7"/>
          <w:sz w:val="20"/>
        </w:rPr>
        <w:t xml:space="preserve"> </w:t>
      </w:r>
      <w:r>
        <w:rPr>
          <w:sz w:val="20"/>
        </w:rPr>
        <w:t>fitted</w:t>
      </w:r>
      <w:r>
        <w:rPr>
          <w:spacing w:val="-8"/>
          <w:sz w:val="20"/>
        </w:rPr>
        <w:t xml:space="preserve"> </w:t>
      </w:r>
      <w:r>
        <w:rPr>
          <w:sz w:val="20"/>
        </w:rPr>
        <w:t>against</w:t>
      </w:r>
      <w:r>
        <w:rPr>
          <w:spacing w:val="40"/>
          <w:sz w:val="20"/>
        </w:rPr>
        <w:t xml:space="preserve"> </w:t>
      </w:r>
      <w:r>
        <w:rPr>
          <w:sz w:val="20"/>
          <w:vertAlign w:val="superscript"/>
        </w:rPr>
        <w:t>3</w:t>
      </w:r>
      <w:r>
        <w:rPr>
          <w:sz w:val="20"/>
        </w:rPr>
        <w:t xml:space="preserve"> XYZ;</w:t>
      </w:r>
      <w:r>
        <w:rPr>
          <w:spacing w:val="-8"/>
          <w:sz w:val="20"/>
        </w:rPr>
        <w:t xml:space="preserve"> </w:t>
      </w:r>
      <w:r>
        <w:rPr>
          <w:sz w:val="20"/>
        </w:rPr>
        <w:t>prediction</w:t>
      </w:r>
      <w:r>
        <w:rPr>
          <w:spacing w:val="-7"/>
          <w:sz w:val="20"/>
        </w:rPr>
        <w:t xml:space="preserve"> </w:t>
      </w:r>
      <w:r>
        <w:rPr>
          <w:sz w:val="20"/>
        </w:rPr>
        <w:t>cubed</w:t>
      </w:r>
    </w:p>
    <w:p w14:paraId="178C6799" w14:textId="77777777" w:rsidR="00EA1924" w:rsidRDefault="00EA1924">
      <w:pPr>
        <w:spacing w:line="260" w:lineRule="atLeast"/>
        <w:rPr>
          <w:sz w:val="20"/>
        </w:rPr>
        <w:sectPr w:rsidR="00EA1924">
          <w:type w:val="continuous"/>
          <w:pgSz w:w="11910" w:h="16840"/>
          <w:pgMar w:top="760" w:right="283" w:bottom="760" w:left="566" w:header="685" w:footer="563" w:gutter="0"/>
          <w:cols w:space="720"/>
        </w:sectPr>
      </w:pPr>
    </w:p>
    <w:p w14:paraId="006F0B17" w14:textId="77777777" w:rsidR="00EA1924" w:rsidRDefault="00000000">
      <w:pPr>
        <w:spacing w:line="100" w:lineRule="exact"/>
        <w:ind w:left="270"/>
        <w:rPr>
          <w:rFonts w:ascii="Cambria"/>
          <w:sz w:val="20"/>
        </w:rPr>
      </w:pPr>
      <w:r>
        <w:rPr>
          <w:rFonts w:ascii="Cambria"/>
          <w:spacing w:val="-2"/>
          <w:w w:val="115"/>
          <w:sz w:val="20"/>
        </w:rPr>
        <w:t>gaussian_process_cbrt</w:t>
      </w:r>
    </w:p>
    <w:p w14:paraId="3F090ECD" w14:textId="77777777" w:rsidR="00EA1924" w:rsidRDefault="00000000">
      <w:pPr>
        <w:spacing w:line="242" w:lineRule="exact"/>
        <w:ind w:left="270"/>
        <w:rPr>
          <w:sz w:val="20"/>
        </w:rPr>
      </w:pPr>
      <w:r>
        <w:br w:type="column"/>
      </w:r>
      <w:r>
        <w:rPr>
          <w:spacing w:val="-4"/>
          <w:sz w:val="20"/>
        </w:rPr>
        <w:t>back</w:t>
      </w:r>
    </w:p>
    <w:p w14:paraId="5989B713" w14:textId="77777777" w:rsidR="00EA1924" w:rsidRDefault="00EA1924">
      <w:pPr>
        <w:spacing w:line="242" w:lineRule="exact"/>
        <w:rPr>
          <w:sz w:val="20"/>
        </w:rPr>
        <w:sectPr w:rsidR="00EA1924">
          <w:type w:val="continuous"/>
          <w:pgSz w:w="11910" w:h="16840"/>
          <w:pgMar w:top="760" w:right="283" w:bottom="760" w:left="566" w:header="685" w:footer="563" w:gutter="0"/>
          <w:cols w:num="2" w:space="720" w:equalWidth="0">
            <w:col w:w="2507" w:space="908"/>
            <w:col w:w="7646"/>
          </w:cols>
        </w:sectPr>
      </w:pPr>
    </w:p>
    <w:p w14:paraId="134128B9" w14:textId="77777777" w:rsidR="00EA1924" w:rsidRDefault="00000000">
      <w:pPr>
        <w:pStyle w:val="Heading2"/>
        <w:numPr>
          <w:ilvl w:val="1"/>
          <w:numId w:val="3"/>
        </w:numPr>
        <w:tabs>
          <w:tab w:val="left" w:pos="3120"/>
          <w:tab w:val="right" w:pos="11017"/>
        </w:tabs>
        <w:spacing w:before="360"/>
        <w:ind w:left="3120" w:hanging="359"/>
        <w:rPr>
          <w:rFonts w:ascii="Trebuchet MS"/>
          <w:i w:val="0"/>
          <w:sz w:val="10"/>
        </w:rPr>
      </w:pPr>
      <w:bookmarkStart w:id="288" w:name="Evaluation_Protocol"/>
      <w:bookmarkStart w:id="289" w:name="_bookmark6"/>
      <w:bookmarkEnd w:id="288"/>
      <w:bookmarkEnd w:id="289"/>
      <w:r>
        <w:t>Evaluation</w:t>
      </w:r>
      <w:r>
        <w:rPr>
          <w:spacing w:val="-10"/>
        </w:rPr>
        <w:t xml:space="preserve"> </w:t>
      </w:r>
      <w:r>
        <w:rPr>
          <w:spacing w:val="-2"/>
        </w:rPr>
        <w:t>Protocol</w:t>
      </w:r>
      <w:r>
        <w:rPr>
          <w:rFonts w:ascii="Times New Roman"/>
          <w:i w:val="0"/>
        </w:rPr>
        <w:tab/>
      </w:r>
      <w:r>
        <w:rPr>
          <w:rFonts w:ascii="Trebuchet MS"/>
          <w:i w:val="0"/>
          <w:spacing w:val="-5"/>
          <w:sz w:val="10"/>
        </w:rPr>
        <w:t>183</w:t>
      </w:r>
    </w:p>
    <w:p w14:paraId="45C40C5C" w14:textId="77777777" w:rsidR="00EA1924" w:rsidRDefault="00000000">
      <w:pPr>
        <w:tabs>
          <w:tab w:val="right" w:pos="11017"/>
        </w:tabs>
        <w:spacing w:before="90"/>
        <w:ind w:left="3187"/>
        <w:rPr>
          <w:rFonts w:ascii="Trebuchet MS"/>
          <w:sz w:val="10"/>
        </w:rPr>
      </w:pPr>
      <w:r>
        <w:rPr>
          <w:sz w:val="20"/>
        </w:rPr>
        <w:t>Each</w:t>
      </w:r>
      <w:r>
        <w:rPr>
          <w:spacing w:val="15"/>
          <w:sz w:val="20"/>
        </w:rPr>
        <w:t xml:space="preserve"> </w:t>
      </w:r>
      <w:r>
        <w:rPr>
          <w:sz w:val="20"/>
        </w:rPr>
        <w:t>(dataset,</w:t>
      </w:r>
      <w:r>
        <w:rPr>
          <w:spacing w:val="20"/>
          <w:sz w:val="20"/>
        </w:rPr>
        <w:t xml:space="preserve"> </w:t>
      </w:r>
      <w:r>
        <w:rPr>
          <w:sz w:val="20"/>
        </w:rPr>
        <w:t>model)</w:t>
      </w:r>
      <w:r>
        <w:rPr>
          <w:spacing w:val="14"/>
          <w:sz w:val="20"/>
        </w:rPr>
        <w:t xml:space="preserve"> </w:t>
      </w:r>
      <w:r>
        <w:rPr>
          <w:sz w:val="20"/>
        </w:rPr>
        <w:t>pair</w:t>
      </w:r>
      <w:r>
        <w:rPr>
          <w:spacing w:val="16"/>
          <w:sz w:val="20"/>
        </w:rPr>
        <w:t xml:space="preserve"> </w:t>
      </w:r>
      <w:r>
        <w:rPr>
          <w:sz w:val="20"/>
        </w:rPr>
        <w:t>is</w:t>
      </w:r>
      <w:r>
        <w:rPr>
          <w:spacing w:val="16"/>
          <w:sz w:val="20"/>
        </w:rPr>
        <w:t xml:space="preserve"> </w:t>
      </w:r>
      <w:r>
        <w:rPr>
          <w:sz w:val="20"/>
        </w:rPr>
        <w:t>evaluated</w:t>
      </w:r>
      <w:r>
        <w:rPr>
          <w:spacing w:val="16"/>
          <w:sz w:val="20"/>
        </w:rPr>
        <w:t xml:space="preserve"> </w:t>
      </w:r>
      <w:r>
        <w:rPr>
          <w:sz w:val="20"/>
        </w:rPr>
        <w:t>with</w:t>
      </w:r>
      <w:r>
        <w:rPr>
          <w:spacing w:val="15"/>
          <w:sz w:val="20"/>
        </w:rPr>
        <w:t xml:space="preserve"> </w:t>
      </w:r>
      <w:r>
        <w:rPr>
          <w:sz w:val="20"/>
        </w:rPr>
        <w:t>5-fold</w:t>
      </w:r>
      <w:r>
        <w:rPr>
          <w:spacing w:val="16"/>
          <w:sz w:val="20"/>
        </w:rPr>
        <w:t xml:space="preserve"> </w:t>
      </w:r>
      <w:r>
        <w:rPr>
          <w:sz w:val="20"/>
        </w:rPr>
        <w:t>cross-validation</w:t>
      </w:r>
      <w:r>
        <w:rPr>
          <w:spacing w:val="16"/>
          <w:sz w:val="20"/>
        </w:rPr>
        <w:t xml:space="preserve"> </w:t>
      </w:r>
      <w:r>
        <w:rPr>
          <w:sz w:val="20"/>
        </w:rPr>
        <w:t>(fixed</w:t>
      </w:r>
      <w:r>
        <w:rPr>
          <w:spacing w:val="16"/>
          <w:sz w:val="20"/>
        </w:rPr>
        <w:t xml:space="preserve"> </w:t>
      </w:r>
      <w:r>
        <w:rPr>
          <w:sz w:val="20"/>
        </w:rPr>
        <w:t>seed</w:t>
      </w:r>
      <w:r>
        <w:rPr>
          <w:spacing w:val="16"/>
          <w:sz w:val="20"/>
        </w:rPr>
        <w:t xml:space="preserve"> </w:t>
      </w:r>
      <w:r>
        <w:rPr>
          <w:spacing w:val="-5"/>
          <w:sz w:val="20"/>
        </w:rPr>
        <w:t>42,</w:t>
      </w:r>
      <w:r>
        <w:rPr>
          <w:rFonts w:ascii="Times New Roman"/>
          <w:sz w:val="20"/>
        </w:rPr>
        <w:tab/>
      </w:r>
      <w:r>
        <w:rPr>
          <w:rFonts w:ascii="Trebuchet MS"/>
          <w:spacing w:val="-5"/>
          <w:sz w:val="10"/>
        </w:rPr>
        <w:t>184</w:t>
      </w:r>
    </w:p>
    <w:p w14:paraId="0D1B0662" w14:textId="23A222E4" w:rsidR="00EA1924" w:rsidDel="00F05DA3" w:rsidRDefault="00000000" w:rsidP="00F05DA3">
      <w:pPr>
        <w:tabs>
          <w:tab w:val="right" w:pos="11017"/>
        </w:tabs>
        <w:spacing w:before="30"/>
        <w:ind w:left="2761"/>
        <w:rPr>
          <w:del w:id="290" w:author="Phil Green" w:date="2026-08-30T14:00:00Z" w16du:dateUtc="2026-08-30T12:00:00Z"/>
          <w:rFonts w:ascii="Trebuchet MS"/>
          <w:sz w:val="10"/>
        </w:rPr>
      </w:pPr>
      <w:r>
        <w:rPr>
          <w:sz w:val="20"/>
        </w:rPr>
        <w:t>shuffled).</w:t>
      </w:r>
      <w:r>
        <w:rPr>
          <w:spacing w:val="-2"/>
          <w:sz w:val="20"/>
        </w:rPr>
        <w:t xml:space="preserve"> </w:t>
      </w:r>
      <w:del w:id="291" w:author="Phil Green" w:date="2026-08-30T14:00:00Z" w16du:dateUtc="2026-08-30T12:00:00Z">
        <w:r w:rsidDel="00F05DA3">
          <w:rPr>
            <w:sz w:val="20"/>
          </w:rPr>
          <w:delText>One</w:delText>
        </w:r>
        <w:r w:rsidDel="00F05DA3">
          <w:rPr>
            <w:spacing w:val="-12"/>
            <w:sz w:val="20"/>
          </w:rPr>
          <w:delText xml:space="preserve"> </w:delText>
        </w:r>
        <w:r w:rsidDel="00F05DA3">
          <w:rPr>
            <w:sz w:val="20"/>
          </w:rPr>
          <w:delText>deliberate</w:delText>
        </w:r>
        <w:r w:rsidDel="00F05DA3">
          <w:rPr>
            <w:spacing w:val="-11"/>
            <w:sz w:val="20"/>
          </w:rPr>
          <w:delText xml:space="preserve"> </w:delText>
        </w:r>
        <w:r w:rsidDel="00F05DA3">
          <w:rPr>
            <w:sz w:val="20"/>
          </w:rPr>
          <w:delText>load-time</w:delText>
        </w:r>
        <w:r w:rsidDel="00F05DA3">
          <w:rPr>
            <w:spacing w:val="-11"/>
            <w:sz w:val="20"/>
          </w:rPr>
          <w:delText xml:space="preserve"> </w:delText>
        </w:r>
        <w:r w:rsidDel="00F05DA3">
          <w:rPr>
            <w:sz w:val="20"/>
          </w:rPr>
          <w:delText>policy</w:delText>
        </w:r>
        <w:r w:rsidDel="00F05DA3">
          <w:rPr>
            <w:spacing w:val="-12"/>
            <w:sz w:val="20"/>
          </w:rPr>
          <w:delText xml:space="preserve"> </w:delText>
        </w:r>
        <w:r w:rsidDel="00F05DA3">
          <w:rPr>
            <w:sz w:val="20"/>
          </w:rPr>
          <w:delText>precedes</w:delText>
        </w:r>
        <w:r w:rsidDel="00F05DA3">
          <w:rPr>
            <w:spacing w:val="-11"/>
            <w:sz w:val="20"/>
          </w:rPr>
          <w:delText xml:space="preserve"> </w:delText>
        </w:r>
        <w:r w:rsidDel="00F05DA3">
          <w:rPr>
            <w:sz w:val="20"/>
          </w:rPr>
          <w:delText>every</w:delText>
        </w:r>
        <w:r w:rsidDel="00F05DA3">
          <w:rPr>
            <w:spacing w:val="-11"/>
            <w:sz w:val="20"/>
          </w:rPr>
          <w:delText xml:space="preserve"> </w:delText>
        </w:r>
        <w:r w:rsidDel="00F05DA3">
          <w:rPr>
            <w:sz w:val="20"/>
          </w:rPr>
          <w:delText>split</w:delText>
        </w:r>
        <w:r w:rsidDel="00F05DA3">
          <w:rPr>
            <w:spacing w:val="-12"/>
            <w:sz w:val="20"/>
          </w:rPr>
          <w:delText xml:space="preserve"> </w:delText>
        </w:r>
        <w:r w:rsidDel="00F05DA3">
          <w:rPr>
            <w:sz w:val="20"/>
          </w:rPr>
          <w:delText>in</w:delText>
        </w:r>
        <w:r w:rsidDel="00F05DA3">
          <w:rPr>
            <w:spacing w:val="-11"/>
            <w:sz w:val="20"/>
          </w:rPr>
          <w:delText xml:space="preserve"> </w:delText>
        </w:r>
        <w:r w:rsidDel="00F05DA3">
          <w:rPr>
            <w:sz w:val="20"/>
          </w:rPr>
          <w:delText>this</w:delText>
        </w:r>
        <w:r w:rsidDel="00F05DA3">
          <w:rPr>
            <w:spacing w:val="-11"/>
            <w:sz w:val="20"/>
          </w:rPr>
          <w:delText xml:space="preserve"> </w:delText>
        </w:r>
        <w:r w:rsidDel="00F05DA3">
          <w:rPr>
            <w:sz w:val="20"/>
          </w:rPr>
          <w:delText>paper:</w:delText>
        </w:r>
        <w:r w:rsidDel="00F05DA3">
          <w:rPr>
            <w:spacing w:val="-2"/>
            <w:sz w:val="20"/>
          </w:rPr>
          <w:delText xml:space="preserve"> </w:delText>
        </w:r>
      </w:del>
      <w:ins w:id="292" w:author="Phil Green" w:date="2026-08-30T14:00:00Z" w16du:dateUtc="2026-08-30T12:00:00Z">
        <w:r w:rsidR="00F05DA3">
          <w:rPr>
            <w:sz w:val="20"/>
          </w:rPr>
          <w:t>D</w:t>
        </w:r>
        <w:r w:rsidR="00F05DA3">
          <w:rPr>
            <w:spacing w:val="-2"/>
            <w:sz w:val="20"/>
          </w:rPr>
          <w:t xml:space="preserve">uplicate </w:t>
        </w:r>
      </w:ins>
      <w:r>
        <w:rPr>
          <w:sz w:val="20"/>
        </w:rPr>
        <w:t>rows</w:t>
      </w:r>
      <w:r>
        <w:rPr>
          <w:spacing w:val="-11"/>
          <w:sz w:val="20"/>
        </w:rPr>
        <w:t xml:space="preserve"> </w:t>
      </w:r>
      <w:del w:id="293" w:author="Phil Green" w:date="2026-08-30T14:00:00Z" w16du:dateUtc="2026-08-30T12:00:00Z">
        <w:r w:rsidDel="00F05DA3">
          <w:rPr>
            <w:sz w:val="20"/>
          </w:rPr>
          <w:delText>that</w:delText>
        </w:r>
        <w:r w:rsidDel="00F05DA3">
          <w:rPr>
            <w:spacing w:val="-12"/>
            <w:sz w:val="20"/>
          </w:rPr>
          <w:delText xml:space="preserve"> </w:delText>
        </w:r>
        <w:r w:rsidDel="00F05DA3">
          <w:rPr>
            <w:spacing w:val="-5"/>
            <w:sz w:val="20"/>
          </w:rPr>
          <w:delText>are</w:delText>
        </w:r>
        <w:r w:rsidDel="00F05DA3">
          <w:rPr>
            <w:rFonts w:ascii="Times New Roman"/>
            <w:sz w:val="20"/>
          </w:rPr>
          <w:tab/>
        </w:r>
        <w:r w:rsidDel="00F05DA3">
          <w:rPr>
            <w:rFonts w:ascii="Trebuchet MS"/>
            <w:spacing w:val="-5"/>
            <w:sz w:val="10"/>
          </w:rPr>
          <w:delText>185</w:delText>
        </w:r>
      </w:del>
    </w:p>
    <w:p w14:paraId="60D092B9" w14:textId="05FDF27E" w:rsidR="00EA1924" w:rsidDel="00F05DA3" w:rsidRDefault="00000000" w:rsidP="00F05DA3">
      <w:pPr>
        <w:tabs>
          <w:tab w:val="right" w:pos="11017"/>
        </w:tabs>
        <w:spacing w:before="30"/>
        <w:ind w:left="2761"/>
        <w:rPr>
          <w:del w:id="294" w:author="Phil Green" w:date="2026-08-30T14:00:00Z" w16du:dateUtc="2026-08-30T12:00:00Z"/>
          <w:rFonts w:ascii="Trebuchet MS"/>
          <w:sz w:val="10"/>
        </w:rPr>
      </w:pPr>
      <w:del w:id="295" w:author="Phil Green" w:date="2026-08-30T14:00:00Z" w16du:dateUtc="2026-08-30T12:00:00Z">
        <w:r w:rsidDel="00F05DA3">
          <w:rPr>
            <w:i/>
            <w:sz w:val="20"/>
          </w:rPr>
          <w:delText>byte-identical</w:delText>
        </w:r>
        <w:r w:rsidDel="00F05DA3">
          <w:rPr>
            <w:i/>
            <w:spacing w:val="8"/>
            <w:sz w:val="20"/>
          </w:rPr>
          <w:delText xml:space="preserve"> </w:delText>
        </w:r>
        <w:r w:rsidDel="00F05DA3">
          <w:rPr>
            <w:sz w:val="20"/>
          </w:rPr>
          <w:delText>in</w:delText>
        </w:r>
        <w:r w:rsidDel="00F05DA3">
          <w:rPr>
            <w:spacing w:val="9"/>
            <w:sz w:val="20"/>
          </w:rPr>
          <w:delText xml:space="preserve"> </w:delText>
        </w:r>
        <w:r w:rsidDel="00F05DA3">
          <w:rPr>
            <w:sz w:val="20"/>
          </w:rPr>
          <w:delText>every</w:delText>
        </w:r>
        <w:r w:rsidDel="00F05DA3">
          <w:rPr>
            <w:spacing w:val="8"/>
            <w:sz w:val="20"/>
          </w:rPr>
          <w:delText xml:space="preserve"> </w:delText>
        </w:r>
        <w:r w:rsidDel="00F05DA3">
          <w:rPr>
            <w:sz w:val="20"/>
          </w:rPr>
          <w:delText>measured</w:delText>
        </w:r>
        <w:r w:rsidDel="00F05DA3">
          <w:rPr>
            <w:spacing w:val="9"/>
            <w:sz w:val="20"/>
          </w:rPr>
          <w:delText xml:space="preserve"> </w:delText>
        </w:r>
        <w:r w:rsidDel="00F05DA3">
          <w:rPr>
            <w:sz w:val="20"/>
          </w:rPr>
          <w:delText>value</w:delText>
        </w:r>
        <w:r w:rsidDel="00F05DA3">
          <w:rPr>
            <w:spacing w:val="8"/>
            <w:sz w:val="20"/>
          </w:rPr>
          <w:delText xml:space="preserve"> </w:delText>
        </w:r>
        <w:r w:rsidDel="00F05DA3">
          <w:rPr>
            <w:sz w:val="20"/>
          </w:rPr>
          <w:delText>(the</w:delText>
        </w:r>
        <w:r w:rsidDel="00F05DA3">
          <w:rPr>
            <w:spacing w:val="9"/>
            <w:sz w:val="20"/>
          </w:rPr>
          <w:delText xml:space="preserve"> </w:delText>
        </w:r>
        <w:r w:rsidDel="00F05DA3">
          <w:rPr>
            <w:sz w:val="20"/>
          </w:rPr>
          <w:delText>same</w:delText>
        </w:r>
        <w:r w:rsidDel="00F05DA3">
          <w:rPr>
            <w:spacing w:val="8"/>
            <w:sz w:val="20"/>
          </w:rPr>
          <w:delText xml:space="preserve"> </w:delText>
        </w:r>
        <w:r w:rsidDel="00F05DA3">
          <w:rPr>
            <w:sz w:val="20"/>
          </w:rPr>
          <w:delText>colorant</w:delText>
        </w:r>
        <w:r w:rsidDel="00F05DA3">
          <w:rPr>
            <w:spacing w:val="9"/>
            <w:sz w:val="20"/>
          </w:rPr>
          <w:delText xml:space="preserve"> </w:delText>
        </w:r>
        <w:r w:rsidDel="00F05DA3">
          <w:rPr>
            <w:sz w:val="20"/>
          </w:rPr>
          <w:delText>recipe</w:delText>
        </w:r>
        <w:r w:rsidDel="00F05DA3">
          <w:rPr>
            <w:spacing w:val="8"/>
            <w:sz w:val="20"/>
          </w:rPr>
          <w:delText xml:space="preserve"> </w:delText>
        </w:r>
        <w:r w:rsidDel="00F05DA3">
          <w:rPr>
            <w:i/>
            <w:sz w:val="20"/>
          </w:rPr>
          <w:delText>and</w:delText>
        </w:r>
        <w:r w:rsidDel="00F05DA3">
          <w:rPr>
            <w:i/>
            <w:spacing w:val="9"/>
            <w:sz w:val="20"/>
          </w:rPr>
          <w:delText xml:space="preserve"> </w:delText>
        </w:r>
        <w:r w:rsidDel="00F05DA3">
          <w:rPr>
            <w:sz w:val="20"/>
          </w:rPr>
          <w:delText>the</w:delText>
        </w:r>
        <w:r w:rsidDel="00F05DA3">
          <w:rPr>
            <w:spacing w:val="8"/>
            <w:sz w:val="20"/>
          </w:rPr>
          <w:delText xml:space="preserve"> </w:delText>
        </w:r>
        <w:r w:rsidDel="00F05DA3">
          <w:rPr>
            <w:sz w:val="20"/>
          </w:rPr>
          <w:delText>same</w:delText>
        </w:r>
        <w:r w:rsidDel="00F05DA3">
          <w:rPr>
            <w:spacing w:val="9"/>
            <w:sz w:val="20"/>
          </w:rPr>
          <w:delText xml:space="preserve"> </w:delText>
        </w:r>
        <w:r w:rsidDel="00F05DA3">
          <w:rPr>
            <w:spacing w:val="-2"/>
            <w:sz w:val="20"/>
          </w:rPr>
          <w:delText>measured</w:delText>
        </w:r>
        <w:r w:rsidDel="00F05DA3">
          <w:rPr>
            <w:rFonts w:ascii="Times New Roman"/>
            <w:sz w:val="20"/>
          </w:rPr>
          <w:tab/>
        </w:r>
        <w:r w:rsidDel="00F05DA3">
          <w:rPr>
            <w:rFonts w:ascii="Trebuchet MS"/>
            <w:spacing w:val="-5"/>
            <w:sz w:val="10"/>
          </w:rPr>
          <w:delText>186</w:delText>
        </w:r>
      </w:del>
    </w:p>
    <w:p w14:paraId="3C99BB18" w14:textId="7E9A6406" w:rsidR="00EA1924" w:rsidRDefault="00000000" w:rsidP="00F05DA3">
      <w:pPr>
        <w:tabs>
          <w:tab w:val="right" w:pos="11017"/>
        </w:tabs>
        <w:spacing w:before="30"/>
        <w:ind w:left="2761"/>
        <w:rPr>
          <w:rFonts w:ascii="Trebuchet MS"/>
          <w:sz w:val="10"/>
        </w:rPr>
        <w:pPrChange w:id="296" w:author="Phil Green" w:date="2026-08-30T14:00:00Z" w16du:dateUtc="2026-08-30T12:00:00Z">
          <w:pPr>
            <w:tabs>
              <w:tab w:val="left" w:pos="10859"/>
            </w:tabs>
            <w:spacing w:before="30"/>
            <w:ind w:left="2755"/>
          </w:pPr>
        </w:pPrChange>
      </w:pPr>
      <w:del w:id="297" w:author="Phil Green" w:date="2026-08-30T14:00:00Z" w16du:dateUtc="2026-08-30T12:00:00Z">
        <w:r w:rsidDel="00F05DA3">
          <w:rPr>
            <w:spacing w:val="-2"/>
            <w:sz w:val="20"/>
          </w:rPr>
          <w:lastRenderedPageBreak/>
          <w:delText>XYZ</w:delText>
        </w:r>
        <w:r w:rsidDel="00F05DA3">
          <w:rPr>
            <w:spacing w:val="-6"/>
            <w:sz w:val="20"/>
          </w:rPr>
          <w:delText xml:space="preserve"> </w:delText>
        </w:r>
        <w:r w:rsidDel="00F05DA3">
          <w:rPr>
            <w:spacing w:val="-2"/>
            <w:sz w:val="20"/>
          </w:rPr>
          <w:delText>and</w:delText>
        </w:r>
        <w:r w:rsidDel="00F05DA3">
          <w:rPr>
            <w:spacing w:val="-6"/>
            <w:sz w:val="20"/>
          </w:rPr>
          <w:delText xml:space="preserve"> </w:delText>
        </w:r>
        <w:r w:rsidDel="00F05DA3">
          <w:rPr>
            <w:spacing w:val="-2"/>
            <w:sz w:val="20"/>
          </w:rPr>
          <w:delText>Lab,</w:delText>
        </w:r>
        <w:r w:rsidDel="00F05DA3">
          <w:rPr>
            <w:spacing w:val="-6"/>
            <w:sz w:val="20"/>
          </w:rPr>
          <w:delText xml:space="preserve"> </w:delText>
        </w:r>
        <w:r w:rsidDel="00F05DA3">
          <w:rPr>
            <w:spacing w:val="-2"/>
            <w:sz w:val="20"/>
          </w:rPr>
          <w:delText>agreeing</w:delText>
        </w:r>
        <w:r w:rsidDel="00F05DA3">
          <w:rPr>
            <w:spacing w:val="-6"/>
            <w:sz w:val="20"/>
          </w:rPr>
          <w:delText xml:space="preserve"> </w:delText>
        </w:r>
        <w:r w:rsidDel="00F05DA3">
          <w:rPr>
            <w:spacing w:val="-2"/>
            <w:sz w:val="20"/>
          </w:rPr>
          <w:delText>to</w:delText>
        </w:r>
        <w:r w:rsidDel="00F05DA3">
          <w:rPr>
            <w:spacing w:val="-5"/>
            <w:sz w:val="20"/>
          </w:rPr>
          <w:delText xml:space="preserve"> </w:delText>
        </w:r>
        <w:r w:rsidDel="00F05DA3">
          <w:rPr>
            <w:spacing w:val="-2"/>
            <w:sz w:val="20"/>
          </w:rPr>
          <w:delText>the</w:delText>
        </w:r>
        <w:r w:rsidDel="00F05DA3">
          <w:rPr>
            <w:spacing w:val="-6"/>
            <w:sz w:val="20"/>
          </w:rPr>
          <w:delText xml:space="preserve"> </w:delText>
        </w:r>
        <w:r w:rsidDel="00F05DA3">
          <w:rPr>
            <w:spacing w:val="-2"/>
            <w:sz w:val="20"/>
          </w:rPr>
          <w:delText>last</w:delText>
        </w:r>
        <w:r w:rsidDel="00F05DA3">
          <w:rPr>
            <w:spacing w:val="-7"/>
            <w:sz w:val="20"/>
          </w:rPr>
          <w:delText xml:space="preserve"> </w:delText>
        </w:r>
        <w:r w:rsidDel="00F05DA3">
          <w:rPr>
            <w:spacing w:val="-2"/>
            <w:sz w:val="20"/>
          </w:rPr>
          <w:delText>recorded</w:delText>
        </w:r>
        <w:r w:rsidDel="00F05DA3">
          <w:rPr>
            <w:spacing w:val="-6"/>
            <w:sz w:val="20"/>
          </w:rPr>
          <w:delText xml:space="preserve"> </w:delText>
        </w:r>
        <w:r w:rsidDel="00F05DA3">
          <w:rPr>
            <w:spacing w:val="-2"/>
            <w:sz w:val="20"/>
          </w:rPr>
          <w:delText>digit)</w:delText>
        </w:r>
        <w:r w:rsidDel="00F05DA3">
          <w:rPr>
            <w:spacing w:val="-5"/>
            <w:sz w:val="20"/>
          </w:rPr>
          <w:delText xml:space="preserve"> </w:delText>
        </w:r>
        <w:r w:rsidDel="00F05DA3">
          <w:rPr>
            <w:spacing w:val="-2"/>
            <w:sz w:val="20"/>
          </w:rPr>
          <w:delText>are</w:delText>
        </w:r>
        <w:r w:rsidDel="00F05DA3">
          <w:rPr>
            <w:spacing w:val="-6"/>
            <w:sz w:val="20"/>
          </w:rPr>
          <w:delText xml:space="preserve"> </w:delText>
        </w:r>
      </w:del>
      <w:ins w:id="298" w:author="Phil Green" w:date="2026-08-30T14:00:00Z" w16du:dateUtc="2026-08-30T12:00:00Z">
        <w:r w:rsidR="00F05DA3">
          <w:rPr>
            <w:spacing w:val="-2"/>
            <w:sz w:val="20"/>
          </w:rPr>
          <w:t>were</w:t>
        </w:r>
        <w:r w:rsidR="00F05DA3">
          <w:rPr>
            <w:spacing w:val="-6"/>
            <w:sz w:val="20"/>
          </w:rPr>
          <w:t xml:space="preserve"> </w:t>
        </w:r>
      </w:ins>
      <w:r>
        <w:rPr>
          <w:spacing w:val="-2"/>
          <w:sz w:val="20"/>
        </w:rPr>
        <w:t>removed</w:t>
      </w:r>
      <w:del w:id="299" w:author="Phil Green" w:date="2026-08-30T14:00:00Z" w16du:dateUtc="2026-08-30T12:00:00Z">
        <w:r w:rsidDel="00F05DA3">
          <w:rPr>
            <w:spacing w:val="-2"/>
            <w:sz w:val="20"/>
          </w:rPr>
          <w:delText>,</w:delText>
        </w:r>
        <w:r w:rsidDel="00F05DA3">
          <w:rPr>
            <w:spacing w:val="-6"/>
            <w:sz w:val="20"/>
          </w:rPr>
          <w:delText xml:space="preserve"> </w:delText>
        </w:r>
        <w:r w:rsidDel="00F05DA3">
          <w:rPr>
            <w:spacing w:val="-2"/>
            <w:sz w:val="20"/>
          </w:rPr>
          <w:delText>keeping</w:delText>
        </w:r>
        <w:r w:rsidDel="00F05DA3">
          <w:rPr>
            <w:spacing w:val="-6"/>
            <w:sz w:val="20"/>
          </w:rPr>
          <w:delText xml:space="preserve"> </w:delText>
        </w:r>
        <w:r w:rsidDel="00F05DA3">
          <w:rPr>
            <w:spacing w:val="-2"/>
            <w:sz w:val="20"/>
          </w:rPr>
          <w:delText>the</w:delText>
        </w:r>
        <w:r w:rsidDel="00F05DA3">
          <w:rPr>
            <w:spacing w:val="-6"/>
            <w:sz w:val="20"/>
          </w:rPr>
          <w:delText xml:space="preserve"> </w:delText>
        </w:r>
        <w:r w:rsidDel="00F05DA3">
          <w:rPr>
            <w:spacing w:val="-2"/>
            <w:sz w:val="20"/>
          </w:rPr>
          <w:delText>first</w:delText>
        </w:r>
        <w:r w:rsidDel="00F05DA3">
          <w:rPr>
            <w:spacing w:val="-5"/>
            <w:sz w:val="20"/>
          </w:rPr>
          <w:delText xml:space="preserve"> </w:delText>
        </w:r>
        <w:r w:rsidDel="00F05DA3">
          <w:rPr>
            <w:spacing w:val="-2"/>
            <w:sz w:val="20"/>
          </w:rPr>
          <w:delText>occurrence</w:delText>
        </w:r>
      </w:del>
      <w:r>
        <w:rPr>
          <w:spacing w:val="-2"/>
          <w:sz w:val="20"/>
        </w:rPr>
        <w:t>.</w:t>
      </w:r>
      <w:r>
        <w:rPr>
          <w:sz w:val="20"/>
        </w:rPr>
        <w:tab/>
      </w:r>
      <w:r>
        <w:rPr>
          <w:rFonts w:ascii="Trebuchet MS"/>
          <w:spacing w:val="-5"/>
          <w:sz w:val="10"/>
        </w:rPr>
        <w:t>187</w:t>
      </w:r>
    </w:p>
    <w:p w14:paraId="70AB532B" w14:textId="7CD8C4EE" w:rsidR="00EA1924" w:rsidDel="00DA4A96" w:rsidRDefault="00000000">
      <w:pPr>
        <w:tabs>
          <w:tab w:val="left" w:pos="10859"/>
        </w:tabs>
        <w:spacing w:before="30"/>
        <w:ind w:left="2754"/>
        <w:rPr>
          <w:del w:id="300" w:author="Phil Green" w:date="2026-08-30T14:20:00Z" w16du:dateUtc="2026-08-30T12:20:00Z"/>
          <w:rFonts w:ascii="Trebuchet MS"/>
          <w:sz w:val="10"/>
        </w:rPr>
      </w:pPr>
      <w:del w:id="301" w:author="Phil Green" w:date="2026-08-30T14:20:00Z" w16du:dateUtc="2026-08-30T12:20:00Z">
        <w:r w:rsidDel="00DA4A96">
          <w:rPr>
            <w:sz w:val="20"/>
          </w:rPr>
          <w:delText>Applied</w:delText>
        </w:r>
        <w:r w:rsidDel="00DA4A96">
          <w:rPr>
            <w:spacing w:val="-8"/>
            <w:sz w:val="20"/>
          </w:rPr>
          <w:delText xml:space="preserve"> </w:delText>
        </w:r>
        <w:r w:rsidDel="00DA4A96">
          <w:rPr>
            <w:sz w:val="20"/>
          </w:rPr>
          <w:delText>uniformly</w:delText>
        </w:r>
        <w:r w:rsidDel="00DA4A96">
          <w:rPr>
            <w:spacing w:val="-8"/>
            <w:sz w:val="20"/>
          </w:rPr>
          <w:delText xml:space="preserve"> </w:delText>
        </w:r>
        <w:r w:rsidDel="00DA4A96">
          <w:rPr>
            <w:sz w:val="20"/>
          </w:rPr>
          <w:delText>across</w:delText>
        </w:r>
        <w:r w:rsidDel="00DA4A96">
          <w:rPr>
            <w:spacing w:val="-8"/>
            <w:sz w:val="20"/>
          </w:rPr>
          <w:delText xml:space="preserve"> </w:delText>
        </w:r>
        <w:r w:rsidDel="00DA4A96">
          <w:rPr>
            <w:sz w:val="20"/>
          </w:rPr>
          <w:delText>the</w:delText>
        </w:r>
        <w:r w:rsidDel="00DA4A96">
          <w:rPr>
            <w:spacing w:val="-7"/>
            <w:sz w:val="20"/>
          </w:rPr>
          <w:delText xml:space="preserve"> </w:delText>
        </w:r>
        <w:r w:rsidDel="00DA4A96">
          <w:rPr>
            <w:sz w:val="20"/>
          </w:rPr>
          <w:delText>datasets</w:delText>
        </w:r>
        <w:r w:rsidDel="00DA4A96">
          <w:rPr>
            <w:spacing w:val="-8"/>
            <w:sz w:val="20"/>
          </w:rPr>
          <w:delText xml:space="preserve"> </w:delText>
        </w:r>
        <w:r w:rsidDel="00DA4A96">
          <w:rPr>
            <w:sz w:val="20"/>
          </w:rPr>
          <w:delText>compared</w:delText>
        </w:r>
        <w:r w:rsidDel="00DA4A96">
          <w:rPr>
            <w:spacing w:val="-8"/>
            <w:sz w:val="20"/>
          </w:rPr>
          <w:delText xml:space="preserve"> </w:delText>
        </w:r>
        <w:r w:rsidDel="00DA4A96">
          <w:rPr>
            <w:sz w:val="20"/>
          </w:rPr>
          <w:delText>here,</w:delText>
        </w:r>
        <w:r w:rsidDel="00DA4A96">
          <w:rPr>
            <w:spacing w:val="-8"/>
            <w:sz w:val="20"/>
          </w:rPr>
          <w:delText xml:space="preserve"> </w:delText>
        </w:r>
        <w:r w:rsidDel="00DA4A96">
          <w:rPr>
            <w:sz w:val="20"/>
          </w:rPr>
          <w:delText>this</w:delText>
        </w:r>
        <w:r w:rsidDel="00DA4A96">
          <w:rPr>
            <w:spacing w:val="-7"/>
            <w:sz w:val="20"/>
          </w:rPr>
          <w:delText xml:space="preserve"> </w:delText>
        </w:r>
        <w:r w:rsidDel="00DA4A96">
          <w:rPr>
            <w:sz w:val="20"/>
          </w:rPr>
          <w:delText>drops</w:delText>
        </w:r>
        <w:r w:rsidDel="00DA4A96">
          <w:rPr>
            <w:spacing w:val="-8"/>
            <w:sz w:val="20"/>
          </w:rPr>
          <w:delText xml:space="preserve"> </w:delText>
        </w:r>
        <w:r w:rsidDel="00DA4A96">
          <w:rPr>
            <w:sz w:val="20"/>
          </w:rPr>
          <w:delText>23</w:delText>
        </w:r>
        <w:r w:rsidDel="00DA4A96">
          <w:rPr>
            <w:spacing w:val="-8"/>
            <w:sz w:val="20"/>
          </w:rPr>
          <w:delText xml:space="preserve"> </w:delText>
        </w:r>
        <w:r w:rsidDel="00DA4A96">
          <w:rPr>
            <w:sz w:val="20"/>
          </w:rPr>
          <w:delText>rows</w:delText>
        </w:r>
        <w:r w:rsidDel="00DA4A96">
          <w:rPr>
            <w:spacing w:val="-7"/>
            <w:sz w:val="20"/>
          </w:rPr>
          <w:delText xml:space="preserve"> </w:delText>
        </w:r>
        <w:r w:rsidDel="00DA4A96">
          <w:rPr>
            <w:sz w:val="20"/>
          </w:rPr>
          <w:delText>per</w:delText>
        </w:r>
        <w:r w:rsidDel="00DA4A96">
          <w:rPr>
            <w:spacing w:val="-8"/>
            <w:sz w:val="20"/>
          </w:rPr>
          <w:delText xml:space="preserve"> </w:delText>
        </w:r>
        <w:r w:rsidDel="00DA4A96">
          <w:rPr>
            <w:sz w:val="20"/>
          </w:rPr>
          <w:delText>CMY</w:delText>
        </w:r>
        <w:r w:rsidDel="00DA4A96">
          <w:rPr>
            <w:spacing w:val="-8"/>
            <w:sz w:val="20"/>
          </w:rPr>
          <w:delText xml:space="preserve"> </w:delText>
        </w:r>
        <w:r w:rsidDel="00DA4A96">
          <w:rPr>
            <w:spacing w:val="-2"/>
            <w:sz w:val="20"/>
          </w:rPr>
          <w:delText>condi-</w:delText>
        </w:r>
        <w:r w:rsidDel="00DA4A96">
          <w:rPr>
            <w:sz w:val="20"/>
          </w:rPr>
          <w:tab/>
        </w:r>
        <w:r w:rsidDel="00DA4A96">
          <w:rPr>
            <w:rFonts w:ascii="Trebuchet MS"/>
            <w:spacing w:val="-5"/>
            <w:sz w:val="10"/>
          </w:rPr>
          <w:delText>188</w:delText>
        </w:r>
      </w:del>
    </w:p>
    <w:p w14:paraId="77A29573" w14:textId="2307E675" w:rsidR="00EA1924" w:rsidDel="00DA4A96" w:rsidRDefault="00EA1924">
      <w:pPr>
        <w:rPr>
          <w:del w:id="302" w:author="Phil Green" w:date="2026-08-30T14:20:00Z" w16du:dateUtc="2026-08-30T12:20:00Z"/>
          <w:rFonts w:ascii="Trebuchet MS"/>
          <w:sz w:val="10"/>
        </w:rPr>
        <w:sectPr w:rsidR="00EA1924" w:rsidDel="00DA4A96">
          <w:type w:val="continuous"/>
          <w:pgSz w:w="11910" w:h="16840"/>
          <w:pgMar w:top="760" w:right="283" w:bottom="760" w:left="566" w:header="685" w:footer="563" w:gutter="0"/>
          <w:cols w:space="720"/>
        </w:sectPr>
      </w:pPr>
    </w:p>
    <w:p w14:paraId="334C4E4B" w14:textId="0120E40F" w:rsidR="00EA1924" w:rsidDel="00DA4A96" w:rsidRDefault="00EA1924">
      <w:pPr>
        <w:pStyle w:val="BodyText"/>
        <w:spacing w:before="169"/>
        <w:rPr>
          <w:del w:id="303" w:author="Phil Green" w:date="2026-08-30T14:20:00Z" w16du:dateUtc="2026-08-30T12:20:00Z"/>
          <w:rFonts w:ascii="Trebuchet MS"/>
          <w:sz w:val="20"/>
        </w:rPr>
      </w:pPr>
    </w:p>
    <w:p w14:paraId="11647448" w14:textId="246B9C3D" w:rsidR="00EA1924" w:rsidDel="00DA4A96" w:rsidRDefault="00000000" w:rsidP="00DA4A96">
      <w:pPr>
        <w:tabs>
          <w:tab w:val="left" w:pos="10428"/>
          <w:tab w:val="left" w:pos="10853"/>
        </w:tabs>
        <w:spacing w:line="268" w:lineRule="auto"/>
        <w:ind w:left="2755" w:right="36" w:firstLine="5"/>
        <w:jc w:val="right"/>
        <w:rPr>
          <w:del w:id="304" w:author="Phil Green" w:date="2026-08-30T14:21:00Z" w16du:dateUtc="2026-08-30T12:21:00Z"/>
          <w:rFonts w:ascii="Trebuchet MS" w:hAnsi="Trebuchet MS"/>
          <w:sz w:val="10"/>
        </w:rPr>
      </w:pPr>
      <w:del w:id="305" w:author="Phil Green" w:date="2026-08-30T14:20:00Z" w16du:dateUtc="2026-08-30T12:20:00Z">
        <w:r w:rsidDel="00DA4A96">
          <w:rPr>
            <w:sz w:val="20"/>
          </w:rPr>
          <w:delText xml:space="preserve">tion (818 </w:delText>
        </w:r>
        <w:r w:rsidDel="00DA4A96">
          <w:rPr>
            <w:rFonts w:ascii="Libertinus Sans" w:hAnsi="Libertinus Sans"/>
            <w:i/>
            <w:sz w:val="20"/>
          </w:rPr>
          <w:delText xml:space="preserve">→ </w:delText>
        </w:r>
        <w:r w:rsidDel="00DA4A96">
          <w:rPr>
            <w:sz w:val="20"/>
          </w:rPr>
          <w:delText xml:space="preserve">795 analyzed) and 29 per CMYK condition (1,617 </w:delText>
        </w:r>
        <w:r w:rsidDel="00DA4A96">
          <w:rPr>
            <w:rFonts w:ascii="Libertinus Sans" w:hAnsi="Libertinus Sans"/>
            <w:i/>
            <w:sz w:val="20"/>
          </w:rPr>
          <w:delText xml:space="preserve">→ </w:delText>
        </w:r>
        <w:r w:rsidDel="00DA4A96">
          <w:rPr>
            <w:sz w:val="20"/>
          </w:rPr>
          <w:delText xml:space="preserve">1,588; the same 23 </w:delText>
        </w:r>
        <w:r w:rsidDel="00DA4A96">
          <w:rPr>
            <w:i/>
            <w:sz w:val="20"/>
          </w:rPr>
          <w:delText xml:space="preserve">K </w:delText>
        </w:r>
        <w:r w:rsidDel="00DA4A96">
          <w:rPr>
            <w:rFonts w:ascii="Tahoma" w:hAnsi="Tahoma"/>
            <w:sz w:val="20"/>
          </w:rPr>
          <w:delText xml:space="preserve">= </w:delText>
        </w:r>
        <w:r w:rsidDel="00DA4A96">
          <w:rPr>
            <w:sz w:val="20"/>
          </w:rPr>
          <w:delText>0</w:delText>
        </w:r>
        <w:r w:rsidDel="00DA4A96">
          <w:rPr>
            <w:sz w:val="20"/>
          </w:rPr>
          <w:tab/>
        </w:r>
        <w:r w:rsidDel="00DA4A96">
          <w:rPr>
            <w:spacing w:val="-44"/>
            <w:sz w:val="20"/>
          </w:rPr>
          <w:delText xml:space="preserve"> </w:delText>
        </w:r>
        <w:r w:rsidDel="00DA4A96">
          <w:rPr>
            <w:rFonts w:ascii="Trebuchet MS" w:hAnsi="Trebuchet MS"/>
            <w:spacing w:val="-2"/>
            <w:sz w:val="10"/>
          </w:rPr>
          <w:delText>189</w:delText>
        </w:r>
        <w:r w:rsidDel="00DA4A96">
          <w:rPr>
            <w:rFonts w:ascii="Trebuchet MS" w:hAnsi="Trebuchet MS"/>
            <w:spacing w:val="40"/>
            <w:sz w:val="10"/>
          </w:rPr>
          <w:delText xml:space="preserve"> </w:delText>
        </w:r>
        <w:r w:rsidDel="00DA4A96">
          <w:rPr>
            <w:sz w:val="20"/>
          </w:rPr>
          <w:delText xml:space="preserve">duplicates plus 6 with </w:delText>
        </w:r>
        <w:r w:rsidDel="00DA4A96">
          <w:rPr>
            <w:i/>
            <w:sz w:val="20"/>
          </w:rPr>
          <w:delText>K</w:delText>
        </w:r>
        <w:r w:rsidDel="00DA4A96">
          <w:rPr>
            <w:i/>
            <w:spacing w:val="40"/>
            <w:sz w:val="20"/>
          </w:rPr>
          <w:delText xml:space="preserve"> </w:delText>
        </w:r>
        <w:r w:rsidDel="00DA4A96">
          <w:rPr>
            <w:rFonts w:ascii="Verdana" w:hAnsi="Verdana"/>
            <w:i/>
            <w:sz w:val="20"/>
          </w:rPr>
          <w:delText xml:space="preserve">&gt; </w:delText>
        </w:r>
        <w:r w:rsidDel="00DA4A96">
          <w:rPr>
            <w:sz w:val="20"/>
          </w:rPr>
          <w:delText>0) on each of the three coated printer sets, and 232 rows on</w:delText>
        </w:r>
        <w:r w:rsidDel="00DA4A96">
          <w:rPr>
            <w:sz w:val="20"/>
          </w:rPr>
          <w:tab/>
        </w:r>
        <w:r w:rsidDel="00DA4A96">
          <w:rPr>
            <w:sz w:val="20"/>
          </w:rPr>
          <w:tab/>
        </w:r>
        <w:r w:rsidDel="00DA4A96">
          <w:rPr>
            <w:rFonts w:ascii="Trebuchet MS" w:hAnsi="Trebuchet MS"/>
            <w:spacing w:val="-4"/>
            <w:sz w:val="10"/>
          </w:rPr>
          <w:delText>190</w:delText>
        </w:r>
        <w:r w:rsidDel="00DA4A96">
          <w:rPr>
            <w:rFonts w:ascii="Trebuchet MS" w:hAnsi="Trebuchet MS"/>
            <w:spacing w:val="40"/>
            <w:sz w:val="10"/>
          </w:rPr>
          <w:delText xml:space="preserve"> </w:delText>
        </w:r>
        <w:r w:rsidDel="00DA4A96">
          <w:rPr>
            <w:sz w:val="20"/>
          </w:rPr>
          <w:delText xml:space="preserve">CMYKOGV-7 (3,534 </w:delText>
        </w:r>
        <w:r w:rsidDel="00DA4A96">
          <w:rPr>
            <w:rFonts w:ascii="Libertinus Sans" w:hAnsi="Libertinus Sans"/>
            <w:i/>
            <w:sz w:val="20"/>
          </w:rPr>
          <w:delText xml:space="preserve">→ </w:delText>
        </w:r>
        <w:r w:rsidDel="00DA4A96">
          <w:rPr>
            <w:sz w:val="20"/>
          </w:rPr>
          <w:delText>3,302); no dataset in the paper is treated differently from another.</w:delText>
        </w:r>
      </w:del>
      <w:r>
        <w:rPr>
          <w:sz w:val="20"/>
        </w:rPr>
        <w:tab/>
      </w:r>
      <w:r>
        <w:rPr>
          <w:rFonts w:ascii="Trebuchet MS" w:hAnsi="Trebuchet MS"/>
          <w:spacing w:val="-4"/>
          <w:sz w:val="10"/>
        </w:rPr>
        <w:t>191</w:t>
      </w:r>
      <w:r>
        <w:rPr>
          <w:rFonts w:ascii="Trebuchet MS" w:hAnsi="Trebuchet MS"/>
          <w:spacing w:val="40"/>
          <w:sz w:val="10"/>
        </w:rPr>
        <w:t xml:space="preserve"> </w:t>
      </w:r>
      <w:del w:id="306" w:author="Phil Green" w:date="2026-08-30T14:21:00Z" w16du:dateUtc="2026-08-30T12:21:00Z">
        <w:r w:rsidDel="00DA4A96">
          <w:rPr>
            <w:sz w:val="20"/>
          </w:rPr>
          <w:delText>Such rows are an upstream duplication or averaging artifact, not repeated measure-</w:delText>
        </w:r>
        <w:r w:rsidDel="00DA4A96">
          <w:rPr>
            <w:sz w:val="20"/>
          </w:rPr>
          <w:tab/>
        </w:r>
        <w:r w:rsidDel="00DA4A96">
          <w:rPr>
            <w:rFonts w:ascii="Trebuchet MS" w:hAnsi="Trebuchet MS"/>
            <w:spacing w:val="-4"/>
            <w:sz w:val="10"/>
          </w:rPr>
          <w:delText>192</w:delText>
        </w:r>
        <w:r w:rsidDel="00DA4A96">
          <w:rPr>
            <w:rFonts w:ascii="Trebuchet MS" w:hAnsi="Trebuchet MS"/>
            <w:spacing w:val="40"/>
            <w:sz w:val="10"/>
          </w:rPr>
          <w:delText xml:space="preserve"> </w:delText>
        </w:r>
        <w:r w:rsidDel="00DA4A96">
          <w:rPr>
            <w:sz w:val="20"/>
          </w:rPr>
          <w:delText>ment: two genuinely repeated patches differ by the instrument’s and the press’s repeata-</w:delText>
        </w:r>
        <w:r w:rsidDel="00DA4A96">
          <w:rPr>
            <w:sz w:val="20"/>
          </w:rPr>
          <w:tab/>
        </w:r>
        <w:r w:rsidDel="00DA4A96">
          <w:rPr>
            <w:rFonts w:ascii="Trebuchet MS" w:hAnsi="Trebuchet MS"/>
            <w:spacing w:val="-4"/>
            <w:sz w:val="10"/>
          </w:rPr>
          <w:delText>193</w:delText>
        </w:r>
        <w:r w:rsidDel="00DA4A96">
          <w:rPr>
            <w:rFonts w:ascii="Trebuchet MS" w:hAnsi="Trebuchet MS"/>
            <w:spacing w:val="40"/>
            <w:sz w:val="10"/>
          </w:rPr>
          <w:delText xml:space="preserve"> </w:delText>
        </w:r>
        <w:r w:rsidDel="00DA4A96">
          <w:rPr>
            <w:sz w:val="20"/>
          </w:rPr>
          <w:delText>bility, whereas these agree exactly. Keeping them carries two measurable costs. First, the</w:delText>
        </w:r>
        <w:r w:rsidDel="00DA4A96">
          <w:rPr>
            <w:sz w:val="20"/>
          </w:rPr>
          <w:tab/>
        </w:r>
        <w:r w:rsidDel="00DA4A96">
          <w:rPr>
            <w:rFonts w:ascii="Trebuchet MS" w:hAnsi="Trebuchet MS"/>
            <w:spacing w:val="-4"/>
            <w:sz w:val="10"/>
          </w:rPr>
          <w:delText>194</w:delText>
        </w:r>
        <w:r w:rsidDel="00DA4A96">
          <w:rPr>
            <w:rFonts w:ascii="Trebuchet MS" w:hAnsi="Trebuchet MS"/>
            <w:spacing w:val="40"/>
            <w:sz w:val="10"/>
          </w:rPr>
          <w:delText xml:space="preserve"> </w:delText>
        </w:r>
        <w:r w:rsidDel="00DA4A96">
          <w:rPr>
            <w:sz w:val="20"/>
          </w:rPr>
          <w:delText>pooled statistics weight the same recipe twice. Second, and easier to overlook, a test row’s</w:delText>
        </w:r>
        <w:r w:rsidDel="00DA4A96">
          <w:rPr>
            <w:sz w:val="20"/>
          </w:rPr>
          <w:tab/>
        </w:r>
        <w:r w:rsidDel="00DA4A96">
          <w:rPr>
            <w:spacing w:val="-44"/>
            <w:sz w:val="20"/>
          </w:rPr>
          <w:delText xml:space="preserve"> </w:delText>
        </w:r>
        <w:r w:rsidDel="00DA4A96">
          <w:rPr>
            <w:rFonts w:ascii="Trebuchet MS" w:hAnsi="Trebuchet MS"/>
            <w:spacing w:val="-2"/>
            <w:sz w:val="10"/>
          </w:rPr>
          <w:delText>195</w:delText>
        </w:r>
        <w:r w:rsidDel="00DA4A96">
          <w:rPr>
            <w:rFonts w:ascii="Trebuchet MS" w:hAnsi="Trebuchet MS"/>
            <w:spacing w:val="40"/>
            <w:sz w:val="10"/>
          </w:rPr>
          <w:delText xml:space="preserve"> </w:delText>
        </w:r>
        <w:r w:rsidDel="00DA4A96">
          <w:rPr>
            <w:sz w:val="20"/>
          </w:rPr>
          <w:delText>identical twin can sit in the training fold, which is train/test leakage in the strict sense, and</w:delText>
        </w:r>
        <w:r w:rsidDel="00DA4A96">
          <w:rPr>
            <w:sz w:val="20"/>
          </w:rPr>
          <w:tab/>
        </w:r>
        <w:r w:rsidDel="00DA4A96">
          <w:rPr>
            <w:rFonts w:ascii="Trebuchet MS" w:hAnsi="Trebuchet MS"/>
            <w:spacing w:val="-4"/>
            <w:sz w:val="10"/>
          </w:rPr>
          <w:delText>196</w:delText>
        </w:r>
        <w:r w:rsidDel="00DA4A96">
          <w:rPr>
            <w:rFonts w:ascii="Trebuchet MS" w:hAnsi="Trebuchet MS"/>
            <w:spacing w:val="40"/>
            <w:sz w:val="10"/>
          </w:rPr>
          <w:delText xml:space="preserve"> </w:delText>
        </w:r>
        <w:r w:rsidDel="00DA4A96">
          <w:rPr>
            <w:sz w:val="20"/>
          </w:rPr>
          <w:delText>its size is easy to demonstrate: on PC10-CMY, 30 of the 818 test rows (3.7%) had their twin</w:delText>
        </w:r>
        <w:r w:rsidDel="00DA4A96">
          <w:rPr>
            <w:sz w:val="20"/>
          </w:rPr>
          <w:tab/>
        </w:r>
        <w:r w:rsidDel="00DA4A96">
          <w:rPr>
            <w:rFonts w:ascii="Trebuchet MS" w:hAnsi="Trebuchet MS"/>
            <w:spacing w:val="-4"/>
            <w:sz w:val="10"/>
          </w:rPr>
          <w:delText>197</w:delText>
        </w:r>
        <w:r w:rsidDel="00DA4A96">
          <w:rPr>
            <w:rFonts w:ascii="Trebuchet MS" w:hAnsi="Trebuchet MS"/>
            <w:spacing w:val="40"/>
            <w:sz w:val="10"/>
          </w:rPr>
          <w:delText xml:space="preserve"> </w:delText>
        </w:r>
        <w:r w:rsidDel="00DA4A96">
          <w:rPr>
            <w:sz w:val="20"/>
          </w:rPr>
          <w:delText>in</w:delText>
        </w:r>
        <w:r w:rsidDel="00DA4A96">
          <w:rPr>
            <w:spacing w:val="8"/>
            <w:sz w:val="20"/>
          </w:rPr>
          <w:delText xml:space="preserve"> </w:delText>
        </w:r>
        <w:r w:rsidDel="00DA4A96">
          <w:rPr>
            <w:sz w:val="20"/>
          </w:rPr>
          <w:delText>the</w:delText>
        </w:r>
        <w:r w:rsidDel="00DA4A96">
          <w:rPr>
            <w:spacing w:val="9"/>
            <w:sz w:val="20"/>
          </w:rPr>
          <w:delText xml:space="preserve"> </w:delText>
        </w:r>
        <w:r w:rsidDel="00DA4A96">
          <w:rPr>
            <w:sz w:val="20"/>
          </w:rPr>
          <w:delText>training</w:delText>
        </w:r>
        <w:r w:rsidDel="00DA4A96">
          <w:rPr>
            <w:spacing w:val="9"/>
            <w:sz w:val="20"/>
          </w:rPr>
          <w:delText xml:space="preserve"> </w:delText>
        </w:r>
        <w:r w:rsidDel="00DA4A96">
          <w:rPr>
            <w:sz w:val="20"/>
          </w:rPr>
          <w:delText>fold,</w:delText>
        </w:r>
        <w:r w:rsidDel="00DA4A96">
          <w:rPr>
            <w:spacing w:val="9"/>
            <w:sz w:val="20"/>
          </w:rPr>
          <w:delText xml:space="preserve"> </w:delText>
        </w:r>
        <w:r w:rsidDel="00DA4A96">
          <w:rPr>
            <w:sz w:val="20"/>
          </w:rPr>
          <w:delText>and</w:delText>
        </w:r>
        <w:r w:rsidDel="00DA4A96">
          <w:rPr>
            <w:spacing w:val="9"/>
            <w:sz w:val="20"/>
          </w:rPr>
          <w:delText xml:space="preserve"> </w:delText>
        </w:r>
        <w:r w:rsidDel="00DA4A96">
          <w:rPr>
            <w:sz w:val="20"/>
          </w:rPr>
          <w:delText>an</w:delText>
        </w:r>
        <w:r w:rsidDel="00DA4A96">
          <w:rPr>
            <w:spacing w:val="9"/>
            <w:sz w:val="20"/>
          </w:rPr>
          <w:delText xml:space="preserve"> </w:delText>
        </w:r>
        <w:r w:rsidDel="00DA4A96">
          <w:rPr>
            <w:sz w:val="20"/>
          </w:rPr>
          <w:delText>unconstrained</w:delText>
        </w:r>
        <w:r w:rsidDel="00DA4A96">
          <w:rPr>
            <w:spacing w:val="9"/>
            <w:sz w:val="20"/>
          </w:rPr>
          <w:delText xml:space="preserve"> </w:delText>
        </w:r>
        <w:r w:rsidDel="00DA4A96">
          <w:rPr>
            <w:sz w:val="20"/>
          </w:rPr>
          <w:delText>decision</w:delText>
        </w:r>
        <w:r w:rsidDel="00DA4A96">
          <w:rPr>
            <w:spacing w:val="9"/>
            <w:sz w:val="20"/>
          </w:rPr>
          <w:delText xml:space="preserve"> </w:delText>
        </w:r>
        <w:r w:rsidDel="00DA4A96">
          <w:rPr>
            <w:sz w:val="20"/>
          </w:rPr>
          <w:delText>tree</w:delText>
        </w:r>
        <w:r w:rsidDel="00DA4A96">
          <w:rPr>
            <w:spacing w:val="9"/>
            <w:sz w:val="20"/>
          </w:rPr>
          <w:delText xml:space="preserve"> </w:delText>
        </w:r>
        <w:r w:rsidDel="00DA4A96">
          <w:rPr>
            <w:sz w:val="20"/>
          </w:rPr>
          <w:delText>scored</w:delText>
        </w:r>
        <w:r w:rsidDel="00DA4A96">
          <w:rPr>
            <w:spacing w:val="8"/>
            <w:sz w:val="20"/>
          </w:rPr>
          <w:delText xml:space="preserve"> </w:delText>
        </w:r>
        <w:r w:rsidDel="00DA4A96">
          <w:rPr>
            <w:sz w:val="20"/>
          </w:rPr>
          <w:delText>a</w:delText>
        </w:r>
        <w:r w:rsidDel="00DA4A96">
          <w:rPr>
            <w:spacing w:val="9"/>
            <w:sz w:val="20"/>
          </w:rPr>
          <w:delText xml:space="preserve"> </w:delText>
        </w:r>
        <w:r w:rsidDel="00DA4A96">
          <w:rPr>
            <w:sz w:val="20"/>
          </w:rPr>
          <w:delText>median</w:delText>
        </w:r>
        <w:r w:rsidDel="00DA4A96">
          <w:rPr>
            <w:spacing w:val="12"/>
            <w:sz w:val="20"/>
          </w:rPr>
          <w:delText xml:space="preserve"> </w:delText>
        </w:r>
        <w:r w:rsidDel="00DA4A96">
          <w:rPr>
            <w:rFonts w:ascii="Calibri" w:hAnsi="Calibri"/>
            <w:sz w:val="20"/>
          </w:rPr>
          <w:delText>∆</w:delText>
        </w:r>
        <w:r w:rsidDel="00DA4A96">
          <w:rPr>
            <w:i/>
            <w:sz w:val="20"/>
          </w:rPr>
          <w:delText>E</w:delText>
        </w:r>
        <w:r w:rsidDel="00DA4A96">
          <w:rPr>
            <w:sz w:val="20"/>
            <w:vertAlign w:val="subscript"/>
          </w:rPr>
          <w:delText>00</w:delText>
        </w:r>
        <w:r w:rsidDel="00DA4A96">
          <w:rPr>
            <w:spacing w:val="20"/>
            <w:sz w:val="20"/>
          </w:rPr>
          <w:delText xml:space="preserve"> </w:delText>
        </w:r>
        <w:r w:rsidDel="00DA4A96">
          <w:rPr>
            <w:sz w:val="20"/>
          </w:rPr>
          <w:delText>of</w:delText>
        </w:r>
        <w:r w:rsidDel="00DA4A96">
          <w:rPr>
            <w:spacing w:val="9"/>
            <w:sz w:val="20"/>
          </w:rPr>
          <w:delText xml:space="preserve"> </w:delText>
        </w:r>
        <w:r w:rsidDel="00DA4A96">
          <w:rPr>
            <w:spacing w:val="-2"/>
            <w:sz w:val="20"/>
          </w:rPr>
          <w:delText>exactly</w:delText>
        </w:r>
        <w:r w:rsidDel="00DA4A96">
          <w:rPr>
            <w:sz w:val="20"/>
          </w:rPr>
          <w:tab/>
        </w:r>
        <w:r w:rsidDel="00DA4A96">
          <w:rPr>
            <w:rFonts w:ascii="Trebuchet MS" w:hAnsi="Trebuchet MS"/>
            <w:spacing w:val="-5"/>
            <w:sz w:val="10"/>
          </w:rPr>
          <w:delText>198</w:delText>
        </w:r>
      </w:del>
    </w:p>
    <w:p w14:paraId="55CDAA3F" w14:textId="178F7741" w:rsidR="00EA1924" w:rsidRDefault="00000000" w:rsidP="00DA4A96">
      <w:pPr>
        <w:tabs>
          <w:tab w:val="left" w:pos="10428"/>
          <w:tab w:val="left" w:pos="10853"/>
        </w:tabs>
        <w:spacing w:line="268" w:lineRule="auto"/>
        <w:ind w:left="2755" w:right="36" w:firstLine="5"/>
        <w:jc w:val="right"/>
        <w:rPr>
          <w:rFonts w:ascii="Trebuchet MS" w:hAnsi="Trebuchet MS"/>
          <w:sz w:val="10"/>
        </w:rPr>
        <w:pPrChange w:id="307" w:author="Phil Green" w:date="2026-08-30T14:21:00Z" w16du:dateUtc="2026-08-30T12:21:00Z">
          <w:pPr>
            <w:tabs>
              <w:tab w:val="left" w:pos="10853"/>
            </w:tabs>
            <w:spacing w:line="268" w:lineRule="auto"/>
            <w:ind w:left="2755" w:right="36" w:firstLine="5"/>
            <w:jc w:val="both"/>
          </w:pPr>
        </w:pPrChange>
      </w:pPr>
      <w:del w:id="308" w:author="Phil Green" w:date="2026-08-30T14:21:00Z" w16du:dateUtc="2026-08-30T12:21:00Z">
        <w:r w:rsidDel="00DA4A96">
          <w:rPr>
            <w:b/>
            <w:sz w:val="20"/>
          </w:rPr>
          <w:delText>0.000</w:delText>
        </w:r>
        <w:r w:rsidDel="00DA4A96">
          <w:rPr>
            <w:b/>
            <w:spacing w:val="8"/>
            <w:sz w:val="20"/>
          </w:rPr>
          <w:delText xml:space="preserve"> </w:delText>
        </w:r>
        <w:r w:rsidDel="00DA4A96">
          <w:rPr>
            <w:sz w:val="20"/>
          </w:rPr>
          <w:delText>on</w:delText>
        </w:r>
        <w:r w:rsidDel="00DA4A96">
          <w:rPr>
            <w:spacing w:val="8"/>
            <w:sz w:val="20"/>
          </w:rPr>
          <w:delText xml:space="preserve"> </w:delText>
        </w:r>
        <w:r w:rsidDel="00DA4A96">
          <w:rPr>
            <w:sz w:val="20"/>
          </w:rPr>
          <w:delText>precisely</w:delText>
        </w:r>
        <w:r w:rsidDel="00DA4A96">
          <w:rPr>
            <w:spacing w:val="8"/>
            <w:sz w:val="20"/>
          </w:rPr>
          <w:delText xml:space="preserve"> </w:delText>
        </w:r>
        <w:r w:rsidDel="00DA4A96">
          <w:rPr>
            <w:sz w:val="20"/>
          </w:rPr>
          <w:delText>those</w:delText>
        </w:r>
        <w:r w:rsidDel="00DA4A96">
          <w:rPr>
            <w:spacing w:val="8"/>
            <w:sz w:val="20"/>
          </w:rPr>
          <w:delText xml:space="preserve"> </w:delText>
        </w:r>
        <w:r w:rsidDel="00DA4A96">
          <w:rPr>
            <w:sz w:val="20"/>
          </w:rPr>
          <w:delText>rows</w:delText>
        </w:r>
        <w:r w:rsidDel="00DA4A96">
          <w:rPr>
            <w:spacing w:val="8"/>
            <w:sz w:val="20"/>
          </w:rPr>
          <w:delText xml:space="preserve"> </w:delText>
        </w:r>
        <w:r w:rsidDel="00DA4A96">
          <w:rPr>
            <w:sz w:val="20"/>
          </w:rPr>
          <w:delText>against</w:delText>
        </w:r>
        <w:r w:rsidDel="00DA4A96">
          <w:rPr>
            <w:spacing w:val="8"/>
            <w:sz w:val="20"/>
          </w:rPr>
          <w:delText xml:space="preserve"> </w:delText>
        </w:r>
        <w:r w:rsidDel="00DA4A96">
          <w:rPr>
            <w:sz w:val="20"/>
          </w:rPr>
          <w:delText>4.437</w:delText>
        </w:r>
        <w:r w:rsidDel="00DA4A96">
          <w:rPr>
            <w:spacing w:val="8"/>
            <w:sz w:val="20"/>
          </w:rPr>
          <w:delText xml:space="preserve"> </w:delText>
        </w:r>
        <w:r w:rsidDel="00DA4A96">
          <w:rPr>
            <w:sz w:val="20"/>
          </w:rPr>
          <w:delText>on</w:delText>
        </w:r>
        <w:r w:rsidDel="00DA4A96">
          <w:rPr>
            <w:spacing w:val="8"/>
            <w:sz w:val="20"/>
          </w:rPr>
          <w:delText xml:space="preserve"> </w:delText>
        </w:r>
        <w:r w:rsidDel="00DA4A96">
          <w:rPr>
            <w:sz w:val="20"/>
          </w:rPr>
          <w:delText>the</w:delText>
        </w:r>
        <w:r w:rsidDel="00DA4A96">
          <w:rPr>
            <w:spacing w:val="8"/>
            <w:sz w:val="20"/>
          </w:rPr>
          <w:delText xml:space="preserve"> </w:delText>
        </w:r>
        <w:r w:rsidDel="00DA4A96">
          <w:rPr>
            <w:sz w:val="20"/>
          </w:rPr>
          <w:delText>remaining</w:delText>
        </w:r>
        <w:r w:rsidDel="00DA4A96">
          <w:rPr>
            <w:spacing w:val="8"/>
            <w:sz w:val="20"/>
          </w:rPr>
          <w:delText xml:space="preserve"> </w:delText>
        </w:r>
        <w:r w:rsidDel="00DA4A96">
          <w:rPr>
            <w:sz w:val="20"/>
          </w:rPr>
          <w:delText>rows</w:delText>
        </w:r>
        <w:r w:rsidDel="00DA4A96">
          <w:rPr>
            <w:spacing w:val="8"/>
            <w:sz w:val="20"/>
          </w:rPr>
          <w:delText xml:space="preserve"> </w:delText>
        </w:r>
        <w:r w:rsidDel="00DA4A96">
          <w:rPr>
            <w:sz w:val="20"/>
          </w:rPr>
          <w:delText>of</w:delText>
        </w:r>
        <w:r w:rsidDel="00DA4A96">
          <w:rPr>
            <w:spacing w:val="8"/>
            <w:sz w:val="20"/>
          </w:rPr>
          <w:delText xml:space="preserve"> </w:delText>
        </w:r>
        <w:r w:rsidDel="00DA4A96">
          <w:rPr>
            <w:sz w:val="20"/>
          </w:rPr>
          <w:delText>the</w:delText>
        </w:r>
        <w:r w:rsidDel="00DA4A96">
          <w:rPr>
            <w:spacing w:val="8"/>
            <w:sz w:val="20"/>
          </w:rPr>
          <w:delText xml:space="preserve"> </w:delText>
        </w:r>
        <w:r w:rsidDel="00DA4A96">
          <w:rPr>
            <w:sz w:val="20"/>
          </w:rPr>
          <w:delText>same</w:delText>
        </w:r>
        <w:r w:rsidDel="00DA4A96">
          <w:rPr>
            <w:spacing w:val="8"/>
            <w:sz w:val="20"/>
          </w:rPr>
          <w:delText xml:space="preserve"> </w:delText>
        </w:r>
        <w:r w:rsidDel="00DA4A96">
          <w:rPr>
            <w:sz w:val="20"/>
          </w:rPr>
          <w:delText>folds,</w:delText>
        </w:r>
        <w:r w:rsidDel="00DA4A96">
          <w:rPr>
            <w:spacing w:val="9"/>
            <w:sz w:val="20"/>
          </w:rPr>
          <w:delText xml:space="preserve"> </w:delText>
        </w:r>
        <w:r w:rsidDel="00DA4A96">
          <w:rPr>
            <w:sz w:val="20"/>
          </w:rPr>
          <w:delText>i.e.</w:delText>
        </w:r>
        <w:r w:rsidDel="00DA4A96">
          <w:rPr>
            <w:spacing w:val="59"/>
            <w:sz w:val="20"/>
          </w:rPr>
          <w:delText xml:space="preserve">  </w:delText>
        </w:r>
        <w:r w:rsidDel="00DA4A96">
          <w:rPr>
            <w:rFonts w:ascii="Trebuchet MS" w:hAnsi="Trebuchet MS"/>
            <w:sz w:val="10"/>
          </w:rPr>
          <w:delText>199</w:delText>
        </w:r>
        <w:r w:rsidDel="00DA4A96">
          <w:rPr>
            <w:rFonts w:ascii="Trebuchet MS" w:hAnsi="Trebuchet MS"/>
            <w:spacing w:val="40"/>
            <w:sz w:val="10"/>
          </w:rPr>
          <w:delText xml:space="preserve"> </w:delText>
        </w:r>
        <w:r w:rsidDel="00DA4A96">
          <w:rPr>
            <w:sz w:val="20"/>
          </w:rPr>
          <w:delText>it</w:delText>
        </w:r>
        <w:r w:rsidDel="00DA4A96">
          <w:rPr>
            <w:spacing w:val="12"/>
            <w:sz w:val="20"/>
          </w:rPr>
          <w:delText xml:space="preserve"> </w:delText>
        </w:r>
        <w:r w:rsidDel="00DA4A96">
          <w:rPr>
            <w:sz w:val="20"/>
          </w:rPr>
          <w:delText>recited</w:delText>
        </w:r>
        <w:r w:rsidDel="00DA4A96">
          <w:rPr>
            <w:spacing w:val="12"/>
            <w:sz w:val="20"/>
          </w:rPr>
          <w:delText xml:space="preserve"> </w:delText>
        </w:r>
        <w:r w:rsidDel="00DA4A96">
          <w:rPr>
            <w:sz w:val="20"/>
          </w:rPr>
          <w:delText>memorized</w:delText>
        </w:r>
        <w:r w:rsidDel="00DA4A96">
          <w:rPr>
            <w:spacing w:val="12"/>
            <w:sz w:val="20"/>
          </w:rPr>
          <w:delText xml:space="preserve"> </w:delText>
        </w:r>
        <w:r w:rsidDel="00DA4A96">
          <w:rPr>
            <w:sz w:val="20"/>
          </w:rPr>
          <w:delText>training</w:delText>
        </w:r>
        <w:r w:rsidDel="00DA4A96">
          <w:rPr>
            <w:spacing w:val="12"/>
            <w:sz w:val="20"/>
          </w:rPr>
          <w:delText xml:space="preserve"> </w:delText>
        </w:r>
        <w:r w:rsidDel="00DA4A96">
          <w:rPr>
            <w:sz w:val="20"/>
          </w:rPr>
          <w:delText>values.</w:delText>
        </w:r>
        <w:r w:rsidDel="00DA4A96">
          <w:rPr>
            <w:spacing w:val="40"/>
            <w:sz w:val="20"/>
          </w:rPr>
          <w:delText xml:space="preserve"> </w:delText>
        </w:r>
        <w:r w:rsidDel="00DA4A96">
          <w:rPr>
            <w:sz w:val="20"/>
          </w:rPr>
          <w:delText>Local</w:delText>
        </w:r>
        <w:r w:rsidDel="00DA4A96">
          <w:rPr>
            <w:spacing w:val="12"/>
            <w:sz w:val="20"/>
          </w:rPr>
          <w:delText xml:space="preserve"> </w:delText>
        </w:r>
        <w:r w:rsidDel="00DA4A96">
          <w:rPr>
            <w:sz w:val="20"/>
          </w:rPr>
          <w:delText>and</w:delText>
        </w:r>
        <w:r w:rsidDel="00DA4A96">
          <w:rPr>
            <w:spacing w:val="12"/>
            <w:sz w:val="20"/>
          </w:rPr>
          <w:delText xml:space="preserve"> </w:delText>
        </w:r>
        <w:r w:rsidDel="00DA4A96">
          <w:rPr>
            <w:sz w:val="20"/>
          </w:rPr>
          <w:delText>interpolating</w:delText>
        </w:r>
        <w:r w:rsidDel="00DA4A96">
          <w:rPr>
            <w:spacing w:val="12"/>
            <w:sz w:val="20"/>
          </w:rPr>
          <w:delText xml:space="preserve"> </w:delText>
        </w:r>
        <w:r w:rsidDel="00DA4A96">
          <w:rPr>
            <w:sz w:val="20"/>
          </w:rPr>
          <w:delText>methods</w:delText>
        </w:r>
        <w:r w:rsidDel="00DA4A96">
          <w:rPr>
            <w:spacing w:val="12"/>
            <w:sz w:val="20"/>
          </w:rPr>
          <w:delText xml:space="preserve"> </w:delText>
        </w:r>
        <w:r w:rsidDel="00DA4A96">
          <w:rPr>
            <w:sz w:val="20"/>
          </w:rPr>
          <w:delText>(tree</w:delText>
        </w:r>
        <w:r w:rsidDel="00DA4A96">
          <w:rPr>
            <w:spacing w:val="12"/>
            <w:sz w:val="20"/>
          </w:rPr>
          <w:delText xml:space="preserve"> </w:delText>
        </w:r>
        <w:r w:rsidDel="00DA4A96">
          <w:rPr>
            <w:sz w:val="20"/>
          </w:rPr>
          <w:delText>ensembles,</w:delText>
        </w:r>
        <w:r w:rsidDel="00DA4A96">
          <w:rPr>
            <w:spacing w:val="69"/>
            <w:sz w:val="20"/>
          </w:rPr>
          <w:delText xml:space="preserve">  </w:delText>
        </w:r>
        <w:r w:rsidDel="00DA4A96">
          <w:rPr>
            <w:rFonts w:ascii="Trebuchet MS" w:hAnsi="Trebuchet MS"/>
            <w:sz w:val="10"/>
          </w:rPr>
          <w:delText>200</w:delText>
        </w:r>
        <w:r w:rsidDel="00DA4A96">
          <w:rPr>
            <w:rFonts w:ascii="Trebuchet MS" w:hAnsi="Trebuchet MS"/>
            <w:spacing w:val="40"/>
            <w:sz w:val="10"/>
          </w:rPr>
          <w:delText xml:space="preserve"> </w:delText>
        </w:r>
        <w:r w:rsidDel="00DA4A96">
          <w:rPr>
            <w:i/>
            <w:sz w:val="20"/>
          </w:rPr>
          <w:delText>k</w:delText>
        </w:r>
        <w:r w:rsidDel="00DA4A96">
          <w:rPr>
            <w:sz w:val="20"/>
          </w:rPr>
          <w:delText>-NN, Gaussian processes) collect a partial version of that freebie; a global polynomial,</w:delText>
        </w:r>
        <w:r w:rsidDel="00DA4A96">
          <w:rPr>
            <w:spacing w:val="80"/>
            <w:sz w:val="20"/>
          </w:rPr>
          <w:delText xml:space="preserve"> </w:delText>
        </w:r>
        <w:r w:rsidDel="00DA4A96">
          <w:rPr>
            <w:rFonts w:ascii="Trebuchet MS" w:hAnsi="Trebuchet MS"/>
            <w:sz w:val="10"/>
          </w:rPr>
          <w:delText>201</w:delText>
        </w:r>
        <w:r w:rsidDel="00DA4A96">
          <w:rPr>
            <w:rFonts w:ascii="Trebuchet MS" w:hAnsi="Trebuchet MS"/>
            <w:spacing w:val="40"/>
            <w:sz w:val="10"/>
          </w:rPr>
          <w:delText xml:space="preserve"> </w:delText>
        </w:r>
        <w:r w:rsidDel="00DA4A96">
          <w:rPr>
            <w:sz w:val="20"/>
          </w:rPr>
          <w:delText>having no capacity to memorize a row, does not. Removing the duplicates removes both</w:delText>
        </w:r>
        <w:r w:rsidDel="00DA4A96">
          <w:rPr>
            <w:spacing w:val="80"/>
            <w:w w:val="150"/>
            <w:sz w:val="20"/>
          </w:rPr>
          <w:delText xml:space="preserve"> </w:delText>
        </w:r>
        <w:r w:rsidDel="00DA4A96">
          <w:rPr>
            <w:rFonts w:ascii="Trebuchet MS" w:hAnsi="Trebuchet MS"/>
            <w:sz w:val="10"/>
          </w:rPr>
          <w:delText>202</w:delText>
        </w:r>
        <w:r w:rsidDel="00DA4A96">
          <w:rPr>
            <w:rFonts w:ascii="Trebuchet MS" w:hAnsi="Trebuchet MS"/>
            <w:spacing w:val="40"/>
            <w:sz w:val="10"/>
          </w:rPr>
          <w:delText xml:space="preserve"> </w:delText>
        </w:r>
        <w:r w:rsidDel="00DA4A96">
          <w:rPr>
            <w:sz w:val="20"/>
          </w:rPr>
          <w:delText>costs at once, and because no repeated input recipe then survives in any of these sets, a</w:delText>
        </w:r>
        <w:r w:rsidDel="00DA4A96">
          <w:rPr>
            <w:spacing w:val="80"/>
            <w:w w:val="150"/>
            <w:sz w:val="20"/>
          </w:rPr>
          <w:delText xml:space="preserve"> </w:delText>
        </w:r>
        <w:r w:rsidDel="00DA4A96">
          <w:rPr>
            <w:rFonts w:ascii="Trebuchet MS" w:hAnsi="Trebuchet MS"/>
            <w:sz w:val="10"/>
          </w:rPr>
          <w:delText>203</w:delText>
        </w:r>
        <w:r w:rsidDel="00DA4A96">
          <w:rPr>
            <w:rFonts w:ascii="Trebuchet MS" w:hAnsi="Trebuchet MS"/>
            <w:spacing w:val="40"/>
            <w:sz w:val="10"/>
          </w:rPr>
          <w:delText xml:space="preserve"> </w:delText>
        </w:r>
        <w:r w:rsidDel="00DA4A96">
          <w:rPr>
            <w:sz w:val="20"/>
          </w:rPr>
          <w:delText>seeded</w:delText>
        </w:r>
        <w:r w:rsidDel="00DA4A96">
          <w:rPr>
            <w:spacing w:val="-9"/>
            <w:sz w:val="20"/>
          </w:rPr>
          <w:delText xml:space="preserve"> </w:delText>
        </w:r>
        <w:r w:rsidDel="00DA4A96">
          <w:rPr>
            <w:sz w:val="20"/>
          </w:rPr>
          <w:delText>shuffled</w:delText>
        </w:r>
        <w:r w:rsidDel="00DA4A96">
          <w:rPr>
            <w:spacing w:val="-8"/>
            <w:sz w:val="20"/>
          </w:rPr>
          <w:delText xml:space="preserve"> </w:delText>
        </w:r>
        <w:r w:rsidDel="00DA4A96">
          <w:rPr>
            <w:i/>
            <w:sz w:val="20"/>
          </w:rPr>
          <w:delText>k</w:delText>
        </w:r>
        <w:r w:rsidDel="00DA4A96">
          <w:rPr>
            <w:sz w:val="20"/>
          </w:rPr>
          <w:delText>-fold</w:delText>
        </w:r>
        <w:r w:rsidDel="00DA4A96">
          <w:rPr>
            <w:spacing w:val="-9"/>
            <w:sz w:val="20"/>
          </w:rPr>
          <w:delText xml:space="preserve"> </w:delText>
        </w:r>
        <w:r w:rsidDel="00DA4A96">
          <w:rPr>
            <w:sz w:val="20"/>
          </w:rPr>
          <w:delText>split</w:delText>
        </w:r>
        <w:r w:rsidDel="00DA4A96">
          <w:rPr>
            <w:spacing w:val="-9"/>
            <w:sz w:val="20"/>
          </w:rPr>
          <w:delText xml:space="preserve"> </w:delText>
        </w:r>
        <w:r w:rsidDel="00DA4A96">
          <w:rPr>
            <w:sz w:val="20"/>
          </w:rPr>
          <w:delText>cannot</w:delText>
        </w:r>
        <w:r w:rsidDel="00DA4A96">
          <w:rPr>
            <w:spacing w:val="-9"/>
            <w:sz w:val="20"/>
          </w:rPr>
          <w:delText xml:space="preserve"> </w:delText>
        </w:r>
        <w:r w:rsidDel="00DA4A96">
          <w:rPr>
            <w:sz w:val="20"/>
          </w:rPr>
          <w:delText>leak</w:delText>
        </w:r>
        <w:r w:rsidDel="00DA4A96">
          <w:rPr>
            <w:spacing w:val="-9"/>
            <w:sz w:val="20"/>
          </w:rPr>
          <w:delText xml:space="preserve"> </w:delText>
        </w:r>
        <w:r w:rsidDel="00DA4A96">
          <w:rPr>
            <w:sz w:val="20"/>
          </w:rPr>
          <w:delText>by</w:delText>
        </w:r>
        <w:r w:rsidDel="00DA4A96">
          <w:rPr>
            <w:spacing w:val="-9"/>
            <w:sz w:val="20"/>
          </w:rPr>
          <w:delText xml:space="preserve"> </w:delText>
        </w:r>
        <w:r w:rsidDel="00DA4A96">
          <w:rPr>
            <w:sz w:val="20"/>
          </w:rPr>
          <w:delText>construction: grouping</w:delText>
        </w:r>
        <w:r w:rsidDel="00DA4A96">
          <w:rPr>
            <w:spacing w:val="-9"/>
            <w:sz w:val="20"/>
          </w:rPr>
          <w:delText xml:space="preserve"> </w:delText>
        </w:r>
        <w:r w:rsidDel="00DA4A96">
          <w:rPr>
            <w:sz w:val="20"/>
          </w:rPr>
          <w:delText>folds</w:delText>
        </w:r>
        <w:r w:rsidDel="00DA4A96">
          <w:rPr>
            <w:spacing w:val="-9"/>
            <w:sz w:val="20"/>
          </w:rPr>
          <w:delText xml:space="preserve"> </w:delText>
        </w:r>
        <w:r w:rsidDel="00DA4A96">
          <w:rPr>
            <w:sz w:val="20"/>
          </w:rPr>
          <w:delText>by</w:delText>
        </w:r>
        <w:r w:rsidDel="00DA4A96">
          <w:rPr>
            <w:spacing w:val="-9"/>
            <w:sz w:val="20"/>
          </w:rPr>
          <w:delText xml:space="preserve"> </w:delText>
        </w:r>
        <w:r w:rsidDel="00DA4A96">
          <w:rPr>
            <w:sz w:val="20"/>
          </w:rPr>
          <w:delText>recipe</w:delText>
        </w:r>
        <w:r w:rsidDel="00DA4A96">
          <w:rPr>
            <w:spacing w:val="-9"/>
            <w:sz w:val="20"/>
          </w:rPr>
          <w:delText xml:space="preserve"> </w:delText>
        </w:r>
        <w:r w:rsidDel="00DA4A96">
          <w:rPr>
            <w:sz w:val="20"/>
          </w:rPr>
          <w:delText>becomes</w:delText>
        </w:r>
        <w:r w:rsidDel="00DA4A96">
          <w:rPr>
            <w:spacing w:val="80"/>
            <w:w w:val="150"/>
            <w:sz w:val="20"/>
          </w:rPr>
          <w:delText xml:space="preserve"> </w:delText>
        </w:r>
        <w:r w:rsidDel="00DA4A96">
          <w:rPr>
            <w:rFonts w:ascii="Trebuchet MS" w:hAnsi="Trebuchet MS"/>
            <w:sz w:val="10"/>
          </w:rPr>
          <w:delText>204</w:delText>
        </w:r>
        <w:r w:rsidDel="00DA4A96">
          <w:rPr>
            <w:rFonts w:ascii="Trebuchet MS" w:hAnsi="Trebuchet MS"/>
            <w:spacing w:val="40"/>
            <w:sz w:val="10"/>
          </w:rPr>
          <w:delText xml:space="preserve"> </w:delText>
        </w:r>
        <w:r w:rsidDel="00DA4A96">
          <w:rPr>
            <w:sz w:val="20"/>
          </w:rPr>
          <w:delText>vacuous</w:delText>
        </w:r>
        <w:r w:rsidDel="00DA4A96">
          <w:rPr>
            <w:spacing w:val="-13"/>
            <w:sz w:val="20"/>
          </w:rPr>
          <w:delText xml:space="preserve"> </w:delText>
        </w:r>
        <w:r w:rsidDel="00DA4A96">
          <w:rPr>
            <w:sz w:val="20"/>
          </w:rPr>
          <w:delText>rather</w:delText>
        </w:r>
        <w:r w:rsidDel="00DA4A96">
          <w:rPr>
            <w:spacing w:val="-12"/>
            <w:sz w:val="20"/>
          </w:rPr>
          <w:delText xml:space="preserve"> </w:delText>
        </w:r>
        <w:r w:rsidDel="00DA4A96">
          <w:rPr>
            <w:sz w:val="20"/>
          </w:rPr>
          <w:delText>than</w:delText>
        </w:r>
        <w:r w:rsidDel="00DA4A96">
          <w:rPr>
            <w:spacing w:val="-13"/>
            <w:sz w:val="20"/>
          </w:rPr>
          <w:delText xml:space="preserve"> </w:delText>
        </w:r>
        <w:r w:rsidDel="00DA4A96">
          <w:rPr>
            <w:sz w:val="20"/>
          </w:rPr>
          <w:delText>necessary.</w:delText>
        </w:r>
        <w:r w:rsidDel="00DA4A96">
          <w:rPr>
            <w:spacing w:val="-8"/>
            <w:sz w:val="20"/>
          </w:rPr>
          <w:delText xml:space="preserve"> </w:delText>
        </w:r>
      </w:del>
      <w:r>
        <w:rPr>
          <w:sz w:val="20"/>
        </w:rPr>
        <w:t>The</w:t>
      </w:r>
      <w:r>
        <w:rPr>
          <w:spacing w:val="-13"/>
          <w:sz w:val="20"/>
        </w:rPr>
        <w:t xml:space="preserve"> </w:t>
      </w:r>
      <w:del w:id="309" w:author="Phil Green" w:date="2026-08-30T14:21:00Z" w16du:dateUtc="2026-08-30T12:21:00Z">
        <w:r w:rsidDel="00DA4A96">
          <w:rPr>
            <w:sz w:val="20"/>
          </w:rPr>
          <w:delText>IFRA</w:delText>
        </w:r>
        <w:r w:rsidDel="00DA4A96">
          <w:rPr>
            <w:spacing w:val="-12"/>
            <w:sz w:val="20"/>
          </w:rPr>
          <w:delText xml:space="preserve"> </w:delText>
        </w:r>
      </w:del>
      <w:r>
        <w:rPr>
          <w:sz w:val="20"/>
        </w:rPr>
        <w:t>newsprint</w:t>
      </w:r>
      <w:r>
        <w:rPr>
          <w:spacing w:val="-13"/>
          <w:sz w:val="20"/>
        </w:rPr>
        <w:t xml:space="preserve"> </w:t>
      </w:r>
      <w:r>
        <w:rPr>
          <w:sz w:val="20"/>
        </w:rPr>
        <w:t>runs</w:t>
      </w:r>
      <w:r>
        <w:rPr>
          <w:spacing w:val="-12"/>
          <w:sz w:val="20"/>
        </w:rPr>
        <w:t xml:space="preserve"> </w:t>
      </w:r>
      <w:r>
        <w:rPr>
          <w:sz w:val="20"/>
        </w:rPr>
        <w:t>are</w:t>
      </w:r>
      <w:r>
        <w:rPr>
          <w:spacing w:val="-13"/>
          <w:sz w:val="20"/>
        </w:rPr>
        <w:t xml:space="preserve"> </w:t>
      </w:r>
      <w:r>
        <w:rPr>
          <w:sz w:val="20"/>
        </w:rPr>
        <w:t>deliberately</w:t>
      </w:r>
      <w:r>
        <w:rPr>
          <w:spacing w:val="-12"/>
          <w:sz w:val="20"/>
        </w:rPr>
        <w:t xml:space="preserve"> </w:t>
      </w:r>
      <w:r>
        <w:rPr>
          <w:i/>
          <w:sz w:val="20"/>
        </w:rPr>
        <w:t>not</w:t>
      </w:r>
      <w:r>
        <w:rPr>
          <w:i/>
          <w:spacing w:val="-13"/>
          <w:sz w:val="20"/>
        </w:rPr>
        <w:t xml:space="preserve"> </w:t>
      </w:r>
      <w:r>
        <w:rPr>
          <w:sz w:val="20"/>
        </w:rPr>
        <w:t>de</w:t>
      </w:r>
      <w:ins w:id="310" w:author="Phil Green" w:date="2026-08-30T14:21:00Z" w16du:dateUtc="2026-08-30T12:21:00Z">
        <w:r w:rsidR="00DA4A96">
          <w:rPr>
            <w:sz w:val="20"/>
          </w:rPr>
          <w:t>-</w:t>
        </w:r>
      </w:ins>
      <w:r>
        <w:rPr>
          <w:sz w:val="20"/>
        </w:rPr>
        <w:t>duplicated:</w:t>
      </w:r>
      <w:r>
        <w:rPr>
          <w:spacing w:val="80"/>
          <w:sz w:val="20"/>
        </w:rPr>
        <w:t xml:space="preserve"> </w:t>
      </w:r>
      <w:r>
        <w:rPr>
          <w:rFonts w:ascii="Trebuchet MS" w:hAnsi="Trebuchet MS"/>
          <w:sz w:val="10"/>
        </w:rPr>
        <w:t>205</w:t>
      </w:r>
      <w:r>
        <w:rPr>
          <w:rFonts w:ascii="Trebuchet MS" w:hAnsi="Trebuchet MS"/>
          <w:spacing w:val="40"/>
          <w:sz w:val="10"/>
        </w:rPr>
        <w:t xml:space="preserve"> </w:t>
      </w:r>
      <w:r>
        <w:rPr>
          <w:sz w:val="20"/>
        </w:rPr>
        <w:t xml:space="preserve">their repeated </w:t>
      </w:r>
      <w:del w:id="311" w:author="Phil Green" w:date="2026-08-30T14:21:00Z" w16du:dateUtc="2026-08-30T12:21:00Z">
        <w:r w:rsidDel="00DA4A96">
          <w:rPr>
            <w:sz w:val="20"/>
          </w:rPr>
          <w:delText xml:space="preserve">recipes </w:delText>
        </w:r>
      </w:del>
      <w:ins w:id="312" w:author="Phil Green" w:date="2026-08-30T14:22:00Z" w16du:dateUtc="2026-08-30T12:22:00Z">
        <w:r w:rsidR="00DA4A96">
          <w:rPr>
            <w:sz w:val="20"/>
          </w:rPr>
          <w:t xml:space="preserve">colorant </w:t>
        </w:r>
      </w:ins>
      <w:ins w:id="313" w:author="Phil Green" w:date="2026-08-30T14:21:00Z" w16du:dateUtc="2026-08-30T12:21:00Z">
        <w:r w:rsidR="00DA4A96">
          <w:rPr>
            <w:sz w:val="20"/>
          </w:rPr>
          <w:t>entries</w:t>
        </w:r>
        <w:r w:rsidR="00DA4A96">
          <w:rPr>
            <w:sz w:val="20"/>
          </w:rPr>
          <w:t xml:space="preserve"> </w:t>
        </w:r>
      </w:ins>
      <w:r>
        <w:rPr>
          <w:sz w:val="20"/>
        </w:rPr>
        <w:t xml:space="preserve">carry </w:t>
      </w:r>
      <w:del w:id="314" w:author="Phil Green" w:date="2026-08-30T14:22:00Z" w16du:dateUtc="2026-08-30T12:22:00Z">
        <w:r w:rsidDel="00DA4A96">
          <w:rPr>
            <w:sz w:val="20"/>
          </w:rPr>
          <w:delText xml:space="preserve">genuinely </w:delText>
        </w:r>
      </w:del>
      <w:r>
        <w:rPr>
          <w:sz w:val="20"/>
        </w:rPr>
        <w:t xml:space="preserve">differing measurements (roughly 0.4–1.9 </w:t>
      </w:r>
      <w:r>
        <w:rPr>
          <w:rFonts w:ascii="Calibri" w:hAnsi="Calibri"/>
          <w:sz w:val="20"/>
        </w:rPr>
        <w:t>∆</w:t>
      </w:r>
      <w:r>
        <w:rPr>
          <w:i/>
          <w:sz w:val="20"/>
        </w:rPr>
        <w:t>E</w:t>
      </w:r>
      <w:r>
        <w:rPr>
          <w:sz w:val="20"/>
          <w:vertAlign w:val="subscript"/>
        </w:rPr>
        <w:t>00</w:t>
      </w:r>
      <w:r>
        <w:rPr>
          <w:sz w:val="20"/>
        </w:rPr>
        <w:t xml:space="preserve"> of</w:t>
      </w:r>
      <w:r>
        <w:rPr>
          <w:spacing w:val="80"/>
          <w:w w:val="150"/>
          <w:sz w:val="20"/>
        </w:rPr>
        <w:t xml:space="preserve"> </w:t>
      </w:r>
      <w:r>
        <w:rPr>
          <w:rFonts w:ascii="Trebuchet MS" w:hAnsi="Trebuchet MS"/>
          <w:sz w:val="10"/>
        </w:rPr>
        <w:t>206</w:t>
      </w:r>
      <w:r>
        <w:rPr>
          <w:rFonts w:ascii="Trebuchet MS" w:hAnsi="Trebuchet MS"/>
          <w:spacing w:val="40"/>
          <w:sz w:val="10"/>
        </w:rPr>
        <w:t xml:space="preserve"> </w:t>
      </w:r>
      <w:r>
        <w:rPr>
          <w:sz w:val="20"/>
        </w:rPr>
        <w:t xml:space="preserve">press repeatability, Section </w:t>
      </w:r>
      <w:r>
        <w:fldChar w:fldCharType="begin"/>
      </w:r>
      <w:r>
        <w:instrText>HYPERLINK \l "_bookmark22"</w:instrText>
      </w:r>
      <w:r>
        <w:fldChar w:fldCharType="separate"/>
      </w:r>
      <w:r>
        <w:rPr>
          <w:color w:val="0774B7"/>
          <w:sz w:val="20"/>
        </w:rPr>
        <w:t>4.6</w:t>
      </w:r>
      <w:r>
        <w:fldChar w:fldCharType="end"/>
      </w:r>
      <w:r>
        <w:rPr>
          <w:sz w:val="20"/>
        </w:rPr>
        <w:t>), which is signal about the press rather than an artifact, so</w:t>
      </w:r>
      <w:r>
        <w:rPr>
          <w:spacing w:val="80"/>
          <w:w w:val="150"/>
          <w:sz w:val="20"/>
        </w:rPr>
        <w:t xml:space="preserve"> </w:t>
      </w:r>
      <w:r>
        <w:rPr>
          <w:rFonts w:ascii="Trebuchet MS" w:hAnsi="Trebuchet MS"/>
          <w:sz w:val="10"/>
        </w:rPr>
        <w:t>207</w:t>
      </w:r>
      <w:r>
        <w:rPr>
          <w:rFonts w:ascii="Trebuchet MS" w:hAnsi="Trebuchet MS"/>
          <w:spacing w:val="40"/>
          <w:sz w:val="10"/>
        </w:rPr>
        <w:t xml:space="preserve"> </w:t>
      </w:r>
      <w:r>
        <w:rPr>
          <w:sz w:val="20"/>
        </w:rPr>
        <w:t>those</w:t>
      </w:r>
      <w:r>
        <w:rPr>
          <w:spacing w:val="-9"/>
          <w:sz w:val="20"/>
        </w:rPr>
        <w:t xml:space="preserve"> </w:t>
      </w:r>
      <w:r>
        <w:rPr>
          <w:sz w:val="20"/>
        </w:rPr>
        <w:t>repeats</w:t>
      </w:r>
      <w:r>
        <w:rPr>
          <w:spacing w:val="-9"/>
          <w:sz w:val="20"/>
        </w:rPr>
        <w:t xml:space="preserve"> </w:t>
      </w:r>
      <w:r>
        <w:rPr>
          <w:sz w:val="20"/>
        </w:rPr>
        <w:t>are</w:t>
      </w:r>
      <w:r>
        <w:rPr>
          <w:spacing w:val="-9"/>
          <w:sz w:val="20"/>
        </w:rPr>
        <w:t xml:space="preserve"> </w:t>
      </w:r>
      <w:r>
        <w:rPr>
          <w:sz w:val="20"/>
        </w:rPr>
        <w:t>retained</w:t>
      </w:r>
      <w:r>
        <w:rPr>
          <w:spacing w:val="-9"/>
          <w:sz w:val="20"/>
        </w:rPr>
        <w:t xml:space="preserve"> </w:t>
      </w:r>
      <w:r>
        <w:rPr>
          <w:sz w:val="20"/>
        </w:rPr>
        <w:t>and</w:t>
      </w:r>
      <w:r>
        <w:rPr>
          <w:spacing w:val="-9"/>
          <w:sz w:val="20"/>
        </w:rPr>
        <w:t xml:space="preserve"> </w:t>
      </w:r>
      <w:r>
        <w:rPr>
          <w:sz w:val="20"/>
        </w:rPr>
        <w:t>made</w:t>
      </w:r>
      <w:r>
        <w:rPr>
          <w:spacing w:val="-9"/>
          <w:sz w:val="20"/>
        </w:rPr>
        <w:t xml:space="preserve"> </w:t>
      </w:r>
      <w:r>
        <w:rPr>
          <w:sz w:val="20"/>
        </w:rPr>
        <w:t>to</w:t>
      </w:r>
      <w:r>
        <w:rPr>
          <w:spacing w:val="-9"/>
          <w:sz w:val="20"/>
        </w:rPr>
        <w:t xml:space="preserve"> </w:t>
      </w:r>
      <w:r>
        <w:rPr>
          <w:sz w:val="20"/>
        </w:rPr>
        <w:t>co-travel</w:t>
      </w:r>
      <w:r>
        <w:rPr>
          <w:spacing w:val="-9"/>
          <w:sz w:val="20"/>
        </w:rPr>
        <w:t xml:space="preserve"> </w:t>
      </w:r>
      <w:r>
        <w:rPr>
          <w:sz w:val="20"/>
        </w:rPr>
        <w:t>into</w:t>
      </w:r>
      <w:r>
        <w:rPr>
          <w:spacing w:val="-9"/>
          <w:sz w:val="20"/>
        </w:rPr>
        <w:t xml:space="preserve"> </w:t>
      </w:r>
      <w:r>
        <w:rPr>
          <w:sz w:val="20"/>
        </w:rPr>
        <w:t>one</w:t>
      </w:r>
      <w:r>
        <w:rPr>
          <w:spacing w:val="-9"/>
          <w:sz w:val="20"/>
        </w:rPr>
        <w:t xml:space="preserve"> </w:t>
      </w:r>
      <w:r>
        <w:rPr>
          <w:sz w:val="20"/>
        </w:rPr>
        <w:t>fold</w:t>
      </w:r>
      <w:r>
        <w:rPr>
          <w:spacing w:val="-9"/>
          <w:sz w:val="20"/>
        </w:rPr>
        <w:t xml:space="preserve"> </w:t>
      </w:r>
      <w:r>
        <w:rPr>
          <w:sz w:val="20"/>
        </w:rPr>
        <w:t>by</w:t>
      </w:r>
      <w:r>
        <w:rPr>
          <w:spacing w:val="-9"/>
          <w:sz w:val="20"/>
        </w:rPr>
        <w:t xml:space="preserve"> </w:t>
      </w:r>
      <w:r>
        <w:rPr>
          <w:sz w:val="20"/>
        </w:rPr>
        <w:t>grouped</w:t>
      </w:r>
      <w:r>
        <w:rPr>
          <w:spacing w:val="-9"/>
          <w:sz w:val="20"/>
        </w:rPr>
        <w:t xml:space="preserve"> </w:t>
      </w:r>
      <w:r>
        <w:rPr>
          <w:sz w:val="20"/>
        </w:rPr>
        <w:t>cross-validation</w:t>
      </w:r>
      <w:r>
        <w:rPr>
          <w:spacing w:val="80"/>
          <w:w w:val="150"/>
          <w:sz w:val="20"/>
        </w:rPr>
        <w:t xml:space="preserve"> </w:t>
      </w:r>
      <w:r>
        <w:rPr>
          <w:rFonts w:ascii="Trebuchet MS" w:hAnsi="Trebuchet MS"/>
          <w:sz w:val="10"/>
        </w:rPr>
        <w:t>208</w:t>
      </w:r>
      <w:r>
        <w:rPr>
          <w:rFonts w:ascii="Trebuchet MS" w:hAnsi="Trebuchet MS"/>
          <w:spacing w:val="40"/>
          <w:sz w:val="10"/>
        </w:rPr>
        <w:t xml:space="preserve"> </w:t>
      </w:r>
      <w:r>
        <w:rPr>
          <w:sz w:val="20"/>
        </w:rPr>
        <w:t>instead.</w:t>
      </w:r>
      <w:r>
        <w:rPr>
          <w:spacing w:val="-1"/>
          <w:sz w:val="20"/>
        </w:rPr>
        <w:t xml:space="preserve"> </w:t>
      </w:r>
      <w:r>
        <w:rPr>
          <w:sz w:val="20"/>
        </w:rPr>
        <w:t>Within</w:t>
      </w:r>
      <w:r>
        <w:rPr>
          <w:spacing w:val="-10"/>
          <w:sz w:val="20"/>
        </w:rPr>
        <w:t xml:space="preserve"> </w:t>
      </w:r>
      <w:r>
        <w:rPr>
          <w:sz w:val="20"/>
        </w:rPr>
        <w:t>each</w:t>
      </w:r>
      <w:r>
        <w:rPr>
          <w:spacing w:val="-10"/>
          <w:sz w:val="20"/>
        </w:rPr>
        <w:t xml:space="preserve"> </w:t>
      </w:r>
      <w:r>
        <w:rPr>
          <w:spacing w:val="-2"/>
          <w:sz w:val="20"/>
        </w:rPr>
        <w:t>fold:</w:t>
      </w:r>
      <w:r>
        <w:rPr>
          <w:rFonts w:ascii="Times New Roman" w:hAnsi="Times New Roman"/>
          <w:sz w:val="20"/>
        </w:rPr>
        <w:tab/>
      </w:r>
      <w:r>
        <w:rPr>
          <w:rFonts w:ascii="Trebuchet MS" w:hAnsi="Trebuchet MS"/>
          <w:spacing w:val="-5"/>
          <w:sz w:val="10"/>
        </w:rPr>
        <w:t>209</w:t>
      </w:r>
    </w:p>
    <w:p w14:paraId="4E0926A7" w14:textId="77777777" w:rsidR="00EA1924" w:rsidRDefault="00000000">
      <w:pPr>
        <w:pStyle w:val="ListParagraph"/>
        <w:numPr>
          <w:ilvl w:val="0"/>
          <w:numId w:val="2"/>
        </w:numPr>
        <w:tabs>
          <w:tab w:val="left" w:pos="3214"/>
        </w:tabs>
        <w:spacing w:before="95"/>
        <w:ind w:left="3214" w:hanging="463"/>
        <w:jc w:val="both"/>
        <w:rPr>
          <w:rFonts w:ascii="Trebuchet MS" w:hAnsi="Trebuchet MS"/>
          <w:sz w:val="10"/>
        </w:rPr>
      </w:pPr>
      <w:r>
        <w:rPr>
          <w:sz w:val="20"/>
        </w:rPr>
        <w:t>A</w:t>
      </w:r>
      <w:r>
        <w:rPr>
          <w:spacing w:val="10"/>
          <w:sz w:val="20"/>
        </w:rPr>
        <w:t xml:space="preserve"> </w:t>
      </w:r>
      <w:r>
        <w:rPr>
          <w:rFonts w:ascii="Cambria" w:hAnsi="Cambria"/>
          <w:sz w:val="20"/>
        </w:rPr>
        <w:t>MinMax</w:t>
      </w:r>
      <w:r>
        <w:rPr>
          <w:rFonts w:ascii="Cambria" w:hAnsi="Cambria"/>
          <w:spacing w:val="16"/>
          <w:sz w:val="20"/>
        </w:rPr>
        <w:t xml:space="preserve"> </w:t>
      </w:r>
      <w:r>
        <w:rPr>
          <w:sz w:val="20"/>
        </w:rPr>
        <w:t>scaler</w:t>
      </w:r>
      <w:r>
        <w:rPr>
          <w:spacing w:val="11"/>
          <w:sz w:val="20"/>
        </w:rPr>
        <w:t xml:space="preserve"> </w:t>
      </w:r>
      <w:r>
        <w:rPr>
          <w:sz w:val="20"/>
        </w:rPr>
        <w:t>is</w:t>
      </w:r>
      <w:r>
        <w:rPr>
          <w:spacing w:val="10"/>
          <w:sz w:val="20"/>
        </w:rPr>
        <w:t xml:space="preserve"> </w:t>
      </w:r>
      <w:r>
        <w:rPr>
          <w:sz w:val="20"/>
        </w:rPr>
        <w:t>fit</w:t>
      </w:r>
      <w:r>
        <w:rPr>
          <w:spacing w:val="11"/>
          <w:sz w:val="20"/>
        </w:rPr>
        <w:t xml:space="preserve"> </w:t>
      </w:r>
      <w:r>
        <w:rPr>
          <w:sz w:val="20"/>
        </w:rPr>
        <w:t>on</w:t>
      </w:r>
      <w:r>
        <w:rPr>
          <w:spacing w:val="10"/>
          <w:sz w:val="20"/>
        </w:rPr>
        <w:t xml:space="preserve"> </w:t>
      </w:r>
      <w:r>
        <w:rPr>
          <w:sz w:val="20"/>
        </w:rPr>
        <w:t>the</w:t>
      </w:r>
      <w:r>
        <w:rPr>
          <w:spacing w:val="11"/>
          <w:sz w:val="20"/>
        </w:rPr>
        <w:t xml:space="preserve"> </w:t>
      </w:r>
      <w:r>
        <w:rPr>
          <w:sz w:val="20"/>
        </w:rPr>
        <w:t>training</w:t>
      </w:r>
      <w:r>
        <w:rPr>
          <w:spacing w:val="10"/>
          <w:sz w:val="20"/>
        </w:rPr>
        <w:t xml:space="preserve"> </w:t>
      </w:r>
      <w:r>
        <w:rPr>
          <w:sz w:val="20"/>
        </w:rPr>
        <w:t>fold’s</w:t>
      </w:r>
      <w:r>
        <w:rPr>
          <w:spacing w:val="11"/>
          <w:sz w:val="20"/>
        </w:rPr>
        <w:t xml:space="preserve"> </w:t>
      </w:r>
      <w:r>
        <w:rPr>
          <w:sz w:val="20"/>
        </w:rPr>
        <w:t>inputs</w:t>
      </w:r>
      <w:r>
        <w:rPr>
          <w:spacing w:val="10"/>
          <w:sz w:val="20"/>
        </w:rPr>
        <w:t xml:space="preserve"> </w:t>
      </w:r>
      <w:r>
        <w:rPr>
          <w:sz w:val="20"/>
        </w:rPr>
        <w:t>and,</w:t>
      </w:r>
      <w:r>
        <w:rPr>
          <w:spacing w:val="14"/>
          <w:sz w:val="20"/>
        </w:rPr>
        <w:t xml:space="preserve"> </w:t>
      </w:r>
      <w:r>
        <w:rPr>
          <w:sz w:val="20"/>
        </w:rPr>
        <w:t>separately,</w:t>
      </w:r>
      <w:r>
        <w:rPr>
          <w:spacing w:val="14"/>
          <w:sz w:val="20"/>
        </w:rPr>
        <w:t xml:space="preserve"> </w:t>
      </w:r>
      <w:r>
        <w:rPr>
          <w:sz w:val="20"/>
        </w:rPr>
        <w:t>on</w:t>
      </w:r>
      <w:r>
        <w:rPr>
          <w:spacing w:val="10"/>
          <w:sz w:val="20"/>
        </w:rPr>
        <w:t xml:space="preserve"> </w:t>
      </w:r>
      <w:r>
        <w:rPr>
          <w:sz w:val="20"/>
        </w:rPr>
        <w:t>the</w:t>
      </w:r>
      <w:r>
        <w:rPr>
          <w:spacing w:val="11"/>
          <w:sz w:val="20"/>
        </w:rPr>
        <w:t xml:space="preserve"> </w:t>
      </w:r>
      <w:r>
        <w:rPr>
          <w:sz w:val="20"/>
        </w:rPr>
        <w:t>training</w:t>
      </w:r>
      <w:r>
        <w:rPr>
          <w:rFonts w:ascii="Times New Roman" w:hAnsi="Times New Roman"/>
          <w:spacing w:val="65"/>
          <w:sz w:val="20"/>
        </w:rPr>
        <w:t xml:space="preserve">  </w:t>
      </w:r>
      <w:r>
        <w:rPr>
          <w:rFonts w:ascii="Trebuchet MS" w:hAnsi="Trebuchet MS"/>
          <w:spacing w:val="-5"/>
          <w:sz w:val="10"/>
        </w:rPr>
        <w:t>210</w:t>
      </w:r>
    </w:p>
    <w:p w14:paraId="501CA07F" w14:textId="77777777" w:rsidR="00EA1924" w:rsidRDefault="00000000">
      <w:pPr>
        <w:spacing w:before="30"/>
        <w:ind w:left="3223"/>
        <w:jc w:val="both"/>
        <w:rPr>
          <w:rFonts w:ascii="Trebuchet MS" w:hAnsi="Trebuchet MS"/>
          <w:sz w:val="10"/>
        </w:rPr>
      </w:pPr>
      <w:r>
        <w:rPr>
          <w:sz w:val="20"/>
        </w:rPr>
        <w:t>fold’s</w:t>
      </w:r>
      <w:r>
        <w:rPr>
          <w:spacing w:val="-5"/>
          <w:sz w:val="20"/>
        </w:rPr>
        <w:t xml:space="preserve"> </w:t>
      </w:r>
      <w:r>
        <w:rPr>
          <w:sz w:val="20"/>
        </w:rPr>
        <w:t>XYZ</w:t>
      </w:r>
      <w:r>
        <w:rPr>
          <w:spacing w:val="-5"/>
          <w:sz w:val="20"/>
        </w:rPr>
        <w:t xml:space="preserve"> </w:t>
      </w:r>
      <w:r>
        <w:rPr>
          <w:sz w:val="20"/>
        </w:rPr>
        <w:t>targets;</w:t>
      </w:r>
      <w:r>
        <w:rPr>
          <w:spacing w:val="-5"/>
          <w:sz w:val="20"/>
        </w:rPr>
        <w:t xml:space="preserve"> </w:t>
      </w:r>
      <w:r>
        <w:rPr>
          <w:sz w:val="20"/>
        </w:rPr>
        <w:t>scaling</w:t>
      </w:r>
      <w:r>
        <w:rPr>
          <w:spacing w:val="-5"/>
          <w:sz w:val="20"/>
        </w:rPr>
        <w:t xml:space="preserve"> </w:t>
      </w:r>
      <w:r>
        <w:rPr>
          <w:sz w:val="20"/>
        </w:rPr>
        <w:t>parameters</w:t>
      </w:r>
      <w:r>
        <w:rPr>
          <w:spacing w:val="-5"/>
          <w:sz w:val="20"/>
        </w:rPr>
        <w:t xml:space="preserve"> </w:t>
      </w:r>
      <w:r>
        <w:rPr>
          <w:sz w:val="20"/>
        </w:rPr>
        <w:t>are</w:t>
      </w:r>
      <w:r>
        <w:rPr>
          <w:spacing w:val="-5"/>
          <w:sz w:val="20"/>
        </w:rPr>
        <w:t xml:space="preserve"> </w:t>
      </w:r>
      <w:r>
        <w:rPr>
          <w:sz w:val="20"/>
        </w:rPr>
        <w:t>never</w:t>
      </w:r>
      <w:r>
        <w:rPr>
          <w:spacing w:val="-5"/>
          <w:sz w:val="20"/>
        </w:rPr>
        <w:t xml:space="preserve"> </w:t>
      </w:r>
      <w:r>
        <w:rPr>
          <w:sz w:val="20"/>
        </w:rPr>
        <w:t>estimated</w:t>
      </w:r>
      <w:r>
        <w:rPr>
          <w:spacing w:val="-5"/>
          <w:sz w:val="20"/>
        </w:rPr>
        <w:t xml:space="preserve"> </w:t>
      </w:r>
      <w:r>
        <w:rPr>
          <w:sz w:val="20"/>
        </w:rPr>
        <w:t>from</w:t>
      </w:r>
      <w:r>
        <w:rPr>
          <w:spacing w:val="-4"/>
          <w:sz w:val="20"/>
        </w:rPr>
        <w:t xml:space="preserve"> </w:t>
      </w:r>
      <w:r>
        <w:rPr>
          <w:sz w:val="20"/>
        </w:rPr>
        <w:t>the</w:t>
      </w:r>
      <w:r>
        <w:rPr>
          <w:spacing w:val="-5"/>
          <w:sz w:val="20"/>
        </w:rPr>
        <w:t xml:space="preserve"> </w:t>
      </w:r>
      <w:r>
        <w:rPr>
          <w:sz w:val="20"/>
        </w:rPr>
        <w:t>held-out</w:t>
      </w:r>
      <w:r>
        <w:rPr>
          <w:spacing w:val="-5"/>
          <w:sz w:val="20"/>
        </w:rPr>
        <w:t xml:space="preserve"> </w:t>
      </w:r>
      <w:r>
        <w:rPr>
          <w:sz w:val="20"/>
        </w:rPr>
        <w:t>fold.</w:t>
      </w:r>
      <w:r>
        <w:rPr>
          <w:rFonts w:ascii="Times New Roman" w:hAnsi="Times New Roman"/>
          <w:spacing w:val="64"/>
          <w:w w:val="150"/>
          <w:sz w:val="20"/>
        </w:rPr>
        <w:t xml:space="preserve">   </w:t>
      </w:r>
      <w:r>
        <w:rPr>
          <w:rFonts w:ascii="Trebuchet MS" w:hAnsi="Trebuchet MS"/>
          <w:spacing w:val="-5"/>
          <w:sz w:val="10"/>
        </w:rPr>
        <w:t>211</w:t>
      </w:r>
    </w:p>
    <w:p w14:paraId="7545FB14" w14:textId="77777777" w:rsidR="00EA1924" w:rsidRDefault="00000000">
      <w:pPr>
        <w:pStyle w:val="ListParagraph"/>
        <w:numPr>
          <w:ilvl w:val="0"/>
          <w:numId w:val="2"/>
        </w:numPr>
        <w:tabs>
          <w:tab w:val="left" w:pos="3215"/>
          <w:tab w:val="left" w:pos="10859"/>
        </w:tabs>
        <w:spacing w:before="30"/>
        <w:ind w:hanging="454"/>
        <w:jc w:val="both"/>
        <w:rPr>
          <w:rFonts w:ascii="Trebuchet MS" w:hAnsi="Trebuchet MS"/>
          <w:sz w:val="10"/>
        </w:rPr>
      </w:pPr>
      <w:r>
        <w:rPr>
          <w:sz w:val="20"/>
        </w:rPr>
        <w:t>The</w:t>
      </w:r>
      <w:r>
        <w:rPr>
          <w:spacing w:val="-7"/>
          <w:sz w:val="20"/>
        </w:rPr>
        <w:t xml:space="preserve"> </w:t>
      </w:r>
      <w:r>
        <w:rPr>
          <w:sz w:val="20"/>
        </w:rPr>
        <w:t>model</w:t>
      </w:r>
      <w:r>
        <w:rPr>
          <w:spacing w:val="-6"/>
          <w:sz w:val="20"/>
        </w:rPr>
        <w:t xml:space="preserve"> </w:t>
      </w:r>
      <w:r>
        <w:rPr>
          <w:sz w:val="20"/>
        </w:rPr>
        <w:t>is</w:t>
      </w:r>
      <w:r>
        <w:rPr>
          <w:spacing w:val="-6"/>
          <w:sz w:val="20"/>
        </w:rPr>
        <w:t xml:space="preserve"> </w:t>
      </w:r>
      <w:r>
        <w:rPr>
          <w:sz w:val="20"/>
        </w:rPr>
        <w:t>fit</w:t>
      </w:r>
      <w:r>
        <w:rPr>
          <w:spacing w:val="-6"/>
          <w:sz w:val="20"/>
        </w:rPr>
        <w:t xml:space="preserve"> </w:t>
      </w:r>
      <w:r>
        <w:rPr>
          <w:sz w:val="20"/>
        </w:rPr>
        <w:t>in</w:t>
      </w:r>
      <w:r>
        <w:rPr>
          <w:spacing w:val="-7"/>
          <w:sz w:val="20"/>
        </w:rPr>
        <w:t xml:space="preserve"> </w:t>
      </w:r>
      <w:r>
        <w:rPr>
          <w:sz w:val="20"/>
        </w:rPr>
        <w:t>the</w:t>
      </w:r>
      <w:r>
        <w:rPr>
          <w:spacing w:val="-6"/>
          <w:sz w:val="20"/>
        </w:rPr>
        <w:t xml:space="preserve"> </w:t>
      </w:r>
      <w:r>
        <w:rPr>
          <w:sz w:val="20"/>
        </w:rPr>
        <w:t>normalized</w:t>
      </w:r>
      <w:r>
        <w:rPr>
          <w:spacing w:val="-6"/>
          <w:sz w:val="20"/>
        </w:rPr>
        <w:t xml:space="preserve"> </w:t>
      </w:r>
      <w:r>
        <w:rPr>
          <w:sz w:val="20"/>
        </w:rPr>
        <w:t>(0–1)</w:t>
      </w:r>
      <w:r>
        <w:rPr>
          <w:spacing w:val="-6"/>
          <w:sz w:val="20"/>
        </w:rPr>
        <w:t xml:space="preserve"> </w:t>
      </w:r>
      <w:r>
        <w:rPr>
          <w:sz w:val="20"/>
        </w:rPr>
        <w:t>input/output</w:t>
      </w:r>
      <w:r>
        <w:rPr>
          <w:spacing w:val="-7"/>
          <w:sz w:val="20"/>
        </w:rPr>
        <w:t xml:space="preserve"> </w:t>
      </w:r>
      <w:r>
        <w:rPr>
          <w:spacing w:val="-2"/>
          <w:sz w:val="20"/>
        </w:rPr>
        <w:t>space.</w:t>
      </w:r>
      <w:r>
        <w:rPr>
          <w:rFonts w:ascii="Times New Roman" w:hAnsi="Times New Roman"/>
          <w:sz w:val="20"/>
        </w:rPr>
        <w:tab/>
      </w:r>
      <w:r>
        <w:rPr>
          <w:rFonts w:ascii="Trebuchet MS" w:hAnsi="Trebuchet MS"/>
          <w:spacing w:val="-5"/>
          <w:sz w:val="10"/>
        </w:rPr>
        <w:t>212</w:t>
      </w:r>
    </w:p>
    <w:p w14:paraId="18BE3165" w14:textId="77777777" w:rsidR="00EA1924" w:rsidRDefault="00000000">
      <w:pPr>
        <w:pStyle w:val="ListParagraph"/>
        <w:numPr>
          <w:ilvl w:val="0"/>
          <w:numId w:val="2"/>
        </w:numPr>
        <w:tabs>
          <w:tab w:val="left" w:pos="3221"/>
        </w:tabs>
        <w:spacing w:before="30"/>
        <w:ind w:left="3221" w:hanging="460"/>
        <w:jc w:val="both"/>
        <w:rPr>
          <w:rFonts w:ascii="Trebuchet MS"/>
          <w:sz w:val="10"/>
        </w:rPr>
      </w:pPr>
      <w:r>
        <w:rPr>
          <w:sz w:val="20"/>
        </w:rPr>
        <w:t>Predictions</w:t>
      </w:r>
      <w:r>
        <w:rPr>
          <w:spacing w:val="23"/>
          <w:sz w:val="20"/>
        </w:rPr>
        <w:t xml:space="preserve"> </w:t>
      </w:r>
      <w:r>
        <w:rPr>
          <w:sz w:val="20"/>
        </w:rPr>
        <w:t>are</w:t>
      </w:r>
      <w:r>
        <w:rPr>
          <w:spacing w:val="24"/>
          <w:sz w:val="20"/>
        </w:rPr>
        <w:t xml:space="preserve"> </w:t>
      </w:r>
      <w:r>
        <w:rPr>
          <w:sz w:val="20"/>
        </w:rPr>
        <w:t>generated</w:t>
      </w:r>
      <w:r>
        <w:rPr>
          <w:spacing w:val="24"/>
          <w:sz w:val="20"/>
        </w:rPr>
        <w:t xml:space="preserve"> </w:t>
      </w:r>
      <w:r>
        <w:rPr>
          <w:sz w:val="20"/>
        </w:rPr>
        <w:t>in</w:t>
      </w:r>
      <w:r>
        <w:rPr>
          <w:spacing w:val="23"/>
          <w:sz w:val="20"/>
        </w:rPr>
        <w:t xml:space="preserve"> </w:t>
      </w:r>
      <w:r>
        <w:rPr>
          <w:sz w:val="20"/>
        </w:rPr>
        <w:t>normalized</w:t>
      </w:r>
      <w:r>
        <w:rPr>
          <w:spacing w:val="24"/>
          <w:sz w:val="20"/>
        </w:rPr>
        <w:t xml:space="preserve"> </w:t>
      </w:r>
      <w:r>
        <w:rPr>
          <w:sz w:val="20"/>
        </w:rPr>
        <w:t>space,</w:t>
      </w:r>
      <w:r>
        <w:rPr>
          <w:spacing w:val="28"/>
          <w:sz w:val="20"/>
        </w:rPr>
        <w:t xml:space="preserve"> </w:t>
      </w:r>
      <w:r>
        <w:rPr>
          <w:sz w:val="20"/>
        </w:rPr>
        <w:t>then</w:t>
      </w:r>
      <w:r>
        <w:rPr>
          <w:spacing w:val="24"/>
          <w:sz w:val="20"/>
        </w:rPr>
        <w:t xml:space="preserve"> </w:t>
      </w:r>
      <w:r>
        <w:rPr>
          <w:sz w:val="20"/>
        </w:rPr>
        <w:t>inverse-transformed</w:t>
      </w:r>
      <w:r>
        <w:rPr>
          <w:spacing w:val="23"/>
          <w:sz w:val="20"/>
        </w:rPr>
        <w:t xml:space="preserve"> </w:t>
      </w:r>
      <w:r>
        <w:rPr>
          <w:sz w:val="20"/>
        </w:rPr>
        <w:t>back</w:t>
      </w:r>
      <w:r>
        <w:rPr>
          <w:spacing w:val="24"/>
          <w:sz w:val="20"/>
        </w:rPr>
        <w:t xml:space="preserve"> </w:t>
      </w:r>
      <w:r>
        <w:rPr>
          <w:sz w:val="20"/>
        </w:rPr>
        <w:t>to</w:t>
      </w:r>
      <w:r>
        <w:rPr>
          <w:rFonts w:ascii="Times New Roman"/>
          <w:spacing w:val="77"/>
          <w:sz w:val="20"/>
        </w:rPr>
        <w:t xml:space="preserve">  </w:t>
      </w:r>
      <w:r>
        <w:rPr>
          <w:rFonts w:ascii="Trebuchet MS"/>
          <w:spacing w:val="-5"/>
          <w:sz w:val="10"/>
        </w:rPr>
        <w:t>213</w:t>
      </w:r>
    </w:p>
    <w:p w14:paraId="53799E5F" w14:textId="19B397F1" w:rsidR="00EA1924" w:rsidRDefault="00000000">
      <w:pPr>
        <w:tabs>
          <w:tab w:val="left" w:pos="10859"/>
        </w:tabs>
        <w:spacing w:before="30"/>
        <w:ind w:left="3217"/>
        <w:jc w:val="both"/>
        <w:rPr>
          <w:rFonts w:ascii="Trebuchet MS" w:hAnsi="Trebuchet MS"/>
          <w:sz w:val="10"/>
        </w:rPr>
      </w:pPr>
      <w:del w:id="315" w:author="Phil Green" w:date="2026-08-30T16:48:00Z" w16du:dateUtc="2026-08-30T14:48:00Z">
        <w:r w:rsidDel="00A22D84">
          <w:rPr>
            <w:sz w:val="20"/>
          </w:rPr>
          <w:delText>physical</w:delText>
        </w:r>
        <w:r w:rsidDel="00A22D84">
          <w:rPr>
            <w:spacing w:val="-7"/>
            <w:sz w:val="20"/>
          </w:rPr>
          <w:delText xml:space="preserve"> </w:delText>
        </w:r>
      </w:del>
      <w:r>
        <w:rPr>
          <w:sz w:val="20"/>
        </w:rPr>
        <w:t>XYZ</w:t>
      </w:r>
      <w:r>
        <w:rPr>
          <w:spacing w:val="-7"/>
          <w:sz w:val="20"/>
        </w:rPr>
        <w:t xml:space="preserve"> </w:t>
      </w:r>
      <w:r>
        <w:rPr>
          <w:sz w:val="20"/>
        </w:rPr>
        <w:t>using</w:t>
      </w:r>
      <w:r>
        <w:rPr>
          <w:spacing w:val="-7"/>
          <w:sz w:val="20"/>
        </w:rPr>
        <w:t xml:space="preserve"> </w:t>
      </w:r>
      <w:r>
        <w:rPr>
          <w:sz w:val="20"/>
        </w:rPr>
        <w:t>the</w:t>
      </w:r>
      <w:r>
        <w:rPr>
          <w:spacing w:val="-6"/>
          <w:sz w:val="20"/>
        </w:rPr>
        <w:t xml:space="preserve"> </w:t>
      </w:r>
      <w:r>
        <w:rPr>
          <w:sz w:val="20"/>
        </w:rPr>
        <w:t>training</w:t>
      </w:r>
      <w:r>
        <w:rPr>
          <w:spacing w:val="-7"/>
          <w:sz w:val="20"/>
        </w:rPr>
        <w:t xml:space="preserve"> </w:t>
      </w:r>
      <w:r>
        <w:rPr>
          <w:sz w:val="20"/>
        </w:rPr>
        <w:t>fold’s</w:t>
      </w:r>
      <w:r>
        <w:rPr>
          <w:spacing w:val="-7"/>
          <w:sz w:val="20"/>
        </w:rPr>
        <w:t xml:space="preserve"> </w:t>
      </w:r>
      <w:r>
        <w:rPr>
          <w:sz w:val="20"/>
        </w:rPr>
        <w:t>target</w:t>
      </w:r>
      <w:r>
        <w:rPr>
          <w:spacing w:val="-7"/>
          <w:sz w:val="20"/>
        </w:rPr>
        <w:t xml:space="preserve"> </w:t>
      </w:r>
      <w:r>
        <w:rPr>
          <w:spacing w:val="-2"/>
          <w:sz w:val="20"/>
        </w:rPr>
        <w:t>scaler.</w:t>
      </w:r>
      <w:r>
        <w:rPr>
          <w:rFonts w:ascii="Times New Roman" w:hAnsi="Times New Roman"/>
          <w:sz w:val="20"/>
        </w:rPr>
        <w:tab/>
      </w:r>
      <w:r>
        <w:rPr>
          <w:rFonts w:ascii="Trebuchet MS" w:hAnsi="Trebuchet MS"/>
          <w:spacing w:val="-5"/>
          <w:sz w:val="10"/>
        </w:rPr>
        <w:t>214</w:t>
      </w:r>
    </w:p>
    <w:p w14:paraId="7BBD8291" w14:textId="77777777" w:rsidR="00EA1924" w:rsidRDefault="00000000">
      <w:pPr>
        <w:pStyle w:val="ListParagraph"/>
        <w:numPr>
          <w:ilvl w:val="0"/>
          <w:numId w:val="2"/>
        </w:numPr>
        <w:tabs>
          <w:tab w:val="left" w:pos="3221"/>
        </w:tabs>
        <w:spacing w:before="30"/>
        <w:ind w:left="3221" w:hanging="460"/>
        <w:jc w:val="both"/>
        <w:rPr>
          <w:rFonts w:ascii="Trebuchet MS"/>
          <w:sz w:val="10"/>
        </w:rPr>
      </w:pPr>
      <w:r>
        <w:rPr>
          <w:sz w:val="20"/>
        </w:rPr>
        <w:t>Predicted</w:t>
      </w:r>
      <w:r>
        <w:rPr>
          <w:spacing w:val="-5"/>
          <w:sz w:val="20"/>
        </w:rPr>
        <w:t xml:space="preserve"> </w:t>
      </w:r>
      <w:r>
        <w:rPr>
          <w:sz w:val="20"/>
        </w:rPr>
        <w:t>XYZ</w:t>
      </w:r>
      <w:r>
        <w:rPr>
          <w:spacing w:val="-5"/>
          <w:sz w:val="20"/>
        </w:rPr>
        <w:t xml:space="preserve"> </w:t>
      </w:r>
      <w:r>
        <w:rPr>
          <w:sz w:val="20"/>
        </w:rPr>
        <w:t>values</w:t>
      </w:r>
      <w:r>
        <w:rPr>
          <w:spacing w:val="-4"/>
          <w:sz w:val="20"/>
        </w:rPr>
        <w:t xml:space="preserve"> </w:t>
      </w:r>
      <w:r>
        <w:rPr>
          <w:sz w:val="20"/>
        </w:rPr>
        <w:t>are</w:t>
      </w:r>
      <w:r>
        <w:rPr>
          <w:spacing w:val="-5"/>
          <w:sz w:val="20"/>
        </w:rPr>
        <w:t xml:space="preserve"> </w:t>
      </w:r>
      <w:r>
        <w:rPr>
          <w:sz w:val="20"/>
        </w:rPr>
        <w:t>clipped</w:t>
      </w:r>
      <w:r>
        <w:rPr>
          <w:spacing w:val="-4"/>
          <w:sz w:val="20"/>
        </w:rPr>
        <w:t xml:space="preserve"> </w:t>
      </w:r>
      <w:r>
        <w:rPr>
          <w:sz w:val="20"/>
        </w:rPr>
        <w:t>at</w:t>
      </w:r>
      <w:r>
        <w:rPr>
          <w:spacing w:val="-5"/>
          <w:sz w:val="20"/>
        </w:rPr>
        <w:t xml:space="preserve"> </w:t>
      </w:r>
      <w:r>
        <w:rPr>
          <w:sz w:val="20"/>
        </w:rPr>
        <w:t>zero</w:t>
      </w:r>
      <w:r>
        <w:rPr>
          <w:spacing w:val="-5"/>
          <w:sz w:val="20"/>
        </w:rPr>
        <w:t xml:space="preserve"> </w:t>
      </w:r>
      <w:r>
        <w:rPr>
          <w:sz w:val="20"/>
        </w:rPr>
        <w:t>(tristimulus</w:t>
      </w:r>
      <w:r>
        <w:rPr>
          <w:spacing w:val="-4"/>
          <w:sz w:val="20"/>
        </w:rPr>
        <w:t xml:space="preserve"> </w:t>
      </w:r>
      <w:r>
        <w:rPr>
          <w:sz w:val="20"/>
        </w:rPr>
        <w:t>values</w:t>
      </w:r>
      <w:r>
        <w:rPr>
          <w:spacing w:val="-5"/>
          <w:sz w:val="20"/>
        </w:rPr>
        <w:t xml:space="preserve"> </w:t>
      </w:r>
      <w:r>
        <w:rPr>
          <w:sz w:val="20"/>
        </w:rPr>
        <w:t>cannot</w:t>
      </w:r>
      <w:r>
        <w:rPr>
          <w:spacing w:val="-4"/>
          <w:sz w:val="20"/>
        </w:rPr>
        <w:t xml:space="preserve"> </w:t>
      </w:r>
      <w:r>
        <w:rPr>
          <w:sz w:val="20"/>
        </w:rPr>
        <w:t>be</w:t>
      </w:r>
      <w:r>
        <w:rPr>
          <w:spacing w:val="-5"/>
          <w:sz w:val="20"/>
        </w:rPr>
        <w:t xml:space="preserve"> </w:t>
      </w:r>
      <w:r>
        <w:rPr>
          <w:sz w:val="20"/>
        </w:rPr>
        <w:t>negative).</w:t>
      </w:r>
      <w:r>
        <w:rPr>
          <w:rFonts w:ascii="Times New Roman"/>
          <w:spacing w:val="72"/>
          <w:sz w:val="20"/>
        </w:rPr>
        <w:t xml:space="preserve">    </w:t>
      </w:r>
      <w:r>
        <w:rPr>
          <w:rFonts w:ascii="Trebuchet MS"/>
          <w:spacing w:val="-5"/>
          <w:sz w:val="10"/>
        </w:rPr>
        <w:t>215</w:t>
      </w:r>
    </w:p>
    <w:p w14:paraId="3046EFA2" w14:textId="77777777" w:rsidR="00EA1924" w:rsidRDefault="00000000">
      <w:pPr>
        <w:pStyle w:val="ListParagraph"/>
        <w:numPr>
          <w:ilvl w:val="0"/>
          <w:numId w:val="2"/>
        </w:numPr>
        <w:tabs>
          <w:tab w:val="left" w:pos="3221"/>
        </w:tabs>
        <w:spacing w:before="30"/>
        <w:ind w:left="3221" w:hanging="460"/>
        <w:jc w:val="both"/>
        <w:rPr>
          <w:rFonts w:ascii="Trebuchet MS"/>
          <w:sz w:val="10"/>
        </w:rPr>
      </w:pPr>
      <w:r>
        <w:rPr>
          <w:sz w:val="20"/>
        </w:rPr>
        <w:t>Both</w:t>
      </w:r>
      <w:r>
        <w:rPr>
          <w:spacing w:val="-10"/>
          <w:sz w:val="20"/>
        </w:rPr>
        <w:t xml:space="preserve"> </w:t>
      </w:r>
      <w:r>
        <w:rPr>
          <w:sz w:val="20"/>
        </w:rPr>
        <w:t>predicted</w:t>
      </w:r>
      <w:r>
        <w:rPr>
          <w:spacing w:val="-10"/>
          <w:sz w:val="20"/>
        </w:rPr>
        <w:t xml:space="preserve"> </w:t>
      </w:r>
      <w:r>
        <w:rPr>
          <w:sz w:val="20"/>
        </w:rPr>
        <w:t>and</w:t>
      </w:r>
      <w:r>
        <w:rPr>
          <w:spacing w:val="-10"/>
          <w:sz w:val="20"/>
        </w:rPr>
        <w:t xml:space="preserve"> </w:t>
      </w:r>
      <w:r>
        <w:rPr>
          <w:sz w:val="20"/>
        </w:rPr>
        <w:t>ground-truth</w:t>
      </w:r>
      <w:r>
        <w:rPr>
          <w:spacing w:val="-10"/>
          <w:sz w:val="20"/>
        </w:rPr>
        <w:t xml:space="preserve"> </w:t>
      </w:r>
      <w:r>
        <w:rPr>
          <w:sz w:val="20"/>
        </w:rPr>
        <w:t>XYZ</w:t>
      </w:r>
      <w:r>
        <w:rPr>
          <w:spacing w:val="-10"/>
          <w:sz w:val="20"/>
        </w:rPr>
        <w:t xml:space="preserve"> </w:t>
      </w:r>
      <w:r>
        <w:rPr>
          <w:sz w:val="20"/>
        </w:rPr>
        <w:t>are</w:t>
      </w:r>
      <w:r>
        <w:rPr>
          <w:spacing w:val="-10"/>
          <w:sz w:val="20"/>
        </w:rPr>
        <w:t xml:space="preserve"> </w:t>
      </w:r>
      <w:r>
        <w:rPr>
          <w:sz w:val="20"/>
        </w:rPr>
        <w:t>converted</w:t>
      </w:r>
      <w:r>
        <w:rPr>
          <w:spacing w:val="-10"/>
          <w:sz w:val="20"/>
        </w:rPr>
        <w:t xml:space="preserve"> </w:t>
      </w:r>
      <w:r>
        <w:rPr>
          <w:sz w:val="20"/>
        </w:rPr>
        <w:t>to</w:t>
      </w:r>
      <w:r>
        <w:rPr>
          <w:spacing w:val="-9"/>
          <w:sz w:val="20"/>
        </w:rPr>
        <w:t xml:space="preserve"> </w:t>
      </w:r>
      <w:r>
        <w:rPr>
          <w:sz w:val="20"/>
        </w:rPr>
        <w:t>CIE</w:t>
      </w:r>
      <w:r>
        <w:rPr>
          <w:spacing w:val="-10"/>
          <w:sz w:val="20"/>
        </w:rPr>
        <w:t xml:space="preserve"> </w:t>
      </w:r>
      <w:r>
        <w:rPr>
          <w:sz w:val="20"/>
        </w:rPr>
        <w:t>Lab</w:t>
      </w:r>
      <w:r>
        <w:rPr>
          <w:spacing w:val="-10"/>
          <w:sz w:val="20"/>
        </w:rPr>
        <w:t xml:space="preserve"> </w:t>
      </w:r>
      <w:r>
        <w:rPr>
          <w:sz w:val="20"/>
        </w:rPr>
        <w:t>under</w:t>
      </w:r>
      <w:r>
        <w:rPr>
          <w:spacing w:val="-10"/>
          <w:sz w:val="20"/>
        </w:rPr>
        <w:t xml:space="preserve"> </w:t>
      </w:r>
      <w:r>
        <w:rPr>
          <w:sz w:val="20"/>
        </w:rPr>
        <w:t>the</w:t>
      </w:r>
      <w:r>
        <w:rPr>
          <w:spacing w:val="-10"/>
          <w:sz w:val="20"/>
        </w:rPr>
        <w:t xml:space="preserve"> </w:t>
      </w:r>
      <w:r>
        <w:rPr>
          <w:sz w:val="20"/>
        </w:rPr>
        <w:t>D50</w:t>
      </w:r>
      <w:r>
        <w:rPr>
          <w:spacing w:val="-10"/>
          <w:sz w:val="20"/>
        </w:rPr>
        <w:t xml:space="preserve"> </w:t>
      </w:r>
      <w:r>
        <w:rPr>
          <w:sz w:val="20"/>
        </w:rPr>
        <w:t>illumi-</w:t>
      </w:r>
      <w:r>
        <w:rPr>
          <w:spacing w:val="34"/>
          <w:sz w:val="20"/>
        </w:rPr>
        <w:t xml:space="preserve">  </w:t>
      </w:r>
      <w:r>
        <w:rPr>
          <w:rFonts w:ascii="Trebuchet MS"/>
          <w:spacing w:val="-5"/>
          <w:sz w:val="10"/>
        </w:rPr>
        <w:t>216</w:t>
      </w:r>
    </w:p>
    <w:p w14:paraId="2C63F68A" w14:textId="77777777" w:rsidR="00EA1924" w:rsidRDefault="00000000">
      <w:pPr>
        <w:spacing w:before="30"/>
        <w:ind w:left="3223"/>
        <w:jc w:val="both"/>
        <w:rPr>
          <w:rFonts w:ascii="Trebuchet MS" w:hAnsi="Trebuchet MS"/>
          <w:sz w:val="10"/>
        </w:rPr>
      </w:pPr>
      <w:r>
        <w:rPr>
          <w:sz w:val="20"/>
        </w:rPr>
        <w:t>nant</w:t>
      </w:r>
      <w:r>
        <w:rPr>
          <w:spacing w:val="-12"/>
          <w:sz w:val="20"/>
        </w:rPr>
        <w:t xml:space="preserve"> </w:t>
      </w:r>
      <w:r>
        <w:rPr>
          <w:sz w:val="20"/>
        </w:rPr>
        <w:t>and</w:t>
      </w:r>
      <w:r>
        <w:rPr>
          <w:spacing w:val="-11"/>
          <w:sz w:val="20"/>
        </w:rPr>
        <w:t xml:space="preserve"> </w:t>
      </w:r>
      <w:r>
        <w:rPr>
          <w:sz w:val="20"/>
        </w:rPr>
        <w:t>2°</w:t>
      </w:r>
      <w:r>
        <w:rPr>
          <w:spacing w:val="-11"/>
          <w:sz w:val="20"/>
        </w:rPr>
        <w:t xml:space="preserve"> </w:t>
      </w:r>
      <w:r>
        <w:rPr>
          <w:sz w:val="20"/>
        </w:rPr>
        <w:t>standard</w:t>
      </w:r>
      <w:r>
        <w:rPr>
          <w:spacing w:val="-11"/>
          <w:sz w:val="20"/>
        </w:rPr>
        <w:t xml:space="preserve"> </w:t>
      </w:r>
      <w:r>
        <w:rPr>
          <w:sz w:val="20"/>
        </w:rPr>
        <w:t>observer,</w:t>
      </w:r>
      <w:r>
        <w:rPr>
          <w:spacing w:val="-11"/>
          <w:sz w:val="20"/>
        </w:rPr>
        <w:t xml:space="preserve"> </w:t>
      </w:r>
      <w:r>
        <w:rPr>
          <w:sz w:val="20"/>
        </w:rPr>
        <w:t>and</w:t>
      </w:r>
      <w:r>
        <w:rPr>
          <w:spacing w:val="-11"/>
          <w:sz w:val="20"/>
        </w:rPr>
        <w:t xml:space="preserve"> </w:t>
      </w:r>
      <w:r>
        <w:rPr>
          <w:sz w:val="20"/>
        </w:rPr>
        <w:t>the</w:t>
      </w:r>
      <w:r>
        <w:rPr>
          <w:spacing w:val="-11"/>
          <w:sz w:val="20"/>
        </w:rPr>
        <w:t xml:space="preserve"> </w:t>
      </w:r>
      <w:r>
        <w:rPr>
          <w:sz w:val="20"/>
        </w:rPr>
        <w:t>per-sample</w:t>
      </w:r>
      <w:r>
        <w:rPr>
          <w:spacing w:val="-11"/>
          <w:sz w:val="20"/>
        </w:rPr>
        <w:t xml:space="preserve"> </w:t>
      </w:r>
      <w:r>
        <w:rPr>
          <w:sz w:val="20"/>
        </w:rPr>
        <w:t>color</w:t>
      </w:r>
      <w:r>
        <w:rPr>
          <w:spacing w:val="-11"/>
          <w:sz w:val="20"/>
        </w:rPr>
        <w:t xml:space="preserve"> </w:t>
      </w:r>
      <w:r>
        <w:rPr>
          <w:sz w:val="20"/>
        </w:rPr>
        <w:t>difference</w:t>
      </w:r>
      <w:r>
        <w:rPr>
          <w:spacing w:val="-11"/>
          <w:sz w:val="20"/>
        </w:rPr>
        <w:t xml:space="preserve"> </w:t>
      </w:r>
      <w:r>
        <w:rPr>
          <w:sz w:val="20"/>
        </w:rPr>
        <w:t>is</w:t>
      </w:r>
      <w:r>
        <w:rPr>
          <w:spacing w:val="-11"/>
          <w:sz w:val="20"/>
        </w:rPr>
        <w:t xml:space="preserve"> </w:t>
      </w:r>
      <w:r>
        <w:rPr>
          <w:sz w:val="20"/>
        </w:rPr>
        <w:t>computed</w:t>
      </w:r>
      <w:r>
        <w:rPr>
          <w:spacing w:val="-11"/>
          <w:sz w:val="20"/>
        </w:rPr>
        <w:t xml:space="preserve"> </w:t>
      </w:r>
      <w:r>
        <w:rPr>
          <w:sz w:val="20"/>
        </w:rPr>
        <w:t>with</w:t>
      </w:r>
      <w:r>
        <w:rPr>
          <w:rFonts w:ascii="Times New Roman" w:hAnsi="Times New Roman"/>
          <w:spacing w:val="45"/>
          <w:sz w:val="20"/>
        </w:rPr>
        <w:t xml:space="preserve">  </w:t>
      </w:r>
      <w:r>
        <w:rPr>
          <w:rFonts w:ascii="Trebuchet MS" w:hAnsi="Trebuchet MS"/>
          <w:spacing w:val="-5"/>
          <w:sz w:val="10"/>
        </w:rPr>
        <w:t>217</w:t>
      </w:r>
    </w:p>
    <w:p w14:paraId="11F5DA10" w14:textId="2FCB7345" w:rsidR="00EA1924" w:rsidRDefault="00000000">
      <w:pPr>
        <w:tabs>
          <w:tab w:val="left" w:pos="10859"/>
        </w:tabs>
        <w:spacing w:before="30"/>
        <w:ind w:left="3223"/>
        <w:jc w:val="both"/>
        <w:rPr>
          <w:rFonts w:ascii="Trebuchet MS"/>
          <w:sz w:val="10"/>
        </w:rPr>
      </w:pPr>
      <w:r>
        <w:rPr>
          <w:w w:val="105"/>
          <w:sz w:val="20"/>
        </w:rPr>
        <w:t>the</w:t>
      </w:r>
      <w:r>
        <w:rPr>
          <w:spacing w:val="-9"/>
          <w:w w:val="105"/>
          <w:sz w:val="20"/>
        </w:rPr>
        <w:t xml:space="preserve"> </w:t>
      </w:r>
      <w:r>
        <w:rPr>
          <w:w w:val="105"/>
          <w:sz w:val="20"/>
        </w:rPr>
        <w:t>CIE</w:t>
      </w:r>
      <w:r>
        <w:rPr>
          <w:spacing w:val="-8"/>
          <w:w w:val="105"/>
          <w:sz w:val="20"/>
        </w:rPr>
        <w:t xml:space="preserve"> </w:t>
      </w:r>
      <w:r>
        <w:rPr>
          <w:w w:val="105"/>
          <w:sz w:val="20"/>
        </w:rPr>
        <w:t>2000</w:t>
      </w:r>
      <w:r>
        <w:rPr>
          <w:spacing w:val="-9"/>
          <w:w w:val="105"/>
          <w:sz w:val="20"/>
        </w:rPr>
        <w:t xml:space="preserve"> </w:t>
      </w:r>
      <w:r>
        <w:rPr>
          <w:w w:val="105"/>
          <w:sz w:val="20"/>
        </w:rPr>
        <w:t>formula</w:t>
      </w:r>
      <w:r>
        <w:rPr>
          <w:spacing w:val="-8"/>
          <w:w w:val="105"/>
          <w:sz w:val="20"/>
        </w:rPr>
        <w:t xml:space="preserve"> </w:t>
      </w:r>
      <w:r>
        <w:rPr>
          <w:w w:val="105"/>
          <w:sz w:val="20"/>
        </w:rPr>
        <w:t>[</w:t>
      </w:r>
      <w:hyperlink w:anchor="_bookmark63" w:history="1">
        <w:r>
          <w:rPr>
            <w:color w:val="0774B7"/>
            <w:w w:val="105"/>
            <w:sz w:val="20"/>
          </w:rPr>
          <w:t>32</w:t>
        </w:r>
      </w:hyperlink>
      <w:r>
        <w:rPr>
          <w:w w:val="105"/>
          <w:sz w:val="20"/>
        </w:rPr>
        <w:t>]</w:t>
      </w:r>
      <w:del w:id="316" w:author="Phil Green" w:date="2026-08-30T14:23:00Z" w16du:dateUtc="2026-08-30T12:23:00Z">
        <w:r w:rsidDel="00DA4A96">
          <w:rPr>
            <w:spacing w:val="-8"/>
            <w:w w:val="105"/>
            <w:sz w:val="20"/>
          </w:rPr>
          <w:delText xml:space="preserve"> </w:delText>
        </w:r>
        <w:r w:rsidDel="00DA4A96">
          <w:rPr>
            <w:w w:val="105"/>
            <w:sz w:val="20"/>
          </w:rPr>
          <w:delText>via</w:delText>
        </w:r>
        <w:r w:rsidDel="00DA4A96">
          <w:rPr>
            <w:spacing w:val="-9"/>
            <w:w w:val="105"/>
            <w:sz w:val="20"/>
          </w:rPr>
          <w:delText xml:space="preserve"> </w:delText>
        </w:r>
        <w:r w:rsidDel="00DA4A96">
          <w:rPr>
            <w:w w:val="105"/>
            <w:sz w:val="20"/>
          </w:rPr>
          <w:delText>the</w:delText>
        </w:r>
        <w:r w:rsidDel="00DA4A96">
          <w:rPr>
            <w:spacing w:val="-8"/>
            <w:w w:val="105"/>
            <w:sz w:val="20"/>
          </w:rPr>
          <w:delText xml:space="preserve"> </w:delText>
        </w:r>
        <w:r w:rsidDel="00DA4A96">
          <w:rPr>
            <w:rFonts w:ascii="Cambria"/>
            <w:w w:val="105"/>
            <w:sz w:val="20"/>
          </w:rPr>
          <w:delText>colour-science</w:delText>
        </w:r>
        <w:r w:rsidDel="00DA4A96">
          <w:rPr>
            <w:rFonts w:ascii="Cambria"/>
            <w:spacing w:val="-2"/>
            <w:w w:val="105"/>
            <w:sz w:val="20"/>
          </w:rPr>
          <w:delText xml:space="preserve"> </w:delText>
        </w:r>
        <w:r w:rsidDel="00DA4A96">
          <w:rPr>
            <w:w w:val="105"/>
            <w:sz w:val="20"/>
          </w:rPr>
          <w:delText>library</w:delText>
        </w:r>
        <w:r w:rsidDel="00DA4A96">
          <w:rPr>
            <w:spacing w:val="-8"/>
            <w:w w:val="105"/>
            <w:sz w:val="20"/>
          </w:rPr>
          <w:delText xml:space="preserve"> </w:delText>
        </w:r>
        <w:r w:rsidDel="00DA4A96">
          <w:rPr>
            <w:spacing w:val="-2"/>
            <w:w w:val="105"/>
            <w:sz w:val="20"/>
          </w:rPr>
          <w:delText>[</w:delText>
        </w:r>
        <w:commentRangeStart w:id="317"/>
        <w:commentRangeStart w:id="318"/>
        <w:commentRangeStart w:id="319"/>
        <w:r w:rsidDel="00DA4A96">
          <w:fldChar w:fldCharType="begin"/>
        </w:r>
        <w:r w:rsidDel="00DA4A96">
          <w:delInstrText>HYPERLINK \l "_bookmark66"</w:delInstrText>
        </w:r>
        <w:r w:rsidDel="00DA4A96">
          <w:fldChar w:fldCharType="separate"/>
        </w:r>
        <w:r w:rsidDel="00DA4A96">
          <w:rPr>
            <w:color w:val="0774B7"/>
            <w:spacing w:val="-2"/>
            <w:w w:val="105"/>
            <w:sz w:val="20"/>
          </w:rPr>
          <w:delText>35</w:delText>
        </w:r>
        <w:r w:rsidDel="00DA4A96">
          <w:fldChar w:fldCharType="end"/>
        </w:r>
      </w:del>
      <w:commentRangeEnd w:id="317"/>
      <w:r w:rsidR="00A22D84">
        <w:rPr>
          <w:rStyle w:val="CommentReference"/>
          <w:spacing w:val="-2"/>
          <w:w w:val="105"/>
          <w:sz w:val="20"/>
          <w:szCs w:val="22"/>
        </w:rPr>
        <w:commentReference w:id="317"/>
      </w:r>
      <w:commentRangeEnd w:id="318"/>
      <w:r w:rsidR="00623447">
        <w:rPr>
          <w:rStyle w:val="CommentReference"/>
          <w:spacing w:val="-2"/>
          <w:w w:val="105"/>
          <w:sz w:val="20"/>
          <w:szCs w:val="22"/>
        </w:rPr>
        <w:commentReference w:id="318"/>
      </w:r>
      <w:commentRangeEnd w:id="319"/>
      <w:r w:rsidR="0060540C">
        <w:rPr>
          <w:rStyle w:val="CommentReference"/>
          <w:spacing w:val="-2"/>
          <w:w w:val="105"/>
          <w:sz w:val="20"/>
          <w:szCs w:val="22"/>
        </w:rPr>
        <w:commentReference w:id="319"/>
      </w:r>
      <w:del w:id="320" w:author="Phil Green" w:date="2026-08-30T14:23:00Z" w16du:dateUtc="2026-08-30T12:23:00Z">
        <w:r w:rsidDel="00DA4A96">
          <w:rPr>
            <w:spacing w:val="-2"/>
            <w:w w:val="105"/>
            <w:sz w:val="20"/>
          </w:rPr>
          <w:delText>]</w:delText>
        </w:r>
      </w:del>
      <w:r>
        <w:rPr>
          <w:spacing w:val="-2"/>
          <w:w w:val="105"/>
          <w:sz w:val="20"/>
        </w:rPr>
        <w:t>.</w:t>
      </w:r>
      <w:r>
        <w:rPr>
          <w:rFonts w:ascii="Times New Roman"/>
          <w:sz w:val="20"/>
        </w:rPr>
        <w:tab/>
      </w:r>
      <w:r>
        <w:rPr>
          <w:rFonts w:ascii="Trebuchet MS"/>
          <w:spacing w:val="-5"/>
          <w:w w:val="105"/>
          <w:sz w:val="10"/>
        </w:rPr>
        <w:t>218</w:t>
      </w:r>
    </w:p>
    <w:p w14:paraId="1FBB47B2" w14:textId="77777777" w:rsidR="00EA1924" w:rsidRDefault="00000000">
      <w:pPr>
        <w:tabs>
          <w:tab w:val="left" w:pos="10859"/>
        </w:tabs>
        <w:spacing w:before="130"/>
        <w:ind w:left="3187"/>
        <w:rPr>
          <w:rFonts w:ascii="Trebuchet MS"/>
          <w:sz w:val="10"/>
        </w:rPr>
      </w:pPr>
      <w:r>
        <w:rPr>
          <w:sz w:val="20"/>
        </w:rPr>
        <w:t>Every</w:t>
      </w:r>
      <w:r>
        <w:rPr>
          <w:spacing w:val="-2"/>
          <w:sz w:val="20"/>
        </w:rPr>
        <w:t xml:space="preserve"> </w:t>
      </w:r>
      <w:r>
        <w:rPr>
          <w:sz w:val="20"/>
        </w:rPr>
        <w:t>sample</w:t>
      </w:r>
      <w:r>
        <w:rPr>
          <w:spacing w:val="-1"/>
          <w:sz w:val="20"/>
        </w:rPr>
        <w:t xml:space="preserve"> </w:t>
      </w:r>
      <w:r>
        <w:rPr>
          <w:sz w:val="20"/>
        </w:rPr>
        <w:t>in a</w:t>
      </w:r>
      <w:r>
        <w:rPr>
          <w:spacing w:val="-1"/>
          <w:sz w:val="20"/>
        </w:rPr>
        <w:t xml:space="preserve"> </w:t>
      </w:r>
      <w:r>
        <w:rPr>
          <w:sz w:val="20"/>
        </w:rPr>
        <w:t>dataset</w:t>
      </w:r>
      <w:r>
        <w:rPr>
          <w:spacing w:val="-2"/>
          <w:sz w:val="20"/>
        </w:rPr>
        <w:t xml:space="preserve"> </w:t>
      </w:r>
      <w:r>
        <w:rPr>
          <w:sz w:val="20"/>
        </w:rPr>
        <w:t>is</w:t>
      </w:r>
      <w:r>
        <w:rPr>
          <w:spacing w:val="-1"/>
          <w:sz w:val="20"/>
        </w:rPr>
        <w:t xml:space="preserve"> </w:t>
      </w:r>
      <w:commentRangeStart w:id="321"/>
      <w:r>
        <w:rPr>
          <w:sz w:val="20"/>
        </w:rPr>
        <w:t>held out</w:t>
      </w:r>
      <w:r>
        <w:rPr>
          <w:spacing w:val="-1"/>
          <w:sz w:val="20"/>
        </w:rPr>
        <w:t xml:space="preserve"> </w:t>
      </w:r>
      <w:commentRangeEnd w:id="321"/>
      <w:r w:rsidR="00DA4A96">
        <w:rPr>
          <w:rStyle w:val="CommentReference"/>
          <w:sz w:val="20"/>
          <w:szCs w:val="22"/>
        </w:rPr>
        <w:commentReference w:id="321"/>
      </w:r>
      <w:r>
        <w:rPr>
          <w:sz w:val="20"/>
        </w:rPr>
        <w:t>exactly</w:t>
      </w:r>
      <w:r>
        <w:rPr>
          <w:spacing w:val="-2"/>
          <w:sz w:val="20"/>
        </w:rPr>
        <w:t xml:space="preserve"> </w:t>
      </w:r>
      <w:r>
        <w:rPr>
          <w:sz w:val="20"/>
        </w:rPr>
        <w:t>once</w:t>
      </w:r>
      <w:r>
        <w:rPr>
          <w:spacing w:val="-1"/>
          <w:sz w:val="20"/>
        </w:rPr>
        <w:t xml:space="preserve"> </w:t>
      </w:r>
      <w:r>
        <w:rPr>
          <w:sz w:val="20"/>
        </w:rPr>
        <w:t>across the</w:t>
      </w:r>
      <w:r>
        <w:rPr>
          <w:spacing w:val="-1"/>
          <w:sz w:val="20"/>
        </w:rPr>
        <w:t xml:space="preserve"> </w:t>
      </w:r>
      <w:r>
        <w:rPr>
          <w:sz w:val="20"/>
        </w:rPr>
        <w:t>5</w:t>
      </w:r>
      <w:r>
        <w:rPr>
          <w:spacing w:val="-2"/>
          <w:sz w:val="20"/>
        </w:rPr>
        <w:t xml:space="preserve"> </w:t>
      </w:r>
      <w:r>
        <w:rPr>
          <w:sz w:val="20"/>
        </w:rPr>
        <w:t>folds,</w:t>
      </w:r>
      <w:r>
        <w:rPr>
          <w:spacing w:val="-1"/>
          <w:sz w:val="20"/>
        </w:rPr>
        <w:t xml:space="preserve"> </w:t>
      </w:r>
      <w:r>
        <w:rPr>
          <w:sz w:val="20"/>
        </w:rPr>
        <w:t>so the</w:t>
      </w:r>
      <w:r>
        <w:rPr>
          <w:spacing w:val="-1"/>
          <w:sz w:val="20"/>
        </w:rPr>
        <w:t xml:space="preserve"> </w:t>
      </w:r>
      <w:r>
        <w:rPr>
          <w:spacing w:val="-2"/>
          <w:sz w:val="20"/>
        </w:rPr>
        <w:t>reported</w:t>
      </w:r>
      <w:r>
        <w:rPr>
          <w:rFonts w:ascii="Times New Roman"/>
          <w:sz w:val="20"/>
        </w:rPr>
        <w:tab/>
      </w:r>
      <w:r>
        <w:rPr>
          <w:rFonts w:ascii="Trebuchet MS"/>
          <w:spacing w:val="-5"/>
          <w:sz w:val="10"/>
        </w:rPr>
        <w:t>219</w:t>
      </w:r>
    </w:p>
    <w:p w14:paraId="6EBA2DC3" w14:textId="77777777" w:rsidR="00EA1924" w:rsidRDefault="00000000">
      <w:pPr>
        <w:tabs>
          <w:tab w:val="left" w:pos="10859"/>
        </w:tabs>
        <w:spacing w:before="30"/>
        <w:ind w:left="2761"/>
        <w:rPr>
          <w:rFonts w:ascii="Trebuchet MS"/>
          <w:sz w:val="10"/>
        </w:rPr>
      </w:pPr>
      <w:r>
        <w:rPr>
          <w:spacing w:val="-2"/>
          <w:sz w:val="20"/>
        </w:rPr>
        <w:t>statistics</w:t>
      </w:r>
      <w:r>
        <w:rPr>
          <w:spacing w:val="-11"/>
          <w:sz w:val="20"/>
        </w:rPr>
        <w:t xml:space="preserve"> </w:t>
      </w:r>
      <w:r>
        <w:rPr>
          <w:spacing w:val="-2"/>
          <w:sz w:val="20"/>
        </w:rPr>
        <w:t>pool</w:t>
      </w:r>
      <w:r>
        <w:rPr>
          <w:spacing w:val="-10"/>
          <w:sz w:val="20"/>
        </w:rPr>
        <w:t xml:space="preserve"> </w:t>
      </w:r>
      <w:r>
        <w:rPr>
          <w:spacing w:val="-2"/>
          <w:sz w:val="20"/>
        </w:rPr>
        <w:t>over</w:t>
      </w:r>
      <w:r>
        <w:rPr>
          <w:spacing w:val="-10"/>
          <w:sz w:val="20"/>
        </w:rPr>
        <w:t xml:space="preserve"> </w:t>
      </w:r>
      <w:r>
        <w:rPr>
          <w:spacing w:val="-2"/>
          <w:sz w:val="20"/>
        </w:rPr>
        <w:t>the</w:t>
      </w:r>
      <w:r>
        <w:rPr>
          <w:spacing w:val="-10"/>
          <w:sz w:val="20"/>
        </w:rPr>
        <w:t xml:space="preserve"> </w:t>
      </w:r>
      <w:r>
        <w:rPr>
          <w:spacing w:val="-2"/>
          <w:sz w:val="20"/>
        </w:rPr>
        <w:t>entire</w:t>
      </w:r>
      <w:r>
        <w:rPr>
          <w:spacing w:val="-11"/>
          <w:sz w:val="20"/>
        </w:rPr>
        <w:t xml:space="preserve"> </w:t>
      </w:r>
      <w:r>
        <w:rPr>
          <w:spacing w:val="-2"/>
          <w:sz w:val="20"/>
        </w:rPr>
        <w:t>dataset</w:t>
      </w:r>
      <w:r>
        <w:rPr>
          <w:spacing w:val="-10"/>
          <w:sz w:val="20"/>
        </w:rPr>
        <w:t xml:space="preserve"> </w:t>
      </w:r>
      <w:r>
        <w:rPr>
          <w:spacing w:val="-2"/>
          <w:sz w:val="20"/>
        </w:rPr>
        <w:t>rather</w:t>
      </w:r>
      <w:r>
        <w:rPr>
          <w:spacing w:val="-10"/>
          <w:sz w:val="20"/>
        </w:rPr>
        <w:t xml:space="preserve"> </w:t>
      </w:r>
      <w:r>
        <w:rPr>
          <w:spacing w:val="-2"/>
          <w:sz w:val="20"/>
        </w:rPr>
        <w:t>than</w:t>
      </w:r>
      <w:r>
        <w:rPr>
          <w:spacing w:val="-10"/>
          <w:sz w:val="20"/>
        </w:rPr>
        <w:t xml:space="preserve"> </w:t>
      </w:r>
      <w:r>
        <w:rPr>
          <w:spacing w:val="-2"/>
          <w:sz w:val="20"/>
        </w:rPr>
        <w:t>a</w:t>
      </w:r>
      <w:r>
        <w:rPr>
          <w:spacing w:val="-11"/>
          <w:sz w:val="20"/>
        </w:rPr>
        <w:t xml:space="preserve"> </w:t>
      </w:r>
      <w:r>
        <w:rPr>
          <w:spacing w:val="-2"/>
          <w:sz w:val="20"/>
        </w:rPr>
        <w:t>single</w:t>
      </w:r>
      <w:r>
        <w:rPr>
          <w:spacing w:val="-10"/>
          <w:sz w:val="20"/>
        </w:rPr>
        <w:t xml:space="preserve"> </w:t>
      </w:r>
      <w:r>
        <w:rPr>
          <w:spacing w:val="-2"/>
          <w:sz w:val="20"/>
        </w:rPr>
        <w:t>train/test</w:t>
      </w:r>
      <w:r>
        <w:rPr>
          <w:spacing w:val="-10"/>
          <w:sz w:val="20"/>
        </w:rPr>
        <w:t xml:space="preserve"> </w:t>
      </w:r>
      <w:r>
        <w:rPr>
          <w:spacing w:val="-2"/>
          <w:sz w:val="20"/>
        </w:rPr>
        <w:t>split.</w:t>
      </w:r>
      <w:r>
        <w:rPr>
          <w:spacing w:val="4"/>
          <w:sz w:val="20"/>
        </w:rPr>
        <w:t xml:space="preserve"> </w:t>
      </w:r>
      <w:r>
        <w:rPr>
          <w:spacing w:val="-2"/>
          <w:sz w:val="20"/>
        </w:rPr>
        <w:t>Summary</w:t>
      </w:r>
      <w:r>
        <w:rPr>
          <w:spacing w:val="-10"/>
          <w:sz w:val="20"/>
        </w:rPr>
        <w:t xml:space="preserve"> </w:t>
      </w:r>
      <w:r>
        <w:rPr>
          <w:spacing w:val="-2"/>
          <w:sz w:val="20"/>
        </w:rPr>
        <w:t>statistics</w:t>
      </w:r>
      <w:r>
        <w:rPr>
          <w:rFonts w:ascii="Times New Roman"/>
          <w:sz w:val="20"/>
        </w:rPr>
        <w:tab/>
      </w:r>
      <w:r>
        <w:rPr>
          <w:rFonts w:ascii="Trebuchet MS"/>
          <w:spacing w:val="-5"/>
          <w:sz w:val="10"/>
        </w:rPr>
        <w:t>220</w:t>
      </w:r>
    </w:p>
    <w:p w14:paraId="777A7138" w14:textId="77777777" w:rsidR="00EA1924" w:rsidRDefault="00000000">
      <w:pPr>
        <w:tabs>
          <w:tab w:val="left" w:pos="10859"/>
        </w:tabs>
        <w:spacing w:before="30"/>
        <w:ind w:left="2761"/>
        <w:rPr>
          <w:rFonts w:ascii="Trebuchet MS" w:hAnsi="Trebuchet MS"/>
          <w:sz w:val="10"/>
        </w:rPr>
      </w:pPr>
      <w:r>
        <w:rPr>
          <w:sz w:val="20"/>
        </w:rPr>
        <w:t>are</w:t>
      </w:r>
      <w:r>
        <w:rPr>
          <w:spacing w:val="7"/>
          <w:sz w:val="20"/>
        </w:rPr>
        <w:t xml:space="preserve"> </w:t>
      </w:r>
      <w:r>
        <w:rPr>
          <w:sz w:val="20"/>
        </w:rPr>
        <w:t>the</w:t>
      </w:r>
      <w:r>
        <w:rPr>
          <w:spacing w:val="7"/>
          <w:sz w:val="20"/>
        </w:rPr>
        <w:t xml:space="preserve"> </w:t>
      </w:r>
      <w:r>
        <w:rPr>
          <w:b/>
          <w:sz w:val="20"/>
        </w:rPr>
        <w:t>median</w:t>
      </w:r>
      <w:r>
        <w:rPr>
          <w:sz w:val="20"/>
        </w:rPr>
        <w:t>,</w:t>
      </w:r>
      <w:r>
        <w:rPr>
          <w:spacing w:val="8"/>
          <w:sz w:val="20"/>
        </w:rPr>
        <w:t xml:space="preserve"> </w:t>
      </w:r>
      <w:r>
        <w:rPr>
          <w:b/>
          <w:sz w:val="20"/>
        </w:rPr>
        <w:t>95th</w:t>
      </w:r>
      <w:r>
        <w:rPr>
          <w:b/>
          <w:spacing w:val="7"/>
          <w:sz w:val="20"/>
        </w:rPr>
        <w:t xml:space="preserve"> </w:t>
      </w:r>
      <w:r>
        <w:rPr>
          <w:b/>
          <w:sz w:val="20"/>
        </w:rPr>
        <w:t>percentile</w:t>
      </w:r>
      <w:r>
        <w:rPr>
          <w:sz w:val="20"/>
        </w:rPr>
        <w:t>,</w:t>
      </w:r>
      <w:r>
        <w:rPr>
          <w:spacing w:val="7"/>
          <w:sz w:val="20"/>
        </w:rPr>
        <w:t xml:space="preserve"> </w:t>
      </w:r>
      <w:r>
        <w:rPr>
          <w:sz w:val="20"/>
        </w:rPr>
        <w:t>and</w:t>
      </w:r>
      <w:r>
        <w:rPr>
          <w:spacing w:val="8"/>
          <w:sz w:val="20"/>
        </w:rPr>
        <w:t xml:space="preserve"> </w:t>
      </w:r>
      <w:r>
        <w:rPr>
          <w:b/>
          <w:sz w:val="20"/>
        </w:rPr>
        <w:t>maximum</w:t>
      </w:r>
      <w:r>
        <w:rPr>
          <w:b/>
          <w:spacing w:val="7"/>
          <w:sz w:val="20"/>
        </w:rPr>
        <w:t xml:space="preserve"> </w:t>
      </w:r>
      <w:r>
        <w:rPr>
          <w:sz w:val="20"/>
        </w:rPr>
        <w:t>of</w:t>
      </w:r>
      <w:r>
        <w:rPr>
          <w:spacing w:val="8"/>
          <w:sz w:val="20"/>
        </w:rPr>
        <w:t xml:space="preserve"> </w:t>
      </w:r>
      <w:r>
        <w:rPr>
          <w:sz w:val="20"/>
        </w:rPr>
        <w:t>the</w:t>
      </w:r>
      <w:r>
        <w:rPr>
          <w:spacing w:val="7"/>
          <w:sz w:val="20"/>
        </w:rPr>
        <w:t xml:space="preserve"> </w:t>
      </w:r>
      <w:r>
        <w:rPr>
          <w:sz w:val="20"/>
        </w:rPr>
        <w:t>per-sample</w:t>
      </w:r>
      <w:r>
        <w:rPr>
          <w:spacing w:val="11"/>
          <w:sz w:val="20"/>
        </w:rPr>
        <w:t xml:space="preserve"> </w:t>
      </w:r>
      <w:r>
        <w:rPr>
          <w:rFonts w:ascii="Calibri" w:hAnsi="Calibri"/>
          <w:sz w:val="20"/>
        </w:rPr>
        <w:t>∆</w:t>
      </w:r>
      <w:r>
        <w:rPr>
          <w:i/>
          <w:sz w:val="20"/>
        </w:rPr>
        <w:t>E</w:t>
      </w:r>
      <w:r>
        <w:rPr>
          <w:sz w:val="20"/>
          <w:vertAlign w:val="subscript"/>
        </w:rPr>
        <w:t>00</w:t>
      </w:r>
      <w:r>
        <w:rPr>
          <w:spacing w:val="19"/>
          <w:sz w:val="20"/>
        </w:rPr>
        <w:t xml:space="preserve"> </w:t>
      </w:r>
      <w:r>
        <w:rPr>
          <w:sz w:val="20"/>
        </w:rPr>
        <w:t>distribution,</w:t>
      </w:r>
      <w:r>
        <w:rPr>
          <w:spacing w:val="7"/>
          <w:sz w:val="20"/>
        </w:rPr>
        <w:t xml:space="preserve"> </w:t>
      </w:r>
      <w:r>
        <w:rPr>
          <w:spacing w:val="-5"/>
          <w:sz w:val="20"/>
        </w:rPr>
        <w:t>not</w:t>
      </w:r>
      <w:r>
        <w:rPr>
          <w:rFonts w:ascii="Times New Roman" w:hAnsi="Times New Roman"/>
          <w:sz w:val="20"/>
        </w:rPr>
        <w:tab/>
      </w:r>
      <w:r>
        <w:rPr>
          <w:rFonts w:ascii="Trebuchet MS" w:hAnsi="Trebuchet MS"/>
          <w:spacing w:val="-5"/>
          <w:sz w:val="10"/>
        </w:rPr>
        <w:t>221</w:t>
      </w:r>
    </w:p>
    <w:p w14:paraId="2F567A64" w14:textId="77777777" w:rsidR="00EA1924" w:rsidRDefault="00000000">
      <w:pPr>
        <w:tabs>
          <w:tab w:val="left" w:pos="10859"/>
        </w:tabs>
        <w:spacing w:before="30"/>
        <w:ind w:left="2761"/>
        <w:rPr>
          <w:rFonts w:ascii="Trebuchet MS"/>
          <w:sz w:val="10"/>
        </w:rPr>
      </w:pPr>
      <w:r>
        <w:rPr>
          <w:sz w:val="20"/>
        </w:rPr>
        <w:t>the</w:t>
      </w:r>
      <w:r>
        <w:rPr>
          <w:spacing w:val="-8"/>
          <w:sz w:val="20"/>
        </w:rPr>
        <w:t xml:space="preserve"> </w:t>
      </w:r>
      <w:r>
        <w:rPr>
          <w:sz w:val="20"/>
        </w:rPr>
        <w:t>mean</w:t>
      </w:r>
      <w:r>
        <w:rPr>
          <w:spacing w:val="-8"/>
          <w:sz w:val="20"/>
        </w:rPr>
        <w:t xml:space="preserve"> </w:t>
      </w:r>
      <w:r>
        <w:rPr>
          <w:sz w:val="20"/>
        </w:rPr>
        <w:t>or</w:t>
      </w:r>
      <w:r>
        <w:rPr>
          <w:spacing w:val="-8"/>
          <w:sz w:val="20"/>
        </w:rPr>
        <w:t xml:space="preserve"> </w:t>
      </w:r>
      <w:r>
        <w:rPr>
          <w:sz w:val="20"/>
        </w:rPr>
        <w:t>standard</w:t>
      </w:r>
      <w:r>
        <w:rPr>
          <w:spacing w:val="-8"/>
          <w:sz w:val="20"/>
        </w:rPr>
        <w:t xml:space="preserve"> </w:t>
      </w:r>
      <w:r>
        <w:rPr>
          <w:sz w:val="20"/>
        </w:rPr>
        <w:t>deviation,</w:t>
      </w:r>
      <w:r>
        <w:rPr>
          <w:spacing w:val="-8"/>
          <w:sz w:val="20"/>
        </w:rPr>
        <w:t xml:space="preserve"> </w:t>
      </w:r>
      <w:r>
        <w:rPr>
          <w:sz w:val="20"/>
        </w:rPr>
        <w:t>since</w:t>
      </w:r>
      <w:r>
        <w:rPr>
          <w:spacing w:val="-8"/>
          <w:sz w:val="20"/>
        </w:rPr>
        <w:t xml:space="preserve"> </w:t>
      </w:r>
      <w:r>
        <w:rPr>
          <w:sz w:val="20"/>
        </w:rPr>
        <w:t>color-difference</w:t>
      </w:r>
      <w:r>
        <w:rPr>
          <w:spacing w:val="-8"/>
          <w:sz w:val="20"/>
        </w:rPr>
        <w:t xml:space="preserve"> </w:t>
      </w:r>
      <w:r>
        <w:rPr>
          <w:sz w:val="20"/>
        </w:rPr>
        <w:t>errors</w:t>
      </w:r>
      <w:r>
        <w:rPr>
          <w:spacing w:val="-8"/>
          <w:sz w:val="20"/>
        </w:rPr>
        <w:t xml:space="preserve"> </w:t>
      </w:r>
      <w:r>
        <w:rPr>
          <w:sz w:val="20"/>
        </w:rPr>
        <w:t>are</w:t>
      </w:r>
      <w:r>
        <w:rPr>
          <w:spacing w:val="-8"/>
          <w:sz w:val="20"/>
        </w:rPr>
        <w:t xml:space="preserve"> </w:t>
      </w:r>
      <w:r>
        <w:rPr>
          <w:sz w:val="20"/>
        </w:rPr>
        <w:t>not</w:t>
      </w:r>
      <w:r>
        <w:rPr>
          <w:spacing w:val="-8"/>
          <w:sz w:val="20"/>
        </w:rPr>
        <w:t xml:space="preserve"> </w:t>
      </w:r>
      <w:r>
        <w:rPr>
          <w:sz w:val="20"/>
        </w:rPr>
        <w:t>normally</w:t>
      </w:r>
      <w:r>
        <w:rPr>
          <w:spacing w:val="-8"/>
          <w:sz w:val="20"/>
        </w:rPr>
        <w:t xml:space="preserve"> </w:t>
      </w:r>
      <w:r>
        <w:rPr>
          <w:spacing w:val="-2"/>
          <w:sz w:val="20"/>
        </w:rPr>
        <w:t>distributed</w:t>
      </w:r>
      <w:r>
        <w:rPr>
          <w:rFonts w:ascii="Times New Roman"/>
          <w:sz w:val="20"/>
        </w:rPr>
        <w:tab/>
      </w:r>
      <w:r>
        <w:rPr>
          <w:rFonts w:ascii="Trebuchet MS"/>
          <w:spacing w:val="-5"/>
          <w:sz w:val="10"/>
        </w:rPr>
        <w:t>222</w:t>
      </w:r>
    </w:p>
    <w:p w14:paraId="23A20A59" w14:textId="5A7100EF" w:rsidR="00EA1924" w:rsidRDefault="00000000">
      <w:pPr>
        <w:tabs>
          <w:tab w:val="left" w:pos="10859"/>
        </w:tabs>
        <w:spacing w:before="30"/>
        <w:ind w:left="2761"/>
        <w:rPr>
          <w:rFonts w:ascii="Trebuchet MS"/>
          <w:sz w:val="10"/>
        </w:rPr>
      </w:pPr>
      <w:r>
        <w:rPr>
          <w:sz w:val="20"/>
        </w:rPr>
        <w:t>and</w:t>
      </w:r>
      <w:r>
        <w:rPr>
          <w:spacing w:val="-7"/>
          <w:sz w:val="20"/>
        </w:rPr>
        <w:t xml:space="preserve"> </w:t>
      </w:r>
      <w:r>
        <w:rPr>
          <w:sz w:val="20"/>
        </w:rPr>
        <w:t>a</w:t>
      </w:r>
      <w:r>
        <w:rPr>
          <w:spacing w:val="-7"/>
          <w:sz w:val="20"/>
        </w:rPr>
        <w:t xml:space="preserve"> </w:t>
      </w:r>
      <w:r>
        <w:rPr>
          <w:sz w:val="20"/>
        </w:rPr>
        <w:t>small</w:t>
      </w:r>
      <w:r>
        <w:rPr>
          <w:spacing w:val="-6"/>
          <w:sz w:val="20"/>
        </w:rPr>
        <w:t xml:space="preserve"> </w:t>
      </w:r>
      <w:r>
        <w:rPr>
          <w:sz w:val="20"/>
        </w:rPr>
        <w:t>number</w:t>
      </w:r>
      <w:r>
        <w:rPr>
          <w:spacing w:val="-7"/>
          <w:sz w:val="20"/>
        </w:rPr>
        <w:t xml:space="preserve"> </w:t>
      </w:r>
      <w:r>
        <w:rPr>
          <w:sz w:val="20"/>
        </w:rPr>
        <w:t>of</w:t>
      </w:r>
      <w:r>
        <w:rPr>
          <w:spacing w:val="-7"/>
          <w:sz w:val="20"/>
        </w:rPr>
        <w:t xml:space="preserve"> </w:t>
      </w:r>
      <w:r>
        <w:rPr>
          <w:sz w:val="20"/>
        </w:rPr>
        <w:t>large</w:t>
      </w:r>
      <w:r>
        <w:rPr>
          <w:spacing w:val="-6"/>
          <w:sz w:val="20"/>
        </w:rPr>
        <w:t xml:space="preserve"> </w:t>
      </w:r>
      <w:r>
        <w:rPr>
          <w:sz w:val="20"/>
        </w:rPr>
        <w:t>outliers</w:t>
      </w:r>
      <w:ins w:id="322" w:author="Phil Green" w:date="2026-08-30T14:24:00Z" w16du:dateUtc="2026-08-30T12:24:00Z">
        <w:r w:rsidR="00DA4A96">
          <w:rPr>
            <w:sz w:val="20"/>
          </w:rPr>
          <w:t xml:space="preserve"> can</w:t>
        </w:r>
      </w:ins>
      <w:r>
        <w:rPr>
          <w:spacing w:val="-7"/>
          <w:sz w:val="20"/>
        </w:rPr>
        <w:t xml:space="preserve"> </w:t>
      </w:r>
      <w:r>
        <w:rPr>
          <w:sz w:val="20"/>
        </w:rPr>
        <w:t>otherwise</w:t>
      </w:r>
      <w:r>
        <w:rPr>
          <w:spacing w:val="-7"/>
          <w:sz w:val="20"/>
        </w:rPr>
        <w:t xml:space="preserve"> </w:t>
      </w:r>
      <w:r>
        <w:rPr>
          <w:sz w:val="20"/>
        </w:rPr>
        <w:t>dominate</w:t>
      </w:r>
      <w:r>
        <w:rPr>
          <w:spacing w:val="-6"/>
          <w:sz w:val="20"/>
        </w:rPr>
        <w:t xml:space="preserve"> </w:t>
      </w:r>
      <w:r>
        <w:rPr>
          <w:sz w:val="20"/>
        </w:rPr>
        <w:t>a</w:t>
      </w:r>
      <w:r>
        <w:rPr>
          <w:spacing w:val="-7"/>
          <w:sz w:val="20"/>
        </w:rPr>
        <w:t xml:space="preserve"> </w:t>
      </w:r>
      <w:r>
        <w:rPr>
          <w:sz w:val="20"/>
        </w:rPr>
        <w:t>mean-based</w:t>
      </w:r>
      <w:r>
        <w:rPr>
          <w:spacing w:val="-6"/>
          <w:sz w:val="20"/>
        </w:rPr>
        <w:t xml:space="preserve"> </w:t>
      </w:r>
      <w:commentRangeStart w:id="323"/>
      <w:r>
        <w:rPr>
          <w:spacing w:val="-2"/>
          <w:sz w:val="20"/>
        </w:rPr>
        <w:t>summary</w:t>
      </w:r>
      <w:commentRangeEnd w:id="323"/>
      <w:r w:rsidR="00DA4A96">
        <w:rPr>
          <w:rStyle w:val="CommentReference"/>
          <w:spacing w:val="-2"/>
          <w:sz w:val="20"/>
          <w:szCs w:val="22"/>
        </w:rPr>
        <w:commentReference w:id="323"/>
      </w:r>
      <w:r>
        <w:rPr>
          <w:spacing w:val="-2"/>
          <w:sz w:val="20"/>
        </w:rPr>
        <w:t>.</w:t>
      </w:r>
      <w:r>
        <w:rPr>
          <w:rFonts w:ascii="Times New Roman"/>
          <w:sz w:val="20"/>
        </w:rPr>
        <w:tab/>
      </w:r>
      <w:r>
        <w:rPr>
          <w:rFonts w:ascii="Trebuchet MS"/>
          <w:spacing w:val="-5"/>
          <w:sz w:val="10"/>
        </w:rPr>
        <w:t>223</w:t>
      </w:r>
    </w:p>
    <w:p w14:paraId="1A73BEC4" w14:textId="77777777" w:rsidR="00EA1924" w:rsidRDefault="00000000">
      <w:pPr>
        <w:tabs>
          <w:tab w:val="left" w:pos="10859"/>
        </w:tabs>
        <w:spacing w:before="22"/>
        <w:ind w:left="3187"/>
        <w:rPr>
          <w:rFonts w:ascii="Trebuchet MS"/>
          <w:sz w:val="10"/>
        </w:rPr>
      </w:pPr>
      <w:r>
        <w:rPr>
          <w:sz w:val="20"/>
        </w:rPr>
        <w:t>Two</w:t>
      </w:r>
      <w:r>
        <w:rPr>
          <w:spacing w:val="25"/>
          <w:sz w:val="20"/>
        </w:rPr>
        <w:t xml:space="preserve"> </w:t>
      </w:r>
      <w:r>
        <w:rPr>
          <w:sz w:val="20"/>
        </w:rPr>
        <w:t>further</w:t>
      </w:r>
      <w:r>
        <w:rPr>
          <w:spacing w:val="26"/>
          <w:sz w:val="20"/>
        </w:rPr>
        <w:t xml:space="preserve"> </w:t>
      </w:r>
      <w:r>
        <w:rPr>
          <w:sz w:val="20"/>
        </w:rPr>
        <w:t>protocol</w:t>
      </w:r>
      <w:r>
        <w:rPr>
          <w:spacing w:val="26"/>
          <w:sz w:val="20"/>
        </w:rPr>
        <w:t xml:space="preserve"> </w:t>
      </w:r>
      <w:r>
        <w:rPr>
          <w:sz w:val="20"/>
        </w:rPr>
        <w:t>details</w:t>
      </w:r>
      <w:r>
        <w:rPr>
          <w:spacing w:val="26"/>
          <w:sz w:val="20"/>
        </w:rPr>
        <w:t xml:space="preserve"> </w:t>
      </w:r>
      <w:r>
        <w:rPr>
          <w:sz w:val="20"/>
        </w:rPr>
        <w:t>are</w:t>
      </w:r>
      <w:r>
        <w:rPr>
          <w:spacing w:val="25"/>
          <w:sz w:val="20"/>
        </w:rPr>
        <w:t xml:space="preserve"> </w:t>
      </w:r>
      <w:r>
        <w:rPr>
          <w:sz w:val="20"/>
        </w:rPr>
        <w:t>specific</w:t>
      </w:r>
      <w:r>
        <w:rPr>
          <w:spacing w:val="26"/>
          <w:sz w:val="20"/>
        </w:rPr>
        <w:t xml:space="preserve"> </w:t>
      </w:r>
      <w:r>
        <w:rPr>
          <w:sz w:val="20"/>
        </w:rPr>
        <w:t>to</w:t>
      </w:r>
      <w:r>
        <w:rPr>
          <w:spacing w:val="26"/>
          <w:sz w:val="20"/>
        </w:rPr>
        <w:t xml:space="preserve"> </w:t>
      </w:r>
      <w:r>
        <w:rPr>
          <w:sz w:val="20"/>
        </w:rPr>
        <w:t>the</w:t>
      </w:r>
      <w:r>
        <w:rPr>
          <w:spacing w:val="29"/>
          <w:sz w:val="20"/>
        </w:rPr>
        <w:t xml:space="preserve"> </w:t>
      </w:r>
      <w:r>
        <w:rPr>
          <w:i/>
          <w:sz w:val="20"/>
        </w:rPr>
        <w:t>n</w:t>
      </w:r>
      <w:r>
        <w:rPr>
          <w:i/>
          <w:spacing w:val="58"/>
          <w:sz w:val="20"/>
        </w:rPr>
        <w:t xml:space="preserve"> </w:t>
      </w:r>
      <w:r>
        <w:rPr>
          <w:rFonts w:ascii="Tahoma"/>
          <w:sz w:val="20"/>
        </w:rPr>
        <w:t>=</w:t>
      </w:r>
      <w:r>
        <w:rPr>
          <w:rFonts w:ascii="Tahoma"/>
          <w:spacing w:val="43"/>
          <w:sz w:val="20"/>
        </w:rPr>
        <w:t xml:space="preserve"> </w:t>
      </w:r>
      <w:r>
        <w:rPr>
          <w:sz w:val="20"/>
        </w:rPr>
        <w:t>5</w:t>
      </w:r>
      <w:r>
        <w:rPr>
          <w:spacing w:val="25"/>
          <w:sz w:val="20"/>
        </w:rPr>
        <w:t xml:space="preserve"> </w:t>
      </w:r>
      <w:r>
        <w:rPr>
          <w:sz w:val="20"/>
        </w:rPr>
        <w:t>and</w:t>
      </w:r>
      <w:r>
        <w:rPr>
          <w:spacing w:val="29"/>
          <w:sz w:val="20"/>
        </w:rPr>
        <w:t xml:space="preserve"> </w:t>
      </w:r>
      <w:r>
        <w:rPr>
          <w:i/>
          <w:sz w:val="20"/>
        </w:rPr>
        <w:t>n</w:t>
      </w:r>
      <w:r>
        <w:rPr>
          <w:i/>
          <w:spacing w:val="58"/>
          <w:sz w:val="20"/>
        </w:rPr>
        <w:t xml:space="preserve"> </w:t>
      </w:r>
      <w:r>
        <w:rPr>
          <w:rFonts w:ascii="Tahoma"/>
          <w:sz w:val="20"/>
        </w:rPr>
        <w:t>=</w:t>
      </w:r>
      <w:r>
        <w:rPr>
          <w:rFonts w:ascii="Tahoma"/>
          <w:spacing w:val="43"/>
          <w:sz w:val="20"/>
        </w:rPr>
        <w:t xml:space="preserve"> </w:t>
      </w:r>
      <w:r>
        <w:rPr>
          <w:sz w:val="20"/>
        </w:rPr>
        <w:t>7</w:t>
      </w:r>
      <w:r>
        <w:rPr>
          <w:spacing w:val="26"/>
          <w:sz w:val="20"/>
        </w:rPr>
        <w:t xml:space="preserve"> </w:t>
      </w:r>
      <w:r>
        <w:rPr>
          <w:sz w:val="20"/>
        </w:rPr>
        <w:t>datasets.</w:t>
      </w:r>
      <w:r>
        <w:rPr>
          <w:spacing w:val="63"/>
          <w:w w:val="150"/>
          <w:sz w:val="20"/>
        </w:rPr>
        <w:t xml:space="preserve"> </w:t>
      </w:r>
      <w:r>
        <w:rPr>
          <w:spacing w:val="-2"/>
          <w:sz w:val="20"/>
        </w:rPr>
        <w:t>First,</w:t>
      </w:r>
      <w:r>
        <w:rPr>
          <w:rFonts w:ascii="Times New Roman"/>
          <w:sz w:val="20"/>
        </w:rPr>
        <w:tab/>
      </w:r>
      <w:r>
        <w:rPr>
          <w:rFonts w:ascii="Trebuchet MS"/>
          <w:spacing w:val="-5"/>
          <w:sz w:val="10"/>
        </w:rPr>
        <w:t>224</w:t>
      </w:r>
    </w:p>
    <w:p w14:paraId="656A3526" w14:textId="77777777" w:rsidR="00EA1924" w:rsidRDefault="00000000">
      <w:pPr>
        <w:tabs>
          <w:tab w:val="left" w:pos="10859"/>
        </w:tabs>
        <w:spacing w:before="30"/>
        <w:ind w:left="2761"/>
        <w:rPr>
          <w:rFonts w:ascii="Trebuchet MS" w:hAnsi="Trebuchet MS"/>
          <w:sz w:val="10"/>
        </w:rPr>
      </w:pPr>
      <w:r>
        <w:rPr>
          <w:sz w:val="20"/>
        </w:rPr>
        <w:t>their</w:t>
      </w:r>
      <w:r>
        <w:rPr>
          <w:spacing w:val="-5"/>
          <w:sz w:val="20"/>
        </w:rPr>
        <w:t xml:space="preserve"> </w:t>
      </w:r>
      <w:r>
        <w:rPr>
          <w:sz w:val="20"/>
        </w:rPr>
        <w:t>folds</w:t>
      </w:r>
      <w:r>
        <w:rPr>
          <w:spacing w:val="-2"/>
          <w:sz w:val="20"/>
        </w:rPr>
        <w:t xml:space="preserve"> </w:t>
      </w:r>
      <w:r>
        <w:rPr>
          <w:sz w:val="20"/>
        </w:rPr>
        <w:t>are</w:t>
      </w:r>
      <w:r>
        <w:rPr>
          <w:spacing w:val="-2"/>
          <w:sz w:val="20"/>
        </w:rPr>
        <w:t xml:space="preserve"> </w:t>
      </w:r>
      <w:r>
        <w:rPr>
          <w:sz w:val="20"/>
        </w:rPr>
        <w:t>assigned</w:t>
      </w:r>
      <w:r>
        <w:rPr>
          <w:spacing w:val="-2"/>
          <w:sz w:val="20"/>
        </w:rPr>
        <w:t xml:space="preserve"> </w:t>
      </w:r>
      <w:r>
        <w:rPr>
          <w:sz w:val="20"/>
        </w:rPr>
        <w:t>with</w:t>
      </w:r>
      <w:r>
        <w:rPr>
          <w:spacing w:val="-3"/>
          <w:sz w:val="20"/>
        </w:rPr>
        <w:t xml:space="preserve"> </w:t>
      </w:r>
      <w:r>
        <w:rPr>
          <w:sz w:val="20"/>
        </w:rPr>
        <w:t>scikit-learn’s</w:t>
      </w:r>
      <w:r>
        <w:rPr>
          <w:spacing w:val="-2"/>
          <w:sz w:val="20"/>
        </w:rPr>
        <w:t xml:space="preserve"> </w:t>
      </w:r>
      <w:r>
        <w:rPr>
          <w:rFonts w:ascii="Cambria" w:hAnsi="Cambria"/>
          <w:sz w:val="20"/>
        </w:rPr>
        <w:t>GroupKFold</w:t>
      </w:r>
      <w:r>
        <w:rPr>
          <w:sz w:val="20"/>
        </w:rPr>
        <w:t>,</w:t>
      </w:r>
      <w:r>
        <w:rPr>
          <w:spacing w:val="-2"/>
          <w:sz w:val="20"/>
        </w:rPr>
        <w:t xml:space="preserve"> </w:t>
      </w:r>
      <w:r>
        <w:rPr>
          <w:sz w:val="20"/>
        </w:rPr>
        <w:t>keyed</w:t>
      </w:r>
      <w:r>
        <w:rPr>
          <w:spacing w:val="-2"/>
          <w:sz w:val="20"/>
        </w:rPr>
        <w:t xml:space="preserve"> </w:t>
      </w:r>
      <w:r>
        <w:rPr>
          <w:sz w:val="20"/>
        </w:rPr>
        <w:t>on</w:t>
      </w:r>
      <w:r>
        <w:rPr>
          <w:spacing w:val="-3"/>
          <w:sz w:val="20"/>
        </w:rPr>
        <w:t xml:space="preserve"> </w:t>
      </w:r>
      <w:r>
        <w:rPr>
          <w:sz w:val="20"/>
        </w:rPr>
        <w:t>the</w:t>
      </w:r>
      <w:r>
        <w:rPr>
          <w:spacing w:val="-2"/>
          <w:sz w:val="20"/>
        </w:rPr>
        <w:t xml:space="preserve"> </w:t>
      </w:r>
      <w:r>
        <w:rPr>
          <w:sz w:val="20"/>
        </w:rPr>
        <w:t>distinct</w:t>
      </w:r>
      <w:r>
        <w:rPr>
          <w:spacing w:val="-2"/>
          <w:sz w:val="20"/>
        </w:rPr>
        <w:t xml:space="preserve"> </w:t>
      </w:r>
      <w:r>
        <w:rPr>
          <w:sz w:val="20"/>
        </w:rPr>
        <w:t>input</w:t>
      </w:r>
      <w:r>
        <w:rPr>
          <w:spacing w:val="-2"/>
          <w:sz w:val="20"/>
        </w:rPr>
        <w:t xml:space="preserve"> recipe</w:t>
      </w:r>
      <w:r>
        <w:rPr>
          <w:rFonts w:ascii="Times New Roman" w:hAnsi="Times New Roman"/>
          <w:sz w:val="20"/>
        </w:rPr>
        <w:tab/>
      </w:r>
      <w:r>
        <w:rPr>
          <w:rFonts w:ascii="Trebuchet MS" w:hAnsi="Trebuchet MS"/>
          <w:spacing w:val="-5"/>
          <w:sz w:val="10"/>
        </w:rPr>
        <w:t>225</w:t>
      </w:r>
    </w:p>
    <w:p w14:paraId="3685EBBD" w14:textId="77777777" w:rsidR="00EA1924" w:rsidRDefault="00000000">
      <w:pPr>
        <w:tabs>
          <w:tab w:val="left" w:pos="10859"/>
        </w:tabs>
        <w:spacing w:before="30"/>
        <w:ind w:left="2755"/>
        <w:rPr>
          <w:rFonts w:ascii="Trebuchet MS"/>
          <w:sz w:val="10"/>
        </w:rPr>
      </w:pPr>
      <w:r>
        <w:rPr>
          <w:sz w:val="20"/>
        </w:rPr>
        <w:t>(rounded</w:t>
      </w:r>
      <w:r>
        <w:rPr>
          <w:spacing w:val="3"/>
          <w:sz w:val="20"/>
        </w:rPr>
        <w:t xml:space="preserve"> </w:t>
      </w:r>
      <w:r>
        <w:rPr>
          <w:sz w:val="20"/>
        </w:rPr>
        <w:t>to</w:t>
      </w:r>
      <w:r>
        <w:rPr>
          <w:spacing w:val="4"/>
          <w:sz w:val="20"/>
        </w:rPr>
        <w:t xml:space="preserve"> </w:t>
      </w:r>
      <w:r>
        <w:rPr>
          <w:sz w:val="20"/>
        </w:rPr>
        <w:t>6</w:t>
      </w:r>
      <w:r>
        <w:rPr>
          <w:spacing w:val="4"/>
          <w:sz w:val="20"/>
        </w:rPr>
        <w:t xml:space="preserve"> </w:t>
      </w:r>
      <w:r>
        <w:rPr>
          <w:sz w:val="20"/>
        </w:rPr>
        <w:t>decimal</w:t>
      </w:r>
      <w:r>
        <w:rPr>
          <w:spacing w:val="4"/>
          <w:sz w:val="20"/>
        </w:rPr>
        <w:t xml:space="preserve"> </w:t>
      </w:r>
      <w:r>
        <w:rPr>
          <w:sz w:val="20"/>
        </w:rPr>
        <w:t>places).</w:t>
      </w:r>
      <w:r>
        <w:rPr>
          <w:spacing w:val="17"/>
          <w:sz w:val="20"/>
        </w:rPr>
        <w:t xml:space="preserve"> </w:t>
      </w:r>
      <w:r>
        <w:rPr>
          <w:sz w:val="20"/>
        </w:rPr>
        <w:t>KCMYG</w:t>
      </w:r>
      <w:r>
        <w:rPr>
          <w:spacing w:val="4"/>
          <w:sz w:val="20"/>
        </w:rPr>
        <w:t xml:space="preserve"> </w:t>
      </w:r>
      <w:r>
        <w:rPr>
          <w:sz w:val="20"/>
        </w:rPr>
        <w:t>and</w:t>
      </w:r>
      <w:r>
        <w:rPr>
          <w:spacing w:val="4"/>
          <w:sz w:val="20"/>
        </w:rPr>
        <w:t xml:space="preserve"> </w:t>
      </w:r>
      <w:r>
        <w:rPr>
          <w:sz w:val="20"/>
        </w:rPr>
        <w:t>CMYKOGB</w:t>
      </w:r>
      <w:r>
        <w:rPr>
          <w:spacing w:val="4"/>
          <w:sz w:val="20"/>
        </w:rPr>
        <w:t xml:space="preserve"> </w:t>
      </w:r>
      <w:r>
        <w:rPr>
          <w:sz w:val="20"/>
        </w:rPr>
        <w:t>contain</w:t>
      </w:r>
      <w:r>
        <w:rPr>
          <w:spacing w:val="3"/>
          <w:sz w:val="20"/>
        </w:rPr>
        <w:t xml:space="preserve"> </w:t>
      </w:r>
      <w:r>
        <w:rPr>
          <w:sz w:val="20"/>
        </w:rPr>
        <w:t>repeated</w:t>
      </w:r>
      <w:r>
        <w:rPr>
          <w:spacing w:val="4"/>
          <w:sz w:val="20"/>
        </w:rPr>
        <w:t xml:space="preserve"> </w:t>
      </w:r>
      <w:r>
        <w:rPr>
          <w:sz w:val="20"/>
        </w:rPr>
        <w:t>recipes</w:t>
      </w:r>
      <w:r>
        <w:rPr>
          <w:spacing w:val="4"/>
          <w:sz w:val="20"/>
        </w:rPr>
        <w:t xml:space="preserve"> </w:t>
      </w:r>
      <w:r>
        <w:rPr>
          <w:spacing w:val="-2"/>
          <w:sz w:val="20"/>
        </w:rPr>
        <w:t>whose</w:t>
      </w:r>
      <w:r>
        <w:rPr>
          <w:rFonts w:ascii="Times New Roman"/>
          <w:sz w:val="20"/>
        </w:rPr>
        <w:tab/>
      </w:r>
      <w:r>
        <w:rPr>
          <w:rFonts w:ascii="Trebuchet MS"/>
          <w:spacing w:val="-5"/>
          <w:sz w:val="10"/>
        </w:rPr>
        <w:t>226</w:t>
      </w:r>
    </w:p>
    <w:p w14:paraId="4AB191F1" w14:textId="77777777" w:rsidR="00EA1924" w:rsidRDefault="00000000">
      <w:pPr>
        <w:tabs>
          <w:tab w:val="left" w:pos="10859"/>
        </w:tabs>
        <w:spacing w:before="30"/>
        <w:ind w:left="2761"/>
        <w:rPr>
          <w:rFonts w:ascii="Trebuchet MS" w:hAnsi="Trebuchet MS"/>
          <w:sz w:val="10"/>
        </w:rPr>
      </w:pPr>
      <w:r>
        <w:rPr>
          <w:sz w:val="20"/>
        </w:rPr>
        <w:t>measurements</w:t>
      </w:r>
      <w:r>
        <w:rPr>
          <w:spacing w:val="20"/>
          <w:sz w:val="20"/>
        </w:rPr>
        <w:t xml:space="preserve"> </w:t>
      </w:r>
      <w:r>
        <w:rPr>
          <w:sz w:val="20"/>
        </w:rPr>
        <w:t>genuinely</w:t>
      </w:r>
      <w:r>
        <w:rPr>
          <w:spacing w:val="20"/>
          <w:sz w:val="20"/>
        </w:rPr>
        <w:t xml:space="preserve"> </w:t>
      </w:r>
      <w:r>
        <w:rPr>
          <w:sz w:val="20"/>
        </w:rPr>
        <w:t>differ</w:t>
      </w:r>
      <w:r>
        <w:rPr>
          <w:spacing w:val="20"/>
          <w:sz w:val="20"/>
        </w:rPr>
        <w:t xml:space="preserve"> </w:t>
      </w:r>
      <w:r>
        <w:rPr>
          <w:sz w:val="20"/>
        </w:rPr>
        <w:t>(CMYKOGB’s</w:t>
      </w:r>
      <w:r>
        <w:rPr>
          <w:spacing w:val="21"/>
          <w:sz w:val="20"/>
        </w:rPr>
        <w:t xml:space="preserve"> </w:t>
      </w:r>
      <w:r>
        <w:rPr>
          <w:sz w:val="20"/>
        </w:rPr>
        <w:t>20</w:t>
      </w:r>
      <w:r>
        <w:rPr>
          <w:spacing w:val="20"/>
          <w:sz w:val="20"/>
        </w:rPr>
        <w:t xml:space="preserve"> </w:t>
      </w:r>
      <w:r>
        <w:rPr>
          <w:sz w:val="20"/>
        </w:rPr>
        <w:t>repeated</w:t>
      </w:r>
      <w:r>
        <w:rPr>
          <w:spacing w:val="20"/>
          <w:sz w:val="20"/>
        </w:rPr>
        <w:t xml:space="preserve"> </w:t>
      </w:r>
      <w:r>
        <w:rPr>
          <w:sz w:val="20"/>
        </w:rPr>
        <w:t>paper-white</w:t>
      </w:r>
      <w:r>
        <w:rPr>
          <w:spacing w:val="21"/>
          <w:sz w:val="20"/>
        </w:rPr>
        <w:t xml:space="preserve"> </w:t>
      </w:r>
      <w:r>
        <w:rPr>
          <w:sz w:val="20"/>
        </w:rPr>
        <w:t>patches</w:t>
      </w:r>
      <w:r>
        <w:rPr>
          <w:spacing w:val="20"/>
          <w:sz w:val="20"/>
        </w:rPr>
        <w:t xml:space="preserve"> </w:t>
      </w:r>
      <w:r>
        <w:rPr>
          <w:spacing w:val="-2"/>
          <w:sz w:val="20"/>
        </w:rPr>
        <w:t>spread</w:t>
      </w:r>
      <w:r>
        <w:rPr>
          <w:rFonts w:ascii="Times New Roman" w:hAnsi="Times New Roman"/>
          <w:sz w:val="20"/>
        </w:rPr>
        <w:tab/>
      </w:r>
      <w:r>
        <w:rPr>
          <w:rFonts w:ascii="Trebuchet MS" w:hAnsi="Trebuchet MS"/>
          <w:spacing w:val="-5"/>
          <w:sz w:val="10"/>
        </w:rPr>
        <w:t>227</w:t>
      </w:r>
    </w:p>
    <w:p w14:paraId="1938B40D" w14:textId="7666CDCB" w:rsidR="00EA1924" w:rsidRDefault="00000000">
      <w:pPr>
        <w:tabs>
          <w:tab w:val="left" w:pos="10859"/>
        </w:tabs>
        <w:spacing w:before="30"/>
        <w:ind w:left="2761"/>
        <w:rPr>
          <w:rFonts w:ascii="Trebuchet MS" w:hAnsi="Trebuchet MS"/>
          <w:sz w:val="10"/>
        </w:rPr>
      </w:pPr>
      <w:r>
        <w:rPr>
          <w:sz w:val="20"/>
        </w:rPr>
        <w:t>by</w:t>
      </w:r>
      <w:r>
        <w:rPr>
          <w:spacing w:val="19"/>
          <w:sz w:val="20"/>
        </w:rPr>
        <w:t xml:space="preserve"> </w:t>
      </w:r>
      <w:r>
        <w:rPr>
          <w:sz w:val="20"/>
        </w:rPr>
        <w:t>0.348</w:t>
      </w:r>
      <w:r>
        <w:rPr>
          <w:spacing w:val="21"/>
          <w:sz w:val="20"/>
        </w:rPr>
        <w:t xml:space="preserve"> </w:t>
      </w:r>
      <w:r>
        <w:rPr>
          <w:rFonts w:ascii="Calibri" w:hAnsi="Calibri"/>
          <w:sz w:val="20"/>
        </w:rPr>
        <w:t>∆</w:t>
      </w:r>
      <w:r>
        <w:rPr>
          <w:i/>
          <w:sz w:val="20"/>
        </w:rPr>
        <w:t>E</w:t>
      </w:r>
      <w:r>
        <w:rPr>
          <w:sz w:val="20"/>
          <w:vertAlign w:val="subscript"/>
        </w:rPr>
        <w:t>00</w:t>
      </w:r>
      <w:r>
        <w:rPr>
          <w:sz w:val="20"/>
        </w:rPr>
        <w:t>),</w:t>
      </w:r>
      <w:r>
        <w:rPr>
          <w:spacing w:val="23"/>
          <w:sz w:val="20"/>
        </w:rPr>
        <w:t xml:space="preserve"> </w:t>
      </w:r>
      <w:r>
        <w:rPr>
          <w:sz w:val="20"/>
        </w:rPr>
        <w:t>so,</w:t>
      </w:r>
      <w:r>
        <w:rPr>
          <w:spacing w:val="23"/>
          <w:sz w:val="20"/>
        </w:rPr>
        <w:t xml:space="preserve"> </w:t>
      </w:r>
      <w:r>
        <w:rPr>
          <w:sz w:val="20"/>
        </w:rPr>
        <w:t>as</w:t>
      </w:r>
      <w:r>
        <w:rPr>
          <w:spacing w:val="19"/>
          <w:sz w:val="20"/>
        </w:rPr>
        <w:t xml:space="preserve"> </w:t>
      </w:r>
      <w:r>
        <w:rPr>
          <w:sz w:val="20"/>
        </w:rPr>
        <w:t>with</w:t>
      </w:r>
      <w:r>
        <w:rPr>
          <w:spacing w:val="19"/>
          <w:sz w:val="20"/>
        </w:rPr>
        <w:t xml:space="preserve"> </w:t>
      </w:r>
      <w:del w:id="324" w:author="Phil Green" w:date="2026-08-30T14:25:00Z" w16du:dateUtc="2026-08-30T12:25:00Z">
        <w:r w:rsidDel="00DA4A96">
          <w:rPr>
            <w:sz w:val="20"/>
          </w:rPr>
          <w:delText>IFRA</w:delText>
        </w:r>
      </w:del>
      <w:ins w:id="325" w:author="Phil Green" w:date="2026-08-30T14:25:00Z" w16du:dateUtc="2026-08-30T12:25:00Z">
        <w:r w:rsidR="00DA4A96">
          <w:rPr>
            <w:sz w:val="20"/>
          </w:rPr>
          <w:t>the newsprint data</w:t>
        </w:r>
      </w:ins>
      <w:r>
        <w:rPr>
          <w:sz w:val="20"/>
        </w:rPr>
        <w:t>,</w:t>
      </w:r>
      <w:r>
        <w:rPr>
          <w:spacing w:val="18"/>
          <w:sz w:val="20"/>
        </w:rPr>
        <w:t xml:space="preserve"> </w:t>
      </w:r>
      <w:r>
        <w:rPr>
          <w:sz w:val="20"/>
        </w:rPr>
        <w:t>those</w:t>
      </w:r>
      <w:r>
        <w:rPr>
          <w:spacing w:val="20"/>
          <w:sz w:val="20"/>
        </w:rPr>
        <w:t xml:space="preserve"> </w:t>
      </w:r>
      <w:r>
        <w:rPr>
          <w:sz w:val="20"/>
        </w:rPr>
        <w:t>repeats</w:t>
      </w:r>
      <w:r>
        <w:rPr>
          <w:spacing w:val="19"/>
          <w:sz w:val="20"/>
        </w:rPr>
        <w:t xml:space="preserve"> </w:t>
      </w:r>
      <w:r>
        <w:rPr>
          <w:sz w:val="20"/>
        </w:rPr>
        <w:t>are</w:t>
      </w:r>
      <w:r>
        <w:rPr>
          <w:spacing w:val="18"/>
          <w:sz w:val="20"/>
        </w:rPr>
        <w:t xml:space="preserve"> </w:t>
      </w:r>
      <w:r>
        <w:rPr>
          <w:sz w:val="20"/>
        </w:rPr>
        <w:t>kept</w:t>
      </w:r>
      <w:r>
        <w:rPr>
          <w:spacing w:val="20"/>
          <w:sz w:val="20"/>
        </w:rPr>
        <w:t xml:space="preserve"> </w:t>
      </w:r>
      <w:r>
        <w:rPr>
          <w:sz w:val="20"/>
        </w:rPr>
        <w:t>as</w:t>
      </w:r>
      <w:r>
        <w:rPr>
          <w:spacing w:val="19"/>
          <w:sz w:val="20"/>
        </w:rPr>
        <w:t xml:space="preserve"> </w:t>
      </w:r>
      <w:r>
        <w:rPr>
          <w:sz w:val="20"/>
        </w:rPr>
        <w:t>measured</w:t>
      </w:r>
      <w:r>
        <w:rPr>
          <w:spacing w:val="19"/>
          <w:sz w:val="20"/>
        </w:rPr>
        <w:t xml:space="preserve"> </w:t>
      </w:r>
      <w:r>
        <w:rPr>
          <w:sz w:val="20"/>
        </w:rPr>
        <w:t>and</w:t>
      </w:r>
      <w:r>
        <w:rPr>
          <w:spacing w:val="20"/>
          <w:sz w:val="20"/>
        </w:rPr>
        <w:t xml:space="preserve"> </w:t>
      </w:r>
      <w:r>
        <w:rPr>
          <w:sz w:val="20"/>
        </w:rPr>
        <w:t>forced</w:t>
      </w:r>
      <w:r>
        <w:rPr>
          <w:spacing w:val="19"/>
          <w:sz w:val="20"/>
        </w:rPr>
        <w:t xml:space="preserve"> </w:t>
      </w:r>
      <w:r>
        <w:rPr>
          <w:sz w:val="20"/>
        </w:rPr>
        <w:t>into</w:t>
      </w:r>
      <w:r>
        <w:rPr>
          <w:spacing w:val="19"/>
          <w:sz w:val="20"/>
        </w:rPr>
        <w:t xml:space="preserve"> </w:t>
      </w:r>
      <w:r>
        <w:rPr>
          <w:spacing w:val="-10"/>
          <w:sz w:val="20"/>
        </w:rPr>
        <w:t>a</w:t>
      </w:r>
      <w:r>
        <w:rPr>
          <w:rFonts w:ascii="Times New Roman" w:hAnsi="Times New Roman"/>
          <w:sz w:val="20"/>
        </w:rPr>
        <w:tab/>
      </w:r>
      <w:r>
        <w:rPr>
          <w:rFonts w:ascii="Trebuchet MS" w:hAnsi="Trebuchet MS"/>
          <w:spacing w:val="-5"/>
          <w:sz w:val="10"/>
        </w:rPr>
        <w:t>228</w:t>
      </w:r>
    </w:p>
    <w:p w14:paraId="2F6026F9" w14:textId="77777777" w:rsidR="00EA1924" w:rsidRDefault="00000000">
      <w:pPr>
        <w:tabs>
          <w:tab w:val="left" w:pos="10859"/>
        </w:tabs>
        <w:spacing w:before="30"/>
        <w:ind w:left="2761"/>
        <w:rPr>
          <w:rFonts w:ascii="Trebuchet MS" w:hAnsi="Trebuchet MS"/>
          <w:sz w:val="10"/>
        </w:rPr>
      </w:pPr>
      <w:r>
        <w:rPr>
          <w:sz w:val="20"/>
        </w:rPr>
        <w:t>single</w:t>
      </w:r>
      <w:r>
        <w:rPr>
          <w:spacing w:val="25"/>
          <w:sz w:val="20"/>
        </w:rPr>
        <w:t xml:space="preserve"> </w:t>
      </w:r>
      <w:r>
        <w:rPr>
          <w:sz w:val="20"/>
        </w:rPr>
        <w:t>fold</w:t>
      </w:r>
      <w:r>
        <w:rPr>
          <w:spacing w:val="25"/>
          <w:sz w:val="20"/>
        </w:rPr>
        <w:t xml:space="preserve"> </w:t>
      </w:r>
      <w:r>
        <w:rPr>
          <w:sz w:val="20"/>
        </w:rPr>
        <w:t>rather</w:t>
      </w:r>
      <w:r>
        <w:rPr>
          <w:spacing w:val="26"/>
          <w:sz w:val="20"/>
        </w:rPr>
        <w:t xml:space="preserve"> </w:t>
      </w:r>
      <w:r>
        <w:rPr>
          <w:sz w:val="20"/>
        </w:rPr>
        <w:t>than</w:t>
      </w:r>
      <w:r>
        <w:rPr>
          <w:spacing w:val="25"/>
          <w:sz w:val="20"/>
        </w:rPr>
        <w:t xml:space="preserve"> </w:t>
      </w:r>
      <w:r>
        <w:rPr>
          <w:sz w:val="20"/>
        </w:rPr>
        <w:t>removed;</w:t>
      </w:r>
      <w:r>
        <w:rPr>
          <w:spacing w:val="37"/>
          <w:sz w:val="20"/>
        </w:rPr>
        <w:t xml:space="preserve"> </w:t>
      </w:r>
      <w:r>
        <w:rPr>
          <w:sz w:val="20"/>
        </w:rPr>
        <w:t>CMYKOGV-7’s</w:t>
      </w:r>
      <w:r>
        <w:rPr>
          <w:spacing w:val="26"/>
          <w:sz w:val="20"/>
        </w:rPr>
        <w:t xml:space="preserve"> </w:t>
      </w:r>
      <w:r>
        <w:rPr>
          <w:sz w:val="20"/>
        </w:rPr>
        <w:t>duplicates</w:t>
      </w:r>
      <w:r>
        <w:rPr>
          <w:spacing w:val="25"/>
          <w:sz w:val="20"/>
        </w:rPr>
        <w:t xml:space="preserve"> </w:t>
      </w:r>
      <w:r>
        <w:rPr>
          <w:sz w:val="20"/>
        </w:rPr>
        <w:t>are</w:t>
      </w:r>
      <w:r>
        <w:rPr>
          <w:spacing w:val="25"/>
          <w:sz w:val="20"/>
        </w:rPr>
        <w:t xml:space="preserve"> </w:t>
      </w:r>
      <w:r>
        <w:rPr>
          <w:sz w:val="20"/>
        </w:rPr>
        <w:t>byte-identical</w:t>
      </w:r>
      <w:r>
        <w:rPr>
          <w:spacing w:val="26"/>
          <w:sz w:val="20"/>
        </w:rPr>
        <w:t xml:space="preserve"> </w:t>
      </w:r>
      <w:r>
        <w:rPr>
          <w:sz w:val="20"/>
        </w:rPr>
        <w:t>and</w:t>
      </w:r>
      <w:r>
        <w:rPr>
          <w:spacing w:val="25"/>
          <w:sz w:val="20"/>
        </w:rPr>
        <w:t xml:space="preserve"> </w:t>
      </w:r>
      <w:r>
        <w:rPr>
          <w:spacing w:val="-5"/>
          <w:sz w:val="20"/>
        </w:rPr>
        <w:t>are</w:t>
      </w:r>
      <w:r>
        <w:rPr>
          <w:rFonts w:ascii="Times New Roman" w:hAnsi="Times New Roman"/>
          <w:sz w:val="20"/>
        </w:rPr>
        <w:tab/>
      </w:r>
      <w:r>
        <w:rPr>
          <w:rFonts w:ascii="Trebuchet MS" w:hAnsi="Trebuchet MS"/>
          <w:spacing w:val="-5"/>
          <w:sz w:val="10"/>
        </w:rPr>
        <w:t>229</w:t>
      </w:r>
    </w:p>
    <w:p w14:paraId="16C3E68A" w14:textId="2245AD32" w:rsidR="00EA1924" w:rsidDel="00DA4A96" w:rsidRDefault="00000000" w:rsidP="00DA4A96">
      <w:pPr>
        <w:tabs>
          <w:tab w:val="left" w:pos="10859"/>
        </w:tabs>
        <w:spacing w:before="30"/>
        <w:ind w:left="2761"/>
        <w:rPr>
          <w:del w:id="326" w:author="Phil Green" w:date="2026-08-30T14:26:00Z" w16du:dateUtc="2026-08-30T12:26:00Z"/>
          <w:rFonts w:ascii="Trebuchet MS"/>
          <w:sz w:val="10"/>
        </w:rPr>
      </w:pPr>
      <w:r>
        <w:rPr>
          <w:sz w:val="20"/>
        </w:rPr>
        <w:t>removed</w:t>
      </w:r>
      <w:r>
        <w:rPr>
          <w:spacing w:val="22"/>
          <w:sz w:val="20"/>
        </w:rPr>
        <w:t xml:space="preserve"> </w:t>
      </w:r>
      <w:r>
        <w:rPr>
          <w:sz w:val="20"/>
        </w:rPr>
        <w:t>by</w:t>
      </w:r>
      <w:r>
        <w:rPr>
          <w:spacing w:val="22"/>
          <w:sz w:val="20"/>
        </w:rPr>
        <w:t xml:space="preserve"> </w:t>
      </w:r>
      <w:r>
        <w:rPr>
          <w:sz w:val="20"/>
        </w:rPr>
        <w:t>the</w:t>
      </w:r>
      <w:r>
        <w:rPr>
          <w:spacing w:val="22"/>
          <w:sz w:val="20"/>
        </w:rPr>
        <w:t xml:space="preserve"> </w:t>
      </w:r>
      <w:r>
        <w:rPr>
          <w:sz w:val="20"/>
        </w:rPr>
        <w:t>policy</w:t>
      </w:r>
      <w:r>
        <w:rPr>
          <w:spacing w:val="22"/>
          <w:sz w:val="20"/>
        </w:rPr>
        <w:t xml:space="preserve"> </w:t>
      </w:r>
      <w:r>
        <w:rPr>
          <w:sz w:val="20"/>
        </w:rPr>
        <w:t>above</w:t>
      </w:r>
      <w:del w:id="327" w:author="Phil Green" w:date="2026-08-30T14:26:00Z" w16du:dateUtc="2026-08-30T12:26:00Z">
        <w:r w:rsidDel="00DA4A96">
          <w:rPr>
            <w:sz w:val="20"/>
          </w:rPr>
          <w:delText>,</w:delText>
        </w:r>
        <w:r w:rsidDel="00DA4A96">
          <w:rPr>
            <w:spacing w:val="27"/>
            <w:sz w:val="20"/>
          </w:rPr>
          <w:delText xml:space="preserve"> </w:delText>
        </w:r>
        <w:r w:rsidDel="00DA4A96">
          <w:rPr>
            <w:sz w:val="20"/>
          </w:rPr>
          <w:delText>after</w:delText>
        </w:r>
        <w:r w:rsidDel="00DA4A96">
          <w:rPr>
            <w:spacing w:val="22"/>
            <w:sz w:val="20"/>
          </w:rPr>
          <w:delText xml:space="preserve"> </w:delText>
        </w:r>
        <w:r w:rsidDel="00DA4A96">
          <w:rPr>
            <w:sz w:val="20"/>
          </w:rPr>
          <w:delText>which</w:delText>
        </w:r>
        <w:r w:rsidDel="00DA4A96">
          <w:rPr>
            <w:spacing w:val="23"/>
            <w:sz w:val="20"/>
          </w:rPr>
          <w:delText xml:space="preserve"> </w:delText>
        </w:r>
        <w:r w:rsidDel="00DA4A96">
          <w:rPr>
            <w:sz w:val="20"/>
          </w:rPr>
          <w:delText>grouping</w:delText>
        </w:r>
        <w:r w:rsidDel="00DA4A96">
          <w:rPr>
            <w:spacing w:val="22"/>
            <w:sz w:val="20"/>
          </w:rPr>
          <w:delText xml:space="preserve"> </w:delText>
        </w:r>
        <w:r w:rsidDel="00DA4A96">
          <w:rPr>
            <w:sz w:val="20"/>
          </w:rPr>
          <w:delText>merely</w:delText>
        </w:r>
        <w:r w:rsidDel="00DA4A96">
          <w:rPr>
            <w:spacing w:val="22"/>
            <w:sz w:val="20"/>
          </w:rPr>
          <w:delText xml:space="preserve"> </w:delText>
        </w:r>
        <w:r w:rsidDel="00DA4A96">
          <w:rPr>
            <w:sz w:val="20"/>
          </w:rPr>
          <w:delText>confirms</w:delText>
        </w:r>
        <w:r w:rsidDel="00DA4A96">
          <w:rPr>
            <w:spacing w:val="22"/>
            <w:sz w:val="20"/>
          </w:rPr>
          <w:delText xml:space="preserve"> </w:delText>
        </w:r>
        <w:r w:rsidDel="00DA4A96">
          <w:rPr>
            <w:sz w:val="20"/>
          </w:rPr>
          <w:delText>that</w:delText>
        </w:r>
        <w:r w:rsidDel="00DA4A96">
          <w:rPr>
            <w:spacing w:val="22"/>
            <w:sz w:val="20"/>
          </w:rPr>
          <w:delText xml:space="preserve"> </w:delText>
        </w:r>
        <w:r w:rsidDel="00DA4A96">
          <w:rPr>
            <w:sz w:val="20"/>
          </w:rPr>
          <w:delText>no</w:delText>
        </w:r>
        <w:r w:rsidDel="00DA4A96">
          <w:rPr>
            <w:spacing w:val="22"/>
            <w:sz w:val="20"/>
          </w:rPr>
          <w:delText xml:space="preserve"> </w:delText>
        </w:r>
        <w:r w:rsidDel="00DA4A96">
          <w:rPr>
            <w:spacing w:val="-2"/>
            <w:sz w:val="20"/>
          </w:rPr>
          <w:delText>repeated</w:delText>
        </w:r>
        <w:r w:rsidDel="00DA4A96">
          <w:rPr>
            <w:rFonts w:ascii="Times New Roman"/>
            <w:sz w:val="20"/>
          </w:rPr>
          <w:tab/>
        </w:r>
        <w:r w:rsidDel="00DA4A96">
          <w:rPr>
            <w:rFonts w:ascii="Trebuchet MS"/>
            <w:spacing w:val="-5"/>
            <w:sz w:val="10"/>
          </w:rPr>
          <w:delText>230</w:delText>
        </w:r>
      </w:del>
    </w:p>
    <w:p w14:paraId="74700BEE" w14:textId="67DFBCBE" w:rsidR="00EA1924" w:rsidRDefault="00000000" w:rsidP="00DA4A96">
      <w:pPr>
        <w:tabs>
          <w:tab w:val="left" w:pos="10859"/>
        </w:tabs>
        <w:spacing w:before="30"/>
        <w:ind w:left="2761"/>
        <w:rPr>
          <w:rFonts w:ascii="Trebuchet MS" w:hAnsi="Trebuchet MS"/>
          <w:sz w:val="10"/>
        </w:rPr>
      </w:pPr>
      <w:del w:id="328" w:author="Phil Green" w:date="2026-08-30T14:26:00Z" w16du:dateUtc="2026-08-30T12:26:00Z">
        <w:r w:rsidDel="00DA4A96">
          <w:rPr>
            <w:spacing w:val="-2"/>
            <w:sz w:val="20"/>
          </w:rPr>
          <w:delText>recipe</w:delText>
        </w:r>
        <w:r w:rsidDel="00DA4A96">
          <w:rPr>
            <w:spacing w:val="-10"/>
            <w:sz w:val="20"/>
          </w:rPr>
          <w:delText xml:space="preserve"> </w:delText>
        </w:r>
        <w:r w:rsidDel="00DA4A96">
          <w:rPr>
            <w:spacing w:val="-2"/>
            <w:sz w:val="20"/>
          </w:rPr>
          <w:delText>remains</w:delText>
        </w:r>
      </w:del>
      <w:r>
        <w:rPr>
          <w:spacing w:val="-2"/>
          <w:sz w:val="20"/>
        </w:rPr>
        <w:t>.</w:t>
      </w:r>
      <w:r>
        <w:rPr>
          <w:spacing w:val="4"/>
          <w:sz w:val="20"/>
        </w:rPr>
        <w:t xml:space="preserve"> </w:t>
      </w:r>
      <w:r>
        <w:rPr>
          <w:rFonts w:ascii="Cambria" w:hAnsi="Cambria"/>
          <w:spacing w:val="-2"/>
          <w:sz w:val="20"/>
        </w:rPr>
        <w:t>GroupKFold</w:t>
      </w:r>
      <w:r>
        <w:rPr>
          <w:spacing w:val="-2"/>
          <w:sz w:val="20"/>
        </w:rPr>
        <w:t>’s</w:t>
      </w:r>
      <w:r>
        <w:rPr>
          <w:spacing w:val="-9"/>
          <w:sz w:val="20"/>
        </w:rPr>
        <w:t xml:space="preserve"> </w:t>
      </w:r>
      <w:r>
        <w:rPr>
          <w:spacing w:val="-2"/>
          <w:sz w:val="20"/>
        </w:rPr>
        <w:t>assignment</w:t>
      </w:r>
      <w:r>
        <w:rPr>
          <w:spacing w:val="-9"/>
          <w:sz w:val="20"/>
        </w:rPr>
        <w:t xml:space="preserve"> </w:t>
      </w:r>
      <w:r>
        <w:rPr>
          <w:spacing w:val="-2"/>
          <w:sz w:val="20"/>
        </w:rPr>
        <w:t>is</w:t>
      </w:r>
      <w:r>
        <w:rPr>
          <w:spacing w:val="-9"/>
          <w:sz w:val="20"/>
        </w:rPr>
        <w:t xml:space="preserve"> </w:t>
      </w:r>
      <w:r>
        <w:rPr>
          <w:spacing w:val="-2"/>
          <w:sz w:val="20"/>
        </w:rPr>
        <w:t>deterministic</w:t>
      </w:r>
      <w:r>
        <w:rPr>
          <w:spacing w:val="-9"/>
          <w:sz w:val="20"/>
        </w:rPr>
        <w:t xml:space="preserve"> </w:t>
      </w:r>
      <w:r>
        <w:rPr>
          <w:spacing w:val="-2"/>
          <w:sz w:val="20"/>
        </w:rPr>
        <w:t>and</w:t>
      </w:r>
      <w:r>
        <w:rPr>
          <w:spacing w:val="-9"/>
          <w:sz w:val="20"/>
        </w:rPr>
        <w:t xml:space="preserve"> </w:t>
      </w:r>
      <w:r>
        <w:rPr>
          <w:spacing w:val="-2"/>
          <w:sz w:val="20"/>
        </w:rPr>
        <w:t>unshuffled,</w:t>
      </w:r>
      <w:r>
        <w:rPr>
          <w:spacing w:val="-8"/>
          <w:sz w:val="20"/>
        </w:rPr>
        <w:t xml:space="preserve"> </w:t>
      </w:r>
      <w:r>
        <w:rPr>
          <w:spacing w:val="-2"/>
          <w:sz w:val="20"/>
        </w:rPr>
        <w:t>in</w:t>
      </w:r>
      <w:r>
        <w:rPr>
          <w:spacing w:val="-9"/>
          <w:sz w:val="20"/>
        </w:rPr>
        <w:t xml:space="preserve"> </w:t>
      </w:r>
      <w:r>
        <w:rPr>
          <w:spacing w:val="-2"/>
          <w:sz w:val="20"/>
        </w:rPr>
        <w:t>contrast</w:t>
      </w:r>
      <w:r>
        <w:rPr>
          <w:spacing w:val="-9"/>
          <w:sz w:val="20"/>
        </w:rPr>
        <w:t xml:space="preserve"> </w:t>
      </w:r>
      <w:r>
        <w:rPr>
          <w:spacing w:val="-2"/>
          <w:sz w:val="20"/>
        </w:rPr>
        <w:t>to</w:t>
      </w:r>
      <w:r>
        <w:rPr>
          <w:spacing w:val="-9"/>
          <w:sz w:val="20"/>
        </w:rPr>
        <w:t xml:space="preserve"> </w:t>
      </w:r>
      <w:r>
        <w:rPr>
          <w:spacing w:val="-5"/>
          <w:sz w:val="20"/>
        </w:rPr>
        <w:t>the</w:t>
      </w:r>
      <w:r>
        <w:rPr>
          <w:rFonts w:ascii="Times New Roman" w:hAnsi="Times New Roman"/>
          <w:sz w:val="20"/>
        </w:rPr>
        <w:tab/>
      </w:r>
      <w:r>
        <w:rPr>
          <w:rFonts w:ascii="Trebuchet MS" w:hAnsi="Trebuchet MS"/>
          <w:spacing w:val="-5"/>
          <w:sz w:val="10"/>
        </w:rPr>
        <w:t>231</w:t>
      </w:r>
    </w:p>
    <w:p w14:paraId="09869476" w14:textId="77777777" w:rsidR="00EA1924" w:rsidRDefault="00000000">
      <w:pPr>
        <w:tabs>
          <w:tab w:val="left" w:pos="10859"/>
        </w:tabs>
        <w:spacing w:before="30"/>
        <w:ind w:left="2761"/>
        <w:rPr>
          <w:rFonts w:ascii="Trebuchet MS" w:hAnsi="Trebuchet MS"/>
          <w:sz w:val="10"/>
        </w:rPr>
      </w:pPr>
      <w:r>
        <w:rPr>
          <w:sz w:val="20"/>
        </w:rPr>
        <w:t>seeded</w:t>
      </w:r>
      <w:r>
        <w:rPr>
          <w:spacing w:val="7"/>
          <w:sz w:val="20"/>
        </w:rPr>
        <w:t xml:space="preserve"> </w:t>
      </w:r>
      <w:r>
        <w:rPr>
          <w:sz w:val="20"/>
        </w:rPr>
        <w:t>shuffled</w:t>
      </w:r>
      <w:r>
        <w:rPr>
          <w:spacing w:val="9"/>
          <w:sz w:val="20"/>
        </w:rPr>
        <w:t xml:space="preserve"> </w:t>
      </w:r>
      <w:r>
        <w:rPr>
          <w:i/>
          <w:sz w:val="20"/>
        </w:rPr>
        <w:t>k</w:t>
      </w:r>
      <w:r>
        <w:rPr>
          <w:sz w:val="20"/>
        </w:rPr>
        <w:t>-fold</w:t>
      </w:r>
      <w:r>
        <w:rPr>
          <w:spacing w:val="7"/>
          <w:sz w:val="20"/>
        </w:rPr>
        <w:t xml:space="preserve"> </w:t>
      </w:r>
      <w:r>
        <w:rPr>
          <w:sz w:val="20"/>
        </w:rPr>
        <w:t>used</w:t>
      </w:r>
      <w:r>
        <w:rPr>
          <w:spacing w:val="7"/>
          <w:sz w:val="20"/>
        </w:rPr>
        <w:t xml:space="preserve"> </w:t>
      </w:r>
      <w:r>
        <w:rPr>
          <w:sz w:val="20"/>
        </w:rPr>
        <w:t>for</w:t>
      </w:r>
      <w:r>
        <w:rPr>
          <w:spacing w:val="8"/>
          <w:sz w:val="20"/>
        </w:rPr>
        <w:t xml:space="preserve"> </w:t>
      </w:r>
      <w:r>
        <w:rPr>
          <w:sz w:val="20"/>
        </w:rPr>
        <w:t>the</w:t>
      </w:r>
      <w:r>
        <w:rPr>
          <w:spacing w:val="7"/>
          <w:sz w:val="20"/>
        </w:rPr>
        <w:t xml:space="preserve"> </w:t>
      </w:r>
      <w:r>
        <w:rPr>
          <w:sz w:val="20"/>
        </w:rPr>
        <w:t>coated</w:t>
      </w:r>
      <w:r>
        <w:rPr>
          <w:spacing w:val="9"/>
          <w:sz w:val="20"/>
        </w:rPr>
        <w:t xml:space="preserve"> </w:t>
      </w:r>
      <w:r>
        <w:rPr>
          <w:i/>
          <w:sz w:val="20"/>
        </w:rPr>
        <w:t>n</w:t>
      </w:r>
      <w:r>
        <w:rPr>
          <w:i/>
          <w:spacing w:val="19"/>
          <w:sz w:val="20"/>
        </w:rPr>
        <w:t xml:space="preserve"> </w:t>
      </w:r>
      <w:r>
        <w:rPr>
          <w:rFonts w:ascii="Libertinus Sans" w:hAnsi="Libertinus Sans"/>
          <w:i/>
          <w:sz w:val="20"/>
        </w:rPr>
        <w:t>≤</w:t>
      </w:r>
      <w:r>
        <w:rPr>
          <w:rFonts w:ascii="Libertinus Sans" w:hAnsi="Libertinus Sans"/>
          <w:i/>
          <w:spacing w:val="16"/>
          <w:sz w:val="20"/>
        </w:rPr>
        <w:t xml:space="preserve"> </w:t>
      </w:r>
      <w:r>
        <w:rPr>
          <w:sz w:val="20"/>
        </w:rPr>
        <w:t>4</w:t>
      </w:r>
      <w:r>
        <w:rPr>
          <w:spacing w:val="7"/>
          <w:sz w:val="20"/>
        </w:rPr>
        <w:t xml:space="preserve"> </w:t>
      </w:r>
      <w:r>
        <w:rPr>
          <w:sz w:val="20"/>
        </w:rPr>
        <w:t>sets.</w:t>
      </w:r>
      <w:r>
        <w:rPr>
          <w:spacing w:val="21"/>
          <w:sz w:val="20"/>
        </w:rPr>
        <w:t xml:space="preserve"> </w:t>
      </w:r>
      <w:r>
        <w:rPr>
          <w:sz w:val="20"/>
        </w:rPr>
        <w:t>Second,</w:t>
      </w:r>
      <w:r>
        <w:rPr>
          <w:spacing w:val="7"/>
          <w:sz w:val="20"/>
        </w:rPr>
        <w:t xml:space="preserve"> </w:t>
      </w:r>
      <w:r>
        <w:rPr>
          <w:sz w:val="20"/>
        </w:rPr>
        <w:t>Gaussian</w:t>
      </w:r>
      <w:r>
        <w:rPr>
          <w:spacing w:val="7"/>
          <w:sz w:val="20"/>
        </w:rPr>
        <w:t xml:space="preserve"> </w:t>
      </w:r>
      <w:r>
        <w:rPr>
          <w:sz w:val="20"/>
        </w:rPr>
        <w:t>process</w:t>
      </w:r>
      <w:r>
        <w:rPr>
          <w:spacing w:val="7"/>
          <w:sz w:val="20"/>
        </w:rPr>
        <w:t xml:space="preserve"> </w:t>
      </w:r>
      <w:r>
        <w:rPr>
          <w:spacing w:val="-2"/>
          <w:sz w:val="20"/>
        </w:rPr>
        <w:t>training</w:t>
      </w:r>
      <w:r>
        <w:rPr>
          <w:rFonts w:ascii="Times New Roman" w:hAnsi="Times New Roman"/>
          <w:sz w:val="20"/>
        </w:rPr>
        <w:tab/>
      </w:r>
      <w:r>
        <w:rPr>
          <w:rFonts w:ascii="Trebuchet MS" w:hAnsi="Trebuchet MS"/>
          <w:spacing w:val="-5"/>
          <w:sz w:val="10"/>
        </w:rPr>
        <w:t>232</w:t>
      </w:r>
    </w:p>
    <w:p w14:paraId="0AFA3508" w14:textId="77777777" w:rsidR="00EA1924" w:rsidRDefault="00000000">
      <w:pPr>
        <w:tabs>
          <w:tab w:val="left" w:pos="10859"/>
        </w:tabs>
        <w:spacing w:before="8"/>
        <w:ind w:left="2761"/>
        <w:rPr>
          <w:rFonts w:ascii="Trebuchet MS" w:hAnsi="Trebuchet MS"/>
          <w:sz w:val="10"/>
        </w:rPr>
      </w:pPr>
      <w:r>
        <w:rPr>
          <w:spacing w:val="-2"/>
          <w:sz w:val="20"/>
        </w:rPr>
        <w:t>folds</w:t>
      </w:r>
      <w:r>
        <w:rPr>
          <w:spacing w:val="-6"/>
          <w:sz w:val="20"/>
        </w:rPr>
        <w:t xml:space="preserve"> </w:t>
      </w:r>
      <w:r>
        <w:rPr>
          <w:spacing w:val="-2"/>
          <w:sz w:val="20"/>
        </w:rPr>
        <w:t>are</w:t>
      </w:r>
      <w:r>
        <w:rPr>
          <w:spacing w:val="-5"/>
          <w:sz w:val="20"/>
        </w:rPr>
        <w:t xml:space="preserve"> </w:t>
      </w:r>
      <w:r>
        <w:rPr>
          <w:spacing w:val="-2"/>
          <w:sz w:val="20"/>
        </w:rPr>
        <w:t>subsampled</w:t>
      </w:r>
      <w:r>
        <w:rPr>
          <w:spacing w:val="-4"/>
          <w:sz w:val="20"/>
        </w:rPr>
        <w:t xml:space="preserve"> </w:t>
      </w:r>
      <w:r>
        <w:rPr>
          <w:spacing w:val="-2"/>
          <w:sz w:val="20"/>
        </w:rPr>
        <w:t>to</w:t>
      </w:r>
      <w:r>
        <w:rPr>
          <w:spacing w:val="-4"/>
          <w:sz w:val="20"/>
        </w:rPr>
        <w:t xml:space="preserve"> </w:t>
      </w:r>
      <w:r>
        <w:rPr>
          <w:spacing w:val="-2"/>
          <w:sz w:val="20"/>
        </w:rPr>
        <w:t>at</w:t>
      </w:r>
      <w:r>
        <w:rPr>
          <w:spacing w:val="-5"/>
          <w:sz w:val="20"/>
        </w:rPr>
        <w:t xml:space="preserve"> </w:t>
      </w:r>
      <w:r>
        <w:rPr>
          <w:spacing w:val="-2"/>
          <w:sz w:val="20"/>
        </w:rPr>
        <w:t>most</w:t>
      </w:r>
      <w:r>
        <w:rPr>
          <w:spacing w:val="-4"/>
          <w:sz w:val="20"/>
        </w:rPr>
        <w:t xml:space="preserve"> </w:t>
      </w:r>
      <w:r>
        <w:rPr>
          <w:spacing w:val="-2"/>
          <w:sz w:val="20"/>
        </w:rPr>
        <w:t>2,000</w:t>
      </w:r>
      <w:r>
        <w:rPr>
          <w:spacing w:val="-5"/>
          <w:sz w:val="20"/>
        </w:rPr>
        <w:t xml:space="preserve"> </w:t>
      </w:r>
      <w:r>
        <w:rPr>
          <w:spacing w:val="-2"/>
          <w:sz w:val="20"/>
        </w:rPr>
        <w:t>rows</w:t>
      </w:r>
      <w:r>
        <w:rPr>
          <w:spacing w:val="-5"/>
          <w:sz w:val="20"/>
        </w:rPr>
        <w:t xml:space="preserve"> </w:t>
      </w:r>
      <w:r>
        <w:rPr>
          <w:spacing w:val="-2"/>
          <w:sz w:val="20"/>
        </w:rPr>
        <w:t>(fixed</w:t>
      </w:r>
      <w:r>
        <w:rPr>
          <w:spacing w:val="-3"/>
          <w:sz w:val="20"/>
        </w:rPr>
        <w:t xml:space="preserve"> </w:t>
      </w:r>
      <w:r>
        <w:rPr>
          <w:spacing w:val="-2"/>
          <w:sz w:val="20"/>
        </w:rPr>
        <w:t>seed</w:t>
      </w:r>
      <w:r>
        <w:rPr>
          <w:spacing w:val="-5"/>
          <w:sz w:val="20"/>
        </w:rPr>
        <w:t xml:space="preserve"> </w:t>
      </w:r>
      <w:r>
        <w:rPr>
          <w:spacing w:val="-2"/>
          <w:sz w:val="20"/>
        </w:rPr>
        <w:t>42)</w:t>
      </w:r>
      <w:r>
        <w:rPr>
          <w:spacing w:val="-5"/>
          <w:sz w:val="20"/>
        </w:rPr>
        <w:t xml:space="preserve"> </w:t>
      </w:r>
      <w:r>
        <w:rPr>
          <w:spacing w:val="-2"/>
          <w:sz w:val="20"/>
        </w:rPr>
        <w:t>to</w:t>
      </w:r>
      <w:r>
        <w:rPr>
          <w:spacing w:val="-4"/>
          <w:sz w:val="20"/>
        </w:rPr>
        <w:t xml:space="preserve"> </w:t>
      </w:r>
      <w:r>
        <w:rPr>
          <w:spacing w:val="-2"/>
          <w:sz w:val="20"/>
        </w:rPr>
        <w:t>bound</w:t>
      </w:r>
      <w:r>
        <w:rPr>
          <w:spacing w:val="-4"/>
          <w:sz w:val="20"/>
        </w:rPr>
        <w:t xml:space="preserve"> </w:t>
      </w:r>
      <w:r>
        <w:rPr>
          <w:spacing w:val="-2"/>
          <w:sz w:val="20"/>
        </w:rPr>
        <w:t>the</w:t>
      </w:r>
      <w:r>
        <w:rPr>
          <w:spacing w:val="-5"/>
          <w:sz w:val="20"/>
        </w:rPr>
        <w:t xml:space="preserve"> </w:t>
      </w:r>
      <w:r>
        <w:rPr>
          <w:spacing w:val="-2"/>
          <w:sz w:val="20"/>
        </w:rPr>
        <w:t>method’s</w:t>
      </w:r>
      <w:r>
        <w:rPr>
          <w:spacing w:val="-6"/>
          <w:sz w:val="20"/>
        </w:rPr>
        <w:t xml:space="preserve"> </w:t>
      </w:r>
      <w:r>
        <w:rPr>
          <w:i/>
          <w:spacing w:val="-2"/>
          <w:sz w:val="20"/>
        </w:rPr>
        <w:t>O</w:t>
      </w:r>
      <w:r>
        <w:rPr>
          <w:rFonts w:ascii="Tahoma" w:hAnsi="Tahoma"/>
          <w:spacing w:val="-2"/>
          <w:sz w:val="20"/>
        </w:rPr>
        <w:t>(</w:t>
      </w:r>
      <w:r>
        <w:rPr>
          <w:i/>
          <w:spacing w:val="-2"/>
          <w:sz w:val="20"/>
        </w:rPr>
        <w:t>N</w:t>
      </w:r>
      <w:r>
        <w:rPr>
          <w:spacing w:val="-2"/>
          <w:position w:val="7"/>
          <w:sz w:val="15"/>
        </w:rPr>
        <w:t>3</w:t>
      </w:r>
      <w:r>
        <w:rPr>
          <w:rFonts w:ascii="Tahoma" w:hAnsi="Tahoma"/>
          <w:spacing w:val="-2"/>
          <w:sz w:val="20"/>
        </w:rPr>
        <w:t>)</w:t>
      </w:r>
      <w:r>
        <w:rPr>
          <w:rFonts w:ascii="Tahoma" w:hAnsi="Tahoma"/>
          <w:spacing w:val="-14"/>
          <w:sz w:val="20"/>
        </w:rPr>
        <w:t xml:space="preserve"> </w:t>
      </w:r>
      <w:r>
        <w:rPr>
          <w:spacing w:val="-5"/>
          <w:sz w:val="20"/>
        </w:rPr>
        <w:t>fit</w:t>
      </w:r>
      <w:r>
        <w:rPr>
          <w:rFonts w:ascii="Times New Roman" w:hAnsi="Times New Roman"/>
          <w:sz w:val="20"/>
        </w:rPr>
        <w:tab/>
      </w:r>
      <w:r>
        <w:rPr>
          <w:rFonts w:ascii="Trebuchet MS" w:hAnsi="Trebuchet MS"/>
          <w:spacing w:val="-5"/>
          <w:sz w:val="10"/>
        </w:rPr>
        <w:t>233</w:t>
      </w:r>
    </w:p>
    <w:p w14:paraId="3BD1364B" w14:textId="77777777" w:rsidR="00EA1924" w:rsidRDefault="00000000">
      <w:pPr>
        <w:tabs>
          <w:tab w:val="left" w:pos="10859"/>
        </w:tabs>
        <w:spacing w:before="30"/>
        <w:ind w:left="2761"/>
        <w:rPr>
          <w:rFonts w:ascii="Trebuchet MS"/>
          <w:sz w:val="10"/>
        </w:rPr>
      </w:pPr>
      <w:r>
        <w:rPr>
          <w:sz w:val="20"/>
        </w:rPr>
        <w:t>cost,</w:t>
      </w:r>
      <w:r>
        <w:rPr>
          <w:spacing w:val="-9"/>
          <w:sz w:val="20"/>
        </w:rPr>
        <w:t xml:space="preserve"> </w:t>
      </w:r>
      <w:r>
        <w:rPr>
          <w:sz w:val="20"/>
        </w:rPr>
        <w:t>a</w:t>
      </w:r>
      <w:r>
        <w:rPr>
          <w:spacing w:val="-8"/>
          <w:sz w:val="20"/>
        </w:rPr>
        <w:t xml:space="preserve"> </w:t>
      </w:r>
      <w:r>
        <w:rPr>
          <w:sz w:val="20"/>
        </w:rPr>
        <w:t>cap</w:t>
      </w:r>
      <w:r>
        <w:rPr>
          <w:spacing w:val="-8"/>
          <w:sz w:val="20"/>
        </w:rPr>
        <w:t xml:space="preserve"> </w:t>
      </w:r>
      <w:r>
        <w:rPr>
          <w:sz w:val="20"/>
        </w:rPr>
        <w:t>that</w:t>
      </w:r>
      <w:r>
        <w:rPr>
          <w:spacing w:val="-8"/>
          <w:sz w:val="20"/>
        </w:rPr>
        <w:t xml:space="preserve"> </w:t>
      </w:r>
      <w:r>
        <w:rPr>
          <w:sz w:val="20"/>
        </w:rPr>
        <w:t>only</w:t>
      </w:r>
      <w:r>
        <w:rPr>
          <w:spacing w:val="-9"/>
          <w:sz w:val="20"/>
        </w:rPr>
        <w:t xml:space="preserve"> </w:t>
      </w:r>
      <w:r>
        <w:rPr>
          <w:sz w:val="20"/>
        </w:rPr>
        <w:t>CMYKOGV-7</w:t>
      </w:r>
      <w:r>
        <w:rPr>
          <w:spacing w:val="-8"/>
          <w:sz w:val="20"/>
        </w:rPr>
        <w:t xml:space="preserve"> </w:t>
      </w:r>
      <w:r>
        <w:rPr>
          <w:sz w:val="20"/>
        </w:rPr>
        <w:t>(3,302</w:t>
      </w:r>
      <w:r>
        <w:rPr>
          <w:spacing w:val="-8"/>
          <w:sz w:val="20"/>
        </w:rPr>
        <w:t xml:space="preserve"> </w:t>
      </w:r>
      <w:r>
        <w:rPr>
          <w:sz w:val="20"/>
        </w:rPr>
        <w:t>analyzed</w:t>
      </w:r>
      <w:r>
        <w:rPr>
          <w:spacing w:val="-8"/>
          <w:sz w:val="20"/>
        </w:rPr>
        <w:t xml:space="preserve"> </w:t>
      </w:r>
      <w:r>
        <w:rPr>
          <w:sz w:val="20"/>
        </w:rPr>
        <w:t>rows)</w:t>
      </w:r>
      <w:r>
        <w:rPr>
          <w:spacing w:val="-8"/>
          <w:sz w:val="20"/>
        </w:rPr>
        <w:t xml:space="preserve"> </w:t>
      </w:r>
      <w:r>
        <w:rPr>
          <w:sz w:val="20"/>
        </w:rPr>
        <w:t>actually</w:t>
      </w:r>
      <w:r>
        <w:rPr>
          <w:spacing w:val="-9"/>
          <w:sz w:val="20"/>
        </w:rPr>
        <w:t xml:space="preserve"> </w:t>
      </w:r>
      <w:r>
        <w:rPr>
          <w:spacing w:val="-2"/>
          <w:sz w:val="20"/>
        </w:rPr>
        <w:t>reaches.</w:t>
      </w:r>
      <w:r>
        <w:rPr>
          <w:rFonts w:ascii="Times New Roman"/>
          <w:sz w:val="20"/>
        </w:rPr>
        <w:tab/>
      </w:r>
      <w:r>
        <w:rPr>
          <w:rFonts w:ascii="Trebuchet MS"/>
          <w:spacing w:val="-5"/>
          <w:sz w:val="10"/>
        </w:rPr>
        <w:t>234</w:t>
      </w:r>
    </w:p>
    <w:p w14:paraId="641CB289" w14:textId="1219CC8B" w:rsidR="00EA1924" w:rsidDel="00DA4A96" w:rsidRDefault="00000000">
      <w:pPr>
        <w:tabs>
          <w:tab w:val="left" w:pos="10859"/>
        </w:tabs>
        <w:spacing w:before="30"/>
        <w:ind w:left="3187"/>
        <w:rPr>
          <w:del w:id="329" w:author="Phil Green" w:date="2026-08-30T14:27:00Z" w16du:dateUtc="2026-08-30T12:27:00Z"/>
          <w:rFonts w:ascii="Trebuchet MS" w:hAnsi="Trebuchet MS"/>
          <w:sz w:val="10"/>
        </w:rPr>
      </w:pPr>
      <w:del w:id="330" w:author="Phil Green" w:date="2026-08-30T14:27:00Z" w16du:dateUtc="2026-08-30T12:27:00Z">
        <w:r w:rsidDel="00DA4A96">
          <w:rPr>
            <w:spacing w:val="-4"/>
            <w:sz w:val="20"/>
          </w:rPr>
          <w:delText>As</w:delText>
        </w:r>
        <w:r w:rsidDel="00DA4A96">
          <w:rPr>
            <w:spacing w:val="-6"/>
            <w:sz w:val="20"/>
          </w:rPr>
          <w:delText xml:space="preserve"> </w:delText>
        </w:r>
        <w:r w:rsidDel="00DA4A96">
          <w:rPr>
            <w:spacing w:val="-4"/>
            <w:sz w:val="20"/>
          </w:rPr>
          <w:delText>a</w:delText>
        </w:r>
        <w:r w:rsidDel="00DA4A96">
          <w:rPr>
            <w:spacing w:val="-5"/>
            <w:sz w:val="20"/>
          </w:rPr>
          <w:delText xml:space="preserve"> </w:delText>
        </w:r>
        <w:r w:rsidDel="00DA4A96">
          <w:rPr>
            <w:spacing w:val="-4"/>
            <w:sz w:val="20"/>
          </w:rPr>
          <w:delText>data-integrity</w:delText>
        </w:r>
        <w:r w:rsidDel="00DA4A96">
          <w:rPr>
            <w:spacing w:val="-6"/>
            <w:sz w:val="20"/>
          </w:rPr>
          <w:delText xml:space="preserve"> </w:delText>
        </w:r>
        <w:r w:rsidDel="00DA4A96">
          <w:rPr>
            <w:spacing w:val="-4"/>
            <w:sz w:val="20"/>
          </w:rPr>
          <w:delText>check,</w:delText>
        </w:r>
        <w:r w:rsidDel="00DA4A96">
          <w:rPr>
            <w:spacing w:val="-3"/>
            <w:sz w:val="20"/>
          </w:rPr>
          <w:delText xml:space="preserve"> </w:delText>
        </w:r>
        <w:r w:rsidDel="00DA4A96">
          <w:rPr>
            <w:spacing w:val="-4"/>
            <w:sz w:val="20"/>
          </w:rPr>
          <w:delText>every</w:delText>
        </w:r>
        <w:r w:rsidDel="00DA4A96">
          <w:rPr>
            <w:spacing w:val="-6"/>
            <w:sz w:val="20"/>
          </w:rPr>
          <w:delText xml:space="preserve"> </w:delText>
        </w:r>
        <w:r w:rsidDel="00DA4A96">
          <w:rPr>
            <w:spacing w:val="-4"/>
            <w:sz w:val="20"/>
          </w:rPr>
          <w:delText>dataset’s</w:delText>
        </w:r>
        <w:r w:rsidDel="00DA4A96">
          <w:rPr>
            <w:spacing w:val="-5"/>
            <w:sz w:val="20"/>
          </w:rPr>
          <w:delText xml:space="preserve"> </w:delText>
        </w:r>
        <w:r w:rsidDel="00DA4A96">
          <w:rPr>
            <w:spacing w:val="-4"/>
            <w:sz w:val="20"/>
          </w:rPr>
          <w:delText>own</w:delText>
        </w:r>
        <w:r w:rsidDel="00DA4A96">
          <w:rPr>
            <w:spacing w:val="-5"/>
            <w:sz w:val="20"/>
          </w:rPr>
          <w:delText xml:space="preserve"> </w:delText>
        </w:r>
        <w:r w:rsidDel="00DA4A96">
          <w:rPr>
            <w:spacing w:val="-4"/>
            <w:sz w:val="20"/>
          </w:rPr>
          <w:delText>measured</w:delText>
        </w:r>
        <w:r w:rsidDel="00DA4A96">
          <w:rPr>
            <w:spacing w:val="-6"/>
            <w:sz w:val="20"/>
          </w:rPr>
          <w:delText xml:space="preserve"> </w:delText>
        </w:r>
        <w:r w:rsidDel="00DA4A96">
          <w:rPr>
            <w:spacing w:val="-4"/>
            <w:sz w:val="20"/>
          </w:rPr>
          <w:delText>XYZ</w:delText>
        </w:r>
        <w:r w:rsidDel="00DA4A96">
          <w:rPr>
            <w:spacing w:val="-5"/>
            <w:sz w:val="20"/>
          </w:rPr>
          <w:delText xml:space="preserve"> </w:delText>
        </w:r>
        <w:r w:rsidDel="00DA4A96">
          <w:rPr>
            <w:spacing w:val="-4"/>
            <w:sz w:val="20"/>
          </w:rPr>
          <w:delText>is</w:delText>
        </w:r>
        <w:r w:rsidDel="00DA4A96">
          <w:rPr>
            <w:spacing w:val="-6"/>
            <w:sz w:val="20"/>
          </w:rPr>
          <w:delText xml:space="preserve"> </w:delText>
        </w:r>
        <w:r w:rsidDel="00DA4A96">
          <w:rPr>
            <w:spacing w:val="-4"/>
            <w:sz w:val="20"/>
          </w:rPr>
          <w:delText>round-tripped</w:delText>
        </w:r>
        <w:r w:rsidDel="00DA4A96">
          <w:rPr>
            <w:spacing w:val="-5"/>
            <w:sz w:val="20"/>
          </w:rPr>
          <w:delText xml:space="preserve"> </w:delText>
        </w:r>
        <w:r w:rsidDel="00DA4A96">
          <w:rPr>
            <w:spacing w:val="-4"/>
            <w:sz w:val="20"/>
          </w:rPr>
          <w:delText>through</w:delText>
        </w:r>
        <w:r w:rsidDel="00DA4A96">
          <w:rPr>
            <w:rFonts w:ascii="Times New Roman" w:hAnsi="Times New Roman"/>
            <w:sz w:val="20"/>
          </w:rPr>
          <w:tab/>
        </w:r>
        <w:r w:rsidDel="00DA4A96">
          <w:rPr>
            <w:rFonts w:ascii="Trebuchet MS" w:hAnsi="Trebuchet MS"/>
            <w:spacing w:val="-5"/>
            <w:sz w:val="10"/>
          </w:rPr>
          <w:delText>235</w:delText>
        </w:r>
      </w:del>
    </w:p>
    <w:p w14:paraId="3BFA2310" w14:textId="6A7D985C" w:rsidR="00EA1924" w:rsidDel="00DA4A96" w:rsidRDefault="00000000">
      <w:pPr>
        <w:tabs>
          <w:tab w:val="left" w:pos="10859"/>
        </w:tabs>
        <w:spacing w:before="30"/>
        <w:ind w:left="2761"/>
        <w:rPr>
          <w:del w:id="331" w:author="Phil Green" w:date="2026-08-30T14:27:00Z" w16du:dateUtc="2026-08-30T12:27:00Z"/>
          <w:rFonts w:ascii="Trebuchet MS" w:hAnsi="Trebuchet MS"/>
          <w:sz w:val="10"/>
        </w:rPr>
      </w:pPr>
      <w:del w:id="332" w:author="Phil Green" w:date="2026-08-30T14:27:00Z" w16du:dateUtc="2026-08-30T12:27:00Z">
        <w:r w:rsidDel="00DA4A96">
          <w:rPr>
            <w:spacing w:val="-2"/>
            <w:sz w:val="20"/>
          </w:rPr>
          <w:delText>the</w:delText>
        </w:r>
        <w:r w:rsidDel="00DA4A96">
          <w:rPr>
            <w:spacing w:val="-10"/>
            <w:sz w:val="20"/>
          </w:rPr>
          <w:delText xml:space="preserve"> </w:delText>
        </w:r>
        <w:r w:rsidDel="00DA4A96">
          <w:rPr>
            <w:spacing w:val="-2"/>
            <w:sz w:val="20"/>
          </w:rPr>
          <w:delText>same</w:delText>
        </w:r>
        <w:r w:rsidDel="00DA4A96">
          <w:rPr>
            <w:spacing w:val="-10"/>
            <w:sz w:val="20"/>
          </w:rPr>
          <w:delText xml:space="preserve"> </w:delText>
        </w:r>
        <w:r w:rsidDel="00DA4A96">
          <w:rPr>
            <w:spacing w:val="-2"/>
            <w:sz w:val="20"/>
          </w:rPr>
          <w:delText>D50/2°/CIE-2000</w:delText>
        </w:r>
        <w:r w:rsidDel="00DA4A96">
          <w:rPr>
            <w:spacing w:val="-9"/>
            <w:sz w:val="20"/>
          </w:rPr>
          <w:delText xml:space="preserve"> </w:delText>
        </w:r>
        <w:r w:rsidDel="00DA4A96">
          <w:rPr>
            <w:spacing w:val="-2"/>
            <w:sz w:val="20"/>
          </w:rPr>
          <w:delText>conversion</w:delText>
        </w:r>
        <w:r w:rsidDel="00DA4A96">
          <w:rPr>
            <w:spacing w:val="-10"/>
            <w:sz w:val="20"/>
          </w:rPr>
          <w:delText xml:space="preserve"> </w:delText>
        </w:r>
        <w:r w:rsidDel="00DA4A96">
          <w:rPr>
            <w:spacing w:val="-2"/>
            <w:sz w:val="20"/>
          </w:rPr>
          <w:delText>and</w:delText>
        </w:r>
        <w:r w:rsidDel="00DA4A96">
          <w:rPr>
            <w:spacing w:val="-9"/>
            <w:sz w:val="20"/>
          </w:rPr>
          <w:delText xml:space="preserve"> </w:delText>
        </w:r>
        <w:r w:rsidDel="00DA4A96">
          <w:rPr>
            <w:spacing w:val="-2"/>
            <w:sz w:val="20"/>
          </w:rPr>
          <w:delText>compared</w:delText>
        </w:r>
        <w:r w:rsidDel="00DA4A96">
          <w:rPr>
            <w:spacing w:val="-10"/>
            <w:sz w:val="20"/>
          </w:rPr>
          <w:delText xml:space="preserve"> </w:delText>
        </w:r>
        <w:r w:rsidDel="00DA4A96">
          <w:rPr>
            <w:spacing w:val="-2"/>
            <w:sz w:val="20"/>
          </w:rPr>
          <w:delText>against</w:delText>
        </w:r>
        <w:r w:rsidDel="00DA4A96">
          <w:rPr>
            <w:spacing w:val="-9"/>
            <w:sz w:val="20"/>
          </w:rPr>
          <w:delText xml:space="preserve"> </w:delText>
        </w:r>
        <w:r w:rsidDel="00DA4A96">
          <w:rPr>
            <w:spacing w:val="-2"/>
            <w:sz w:val="20"/>
          </w:rPr>
          <w:delText>its</w:delText>
        </w:r>
        <w:r w:rsidDel="00DA4A96">
          <w:rPr>
            <w:spacing w:val="-10"/>
            <w:sz w:val="20"/>
          </w:rPr>
          <w:delText xml:space="preserve"> </w:delText>
        </w:r>
        <w:r w:rsidDel="00DA4A96">
          <w:rPr>
            <w:spacing w:val="-2"/>
            <w:sz w:val="20"/>
          </w:rPr>
          <w:delText>own</w:delText>
        </w:r>
        <w:r w:rsidDel="00DA4A96">
          <w:rPr>
            <w:spacing w:val="-9"/>
            <w:sz w:val="20"/>
          </w:rPr>
          <w:delText xml:space="preserve"> </w:delText>
        </w:r>
        <w:r w:rsidDel="00DA4A96">
          <w:rPr>
            <w:spacing w:val="-2"/>
            <w:sz w:val="20"/>
          </w:rPr>
          <w:delText>measured</w:delText>
        </w:r>
        <w:r w:rsidDel="00DA4A96">
          <w:rPr>
            <w:spacing w:val="-10"/>
            <w:sz w:val="20"/>
          </w:rPr>
          <w:delText xml:space="preserve"> </w:delText>
        </w:r>
        <w:r w:rsidDel="00DA4A96">
          <w:rPr>
            <w:spacing w:val="-2"/>
            <w:sz w:val="20"/>
          </w:rPr>
          <w:delText>Lab</w:delText>
        </w:r>
        <w:r w:rsidDel="00DA4A96">
          <w:rPr>
            <w:spacing w:val="-9"/>
            <w:sz w:val="20"/>
          </w:rPr>
          <w:delText xml:space="preserve"> </w:delText>
        </w:r>
        <w:r w:rsidDel="00DA4A96">
          <w:rPr>
            <w:spacing w:val="-2"/>
            <w:sz w:val="20"/>
          </w:rPr>
          <w:delText>before</w:delText>
        </w:r>
        <w:r w:rsidDel="00DA4A96">
          <w:rPr>
            <w:rFonts w:ascii="Times New Roman" w:hAnsi="Times New Roman"/>
            <w:sz w:val="20"/>
          </w:rPr>
          <w:tab/>
        </w:r>
        <w:r w:rsidDel="00DA4A96">
          <w:rPr>
            <w:rFonts w:ascii="Trebuchet MS" w:hAnsi="Trebuchet MS"/>
            <w:spacing w:val="-5"/>
            <w:sz w:val="10"/>
          </w:rPr>
          <w:delText>236</w:delText>
        </w:r>
      </w:del>
    </w:p>
    <w:p w14:paraId="061FE8DE" w14:textId="21A6917A" w:rsidR="00EA1924" w:rsidDel="00DA4A96" w:rsidRDefault="00000000">
      <w:pPr>
        <w:tabs>
          <w:tab w:val="left" w:pos="10859"/>
        </w:tabs>
        <w:spacing w:before="30"/>
        <w:ind w:left="2761"/>
        <w:rPr>
          <w:del w:id="333" w:author="Phil Green" w:date="2026-08-30T14:27:00Z" w16du:dateUtc="2026-08-30T12:27:00Z"/>
          <w:rFonts w:ascii="Trebuchet MS"/>
          <w:sz w:val="10"/>
        </w:rPr>
      </w:pPr>
      <w:del w:id="334" w:author="Phil Green" w:date="2026-08-30T14:27:00Z" w16du:dateUtc="2026-08-30T12:27:00Z">
        <w:r w:rsidDel="00DA4A96">
          <w:rPr>
            <w:spacing w:val="-2"/>
            <w:sz w:val="20"/>
          </w:rPr>
          <w:delText>any</w:delText>
        </w:r>
        <w:r w:rsidDel="00DA4A96">
          <w:rPr>
            <w:spacing w:val="-6"/>
            <w:sz w:val="20"/>
          </w:rPr>
          <w:delText xml:space="preserve"> </w:delText>
        </w:r>
        <w:r w:rsidDel="00DA4A96">
          <w:rPr>
            <w:spacing w:val="-2"/>
            <w:sz w:val="20"/>
          </w:rPr>
          <w:delText>model</w:delText>
        </w:r>
        <w:r w:rsidDel="00DA4A96">
          <w:rPr>
            <w:spacing w:val="-5"/>
            <w:sz w:val="20"/>
          </w:rPr>
          <w:delText xml:space="preserve"> </w:delText>
        </w:r>
        <w:r w:rsidDel="00DA4A96">
          <w:rPr>
            <w:spacing w:val="-2"/>
            <w:sz w:val="20"/>
          </w:rPr>
          <w:delText>is</w:delText>
        </w:r>
        <w:r w:rsidDel="00DA4A96">
          <w:rPr>
            <w:spacing w:val="-6"/>
            <w:sz w:val="20"/>
          </w:rPr>
          <w:delText xml:space="preserve"> </w:delText>
        </w:r>
        <w:r w:rsidDel="00DA4A96">
          <w:rPr>
            <w:spacing w:val="-2"/>
            <w:sz w:val="20"/>
          </w:rPr>
          <w:delText>fit;</w:delText>
        </w:r>
        <w:r w:rsidDel="00DA4A96">
          <w:rPr>
            <w:spacing w:val="-5"/>
            <w:sz w:val="20"/>
          </w:rPr>
          <w:delText xml:space="preserve"> </w:delText>
        </w:r>
        <w:r w:rsidDel="00DA4A96">
          <w:rPr>
            <w:spacing w:val="-2"/>
            <w:sz w:val="20"/>
          </w:rPr>
          <w:delText>a</w:delText>
        </w:r>
        <w:r w:rsidDel="00DA4A96">
          <w:rPr>
            <w:spacing w:val="-6"/>
            <w:sz w:val="20"/>
          </w:rPr>
          <w:delText xml:space="preserve"> </w:delText>
        </w:r>
        <w:r w:rsidDel="00DA4A96">
          <w:rPr>
            <w:spacing w:val="-2"/>
            <w:sz w:val="20"/>
          </w:rPr>
          <w:delText>median</w:delText>
        </w:r>
        <w:r w:rsidDel="00DA4A96">
          <w:rPr>
            <w:spacing w:val="-5"/>
            <w:sz w:val="20"/>
          </w:rPr>
          <w:delText xml:space="preserve"> </w:delText>
        </w:r>
        <w:r w:rsidDel="00DA4A96">
          <w:rPr>
            <w:spacing w:val="-2"/>
            <w:sz w:val="20"/>
          </w:rPr>
          <w:delText>absolute</w:delText>
        </w:r>
        <w:r w:rsidDel="00DA4A96">
          <w:rPr>
            <w:spacing w:val="-6"/>
            <w:sz w:val="20"/>
          </w:rPr>
          <w:delText xml:space="preserve"> </w:delText>
        </w:r>
        <w:r w:rsidDel="00DA4A96">
          <w:rPr>
            <w:spacing w:val="-2"/>
            <w:sz w:val="20"/>
          </w:rPr>
          <w:delText>Lab</w:delText>
        </w:r>
        <w:r w:rsidDel="00DA4A96">
          <w:rPr>
            <w:spacing w:val="-5"/>
            <w:sz w:val="20"/>
          </w:rPr>
          <w:delText xml:space="preserve"> </w:delText>
        </w:r>
        <w:r w:rsidDel="00DA4A96">
          <w:rPr>
            <w:spacing w:val="-2"/>
            <w:sz w:val="20"/>
          </w:rPr>
          <w:delText>discrepancy</w:delText>
        </w:r>
        <w:r w:rsidDel="00DA4A96">
          <w:rPr>
            <w:spacing w:val="-6"/>
            <w:sz w:val="20"/>
          </w:rPr>
          <w:delText xml:space="preserve"> </w:delText>
        </w:r>
        <w:r w:rsidDel="00DA4A96">
          <w:rPr>
            <w:spacing w:val="-2"/>
            <w:sz w:val="20"/>
          </w:rPr>
          <w:delText>above</w:delText>
        </w:r>
        <w:r w:rsidDel="00DA4A96">
          <w:rPr>
            <w:spacing w:val="-5"/>
            <w:sz w:val="20"/>
          </w:rPr>
          <w:delText xml:space="preserve"> </w:delText>
        </w:r>
        <w:r w:rsidDel="00DA4A96">
          <w:rPr>
            <w:spacing w:val="-2"/>
            <w:sz w:val="20"/>
          </w:rPr>
          <w:delText>0.6</w:delText>
        </w:r>
        <w:r w:rsidDel="00DA4A96">
          <w:rPr>
            <w:spacing w:val="-6"/>
            <w:sz w:val="20"/>
          </w:rPr>
          <w:delText xml:space="preserve"> </w:delText>
        </w:r>
        <w:r w:rsidDel="00DA4A96">
          <w:rPr>
            <w:spacing w:val="-2"/>
            <w:sz w:val="20"/>
          </w:rPr>
          <w:delText>aborts</w:delText>
        </w:r>
        <w:r w:rsidDel="00DA4A96">
          <w:rPr>
            <w:spacing w:val="-5"/>
            <w:sz w:val="20"/>
          </w:rPr>
          <w:delText xml:space="preserve"> </w:delText>
        </w:r>
        <w:r w:rsidDel="00DA4A96">
          <w:rPr>
            <w:spacing w:val="-2"/>
            <w:sz w:val="20"/>
          </w:rPr>
          <w:delText>the</w:delText>
        </w:r>
        <w:r w:rsidDel="00DA4A96">
          <w:rPr>
            <w:spacing w:val="-6"/>
            <w:sz w:val="20"/>
          </w:rPr>
          <w:delText xml:space="preserve"> </w:delText>
        </w:r>
        <w:r w:rsidDel="00DA4A96">
          <w:rPr>
            <w:spacing w:val="-2"/>
            <w:sz w:val="20"/>
          </w:rPr>
          <w:delText>run.</w:delText>
        </w:r>
        <w:r w:rsidDel="00DA4A96">
          <w:rPr>
            <w:spacing w:val="5"/>
            <w:sz w:val="20"/>
          </w:rPr>
          <w:delText xml:space="preserve"> </w:delText>
        </w:r>
        <w:r w:rsidDel="00DA4A96">
          <w:rPr>
            <w:spacing w:val="-2"/>
            <w:sz w:val="20"/>
          </w:rPr>
          <w:delText>This</w:delText>
        </w:r>
        <w:r w:rsidDel="00DA4A96">
          <w:rPr>
            <w:spacing w:val="-5"/>
            <w:sz w:val="20"/>
          </w:rPr>
          <w:delText xml:space="preserve"> </w:delText>
        </w:r>
        <w:r w:rsidDel="00DA4A96">
          <w:rPr>
            <w:spacing w:val="-2"/>
            <w:sz w:val="20"/>
          </w:rPr>
          <w:delText>tripwire</w:delText>
        </w:r>
        <w:r w:rsidDel="00DA4A96">
          <w:rPr>
            <w:rFonts w:ascii="Times New Roman"/>
            <w:sz w:val="20"/>
          </w:rPr>
          <w:tab/>
        </w:r>
        <w:r w:rsidDel="00DA4A96">
          <w:rPr>
            <w:rFonts w:ascii="Trebuchet MS"/>
            <w:spacing w:val="-5"/>
            <w:sz w:val="10"/>
          </w:rPr>
          <w:delText>237</w:delText>
        </w:r>
      </w:del>
    </w:p>
    <w:p w14:paraId="11354E24" w14:textId="0E27B8FC" w:rsidR="00EA1924" w:rsidDel="00DA4A96" w:rsidRDefault="00EA1924">
      <w:pPr>
        <w:rPr>
          <w:del w:id="335" w:author="Phil Green" w:date="2026-08-30T14:27:00Z" w16du:dateUtc="2026-08-30T12:27:00Z"/>
          <w:rFonts w:ascii="Trebuchet MS"/>
          <w:sz w:val="10"/>
        </w:rPr>
        <w:sectPr w:rsidR="00EA1924" w:rsidDel="00DA4A96">
          <w:pgSz w:w="11910" w:h="16840"/>
          <w:pgMar w:top="1020" w:right="283" w:bottom="760" w:left="566" w:header="685" w:footer="563" w:gutter="0"/>
          <w:cols w:space="720"/>
        </w:sectPr>
      </w:pPr>
    </w:p>
    <w:p w14:paraId="4503651D" w14:textId="62566587" w:rsidR="00EA1924" w:rsidDel="00DA4A96" w:rsidRDefault="00000000">
      <w:pPr>
        <w:tabs>
          <w:tab w:val="left" w:pos="10859"/>
        </w:tabs>
        <w:spacing w:before="410"/>
        <w:ind w:left="2761"/>
        <w:rPr>
          <w:del w:id="336" w:author="Phil Green" w:date="2026-08-30T14:27:00Z" w16du:dateUtc="2026-08-30T12:27:00Z"/>
          <w:rFonts w:ascii="Trebuchet MS"/>
          <w:sz w:val="10"/>
        </w:rPr>
      </w:pPr>
      <w:del w:id="337" w:author="Phil Green" w:date="2026-08-30T14:27:00Z" w16du:dateUtc="2026-08-30T12:27:00Z">
        <w:r w:rsidDel="00DA4A96">
          <w:rPr>
            <w:spacing w:val="-4"/>
            <w:sz w:val="20"/>
          </w:rPr>
          <w:lastRenderedPageBreak/>
          <w:delText>is a direct response to the scale error described below,</w:delText>
        </w:r>
        <w:r w:rsidDel="00DA4A96">
          <w:rPr>
            <w:spacing w:val="-2"/>
            <w:sz w:val="20"/>
          </w:rPr>
          <w:delText xml:space="preserve"> </w:delText>
        </w:r>
        <w:r w:rsidDel="00DA4A96">
          <w:rPr>
            <w:spacing w:val="-4"/>
            <w:sz w:val="20"/>
          </w:rPr>
          <w:delText>and guards against future recurrences</w:delText>
        </w:r>
        <w:r w:rsidDel="00DA4A96">
          <w:rPr>
            <w:sz w:val="20"/>
          </w:rPr>
          <w:tab/>
        </w:r>
        <w:r w:rsidDel="00DA4A96">
          <w:rPr>
            <w:rFonts w:ascii="Trebuchet MS"/>
            <w:spacing w:val="-5"/>
            <w:sz w:val="10"/>
          </w:rPr>
          <w:delText>238</w:delText>
        </w:r>
      </w:del>
    </w:p>
    <w:p w14:paraId="2E4ADF8E" w14:textId="62B46F3D" w:rsidR="00EA1924" w:rsidRDefault="00000000">
      <w:pPr>
        <w:tabs>
          <w:tab w:val="left" w:pos="10859"/>
        </w:tabs>
        <w:spacing w:before="30"/>
        <w:ind w:left="2755"/>
        <w:rPr>
          <w:rFonts w:ascii="Trebuchet MS"/>
          <w:sz w:val="10"/>
        </w:rPr>
      </w:pPr>
      <w:del w:id="338" w:author="Phil Green" w:date="2026-08-30T14:27:00Z" w16du:dateUtc="2026-08-30T12:27:00Z">
        <w:r w:rsidDel="00DA4A96">
          <w:rPr>
            <w:sz w:val="20"/>
          </w:rPr>
          <w:delText>(e.g.,</w:delText>
        </w:r>
        <w:r w:rsidDel="00DA4A96">
          <w:rPr>
            <w:spacing w:val="-7"/>
            <w:sz w:val="20"/>
          </w:rPr>
          <w:delText xml:space="preserve"> </w:delText>
        </w:r>
        <w:r w:rsidDel="00DA4A96">
          <w:rPr>
            <w:sz w:val="20"/>
          </w:rPr>
          <w:delText>accidentally</w:delText>
        </w:r>
        <w:r w:rsidDel="00DA4A96">
          <w:rPr>
            <w:spacing w:val="-7"/>
            <w:sz w:val="20"/>
          </w:rPr>
          <w:delText xml:space="preserve"> </w:delText>
        </w:r>
        <w:r w:rsidDel="00DA4A96">
          <w:rPr>
            <w:sz w:val="20"/>
          </w:rPr>
          <w:delText>feeding</w:delText>
        </w:r>
        <w:r w:rsidDel="00DA4A96">
          <w:rPr>
            <w:spacing w:val="-6"/>
            <w:sz w:val="20"/>
          </w:rPr>
          <w:delText xml:space="preserve"> </w:delText>
        </w:r>
        <w:r w:rsidDel="00DA4A96">
          <w:rPr>
            <w:sz w:val="20"/>
          </w:rPr>
          <w:delText>normalized</w:delText>
        </w:r>
        <w:r w:rsidDel="00DA4A96">
          <w:rPr>
            <w:spacing w:val="-7"/>
            <w:sz w:val="20"/>
          </w:rPr>
          <w:delText xml:space="preserve"> </w:delText>
        </w:r>
        <w:r w:rsidDel="00DA4A96">
          <w:rPr>
            <w:sz w:val="20"/>
          </w:rPr>
          <w:delText>XYZ</w:delText>
        </w:r>
        <w:r w:rsidDel="00DA4A96">
          <w:rPr>
            <w:spacing w:val="-7"/>
            <w:sz w:val="20"/>
          </w:rPr>
          <w:delText xml:space="preserve"> </w:delText>
        </w:r>
        <w:r w:rsidDel="00DA4A96">
          <w:rPr>
            <w:sz w:val="20"/>
          </w:rPr>
          <w:delText>into</w:delText>
        </w:r>
        <w:r w:rsidDel="00DA4A96">
          <w:rPr>
            <w:spacing w:val="-6"/>
            <w:sz w:val="20"/>
          </w:rPr>
          <w:delText xml:space="preserve"> </w:delText>
        </w:r>
        <w:r w:rsidDel="00DA4A96">
          <w:rPr>
            <w:sz w:val="20"/>
          </w:rPr>
          <w:delText>the</w:delText>
        </w:r>
        <w:r w:rsidDel="00DA4A96">
          <w:rPr>
            <w:spacing w:val="-7"/>
            <w:sz w:val="20"/>
          </w:rPr>
          <w:delText xml:space="preserve"> </w:delText>
        </w:r>
        <w:r w:rsidDel="00DA4A96">
          <w:rPr>
            <w:sz w:val="20"/>
          </w:rPr>
          <w:delText>Lab</w:delText>
        </w:r>
        <w:r w:rsidDel="00DA4A96">
          <w:rPr>
            <w:spacing w:val="-7"/>
            <w:sz w:val="20"/>
          </w:rPr>
          <w:delText xml:space="preserve"> </w:delText>
        </w:r>
        <w:r w:rsidDel="00DA4A96">
          <w:rPr>
            <w:spacing w:val="-2"/>
            <w:sz w:val="20"/>
          </w:rPr>
          <w:delText>conversion).</w:delText>
        </w:r>
      </w:del>
      <w:r>
        <w:rPr>
          <w:rFonts w:ascii="Times New Roman"/>
          <w:sz w:val="20"/>
        </w:rPr>
        <w:tab/>
      </w:r>
      <w:r>
        <w:rPr>
          <w:rFonts w:ascii="Trebuchet MS"/>
          <w:spacing w:val="-5"/>
          <w:sz w:val="10"/>
        </w:rPr>
        <w:t>239</w:t>
      </w:r>
    </w:p>
    <w:p w14:paraId="096F1225" w14:textId="77777777" w:rsidR="00EA1924" w:rsidRDefault="00000000">
      <w:pPr>
        <w:tabs>
          <w:tab w:val="left" w:pos="10859"/>
        </w:tabs>
        <w:spacing w:before="222"/>
        <w:ind w:left="2761"/>
        <w:rPr>
          <w:rFonts w:ascii="Trebuchet MS"/>
          <w:sz w:val="10"/>
        </w:rPr>
      </w:pPr>
      <w:r>
        <w:rPr>
          <w:spacing w:val="-2"/>
          <w:sz w:val="20"/>
        </w:rPr>
        <w:t>Reproducibility.</w:t>
      </w:r>
      <w:r>
        <w:rPr>
          <w:rFonts w:ascii="Times New Roman"/>
          <w:sz w:val="20"/>
        </w:rPr>
        <w:tab/>
      </w:r>
      <w:r>
        <w:rPr>
          <w:rFonts w:ascii="Trebuchet MS"/>
          <w:spacing w:val="-5"/>
          <w:sz w:val="10"/>
        </w:rPr>
        <w:t>240</w:t>
      </w:r>
    </w:p>
    <w:p w14:paraId="0517DAD4" w14:textId="77777777" w:rsidR="00EA1924" w:rsidRDefault="00000000">
      <w:pPr>
        <w:tabs>
          <w:tab w:val="left" w:pos="10859"/>
        </w:tabs>
        <w:spacing w:before="90"/>
        <w:ind w:left="3187"/>
        <w:rPr>
          <w:rFonts w:ascii="Trebuchet MS"/>
          <w:sz w:val="10"/>
        </w:rPr>
      </w:pPr>
      <w:r>
        <w:rPr>
          <w:sz w:val="20"/>
        </w:rPr>
        <w:t>All</w:t>
      </w:r>
      <w:r>
        <w:rPr>
          <w:spacing w:val="-7"/>
          <w:sz w:val="20"/>
        </w:rPr>
        <w:t xml:space="preserve"> </w:t>
      </w:r>
      <w:r>
        <w:rPr>
          <w:sz w:val="20"/>
        </w:rPr>
        <w:t>models</w:t>
      </w:r>
      <w:r>
        <w:rPr>
          <w:spacing w:val="-7"/>
          <w:sz w:val="20"/>
        </w:rPr>
        <w:t xml:space="preserve"> </w:t>
      </w:r>
      <w:r>
        <w:rPr>
          <w:sz w:val="20"/>
        </w:rPr>
        <w:t>use</w:t>
      </w:r>
      <w:r>
        <w:rPr>
          <w:spacing w:val="-7"/>
          <w:sz w:val="20"/>
        </w:rPr>
        <w:t xml:space="preserve"> </w:t>
      </w:r>
      <w:r>
        <w:rPr>
          <w:sz w:val="20"/>
        </w:rPr>
        <w:t>fixed</w:t>
      </w:r>
      <w:r>
        <w:rPr>
          <w:spacing w:val="-7"/>
          <w:sz w:val="20"/>
        </w:rPr>
        <w:t xml:space="preserve"> </w:t>
      </w:r>
      <w:r>
        <w:rPr>
          <w:sz w:val="20"/>
        </w:rPr>
        <w:t>seeds</w:t>
      </w:r>
      <w:r>
        <w:rPr>
          <w:spacing w:val="-7"/>
          <w:sz w:val="20"/>
        </w:rPr>
        <w:t xml:space="preserve"> </w:t>
      </w:r>
      <w:r>
        <w:rPr>
          <w:sz w:val="20"/>
        </w:rPr>
        <w:t>and</w:t>
      </w:r>
      <w:r>
        <w:rPr>
          <w:spacing w:val="-6"/>
          <w:sz w:val="20"/>
        </w:rPr>
        <w:t xml:space="preserve"> </w:t>
      </w:r>
      <w:r>
        <w:rPr>
          <w:sz w:val="20"/>
        </w:rPr>
        <w:t>a</w:t>
      </w:r>
      <w:r>
        <w:rPr>
          <w:spacing w:val="-7"/>
          <w:sz w:val="20"/>
        </w:rPr>
        <w:t xml:space="preserve"> </w:t>
      </w:r>
      <w:r>
        <w:rPr>
          <w:sz w:val="20"/>
        </w:rPr>
        <w:t>pinned</w:t>
      </w:r>
      <w:r>
        <w:rPr>
          <w:spacing w:val="-7"/>
          <w:sz w:val="20"/>
        </w:rPr>
        <w:t xml:space="preserve"> </w:t>
      </w:r>
      <w:r>
        <w:rPr>
          <w:sz w:val="20"/>
        </w:rPr>
        <w:t>dependency</w:t>
      </w:r>
      <w:r>
        <w:rPr>
          <w:spacing w:val="-7"/>
          <w:sz w:val="20"/>
        </w:rPr>
        <w:t xml:space="preserve"> </w:t>
      </w:r>
      <w:r>
        <w:rPr>
          <w:sz w:val="20"/>
        </w:rPr>
        <w:t>set</w:t>
      </w:r>
      <w:r>
        <w:rPr>
          <w:spacing w:val="-7"/>
          <w:sz w:val="20"/>
        </w:rPr>
        <w:t xml:space="preserve"> </w:t>
      </w:r>
      <w:r>
        <w:rPr>
          <w:sz w:val="20"/>
        </w:rPr>
        <w:t>(Python</w:t>
      </w:r>
      <w:r>
        <w:rPr>
          <w:spacing w:val="-6"/>
          <w:sz w:val="20"/>
        </w:rPr>
        <w:t xml:space="preserve"> </w:t>
      </w:r>
      <w:r>
        <w:rPr>
          <w:sz w:val="20"/>
        </w:rPr>
        <w:t>3.12.11,</w:t>
      </w:r>
      <w:r>
        <w:rPr>
          <w:spacing w:val="-7"/>
          <w:sz w:val="20"/>
        </w:rPr>
        <w:t xml:space="preserve"> </w:t>
      </w:r>
      <w:r>
        <w:rPr>
          <w:sz w:val="20"/>
        </w:rPr>
        <w:t>scikit-</w:t>
      </w:r>
      <w:r>
        <w:rPr>
          <w:spacing w:val="-2"/>
          <w:sz w:val="20"/>
        </w:rPr>
        <w:t>learn</w:t>
      </w:r>
      <w:r>
        <w:rPr>
          <w:rFonts w:ascii="Times New Roman"/>
          <w:sz w:val="20"/>
        </w:rPr>
        <w:tab/>
      </w:r>
      <w:r>
        <w:rPr>
          <w:rFonts w:ascii="Trebuchet MS"/>
          <w:spacing w:val="-5"/>
          <w:sz w:val="10"/>
        </w:rPr>
        <w:t>241</w:t>
      </w:r>
    </w:p>
    <w:p w14:paraId="7F32B221" w14:textId="32E164BD" w:rsidR="00EA1924" w:rsidDel="00DA4A96" w:rsidRDefault="00000000" w:rsidP="00DA4A96">
      <w:pPr>
        <w:tabs>
          <w:tab w:val="left" w:pos="10859"/>
        </w:tabs>
        <w:spacing w:before="30"/>
        <w:ind w:left="2751"/>
        <w:rPr>
          <w:del w:id="339" w:author="Phil Green" w:date="2026-08-30T14:28:00Z" w16du:dateUtc="2026-08-30T12:28:00Z"/>
          <w:rFonts w:ascii="Trebuchet MS"/>
          <w:sz w:val="10"/>
        </w:rPr>
      </w:pPr>
      <w:r>
        <w:rPr>
          <w:sz w:val="20"/>
        </w:rPr>
        <w:t>1.7.2,</w:t>
      </w:r>
      <w:r>
        <w:rPr>
          <w:spacing w:val="3"/>
          <w:sz w:val="20"/>
        </w:rPr>
        <w:t xml:space="preserve"> </w:t>
      </w:r>
      <w:r>
        <w:rPr>
          <w:sz w:val="20"/>
        </w:rPr>
        <w:t>NumPy</w:t>
      </w:r>
      <w:r>
        <w:rPr>
          <w:spacing w:val="3"/>
          <w:sz w:val="20"/>
        </w:rPr>
        <w:t xml:space="preserve"> </w:t>
      </w:r>
      <w:r>
        <w:rPr>
          <w:sz w:val="20"/>
        </w:rPr>
        <w:t>2.3.3,</w:t>
      </w:r>
      <w:r>
        <w:rPr>
          <w:spacing w:val="4"/>
          <w:sz w:val="20"/>
        </w:rPr>
        <w:t xml:space="preserve"> </w:t>
      </w:r>
      <w:r>
        <w:rPr>
          <w:sz w:val="20"/>
        </w:rPr>
        <w:t>SciPy</w:t>
      </w:r>
      <w:r>
        <w:rPr>
          <w:spacing w:val="3"/>
          <w:sz w:val="20"/>
        </w:rPr>
        <w:t xml:space="preserve"> </w:t>
      </w:r>
      <w:r>
        <w:rPr>
          <w:sz w:val="20"/>
        </w:rPr>
        <w:t>1.16.2)</w:t>
      </w:r>
      <w:del w:id="340" w:author="Phil Green" w:date="2026-08-30T14:28:00Z" w16du:dateUtc="2026-08-30T12:28:00Z">
        <w:r w:rsidDel="00DA4A96">
          <w:rPr>
            <w:sz w:val="20"/>
          </w:rPr>
          <w:delText>;</w:delText>
        </w:r>
        <w:r w:rsidDel="00DA4A96">
          <w:rPr>
            <w:spacing w:val="4"/>
            <w:sz w:val="20"/>
          </w:rPr>
          <w:delText xml:space="preserve"> </w:delText>
        </w:r>
        <w:r w:rsidDel="00DA4A96">
          <w:rPr>
            <w:sz w:val="20"/>
          </w:rPr>
          <w:delText>every</w:delText>
        </w:r>
        <w:r w:rsidDel="00DA4A96">
          <w:rPr>
            <w:spacing w:val="3"/>
            <w:sz w:val="20"/>
          </w:rPr>
          <w:delText xml:space="preserve"> </w:delText>
        </w:r>
        <w:r w:rsidDel="00DA4A96">
          <w:rPr>
            <w:sz w:val="20"/>
          </w:rPr>
          <w:delText>reported</w:delText>
        </w:r>
        <w:r w:rsidDel="00DA4A96">
          <w:rPr>
            <w:spacing w:val="4"/>
            <w:sz w:val="20"/>
          </w:rPr>
          <w:delText xml:space="preserve"> </w:delText>
        </w:r>
        <w:r w:rsidDel="00DA4A96">
          <w:rPr>
            <w:sz w:val="20"/>
          </w:rPr>
          <w:delText>number</w:delText>
        </w:r>
        <w:r w:rsidDel="00DA4A96">
          <w:rPr>
            <w:spacing w:val="3"/>
            <w:sz w:val="20"/>
          </w:rPr>
          <w:delText xml:space="preserve"> </w:delText>
        </w:r>
        <w:r w:rsidDel="00DA4A96">
          <w:rPr>
            <w:sz w:val="20"/>
          </w:rPr>
          <w:delText>comes</w:delText>
        </w:r>
        <w:r w:rsidDel="00DA4A96">
          <w:rPr>
            <w:spacing w:val="4"/>
            <w:sz w:val="20"/>
          </w:rPr>
          <w:delText xml:space="preserve"> </w:delText>
        </w:r>
        <w:r w:rsidDel="00DA4A96">
          <w:rPr>
            <w:sz w:val="20"/>
          </w:rPr>
          <w:delText>from</w:delText>
        </w:r>
        <w:r w:rsidDel="00DA4A96">
          <w:rPr>
            <w:spacing w:val="3"/>
            <w:sz w:val="20"/>
          </w:rPr>
          <w:delText xml:space="preserve"> </w:delText>
        </w:r>
        <w:r w:rsidDel="00DA4A96">
          <w:rPr>
            <w:sz w:val="20"/>
          </w:rPr>
          <w:delText>a</w:delText>
        </w:r>
        <w:r w:rsidDel="00DA4A96">
          <w:rPr>
            <w:spacing w:val="3"/>
            <w:sz w:val="20"/>
          </w:rPr>
          <w:delText xml:space="preserve"> </w:delText>
        </w:r>
        <w:r w:rsidDel="00DA4A96">
          <w:rPr>
            <w:sz w:val="20"/>
          </w:rPr>
          <w:delText>script</w:delText>
        </w:r>
        <w:r w:rsidDel="00DA4A96">
          <w:rPr>
            <w:spacing w:val="4"/>
            <w:sz w:val="20"/>
          </w:rPr>
          <w:delText xml:space="preserve"> </w:delText>
        </w:r>
        <w:r w:rsidDel="00DA4A96">
          <w:rPr>
            <w:sz w:val="20"/>
          </w:rPr>
          <w:delText>that</w:delText>
        </w:r>
        <w:r w:rsidDel="00DA4A96">
          <w:rPr>
            <w:spacing w:val="3"/>
            <w:sz w:val="20"/>
          </w:rPr>
          <w:delText xml:space="preserve"> </w:delText>
        </w:r>
        <w:r w:rsidDel="00DA4A96">
          <w:rPr>
            <w:spacing w:val="-2"/>
            <w:sz w:val="20"/>
          </w:rPr>
          <w:delText>writes</w:delText>
        </w:r>
        <w:r w:rsidDel="00DA4A96">
          <w:rPr>
            <w:rFonts w:ascii="Times New Roman"/>
            <w:sz w:val="20"/>
          </w:rPr>
          <w:tab/>
        </w:r>
        <w:r w:rsidDel="00DA4A96">
          <w:rPr>
            <w:rFonts w:ascii="Trebuchet MS"/>
            <w:spacing w:val="-5"/>
            <w:sz w:val="10"/>
          </w:rPr>
          <w:delText>242</w:delText>
        </w:r>
      </w:del>
    </w:p>
    <w:p w14:paraId="56E8A841" w14:textId="0F04C543" w:rsidR="00EA1924" w:rsidDel="00DA4A96" w:rsidRDefault="00000000" w:rsidP="00DA4A96">
      <w:pPr>
        <w:tabs>
          <w:tab w:val="left" w:pos="10859"/>
        </w:tabs>
        <w:spacing w:before="30"/>
        <w:ind w:left="2751"/>
        <w:rPr>
          <w:del w:id="341" w:author="Phil Green" w:date="2026-08-30T14:28:00Z" w16du:dateUtc="2026-08-30T12:28:00Z"/>
          <w:rFonts w:ascii="Trebuchet MS"/>
          <w:sz w:val="10"/>
        </w:rPr>
        <w:pPrChange w:id="342" w:author="Phil Green" w:date="2026-08-30T14:28:00Z" w16du:dateUtc="2026-08-30T12:28:00Z">
          <w:pPr>
            <w:tabs>
              <w:tab w:val="left" w:pos="10859"/>
            </w:tabs>
            <w:spacing w:before="30"/>
            <w:ind w:left="2761"/>
          </w:pPr>
        </w:pPrChange>
      </w:pPr>
      <w:del w:id="343" w:author="Phil Green" w:date="2026-08-30T14:28:00Z" w16du:dateUtc="2026-08-30T12:28:00Z">
        <w:r w:rsidDel="00DA4A96">
          <w:rPr>
            <w:sz w:val="20"/>
          </w:rPr>
          <w:delText>a</w:delText>
        </w:r>
        <w:r w:rsidDel="00DA4A96">
          <w:rPr>
            <w:spacing w:val="4"/>
            <w:sz w:val="20"/>
          </w:rPr>
          <w:delText xml:space="preserve"> </w:delText>
        </w:r>
        <w:r w:rsidDel="00DA4A96">
          <w:rPr>
            <w:sz w:val="20"/>
          </w:rPr>
          <w:delText>results</w:delText>
        </w:r>
        <w:r w:rsidDel="00DA4A96">
          <w:rPr>
            <w:spacing w:val="5"/>
            <w:sz w:val="20"/>
          </w:rPr>
          <w:delText xml:space="preserve"> </w:delText>
        </w:r>
        <w:r w:rsidDel="00DA4A96">
          <w:rPr>
            <w:sz w:val="20"/>
          </w:rPr>
          <w:delText>CSV,</w:delText>
        </w:r>
        <w:r w:rsidDel="00DA4A96">
          <w:rPr>
            <w:spacing w:val="5"/>
            <w:sz w:val="20"/>
          </w:rPr>
          <w:delText xml:space="preserve"> </w:delText>
        </w:r>
        <w:r w:rsidDel="00DA4A96">
          <w:rPr>
            <w:sz w:val="20"/>
          </w:rPr>
          <w:delText>and</w:delText>
        </w:r>
        <w:r w:rsidDel="00DA4A96">
          <w:rPr>
            <w:spacing w:val="4"/>
            <w:sz w:val="20"/>
          </w:rPr>
          <w:delText xml:space="preserve"> </w:delText>
        </w:r>
        <w:r w:rsidDel="00DA4A96">
          <w:rPr>
            <w:sz w:val="20"/>
          </w:rPr>
          <w:delText>every</w:delText>
        </w:r>
        <w:r w:rsidDel="00DA4A96">
          <w:rPr>
            <w:spacing w:val="5"/>
            <w:sz w:val="20"/>
          </w:rPr>
          <w:delText xml:space="preserve"> </w:delText>
        </w:r>
        <w:r w:rsidDel="00DA4A96">
          <w:rPr>
            <w:sz w:val="20"/>
          </w:rPr>
          <w:delText>figure</w:delText>
        </w:r>
        <w:r w:rsidDel="00DA4A96">
          <w:rPr>
            <w:spacing w:val="5"/>
            <w:sz w:val="20"/>
          </w:rPr>
          <w:delText xml:space="preserve"> </w:delText>
        </w:r>
        <w:r w:rsidDel="00DA4A96">
          <w:rPr>
            <w:sz w:val="20"/>
          </w:rPr>
          <w:delText>is</w:delText>
        </w:r>
        <w:r w:rsidDel="00DA4A96">
          <w:rPr>
            <w:spacing w:val="4"/>
            <w:sz w:val="20"/>
          </w:rPr>
          <w:delText xml:space="preserve"> </w:delText>
        </w:r>
        <w:r w:rsidDel="00DA4A96">
          <w:rPr>
            <w:sz w:val="20"/>
          </w:rPr>
          <w:delText>generated</w:delText>
        </w:r>
        <w:r w:rsidDel="00DA4A96">
          <w:rPr>
            <w:spacing w:val="5"/>
            <w:sz w:val="20"/>
          </w:rPr>
          <w:delText xml:space="preserve"> </w:delText>
        </w:r>
        <w:r w:rsidDel="00DA4A96">
          <w:rPr>
            <w:sz w:val="20"/>
          </w:rPr>
          <w:delText>from</w:delText>
        </w:r>
        <w:r w:rsidDel="00DA4A96">
          <w:rPr>
            <w:spacing w:val="5"/>
            <w:sz w:val="20"/>
          </w:rPr>
          <w:delText xml:space="preserve"> </w:delText>
        </w:r>
        <w:r w:rsidDel="00DA4A96">
          <w:rPr>
            <w:sz w:val="20"/>
          </w:rPr>
          <w:delText>those</w:delText>
        </w:r>
        <w:r w:rsidDel="00DA4A96">
          <w:rPr>
            <w:spacing w:val="5"/>
            <w:sz w:val="20"/>
          </w:rPr>
          <w:delText xml:space="preserve"> </w:delText>
        </w:r>
        <w:r w:rsidDel="00DA4A96">
          <w:rPr>
            <w:sz w:val="20"/>
          </w:rPr>
          <w:delText>CSVs</w:delText>
        </w:r>
      </w:del>
      <w:r>
        <w:rPr>
          <w:sz w:val="20"/>
        </w:rPr>
        <w:t>.</w:t>
      </w:r>
      <w:r>
        <w:rPr>
          <w:spacing w:val="24"/>
          <w:sz w:val="20"/>
        </w:rPr>
        <w:t xml:space="preserve"> </w:t>
      </w:r>
      <w:del w:id="344" w:author="Phil Green" w:date="2026-08-30T14:28:00Z" w16du:dateUtc="2026-08-30T12:28:00Z">
        <w:r w:rsidDel="00DA4A96">
          <w:rPr>
            <w:sz w:val="20"/>
          </w:rPr>
          <w:delText>One</w:delText>
        </w:r>
        <w:r w:rsidDel="00DA4A96">
          <w:rPr>
            <w:spacing w:val="5"/>
            <w:sz w:val="20"/>
          </w:rPr>
          <w:delText xml:space="preserve"> </w:delText>
        </w:r>
        <w:r w:rsidDel="00DA4A96">
          <w:rPr>
            <w:sz w:val="20"/>
          </w:rPr>
          <w:delText>configuration</w:delText>
        </w:r>
        <w:r w:rsidDel="00DA4A96">
          <w:rPr>
            <w:spacing w:val="4"/>
            <w:sz w:val="20"/>
          </w:rPr>
          <w:delText xml:space="preserve"> </w:delText>
        </w:r>
        <w:r w:rsidDel="00DA4A96">
          <w:rPr>
            <w:spacing w:val="-2"/>
            <w:sz w:val="20"/>
          </w:rPr>
          <w:delText>choice</w:delText>
        </w:r>
        <w:r w:rsidDel="00DA4A96">
          <w:rPr>
            <w:rFonts w:ascii="Times New Roman"/>
            <w:sz w:val="20"/>
          </w:rPr>
          <w:tab/>
        </w:r>
        <w:r w:rsidDel="00DA4A96">
          <w:rPr>
            <w:rFonts w:ascii="Trebuchet MS"/>
            <w:spacing w:val="-5"/>
            <w:sz w:val="10"/>
          </w:rPr>
          <w:delText>243</w:delText>
        </w:r>
      </w:del>
    </w:p>
    <w:p w14:paraId="368BA0A7" w14:textId="08DEBAB8" w:rsidR="00EA1924" w:rsidRDefault="00000000" w:rsidP="00DA4A96">
      <w:pPr>
        <w:tabs>
          <w:tab w:val="left" w:pos="10859"/>
        </w:tabs>
        <w:spacing w:before="30"/>
        <w:ind w:left="2751"/>
        <w:rPr>
          <w:rFonts w:ascii="Trebuchet MS"/>
          <w:sz w:val="10"/>
        </w:rPr>
        <w:pPrChange w:id="345" w:author="Phil Green" w:date="2026-08-30T14:28:00Z" w16du:dateUtc="2026-08-30T12:28:00Z">
          <w:pPr>
            <w:tabs>
              <w:tab w:val="left" w:pos="10859"/>
            </w:tabs>
            <w:spacing w:before="30"/>
            <w:ind w:left="2761"/>
          </w:pPr>
        </w:pPrChange>
      </w:pPr>
      <w:del w:id="346" w:author="Phil Green" w:date="2026-08-30T14:28:00Z" w16du:dateUtc="2026-08-30T12:28:00Z">
        <w:r w:rsidDel="00DA4A96">
          <w:rPr>
            <w:sz w:val="20"/>
          </w:rPr>
          <w:delText>is</w:delText>
        </w:r>
        <w:r w:rsidDel="00DA4A96">
          <w:rPr>
            <w:spacing w:val="-3"/>
            <w:sz w:val="20"/>
          </w:rPr>
          <w:delText xml:space="preserve"> </w:delText>
        </w:r>
        <w:r w:rsidDel="00DA4A96">
          <w:rPr>
            <w:sz w:val="20"/>
          </w:rPr>
          <w:delText>stated</w:delText>
        </w:r>
        <w:r w:rsidDel="00DA4A96">
          <w:rPr>
            <w:spacing w:val="-1"/>
            <w:sz w:val="20"/>
          </w:rPr>
          <w:delText xml:space="preserve"> </w:delText>
        </w:r>
        <w:r w:rsidDel="00DA4A96">
          <w:rPr>
            <w:sz w:val="20"/>
          </w:rPr>
          <w:delText>explicitly</w:delText>
        </w:r>
        <w:r w:rsidDel="00DA4A96">
          <w:rPr>
            <w:spacing w:val="-1"/>
            <w:sz w:val="20"/>
          </w:rPr>
          <w:delText xml:space="preserve"> </w:delText>
        </w:r>
        <w:r w:rsidDel="00DA4A96">
          <w:rPr>
            <w:sz w:val="20"/>
          </w:rPr>
          <w:delText>because</w:delText>
        </w:r>
        <w:r w:rsidDel="00DA4A96">
          <w:rPr>
            <w:spacing w:val="-1"/>
            <w:sz w:val="20"/>
          </w:rPr>
          <w:delText xml:space="preserve"> </w:delText>
        </w:r>
        <w:r w:rsidDel="00DA4A96">
          <w:rPr>
            <w:sz w:val="20"/>
          </w:rPr>
          <w:delText>Section</w:delText>
        </w:r>
        <w:r w:rsidDel="00DA4A96">
          <w:rPr>
            <w:spacing w:val="-1"/>
            <w:sz w:val="20"/>
          </w:rPr>
          <w:delText xml:space="preserve"> </w:delText>
        </w:r>
        <w:r w:rsidDel="00DA4A96">
          <w:fldChar w:fldCharType="begin"/>
        </w:r>
        <w:r w:rsidDel="00DA4A96">
          <w:delInstrText>HYPERLINK \l "_bookmark22"</w:delInstrText>
        </w:r>
        <w:r w:rsidDel="00DA4A96">
          <w:fldChar w:fldCharType="separate"/>
        </w:r>
        <w:r w:rsidDel="00DA4A96">
          <w:rPr>
            <w:color w:val="0774B7"/>
            <w:sz w:val="20"/>
          </w:rPr>
          <w:delText>4.6</w:delText>
        </w:r>
        <w:r w:rsidDel="00DA4A96">
          <w:fldChar w:fldCharType="end"/>
        </w:r>
        <w:r w:rsidDel="00DA4A96">
          <w:rPr>
            <w:color w:val="0774B7"/>
            <w:spacing w:val="-1"/>
            <w:sz w:val="20"/>
          </w:rPr>
          <w:delText xml:space="preserve"> </w:delText>
        </w:r>
        <w:r w:rsidDel="00DA4A96">
          <w:rPr>
            <w:sz w:val="20"/>
          </w:rPr>
          <w:delText>shows</w:delText>
        </w:r>
        <w:r w:rsidDel="00DA4A96">
          <w:rPr>
            <w:spacing w:val="-1"/>
            <w:sz w:val="20"/>
          </w:rPr>
          <w:delText xml:space="preserve"> </w:delText>
        </w:r>
        <w:r w:rsidDel="00DA4A96">
          <w:rPr>
            <w:sz w:val="20"/>
          </w:rPr>
          <w:delText>it</w:delText>
        </w:r>
        <w:r w:rsidDel="00DA4A96">
          <w:rPr>
            <w:spacing w:val="-1"/>
            <w:sz w:val="20"/>
          </w:rPr>
          <w:delText xml:space="preserve"> </w:delText>
        </w:r>
        <w:r w:rsidDel="00DA4A96">
          <w:rPr>
            <w:sz w:val="20"/>
          </w:rPr>
          <w:delText>to</w:delText>
        </w:r>
        <w:r w:rsidDel="00DA4A96">
          <w:rPr>
            <w:spacing w:val="-1"/>
            <w:sz w:val="20"/>
          </w:rPr>
          <w:delText xml:space="preserve"> </w:delText>
        </w:r>
        <w:r w:rsidDel="00DA4A96">
          <w:rPr>
            <w:sz w:val="20"/>
          </w:rPr>
          <w:delText>be</w:delText>
        </w:r>
        <w:r w:rsidDel="00DA4A96">
          <w:rPr>
            <w:spacing w:val="-1"/>
            <w:sz w:val="20"/>
          </w:rPr>
          <w:delText xml:space="preserve"> </w:delText>
        </w:r>
        <w:r w:rsidDel="00DA4A96">
          <w:rPr>
            <w:sz w:val="20"/>
          </w:rPr>
          <w:delText>consequential:</w:delText>
        </w:r>
        <w:r w:rsidDel="00DA4A96">
          <w:rPr>
            <w:spacing w:val="11"/>
            <w:sz w:val="20"/>
          </w:rPr>
          <w:delText xml:space="preserve"> </w:delText>
        </w:r>
        <w:r w:rsidDel="00DA4A96">
          <w:rPr>
            <w:sz w:val="20"/>
          </w:rPr>
          <w:delText>t</w:delText>
        </w:r>
      </w:del>
      <w:ins w:id="347" w:author="Phil Green" w:date="2026-08-30T14:28:00Z" w16du:dateUtc="2026-08-30T12:28:00Z">
        <w:r w:rsidR="00DA4A96">
          <w:rPr>
            <w:sz w:val="20"/>
          </w:rPr>
          <w:t>T</w:t>
        </w:r>
      </w:ins>
      <w:r>
        <w:rPr>
          <w:sz w:val="20"/>
        </w:rPr>
        <w:t>he</w:t>
      </w:r>
      <w:r>
        <w:rPr>
          <w:spacing w:val="-1"/>
          <w:sz w:val="20"/>
        </w:rPr>
        <w:t xml:space="preserve"> </w:t>
      </w:r>
      <w:r>
        <w:rPr>
          <w:sz w:val="20"/>
        </w:rPr>
        <w:t>Gaussian</w:t>
      </w:r>
      <w:r>
        <w:rPr>
          <w:spacing w:val="-1"/>
          <w:sz w:val="20"/>
        </w:rPr>
        <w:t xml:space="preserve"> </w:t>
      </w:r>
      <w:r>
        <w:rPr>
          <w:spacing w:val="-2"/>
          <w:sz w:val="20"/>
        </w:rPr>
        <w:t>process</w:t>
      </w:r>
      <w:r>
        <w:rPr>
          <w:rFonts w:ascii="Times New Roman"/>
          <w:sz w:val="20"/>
        </w:rPr>
        <w:tab/>
      </w:r>
      <w:r>
        <w:rPr>
          <w:rFonts w:ascii="Trebuchet MS"/>
          <w:spacing w:val="-5"/>
          <w:sz w:val="10"/>
        </w:rPr>
        <w:t>244</w:t>
      </w:r>
    </w:p>
    <w:p w14:paraId="259EF4BF" w14:textId="77777777" w:rsidR="00EA1924" w:rsidRDefault="00000000">
      <w:pPr>
        <w:tabs>
          <w:tab w:val="left" w:pos="10859"/>
        </w:tabs>
        <w:spacing w:before="30"/>
        <w:ind w:left="2761"/>
        <w:rPr>
          <w:rFonts w:ascii="Trebuchet MS"/>
          <w:sz w:val="10"/>
        </w:rPr>
      </w:pPr>
      <w:r>
        <w:rPr>
          <w:sz w:val="20"/>
        </w:rPr>
        <w:t>uses</w:t>
      </w:r>
      <w:r>
        <w:rPr>
          <w:spacing w:val="29"/>
          <w:sz w:val="20"/>
        </w:rPr>
        <w:t xml:space="preserve"> </w:t>
      </w:r>
      <w:r>
        <w:rPr>
          <w:sz w:val="20"/>
        </w:rPr>
        <w:t>the</w:t>
      </w:r>
      <w:r>
        <w:rPr>
          <w:spacing w:val="30"/>
          <w:sz w:val="20"/>
        </w:rPr>
        <w:t xml:space="preserve"> </w:t>
      </w:r>
      <w:r>
        <w:rPr>
          <w:i/>
          <w:sz w:val="20"/>
        </w:rPr>
        <w:t>single</w:t>
      </w:r>
      <w:r>
        <w:rPr>
          <w:i/>
          <w:spacing w:val="29"/>
          <w:sz w:val="20"/>
        </w:rPr>
        <w:t xml:space="preserve"> </w:t>
      </w:r>
      <w:r>
        <w:rPr>
          <w:i/>
          <w:sz w:val="20"/>
        </w:rPr>
        <w:t>dataset-agnostic</w:t>
      </w:r>
      <w:r>
        <w:rPr>
          <w:i/>
          <w:spacing w:val="30"/>
          <w:sz w:val="20"/>
        </w:rPr>
        <w:t xml:space="preserve"> </w:t>
      </w:r>
      <w:r>
        <w:rPr>
          <w:sz w:val="20"/>
        </w:rPr>
        <w:t>kernel</w:t>
      </w:r>
      <w:r>
        <w:rPr>
          <w:spacing w:val="30"/>
          <w:sz w:val="20"/>
        </w:rPr>
        <w:t xml:space="preserve"> </w:t>
      </w:r>
      <w:r>
        <w:rPr>
          <w:sz w:val="20"/>
        </w:rPr>
        <w:t>configuration</w:t>
      </w:r>
      <w:r>
        <w:rPr>
          <w:spacing w:val="29"/>
          <w:sz w:val="20"/>
        </w:rPr>
        <w:t xml:space="preserve"> </w:t>
      </w:r>
      <w:r>
        <w:rPr>
          <w:sz w:val="20"/>
        </w:rPr>
        <w:t>of</w:t>
      </w:r>
      <w:r>
        <w:rPr>
          <w:spacing w:val="30"/>
          <w:sz w:val="20"/>
        </w:rPr>
        <w:t xml:space="preserve"> </w:t>
      </w:r>
      <w:r>
        <w:rPr>
          <w:sz w:val="20"/>
        </w:rPr>
        <w:t>Table</w:t>
      </w:r>
      <w:r>
        <w:rPr>
          <w:spacing w:val="30"/>
          <w:sz w:val="20"/>
        </w:rPr>
        <w:t xml:space="preserve"> </w:t>
      </w:r>
      <w:hyperlink w:anchor="_bookmark5" w:history="1">
        <w:r>
          <w:rPr>
            <w:color w:val="0774B7"/>
            <w:sz w:val="20"/>
          </w:rPr>
          <w:t>2</w:t>
        </w:r>
      </w:hyperlink>
      <w:r>
        <w:rPr>
          <w:color w:val="0774B7"/>
          <w:spacing w:val="29"/>
          <w:sz w:val="20"/>
        </w:rPr>
        <w:t xml:space="preserve"> </w:t>
      </w:r>
      <w:r>
        <w:rPr>
          <w:sz w:val="20"/>
        </w:rPr>
        <w:t>(</w:t>
      </w:r>
      <w:r>
        <w:rPr>
          <w:rFonts w:ascii="Cambria"/>
          <w:sz w:val="20"/>
        </w:rPr>
        <w:t>WhiteKernel</w:t>
      </w:r>
      <w:r>
        <w:rPr>
          <w:rFonts w:ascii="Cambria"/>
          <w:spacing w:val="36"/>
          <w:sz w:val="20"/>
        </w:rPr>
        <w:t xml:space="preserve"> </w:t>
      </w:r>
      <w:r>
        <w:rPr>
          <w:spacing w:val="-2"/>
          <w:sz w:val="20"/>
        </w:rPr>
        <w:t>initialized</w:t>
      </w:r>
      <w:r>
        <w:rPr>
          <w:rFonts w:ascii="Times New Roman"/>
          <w:sz w:val="20"/>
        </w:rPr>
        <w:tab/>
      </w:r>
      <w:r>
        <w:rPr>
          <w:rFonts w:ascii="Trebuchet MS"/>
          <w:spacing w:val="-5"/>
          <w:sz w:val="10"/>
        </w:rPr>
        <w:t>245</w:t>
      </w:r>
    </w:p>
    <w:p w14:paraId="5E200133" w14:textId="56481B86" w:rsidR="00EA1924" w:rsidDel="00DA4A96" w:rsidRDefault="00000000" w:rsidP="00DA4A96">
      <w:pPr>
        <w:tabs>
          <w:tab w:val="left" w:pos="10859"/>
        </w:tabs>
        <w:spacing w:before="8"/>
        <w:ind w:left="2761"/>
        <w:rPr>
          <w:del w:id="348" w:author="Phil Green" w:date="2026-08-30T14:29:00Z" w16du:dateUtc="2026-08-30T12:29:00Z"/>
          <w:rFonts w:ascii="Trebuchet MS" w:hAnsi="Trebuchet MS"/>
          <w:sz w:val="10"/>
        </w:rPr>
      </w:pPr>
      <w:r>
        <w:rPr>
          <w:sz w:val="20"/>
        </w:rPr>
        <w:t>at</w:t>
      </w:r>
      <w:r>
        <w:rPr>
          <w:spacing w:val="26"/>
          <w:sz w:val="20"/>
        </w:rPr>
        <w:t xml:space="preserve"> </w:t>
      </w:r>
      <w:r>
        <w:rPr>
          <w:sz w:val="20"/>
        </w:rPr>
        <w:t>10</w:t>
      </w:r>
      <w:r>
        <w:rPr>
          <w:rFonts w:ascii="Libertinus Sans" w:hAnsi="Libertinus Sans"/>
          <w:i/>
          <w:position w:val="7"/>
          <w:sz w:val="15"/>
        </w:rPr>
        <w:t>−</w:t>
      </w:r>
      <w:r>
        <w:rPr>
          <w:position w:val="7"/>
          <w:sz w:val="15"/>
        </w:rPr>
        <w:t>3</w:t>
      </w:r>
      <w:r>
        <w:rPr>
          <w:sz w:val="20"/>
        </w:rPr>
        <w:t>,</w:t>
      </w:r>
      <w:r>
        <w:rPr>
          <w:spacing w:val="31"/>
          <w:sz w:val="20"/>
        </w:rPr>
        <w:t xml:space="preserve"> </w:t>
      </w:r>
      <w:r>
        <w:rPr>
          <w:sz w:val="20"/>
        </w:rPr>
        <w:t>bounds</w:t>
      </w:r>
      <w:r>
        <w:rPr>
          <w:spacing w:val="27"/>
          <w:sz w:val="20"/>
        </w:rPr>
        <w:t xml:space="preserve"> </w:t>
      </w:r>
      <w:r>
        <w:rPr>
          <w:sz w:val="20"/>
        </w:rPr>
        <w:t>10</w:t>
      </w:r>
      <w:r>
        <w:rPr>
          <w:rFonts w:ascii="Libertinus Sans" w:hAnsi="Libertinus Sans"/>
          <w:i/>
          <w:position w:val="7"/>
          <w:sz w:val="15"/>
        </w:rPr>
        <w:t>−</w:t>
      </w:r>
      <w:r>
        <w:rPr>
          <w:position w:val="7"/>
          <w:sz w:val="15"/>
        </w:rPr>
        <w:t>9</w:t>
      </w:r>
      <w:r>
        <w:rPr>
          <w:sz w:val="20"/>
        </w:rPr>
        <w:t>–10</w:t>
      </w:r>
      <w:r>
        <w:rPr>
          <w:position w:val="7"/>
          <w:sz w:val="15"/>
        </w:rPr>
        <w:t>5</w:t>
      </w:r>
      <w:r>
        <w:rPr>
          <w:sz w:val="20"/>
        </w:rPr>
        <w:t>,</w:t>
      </w:r>
      <w:r>
        <w:rPr>
          <w:spacing w:val="31"/>
          <w:sz w:val="20"/>
        </w:rPr>
        <w:t xml:space="preserve"> </w:t>
      </w:r>
      <w:r>
        <w:rPr>
          <w:sz w:val="20"/>
        </w:rPr>
        <w:t>15</w:t>
      </w:r>
      <w:r>
        <w:rPr>
          <w:spacing w:val="27"/>
          <w:sz w:val="20"/>
        </w:rPr>
        <w:t xml:space="preserve"> </w:t>
      </w:r>
      <w:r>
        <w:rPr>
          <w:sz w:val="20"/>
        </w:rPr>
        <w:t>optimizer</w:t>
      </w:r>
      <w:r>
        <w:rPr>
          <w:spacing w:val="27"/>
          <w:sz w:val="20"/>
        </w:rPr>
        <w:t xml:space="preserve"> </w:t>
      </w:r>
      <w:r>
        <w:rPr>
          <w:sz w:val="20"/>
        </w:rPr>
        <w:t>restarts),</w:t>
      </w:r>
      <w:r>
        <w:rPr>
          <w:spacing w:val="30"/>
          <w:sz w:val="20"/>
        </w:rPr>
        <w:t xml:space="preserve"> </w:t>
      </w:r>
      <w:r>
        <w:rPr>
          <w:sz w:val="20"/>
        </w:rPr>
        <w:t>with</w:t>
      </w:r>
      <w:r>
        <w:rPr>
          <w:spacing w:val="27"/>
          <w:sz w:val="20"/>
        </w:rPr>
        <w:t xml:space="preserve"> </w:t>
      </w:r>
      <w:r>
        <w:rPr>
          <w:sz w:val="20"/>
        </w:rPr>
        <w:t>no</w:t>
      </w:r>
      <w:r>
        <w:rPr>
          <w:spacing w:val="27"/>
          <w:sz w:val="20"/>
        </w:rPr>
        <w:t xml:space="preserve"> </w:t>
      </w:r>
      <w:r>
        <w:rPr>
          <w:sz w:val="20"/>
        </w:rPr>
        <w:t>per-dataset</w:t>
      </w:r>
      <w:r>
        <w:rPr>
          <w:spacing w:val="27"/>
          <w:sz w:val="20"/>
        </w:rPr>
        <w:t xml:space="preserve"> </w:t>
      </w:r>
      <w:r>
        <w:rPr>
          <w:sz w:val="20"/>
        </w:rPr>
        <w:t>tuning</w:t>
      </w:r>
      <w:del w:id="349" w:author="Phil Green" w:date="2026-08-30T14:29:00Z" w16du:dateUtc="2026-08-30T12:29:00Z">
        <w:r w:rsidDel="00DA4A96">
          <w:rPr>
            <w:spacing w:val="27"/>
            <w:sz w:val="20"/>
          </w:rPr>
          <w:delText xml:space="preserve"> </w:delText>
        </w:r>
        <w:r w:rsidDel="00DA4A96">
          <w:rPr>
            <w:spacing w:val="-2"/>
            <w:sz w:val="20"/>
          </w:rPr>
          <w:delText>anywhere</w:delText>
        </w:r>
        <w:r w:rsidDel="00DA4A96">
          <w:rPr>
            <w:rFonts w:ascii="Times New Roman" w:hAnsi="Times New Roman"/>
            <w:sz w:val="20"/>
          </w:rPr>
          <w:tab/>
        </w:r>
        <w:r w:rsidDel="00DA4A96">
          <w:rPr>
            <w:rFonts w:ascii="Trebuchet MS" w:hAnsi="Trebuchet MS"/>
            <w:spacing w:val="-5"/>
            <w:sz w:val="10"/>
          </w:rPr>
          <w:delText>246</w:delText>
        </w:r>
      </w:del>
    </w:p>
    <w:p w14:paraId="0CDAFC1D" w14:textId="688D0E2A" w:rsidR="00EA1924" w:rsidRDefault="00000000" w:rsidP="00DA4A96">
      <w:pPr>
        <w:tabs>
          <w:tab w:val="left" w:pos="10859"/>
        </w:tabs>
        <w:spacing w:before="8"/>
        <w:ind w:left="2761"/>
        <w:rPr>
          <w:rFonts w:ascii="Trebuchet MS"/>
          <w:sz w:val="10"/>
        </w:rPr>
        <w:pPrChange w:id="350" w:author="Phil Green" w:date="2026-08-30T14:29:00Z" w16du:dateUtc="2026-08-30T12:29:00Z">
          <w:pPr>
            <w:tabs>
              <w:tab w:val="left" w:pos="10859"/>
            </w:tabs>
            <w:spacing w:before="30"/>
            <w:ind w:left="2761"/>
          </w:pPr>
        </w:pPrChange>
      </w:pPr>
      <w:del w:id="351" w:author="Phil Green" w:date="2026-08-30T14:29:00Z" w16du:dateUtc="2026-08-30T12:29:00Z">
        <w:r w:rsidDel="00DA4A96">
          <w:rPr>
            <w:sz w:val="20"/>
          </w:rPr>
          <w:delText>in</w:delText>
        </w:r>
        <w:r w:rsidDel="00DA4A96">
          <w:rPr>
            <w:spacing w:val="14"/>
            <w:sz w:val="20"/>
          </w:rPr>
          <w:delText xml:space="preserve"> </w:delText>
        </w:r>
        <w:r w:rsidDel="00DA4A96">
          <w:rPr>
            <w:sz w:val="20"/>
          </w:rPr>
          <w:delText>the</w:delText>
        </w:r>
        <w:r w:rsidDel="00DA4A96">
          <w:rPr>
            <w:spacing w:val="14"/>
            <w:sz w:val="20"/>
          </w:rPr>
          <w:delText xml:space="preserve"> </w:delText>
        </w:r>
        <w:r w:rsidDel="00DA4A96">
          <w:rPr>
            <w:sz w:val="20"/>
          </w:rPr>
          <w:delText>paper</w:delText>
        </w:r>
      </w:del>
      <w:r>
        <w:rPr>
          <w:sz w:val="20"/>
        </w:rPr>
        <w:t>.</w:t>
      </w:r>
      <w:r>
        <w:rPr>
          <w:spacing w:val="54"/>
          <w:sz w:val="20"/>
        </w:rPr>
        <w:t xml:space="preserve"> </w:t>
      </w:r>
      <w:r>
        <w:rPr>
          <w:sz w:val="20"/>
        </w:rPr>
        <w:t>Two</w:t>
      </w:r>
      <w:r>
        <w:rPr>
          <w:spacing w:val="14"/>
          <w:sz w:val="20"/>
        </w:rPr>
        <w:t xml:space="preserve"> </w:t>
      </w:r>
      <w:r>
        <w:rPr>
          <w:sz w:val="20"/>
        </w:rPr>
        <w:t>checks</w:t>
      </w:r>
      <w:r>
        <w:rPr>
          <w:spacing w:val="15"/>
          <w:sz w:val="20"/>
        </w:rPr>
        <w:t xml:space="preserve"> </w:t>
      </w:r>
      <w:r>
        <w:rPr>
          <w:sz w:val="20"/>
        </w:rPr>
        <w:t>bound</w:t>
      </w:r>
      <w:r>
        <w:rPr>
          <w:spacing w:val="14"/>
          <w:sz w:val="20"/>
        </w:rPr>
        <w:t xml:space="preserve"> </w:t>
      </w:r>
      <w:r>
        <w:rPr>
          <w:sz w:val="20"/>
        </w:rPr>
        <w:t>how</w:t>
      </w:r>
      <w:r>
        <w:rPr>
          <w:spacing w:val="15"/>
          <w:sz w:val="20"/>
        </w:rPr>
        <w:t xml:space="preserve"> </w:t>
      </w:r>
      <w:r>
        <w:rPr>
          <w:sz w:val="20"/>
        </w:rPr>
        <w:t>far</w:t>
      </w:r>
      <w:r>
        <w:rPr>
          <w:spacing w:val="14"/>
          <w:sz w:val="20"/>
        </w:rPr>
        <w:t xml:space="preserve"> </w:t>
      </w:r>
      <w:r>
        <w:rPr>
          <w:sz w:val="20"/>
        </w:rPr>
        <w:t>the</w:t>
      </w:r>
      <w:r>
        <w:rPr>
          <w:spacing w:val="14"/>
          <w:sz w:val="20"/>
        </w:rPr>
        <w:t xml:space="preserve"> </w:t>
      </w:r>
      <w:r>
        <w:rPr>
          <w:sz w:val="20"/>
        </w:rPr>
        <w:t>numbers</w:t>
      </w:r>
      <w:r>
        <w:rPr>
          <w:spacing w:val="15"/>
          <w:sz w:val="20"/>
        </w:rPr>
        <w:t xml:space="preserve"> </w:t>
      </w:r>
      <w:r>
        <w:rPr>
          <w:sz w:val="20"/>
        </w:rPr>
        <w:t>travel,</w:t>
      </w:r>
      <w:r>
        <w:rPr>
          <w:spacing w:val="17"/>
          <w:sz w:val="20"/>
        </w:rPr>
        <w:t xml:space="preserve"> </w:t>
      </w:r>
      <w:r>
        <w:rPr>
          <w:sz w:val="20"/>
        </w:rPr>
        <w:t>and</w:t>
      </w:r>
      <w:r>
        <w:rPr>
          <w:spacing w:val="15"/>
          <w:sz w:val="20"/>
        </w:rPr>
        <w:t xml:space="preserve"> </w:t>
      </w:r>
      <w:r>
        <w:rPr>
          <w:sz w:val="20"/>
        </w:rPr>
        <w:t>both</w:t>
      </w:r>
      <w:r>
        <w:rPr>
          <w:spacing w:val="14"/>
          <w:sz w:val="20"/>
        </w:rPr>
        <w:t xml:space="preserve"> </w:t>
      </w:r>
      <w:r>
        <w:rPr>
          <w:sz w:val="20"/>
        </w:rPr>
        <w:t>were</w:t>
      </w:r>
      <w:r>
        <w:rPr>
          <w:spacing w:val="15"/>
          <w:sz w:val="20"/>
        </w:rPr>
        <w:t xml:space="preserve"> </w:t>
      </w:r>
      <w:r>
        <w:rPr>
          <w:sz w:val="20"/>
        </w:rPr>
        <w:t>re-run</w:t>
      </w:r>
      <w:r>
        <w:rPr>
          <w:spacing w:val="14"/>
          <w:sz w:val="20"/>
        </w:rPr>
        <w:t xml:space="preserve"> </w:t>
      </w:r>
      <w:r>
        <w:rPr>
          <w:spacing w:val="-5"/>
          <w:sz w:val="20"/>
        </w:rPr>
        <w:t>on</w:t>
      </w:r>
      <w:r>
        <w:rPr>
          <w:rFonts w:ascii="Times New Roman"/>
          <w:sz w:val="20"/>
        </w:rPr>
        <w:tab/>
      </w:r>
      <w:r>
        <w:rPr>
          <w:rFonts w:ascii="Trebuchet MS"/>
          <w:spacing w:val="-5"/>
          <w:sz w:val="10"/>
        </w:rPr>
        <w:t>247</w:t>
      </w:r>
    </w:p>
    <w:p w14:paraId="48069E4E" w14:textId="24688ABD" w:rsidR="00EA1924" w:rsidRDefault="00000000">
      <w:pPr>
        <w:tabs>
          <w:tab w:val="left" w:pos="10859"/>
        </w:tabs>
        <w:spacing w:before="30"/>
        <w:ind w:left="2761"/>
        <w:rPr>
          <w:rFonts w:ascii="Trebuchet MS"/>
          <w:sz w:val="10"/>
        </w:rPr>
      </w:pPr>
      <w:r>
        <w:rPr>
          <w:sz w:val="20"/>
        </w:rPr>
        <w:t>the</w:t>
      </w:r>
      <w:r>
        <w:rPr>
          <w:spacing w:val="23"/>
          <w:sz w:val="20"/>
        </w:rPr>
        <w:t xml:space="preserve"> </w:t>
      </w:r>
      <w:r>
        <w:rPr>
          <w:sz w:val="20"/>
        </w:rPr>
        <w:t>de</w:t>
      </w:r>
      <w:ins w:id="352" w:author="Phil Green" w:date="2026-08-30T14:29:00Z" w16du:dateUtc="2026-08-30T12:29:00Z">
        <w:r w:rsidR="00DA4A96">
          <w:rPr>
            <w:sz w:val="20"/>
          </w:rPr>
          <w:t>-</w:t>
        </w:r>
      </w:ins>
      <w:r>
        <w:rPr>
          <w:sz w:val="20"/>
        </w:rPr>
        <w:t>duplicated</w:t>
      </w:r>
      <w:r>
        <w:rPr>
          <w:spacing w:val="24"/>
          <w:sz w:val="20"/>
        </w:rPr>
        <w:t xml:space="preserve"> </w:t>
      </w:r>
      <w:r>
        <w:rPr>
          <w:sz w:val="20"/>
        </w:rPr>
        <w:t>data</w:t>
      </w:r>
      <w:r>
        <w:rPr>
          <w:spacing w:val="23"/>
          <w:sz w:val="20"/>
        </w:rPr>
        <w:t xml:space="preserve"> </w:t>
      </w:r>
      <w:r>
        <w:rPr>
          <w:sz w:val="20"/>
        </w:rPr>
        <w:t>used</w:t>
      </w:r>
      <w:r>
        <w:rPr>
          <w:spacing w:val="24"/>
          <w:sz w:val="20"/>
        </w:rPr>
        <w:t xml:space="preserve"> </w:t>
      </w:r>
      <w:r>
        <w:rPr>
          <w:sz w:val="20"/>
        </w:rPr>
        <w:t>throughout</w:t>
      </w:r>
      <w:r>
        <w:rPr>
          <w:spacing w:val="24"/>
          <w:sz w:val="20"/>
        </w:rPr>
        <w:t xml:space="preserve"> </w:t>
      </w:r>
      <w:r>
        <w:rPr>
          <w:sz w:val="20"/>
        </w:rPr>
        <w:t>this</w:t>
      </w:r>
      <w:r>
        <w:rPr>
          <w:spacing w:val="23"/>
          <w:sz w:val="20"/>
        </w:rPr>
        <w:t xml:space="preserve"> </w:t>
      </w:r>
      <w:r>
        <w:rPr>
          <w:sz w:val="20"/>
        </w:rPr>
        <w:t>paper.</w:t>
      </w:r>
      <w:r>
        <w:rPr>
          <w:spacing w:val="79"/>
          <w:sz w:val="20"/>
        </w:rPr>
        <w:t xml:space="preserve"> </w:t>
      </w:r>
      <w:r>
        <w:rPr>
          <w:sz w:val="20"/>
        </w:rPr>
        <w:t>Re-running</w:t>
      </w:r>
      <w:r>
        <w:rPr>
          <w:spacing w:val="24"/>
          <w:sz w:val="20"/>
        </w:rPr>
        <w:t xml:space="preserve"> </w:t>
      </w:r>
      <w:r>
        <w:rPr>
          <w:sz w:val="20"/>
        </w:rPr>
        <w:t>the</w:t>
      </w:r>
      <w:r>
        <w:rPr>
          <w:spacing w:val="24"/>
          <w:sz w:val="20"/>
        </w:rPr>
        <w:t xml:space="preserve"> </w:t>
      </w:r>
      <w:r>
        <w:rPr>
          <w:sz w:val="20"/>
        </w:rPr>
        <w:t>16</w:t>
      </w:r>
      <w:r>
        <w:rPr>
          <w:spacing w:val="23"/>
          <w:sz w:val="20"/>
        </w:rPr>
        <w:t xml:space="preserve"> </w:t>
      </w:r>
      <w:r>
        <w:rPr>
          <w:sz w:val="20"/>
        </w:rPr>
        <w:t>models</w:t>
      </w:r>
      <w:r>
        <w:rPr>
          <w:spacing w:val="24"/>
          <w:sz w:val="20"/>
        </w:rPr>
        <w:t xml:space="preserve"> </w:t>
      </w:r>
      <w:r>
        <w:rPr>
          <w:sz w:val="20"/>
        </w:rPr>
        <w:t>then</w:t>
      </w:r>
      <w:r>
        <w:rPr>
          <w:spacing w:val="23"/>
          <w:sz w:val="20"/>
        </w:rPr>
        <w:t xml:space="preserve"> </w:t>
      </w:r>
      <w:r>
        <w:rPr>
          <w:spacing w:val="-5"/>
          <w:sz w:val="20"/>
        </w:rPr>
        <w:t>in</w:t>
      </w:r>
      <w:r>
        <w:rPr>
          <w:rFonts w:ascii="Times New Roman"/>
          <w:sz w:val="20"/>
        </w:rPr>
        <w:tab/>
      </w:r>
      <w:r>
        <w:rPr>
          <w:rFonts w:ascii="Trebuchet MS"/>
          <w:spacing w:val="-5"/>
          <w:sz w:val="10"/>
        </w:rPr>
        <w:t>248</w:t>
      </w:r>
    </w:p>
    <w:p w14:paraId="40F3F1E6" w14:textId="77777777" w:rsidR="00EA1924" w:rsidRDefault="00000000">
      <w:pPr>
        <w:tabs>
          <w:tab w:val="left" w:pos="10859"/>
        </w:tabs>
        <w:spacing w:before="30"/>
        <w:ind w:left="2761"/>
        <w:rPr>
          <w:rFonts w:ascii="Trebuchet MS"/>
          <w:sz w:val="10"/>
        </w:rPr>
      </w:pPr>
      <w:r>
        <w:rPr>
          <w:sz w:val="20"/>
        </w:rPr>
        <w:t>the</w:t>
      </w:r>
      <w:r>
        <w:rPr>
          <w:spacing w:val="31"/>
          <w:sz w:val="20"/>
        </w:rPr>
        <w:t xml:space="preserve"> </w:t>
      </w:r>
      <w:commentRangeStart w:id="353"/>
      <w:r>
        <w:rPr>
          <w:sz w:val="20"/>
        </w:rPr>
        <w:t>registry</w:t>
      </w:r>
      <w:r>
        <w:rPr>
          <w:spacing w:val="31"/>
          <w:sz w:val="20"/>
        </w:rPr>
        <w:t xml:space="preserve"> </w:t>
      </w:r>
      <w:commentRangeEnd w:id="353"/>
      <w:r w:rsidR="00CC08B5">
        <w:rPr>
          <w:rStyle w:val="CommentReference"/>
          <w:sz w:val="20"/>
          <w:szCs w:val="22"/>
        </w:rPr>
        <w:commentReference w:id="353"/>
      </w:r>
      <w:r>
        <w:rPr>
          <w:sz w:val="20"/>
        </w:rPr>
        <w:t>on</w:t>
      </w:r>
      <w:r>
        <w:rPr>
          <w:spacing w:val="31"/>
          <w:sz w:val="20"/>
        </w:rPr>
        <w:t xml:space="preserve"> </w:t>
      </w:r>
      <w:r>
        <w:rPr>
          <w:sz w:val="20"/>
        </w:rPr>
        <w:t>the</w:t>
      </w:r>
      <w:r>
        <w:rPr>
          <w:spacing w:val="32"/>
          <w:sz w:val="20"/>
        </w:rPr>
        <w:t xml:space="preserve"> </w:t>
      </w:r>
      <w:r>
        <w:rPr>
          <w:sz w:val="20"/>
        </w:rPr>
        <w:t>six</w:t>
      </w:r>
      <w:r>
        <w:rPr>
          <w:spacing w:val="31"/>
          <w:sz w:val="20"/>
        </w:rPr>
        <w:t xml:space="preserve"> </w:t>
      </w:r>
      <w:r>
        <w:rPr>
          <w:sz w:val="20"/>
        </w:rPr>
        <w:t>coated</w:t>
      </w:r>
      <w:r>
        <w:rPr>
          <w:spacing w:val="31"/>
          <w:sz w:val="20"/>
        </w:rPr>
        <w:t xml:space="preserve"> </w:t>
      </w:r>
      <w:r>
        <w:rPr>
          <w:sz w:val="20"/>
        </w:rPr>
        <w:t>datasets</w:t>
      </w:r>
      <w:r>
        <w:rPr>
          <w:spacing w:val="32"/>
          <w:sz w:val="20"/>
        </w:rPr>
        <w:t xml:space="preserve"> </w:t>
      </w:r>
      <w:r>
        <w:rPr>
          <w:sz w:val="20"/>
        </w:rPr>
        <w:t>(96</w:t>
      </w:r>
      <w:r>
        <w:rPr>
          <w:spacing w:val="31"/>
          <w:sz w:val="20"/>
        </w:rPr>
        <w:t xml:space="preserve"> </w:t>
      </w:r>
      <w:r>
        <w:rPr>
          <w:sz w:val="20"/>
        </w:rPr>
        <w:t>model/dataset</w:t>
      </w:r>
      <w:r>
        <w:rPr>
          <w:spacing w:val="31"/>
          <w:sz w:val="20"/>
        </w:rPr>
        <w:t xml:space="preserve"> </w:t>
      </w:r>
      <w:r>
        <w:rPr>
          <w:sz w:val="20"/>
        </w:rPr>
        <w:t>cells)</w:t>
      </w:r>
      <w:r>
        <w:rPr>
          <w:spacing w:val="31"/>
          <w:sz w:val="20"/>
        </w:rPr>
        <w:t xml:space="preserve"> </w:t>
      </w:r>
      <w:r>
        <w:rPr>
          <w:sz w:val="20"/>
        </w:rPr>
        <w:t>on</w:t>
      </w:r>
      <w:r>
        <w:rPr>
          <w:spacing w:val="32"/>
          <w:sz w:val="20"/>
        </w:rPr>
        <w:t xml:space="preserve"> </w:t>
      </w:r>
      <w:r>
        <w:rPr>
          <w:sz w:val="20"/>
        </w:rPr>
        <w:t>a</w:t>
      </w:r>
      <w:r>
        <w:rPr>
          <w:spacing w:val="31"/>
          <w:sz w:val="20"/>
        </w:rPr>
        <w:t xml:space="preserve"> </w:t>
      </w:r>
      <w:r>
        <w:rPr>
          <w:sz w:val="20"/>
        </w:rPr>
        <w:t>second</w:t>
      </w:r>
      <w:r>
        <w:rPr>
          <w:spacing w:val="31"/>
          <w:sz w:val="20"/>
        </w:rPr>
        <w:t xml:space="preserve"> </w:t>
      </w:r>
      <w:r>
        <w:rPr>
          <w:spacing w:val="-2"/>
          <w:sz w:val="20"/>
        </w:rPr>
        <w:t>machine</w:t>
      </w:r>
      <w:r>
        <w:rPr>
          <w:rFonts w:ascii="Times New Roman"/>
          <w:sz w:val="20"/>
        </w:rPr>
        <w:tab/>
      </w:r>
      <w:r>
        <w:rPr>
          <w:rFonts w:ascii="Trebuchet MS"/>
          <w:spacing w:val="-5"/>
          <w:sz w:val="10"/>
        </w:rPr>
        <w:t>249</w:t>
      </w:r>
    </w:p>
    <w:p w14:paraId="6993DD0B" w14:textId="77777777" w:rsidR="00EA1924" w:rsidRDefault="00000000">
      <w:pPr>
        <w:tabs>
          <w:tab w:val="left" w:pos="10859"/>
        </w:tabs>
        <w:spacing w:before="30"/>
        <w:ind w:left="2755"/>
        <w:rPr>
          <w:rFonts w:ascii="Trebuchet MS"/>
          <w:sz w:val="10"/>
        </w:rPr>
      </w:pPr>
      <w:r>
        <w:rPr>
          <w:sz w:val="20"/>
        </w:rPr>
        <w:t>(Linux/x86-64,</w:t>
      </w:r>
      <w:r>
        <w:rPr>
          <w:spacing w:val="-9"/>
          <w:sz w:val="20"/>
        </w:rPr>
        <w:t xml:space="preserve"> </w:t>
      </w:r>
      <w:r>
        <w:rPr>
          <w:sz w:val="20"/>
        </w:rPr>
        <w:t>OpenBLAS)</w:t>
      </w:r>
      <w:r>
        <w:rPr>
          <w:spacing w:val="-7"/>
          <w:sz w:val="20"/>
        </w:rPr>
        <w:t xml:space="preserve"> </w:t>
      </w:r>
      <w:r>
        <w:rPr>
          <w:sz w:val="20"/>
        </w:rPr>
        <w:t>under</w:t>
      </w:r>
      <w:r>
        <w:rPr>
          <w:spacing w:val="-9"/>
          <w:sz w:val="20"/>
        </w:rPr>
        <w:t xml:space="preserve"> </w:t>
      </w:r>
      <w:r>
        <w:rPr>
          <w:sz w:val="20"/>
        </w:rPr>
        <w:t>an</w:t>
      </w:r>
      <w:r>
        <w:rPr>
          <w:spacing w:val="-8"/>
          <w:sz w:val="20"/>
        </w:rPr>
        <w:t xml:space="preserve"> </w:t>
      </w:r>
      <w:r>
        <w:rPr>
          <w:sz w:val="20"/>
        </w:rPr>
        <w:t>identical</w:t>
      </w:r>
      <w:r>
        <w:rPr>
          <w:spacing w:val="-9"/>
          <w:sz w:val="20"/>
        </w:rPr>
        <w:t xml:space="preserve"> </w:t>
      </w:r>
      <w:r>
        <w:rPr>
          <w:sz w:val="20"/>
        </w:rPr>
        <w:t>pinned</w:t>
      </w:r>
      <w:r>
        <w:rPr>
          <w:spacing w:val="-8"/>
          <w:sz w:val="20"/>
        </w:rPr>
        <w:t xml:space="preserve"> </w:t>
      </w:r>
      <w:r>
        <w:rPr>
          <w:sz w:val="20"/>
        </w:rPr>
        <w:t>environment,</w:t>
      </w:r>
      <w:r>
        <w:rPr>
          <w:spacing w:val="-8"/>
          <w:sz w:val="20"/>
        </w:rPr>
        <w:t xml:space="preserve"> </w:t>
      </w:r>
      <w:r>
        <w:rPr>
          <w:sz w:val="20"/>
        </w:rPr>
        <w:t>same</w:t>
      </w:r>
      <w:r>
        <w:rPr>
          <w:spacing w:val="-8"/>
          <w:sz w:val="20"/>
        </w:rPr>
        <w:t xml:space="preserve"> </w:t>
      </w:r>
      <w:r>
        <w:rPr>
          <w:sz w:val="20"/>
        </w:rPr>
        <w:t>code,</w:t>
      </w:r>
      <w:r>
        <w:rPr>
          <w:spacing w:val="-8"/>
          <w:sz w:val="20"/>
        </w:rPr>
        <w:t xml:space="preserve"> </w:t>
      </w:r>
      <w:r>
        <w:rPr>
          <w:sz w:val="20"/>
        </w:rPr>
        <w:t>data</w:t>
      </w:r>
      <w:r>
        <w:rPr>
          <w:spacing w:val="-8"/>
          <w:sz w:val="20"/>
        </w:rPr>
        <w:t xml:space="preserve"> </w:t>
      </w:r>
      <w:r>
        <w:rPr>
          <w:spacing w:val="-5"/>
          <w:sz w:val="20"/>
        </w:rPr>
        <w:t>and</w:t>
      </w:r>
      <w:r>
        <w:rPr>
          <w:rFonts w:ascii="Times New Roman"/>
          <w:sz w:val="20"/>
        </w:rPr>
        <w:tab/>
      </w:r>
      <w:r>
        <w:rPr>
          <w:rFonts w:ascii="Trebuchet MS"/>
          <w:spacing w:val="-5"/>
          <w:sz w:val="10"/>
        </w:rPr>
        <w:t>250</w:t>
      </w:r>
    </w:p>
    <w:p w14:paraId="6893DCB0" w14:textId="77777777" w:rsidR="00EA1924" w:rsidRDefault="00000000">
      <w:pPr>
        <w:tabs>
          <w:tab w:val="left" w:pos="10859"/>
        </w:tabs>
        <w:spacing w:before="30"/>
        <w:ind w:left="2761"/>
        <w:rPr>
          <w:rFonts w:ascii="Trebuchet MS"/>
          <w:sz w:val="10"/>
        </w:rPr>
      </w:pPr>
      <w:r>
        <w:rPr>
          <w:sz w:val="20"/>
        </w:rPr>
        <w:t>seeds,</w:t>
      </w:r>
      <w:r>
        <w:rPr>
          <w:spacing w:val="10"/>
          <w:sz w:val="20"/>
        </w:rPr>
        <w:t xml:space="preserve"> </w:t>
      </w:r>
      <w:r>
        <w:rPr>
          <w:sz w:val="20"/>
        </w:rPr>
        <w:t>reproduces</w:t>
      </w:r>
      <w:r>
        <w:rPr>
          <w:spacing w:val="9"/>
          <w:sz w:val="20"/>
        </w:rPr>
        <w:t xml:space="preserve"> </w:t>
      </w:r>
      <w:r>
        <w:rPr>
          <w:sz w:val="20"/>
        </w:rPr>
        <w:t>the</w:t>
      </w:r>
      <w:r>
        <w:rPr>
          <w:spacing w:val="9"/>
          <w:sz w:val="20"/>
        </w:rPr>
        <w:t xml:space="preserve"> </w:t>
      </w:r>
      <w:r>
        <w:rPr>
          <w:sz w:val="20"/>
        </w:rPr>
        <w:t>macOS/arm64</w:t>
      </w:r>
      <w:r>
        <w:rPr>
          <w:spacing w:val="9"/>
          <w:sz w:val="20"/>
        </w:rPr>
        <w:t xml:space="preserve"> </w:t>
      </w:r>
      <w:r>
        <w:rPr>
          <w:sz w:val="20"/>
        </w:rPr>
        <w:t>(Apple</w:t>
      </w:r>
      <w:r>
        <w:rPr>
          <w:spacing w:val="8"/>
          <w:sz w:val="20"/>
        </w:rPr>
        <w:t xml:space="preserve"> </w:t>
      </w:r>
      <w:r>
        <w:rPr>
          <w:sz w:val="20"/>
        </w:rPr>
        <w:t>Accelerate)</w:t>
      </w:r>
      <w:r>
        <w:rPr>
          <w:spacing w:val="9"/>
          <w:sz w:val="20"/>
        </w:rPr>
        <w:t xml:space="preserve"> </w:t>
      </w:r>
      <w:r>
        <w:rPr>
          <w:sz w:val="20"/>
        </w:rPr>
        <w:t>values</w:t>
      </w:r>
      <w:r>
        <w:rPr>
          <w:spacing w:val="9"/>
          <w:sz w:val="20"/>
        </w:rPr>
        <w:t xml:space="preserve"> </w:t>
      </w:r>
      <w:r>
        <w:rPr>
          <w:sz w:val="20"/>
        </w:rPr>
        <w:t>on</w:t>
      </w:r>
      <w:r>
        <w:rPr>
          <w:spacing w:val="8"/>
          <w:sz w:val="20"/>
        </w:rPr>
        <w:t xml:space="preserve"> </w:t>
      </w:r>
      <w:r>
        <w:rPr>
          <w:sz w:val="20"/>
        </w:rPr>
        <w:t>58</w:t>
      </w:r>
      <w:r>
        <w:rPr>
          <w:spacing w:val="9"/>
          <w:sz w:val="20"/>
        </w:rPr>
        <w:t xml:space="preserve"> </w:t>
      </w:r>
      <w:r>
        <w:rPr>
          <w:sz w:val="20"/>
        </w:rPr>
        <w:t>of</w:t>
      </w:r>
      <w:r>
        <w:rPr>
          <w:spacing w:val="9"/>
          <w:sz w:val="20"/>
        </w:rPr>
        <w:t xml:space="preserve"> </w:t>
      </w:r>
      <w:r>
        <w:rPr>
          <w:sz w:val="20"/>
        </w:rPr>
        <w:t>96</w:t>
      </w:r>
      <w:r>
        <w:rPr>
          <w:spacing w:val="9"/>
          <w:sz w:val="20"/>
        </w:rPr>
        <w:t xml:space="preserve"> </w:t>
      </w:r>
      <w:r>
        <w:rPr>
          <w:sz w:val="20"/>
        </w:rPr>
        <w:t>cells</w:t>
      </w:r>
      <w:r>
        <w:rPr>
          <w:spacing w:val="8"/>
          <w:sz w:val="20"/>
        </w:rPr>
        <w:t xml:space="preserve"> </w:t>
      </w:r>
      <w:r>
        <w:rPr>
          <w:spacing w:val="-2"/>
          <w:sz w:val="20"/>
        </w:rPr>
        <w:t>exactly</w:t>
      </w:r>
      <w:r>
        <w:rPr>
          <w:rFonts w:ascii="Times New Roman"/>
          <w:sz w:val="20"/>
        </w:rPr>
        <w:tab/>
      </w:r>
      <w:r>
        <w:rPr>
          <w:rFonts w:ascii="Trebuchet MS"/>
          <w:spacing w:val="-5"/>
          <w:sz w:val="10"/>
        </w:rPr>
        <w:t>251</w:t>
      </w:r>
    </w:p>
    <w:p w14:paraId="0B864925" w14:textId="0A91F8E3" w:rsidR="00EA1924" w:rsidRDefault="00000000">
      <w:pPr>
        <w:tabs>
          <w:tab w:val="left" w:pos="10859"/>
        </w:tabs>
        <w:spacing w:before="30"/>
        <w:ind w:left="2761"/>
        <w:rPr>
          <w:rFonts w:ascii="Trebuchet MS" w:hAnsi="Trebuchet MS"/>
          <w:sz w:val="10"/>
        </w:rPr>
      </w:pPr>
      <w:r>
        <w:rPr>
          <w:sz w:val="20"/>
        </w:rPr>
        <w:t>and</w:t>
      </w:r>
      <w:r>
        <w:rPr>
          <w:spacing w:val="13"/>
          <w:sz w:val="20"/>
        </w:rPr>
        <w:t xml:space="preserve"> </w:t>
      </w:r>
      <w:r>
        <w:rPr>
          <w:sz w:val="20"/>
        </w:rPr>
        <w:t>on</w:t>
      </w:r>
      <w:r>
        <w:rPr>
          <w:spacing w:val="14"/>
          <w:sz w:val="20"/>
        </w:rPr>
        <w:t xml:space="preserve"> </w:t>
      </w:r>
      <w:r>
        <w:rPr>
          <w:sz w:val="20"/>
        </w:rPr>
        <w:t>76</w:t>
      </w:r>
      <w:r>
        <w:rPr>
          <w:spacing w:val="14"/>
          <w:sz w:val="20"/>
        </w:rPr>
        <w:t xml:space="preserve"> </w:t>
      </w:r>
      <w:r>
        <w:rPr>
          <w:sz w:val="20"/>
        </w:rPr>
        <w:t>of</w:t>
      </w:r>
      <w:r>
        <w:rPr>
          <w:spacing w:val="14"/>
          <w:sz w:val="20"/>
        </w:rPr>
        <w:t xml:space="preserve"> </w:t>
      </w:r>
      <w:r>
        <w:rPr>
          <w:sz w:val="20"/>
        </w:rPr>
        <w:t>96</w:t>
      </w:r>
      <w:r>
        <w:rPr>
          <w:spacing w:val="14"/>
          <w:sz w:val="20"/>
        </w:rPr>
        <w:t xml:space="preserve"> </w:t>
      </w:r>
      <w:r>
        <w:rPr>
          <w:sz w:val="20"/>
        </w:rPr>
        <w:t>to</w:t>
      </w:r>
      <w:r>
        <w:rPr>
          <w:spacing w:val="13"/>
          <w:sz w:val="20"/>
        </w:rPr>
        <w:t xml:space="preserve"> </w:t>
      </w:r>
      <w:r>
        <w:rPr>
          <w:sz w:val="20"/>
        </w:rPr>
        <w:t>within</w:t>
      </w:r>
      <w:r>
        <w:rPr>
          <w:spacing w:val="14"/>
          <w:sz w:val="20"/>
        </w:rPr>
        <w:t xml:space="preserve"> </w:t>
      </w:r>
      <w:r>
        <w:rPr>
          <w:sz w:val="20"/>
        </w:rPr>
        <w:t>0.01</w:t>
      </w:r>
      <w:r>
        <w:rPr>
          <w:spacing w:val="17"/>
          <w:sz w:val="20"/>
        </w:rPr>
        <w:t xml:space="preserve"> </w:t>
      </w:r>
      <w:r>
        <w:rPr>
          <w:rFonts w:ascii="Calibri" w:hAnsi="Calibri"/>
          <w:sz w:val="20"/>
        </w:rPr>
        <w:t>∆</w:t>
      </w:r>
      <w:r>
        <w:rPr>
          <w:i/>
          <w:sz w:val="20"/>
        </w:rPr>
        <w:t>E</w:t>
      </w:r>
      <w:r>
        <w:rPr>
          <w:sz w:val="20"/>
          <w:vertAlign w:val="subscript"/>
        </w:rPr>
        <w:t>00</w:t>
      </w:r>
      <w:r>
        <w:rPr>
          <w:sz w:val="20"/>
        </w:rPr>
        <w:t>,</w:t>
      </w:r>
      <w:r>
        <w:rPr>
          <w:spacing w:val="16"/>
          <w:sz w:val="20"/>
        </w:rPr>
        <w:t xml:space="preserve"> </w:t>
      </w:r>
      <w:r>
        <w:rPr>
          <w:sz w:val="20"/>
        </w:rPr>
        <w:t>with</w:t>
      </w:r>
      <w:r>
        <w:rPr>
          <w:spacing w:val="14"/>
          <w:sz w:val="20"/>
        </w:rPr>
        <w:t xml:space="preserve"> </w:t>
      </w:r>
      <w:r>
        <w:rPr>
          <w:sz w:val="20"/>
        </w:rPr>
        <w:t>a</w:t>
      </w:r>
      <w:r>
        <w:rPr>
          <w:spacing w:val="14"/>
          <w:sz w:val="20"/>
        </w:rPr>
        <w:t xml:space="preserve"> </w:t>
      </w:r>
      <w:r>
        <w:rPr>
          <w:sz w:val="20"/>
        </w:rPr>
        <w:t>worst</w:t>
      </w:r>
      <w:r>
        <w:rPr>
          <w:spacing w:val="14"/>
          <w:sz w:val="20"/>
        </w:rPr>
        <w:t xml:space="preserve"> </w:t>
      </w:r>
      <w:r>
        <w:rPr>
          <w:sz w:val="20"/>
        </w:rPr>
        <w:t>case</w:t>
      </w:r>
      <w:r>
        <w:rPr>
          <w:spacing w:val="14"/>
          <w:sz w:val="20"/>
        </w:rPr>
        <w:t xml:space="preserve"> </w:t>
      </w:r>
      <w:r>
        <w:rPr>
          <w:sz w:val="20"/>
        </w:rPr>
        <w:t>of</w:t>
      </w:r>
      <w:r>
        <w:rPr>
          <w:spacing w:val="13"/>
          <w:sz w:val="20"/>
        </w:rPr>
        <w:t xml:space="preserve"> </w:t>
      </w:r>
      <w:r>
        <w:rPr>
          <w:sz w:val="20"/>
        </w:rPr>
        <w:t>0.108;</w:t>
      </w:r>
      <w:r>
        <w:rPr>
          <w:spacing w:val="20"/>
          <w:sz w:val="20"/>
        </w:rPr>
        <w:t xml:space="preserve"> </w:t>
      </w:r>
      <w:del w:id="354" w:author="Phil Green" w:date="2026-08-30T14:30:00Z" w16du:dateUtc="2026-08-30T12:30:00Z">
        <w:r w:rsidDel="00DA4A96">
          <w:rPr>
            <w:sz w:val="20"/>
          </w:rPr>
          <w:delText>every</w:delText>
        </w:r>
        <w:r w:rsidDel="00DA4A96">
          <w:rPr>
            <w:spacing w:val="14"/>
            <w:sz w:val="20"/>
          </w:rPr>
          <w:delText xml:space="preserve"> </w:delText>
        </w:r>
        <w:r w:rsidDel="00DA4A96">
          <w:rPr>
            <w:sz w:val="20"/>
          </w:rPr>
          <w:delText>one</w:delText>
        </w:r>
      </w:del>
      <w:ins w:id="355" w:author="Phil Green" w:date="2026-08-30T14:30:00Z" w16du:dateUtc="2026-08-30T12:30:00Z">
        <w:r w:rsidR="00DA4A96">
          <w:rPr>
            <w:sz w:val="20"/>
          </w:rPr>
          <w:t>each</w:t>
        </w:r>
      </w:ins>
      <w:r>
        <w:rPr>
          <w:spacing w:val="13"/>
          <w:sz w:val="20"/>
        </w:rPr>
        <w:t xml:space="preserve"> </w:t>
      </w:r>
      <w:r>
        <w:rPr>
          <w:sz w:val="20"/>
        </w:rPr>
        <w:t>of</w:t>
      </w:r>
      <w:r>
        <w:rPr>
          <w:spacing w:val="14"/>
          <w:sz w:val="20"/>
        </w:rPr>
        <w:t xml:space="preserve"> </w:t>
      </w:r>
      <w:r>
        <w:rPr>
          <w:sz w:val="20"/>
        </w:rPr>
        <w:t>the</w:t>
      </w:r>
      <w:r>
        <w:rPr>
          <w:spacing w:val="14"/>
          <w:sz w:val="20"/>
        </w:rPr>
        <w:t xml:space="preserve"> </w:t>
      </w:r>
      <w:r>
        <w:rPr>
          <w:spacing w:val="-2"/>
          <w:sz w:val="20"/>
        </w:rPr>
        <w:t>largest</w:t>
      </w:r>
      <w:r>
        <w:rPr>
          <w:rFonts w:ascii="Times New Roman" w:hAnsi="Times New Roman"/>
          <w:sz w:val="20"/>
        </w:rPr>
        <w:tab/>
      </w:r>
      <w:r>
        <w:rPr>
          <w:rFonts w:ascii="Trebuchet MS" w:hAnsi="Trebuchet MS"/>
          <w:spacing w:val="-5"/>
          <w:sz w:val="10"/>
        </w:rPr>
        <w:t>252</w:t>
      </w:r>
    </w:p>
    <w:p w14:paraId="39B0D7EC" w14:textId="77777777" w:rsidR="00EA1924" w:rsidRDefault="00000000">
      <w:pPr>
        <w:tabs>
          <w:tab w:val="left" w:pos="10859"/>
        </w:tabs>
        <w:spacing w:before="30"/>
        <w:ind w:left="2761"/>
        <w:rPr>
          <w:rFonts w:ascii="Trebuchet MS"/>
          <w:sz w:val="10"/>
        </w:rPr>
      </w:pPr>
      <w:r>
        <w:rPr>
          <w:sz w:val="20"/>
        </w:rPr>
        <w:t>divergences</w:t>
      </w:r>
      <w:r>
        <w:rPr>
          <w:spacing w:val="-1"/>
          <w:sz w:val="20"/>
        </w:rPr>
        <w:t xml:space="preserve"> </w:t>
      </w:r>
      <w:r>
        <w:rPr>
          <w:sz w:val="20"/>
        </w:rPr>
        <w:t>is an</w:t>
      </w:r>
      <w:r>
        <w:rPr>
          <w:spacing w:val="-1"/>
          <w:sz w:val="20"/>
        </w:rPr>
        <w:t xml:space="preserve"> </w:t>
      </w:r>
      <w:r>
        <w:rPr>
          <w:sz w:val="20"/>
        </w:rPr>
        <w:t>iteratively optimized</w:t>
      </w:r>
      <w:r>
        <w:rPr>
          <w:spacing w:val="-1"/>
          <w:sz w:val="20"/>
        </w:rPr>
        <w:t xml:space="preserve"> </w:t>
      </w:r>
      <w:r>
        <w:rPr>
          <w:sz w:val="20"/>
        </w:rPr>
        <w:t>neural net, while</w:t>
      </w:r>
      <w:r>
        <w:rPr>
          <w:spacing w:val="-1"/>
          <w:sz w:val="20"/>
        </w:rPr>
        <w:t xml:space="preserve"> </w:t>
      </w:r>
      <w:r>
        <w:rPr>
          <w:sz w:val="20"/>
        </w:rPr>
        <w:t>the closed-form,</w:t>
      </w:r>
      <w:r>
        <w:rPr>
          <w:spacing w:val="-1"/>
          <w:sz w:val="20"/>
        </w:rPr>
        <w:t xml:space="preserve"> </w:t>
      </w:r>
      <w:r>
        <w:rPr>
          <w:sz w:val="20"/>
        </w:rPr>
        <w:t xml:space="preserve">kernel and </w:t>
      </w:r>
      <w:r>
        <w:rPr>
          <w:spacing w:val="-4"/>
          <w:sz w:val="20"/>
        </w:rPr>
        <w:t>tree</w:t>
      </w:r>
      <w:r>
        <w:rPr>
          <w:rFonts w:ascii="Times New Roman"/>
          <w:sz w:val="20"/>
        </w:rPr>
        <w:tab/>
      </w:r>
      <w:r>
        <w:rPr>
          <w:rFonts w:ascii="Trebuchet MS"/>
          <w:spacing w:val="-5"/>
          <w:sz w:val="10"/>
        </w:rPr>
        <w:t>253</w:t>
      </w:r>
    </w:p>
    <w:p w14:paraId="50585D83" w14:textId="51F20021" w:rsidR="00EA1924" w:rsidRDefault="00000000">
      <w:pPr>
        <w:tabs>
          <w:tab w:val="left" w:pos="10859"/>
        </w:tabs>
        <w:spacing w:before="30"/>
        <w:ind w:left="2761"/>
        <w:rPr>
          <w:rFonts w:ascii="Trebuchet MS"/>
          <w:sz w:val="10"/>
        </w:rPr>
      </w:pPr>
      <w:r>
        <w:rPr>
          <w:sz w:val="20"/>
        </w:rPr>
        <w:t>methods</w:t>
      </w:r>
      <w:r>
        <w:rPr>
          <w:spacing w:val="23"/>
          <w:sz w:val="20"/>
        </w:rPr>
        <w:t xml:space="preserve"> </w:t>
      </w:r>
      <w:ins w:id="356" w:author="Phil Green" w:date="2026-08-30T14:30:00Z" w16du:dateUtc="2026-08-30T12:30:00Z">
        <w:r w:rsidR="00DA4A96">
          <w:rPr>
            <w:spacing w:val="23"/>
            <w:sz w:val="20"/>
          </w:rPr>
          <w:t xml:space="preserve">all </w:t>
        </w:r>
      </w:ins>
      <w:r>
        <w:rPr>
          <w:sz w:val="20"/>
        </w:rPr>
        <w:t>agree</w:t>
      </w:r>
      <w:r>
        <w:rPr>
          <w:spacing w:val="23"/>
          <w:sz w:val="20"/>
        </w:rPr>
        <w:t xml:space="preserve"> </w:t>
      </w:r>
      <w:r>
        <w:rPr>
          <w:sz w:val="20"/>
        </w:rPr>
        <w:t>exactly</w:t>
      </w:r>
      <w:r>
        <w:rPr>
          <w:spacing w:val="24"/>
          <w:sz w:val="20"/>
        </w:rPr>
        <w:t xml:space="preserve"> </w:t>
      </w:r>
      <w:r>
        <w:rPr>
          <w:sz w:val="20"/>
        </w:rPr>
        <w:t>or</w:t>
      </w:r>
      <w:r>
        <w:rPr>
          <w:spacing w:val="23"/>
          <w:sz w:val="20"/>
        </w:rPr>
        <w:t xml:space="preserve"> </w:t>
      </w:r>
      <w:r>
        <w:rPr>
          <w:sz w:val="20"/>
        </w:rPr>
        <w:t>to</w:t>
      </w:r>
      <w:r>
        <w:rPr>
          <w:spacing w:val="24"/>
          <w:sz w:val="20"/>
        </w:rPr>
        <w:t xml:space="preserve"> </w:t>
      </w:r>
      <w:r>
        <w:rPr>
          <w:sz w:val="20"/>
        </w:rPr>
        <w:t>within</w:t>
      </w:r>
      <w:r>
        <w:rPr>
          <w:spacing w:val="24"/>
          <w:sz w:val="20"/>
        </w:rPr>
        <w:t xml:space="preserve"> </w:t>
      </w:r>
      <w:r>
        <w:rPr>
          <w:sz w:val="20"/>
        </w:rPr>
        <w:t>0.01.</w:t>
      </w:r>
      <w:r>
        <w:rPr>
          <w:spacing w:val="79"/>
          <w:sz w:val="20"/>
        </w:rPr>
        <w:t xml:space="preserve"> </w:t>
      </w:r>
      <w:r>
        <w:rPr>
          <w:sz w:val="20"/>
        </w:rPr>
        <w:t>Pinned</w:t>
      </w:r>
      <w:r>
        <w:rPr>
          <w:spacing w:val="23"/>
          <w:sz w:val="20"/>
        </w:rPr>
        <w:t xml:space="preserve"> </w:t>
      </w:r>
      <w:r>
        <w:rPr>
          <w:sz w:val="20"/>
        </w:rPr>
        <w:t>dependencies</w:t>
      </w:r>
      <w:r>
        <w:rPr>
          <w:spacing w:val="24"/>
          <w:sz w:val="20"/>
        </w:rPr>
        <w:t xml:space="preserve"> </w:t>
      </w:r>
      <w:r>
        <w:rPr>
          <w:sz w:val="20"/>
        </w:rPr>
        <w:t>alone</w:t>
      </w:r>
      <w:r>
        <w:rPr>
          <w:spacing w:val="24"/>
          <w:sz w:val="20"/>
        </w:rPr>
        <w:t xml:space="preserve"> </w:t>
      </w:r>
      <w:r>
        <w:rPr>
          <w:sz w:val="20"/>
        </w:rPr>
        <w:t>therefore</w:t>
      </w:r>
      <w:r>
        <w:rPr>
          <w:spacing w:val="23"/>
          <w:sz w:val="20"/>
        </w:rPr>
        <w:t xml:space="preserve"> </w:t>
      </w:r>
      <w:r>
        <w:rPr>
          <w:sz w:val="20"/>
        </w:rPr>
        <w:t>do</w:t>
      </w:r>
      <w:r>
        <w:rPr>
          <w:spacing w:val="23"/>
          <w:sz w:val="20"/>
        </w:rPr>
        <w:t xml:space="preserve"> </w:t>
      </w:r>
      <w:r>
        <w:rPr>
          <w:spacing w:val="-5"/>
          <w:sz w:val="20"/>
        </w:rPr>
        <w:t>not</w:t>
      </w:r>
      <w:r>
        <w:rPr>
          <w:rFonts w:ascii="Times New Roman"/>
          <w:sz w:val="20"/>
        </w:rPr>
        <w:tab/>
      </w:r>
      <w:r>
        <w:rPr>
          <w:rFonts w:ascii="Trebuchet MS"/>
          <w:spacing w:val="-5"/>
          <w:sz w:val="10"/>
        </w:rPr>
        <w:t>254</w:t>
      </w:r>
    </w:p>
    <w:p w14:paraId="69085031" w14:textId="77777777" w:rsidR="00EA1924" w:rsidRDefault="00000000">
      <w:pPr>
        <w:tabs>
          <w:tab w:val="left" w:pos="10859"/>
        </w:tabs>
        <w:spacing w:before="30"/>
        <w:ind w:left="2761"/>
        <w:rPr>
          <w:rFonts w:ascii="Trebuchet MS"/>
          <w:sz w:val="10"/>
        </w:rPr>
      </w:pPr>
      <w:r>
        <w:rPr>
          <w:spacing w:val="-2"/>
          <w:sz w:val="20"/>
        </w:rPr>
        <w:t>give</w:t>
      </w:r>
      <w:r>
        <w:rPr>
          <w:spacing w:val="3"/>
          <w:sz w:val="20"/>
        </w:rPr>
        <w:t xml:space="preserve"> </w:t>
      </w:r>
      <w:r>
        <w:rPr>
          <w:spacing w:val="-2"/>
          <w:sz w:val="20"/>
        </w:rPr>
        <w:t>cross-platform</w:t>
      </w:r>
      <w:r>
        <w:rPr>
          <w:spacing w:val="3"/>
          <w:sz w:val="20"/>
        </w:rPr>
        <w:t xml:space="preserve"> </w:t>
      </w:r>
      <w:r>
        <w:rPr>
          <w:spacing w:val="-2"/>
          <w:sz w:val="20"/>
        </w:rPr>
        <w:t>bit-reproducibility,</w:t>
      </w:r>
      <w:r>
        <w:rPr>
          <w:spacing w:val="3"/>
          <w:sz w:val="20"/>
        </w:rPr>
        <w:t xml:space="preserve"> </w:t>
      </w:r>
      <w:r>
        <w:rPr>
          <w:spacing w:val="-2"/>
          <w:sz w:val="20"/>
        </w:rPr>
        <w:t>and</w:t>
      </w:r>
      <w:r>
        <w:rPr>
          <w:spacing w:val="3"/>
          <w:sz w:val="20"/>
        </w:rPr>
        <w:t xml:space="preserve"> </w:t>
      </w:r>
      <w:r>
        <w:rPr>
          <w:spacing w:val="-2"/>
          <w:sz w:val="20"/>
        </w:rPr>
        <w:t>the</w:t>
      </w:r>
      <w:r>
        <w:rPr>
          <w:spacing w:val="4"/>
          <w:sz w:val="20"/>
        </w:rPr>
        <w:t xml:space="preserve"> </w:t>
      </w:r>
      <w:r>
        <w:rPr>
          <w:spacing w:val="-2"/>
          <w:sz w:val="20"/>
        </w:rPr>
        <w:t>reported</w:t>
      </w:r>
      <w:r>
        <w:rPr>
          <w:spacing w:val="3"/>
          <w:sz w:val="20"/>
        </w:rPr>
        <w:t xml:space="preserve"> </w:t>
      </w:r>
      <w:r>
        <w:rPr>
          <w:spacing w:val="-2"/>
          <w:sz w:val="20"/>
        </w:rPr>
        <w:t>values</w:t>
      </w:r>
      <w:r>
        <w:rPr>
          <w:spacing w:val="3"/>
          <w:sz w:val="20"/>
        </w:rPr>
        <w:t xml:space="preserve"> </w:t>
      </w:r>
      <w:r>
        <w:rPr>
          <w:spacing w:val="-2"/>
          <w:sz w:val="20"/>
        </w:rPr>
        <w:t>are</w:t>
      </w:r>
      <w:r>
        <w:rPr>
          <w:spacing w:val="3"/>
          <w:sz w:val="20"/>
        </w:rPr>
        <w:t xml:space="preserve"> </w:t>
      </w:r>
      <w:r>
        <w:rPr>
          <w:spacing w:val="-2"/>
          <w:sz w:val="20"/>
        </w:rPr>
        <w:t>additionally</w:t>
      </w:r>
      <w:r>
        <w:rPr>
          <w:spacing w:val="3"/>
          <w:sz w:val="20"/>
        </w:rPr>
        <w:t xml:space="preserve"> </w:t>
      </w:r>
      <w:r>
        <w:rPr>
          <w:spacing w:val="-2"/>
          <w:sz w:val="20"/>
        </w:rPr>
        <w:t>pinned</w:t>
      </w:r>
      <w:r>
        <w:rPr>
          <w:spacing w:val="4"/>
          <w:sz w:val="20"/>
        </w:rPr>
        <w:t xml:space="preserve"> </w:t>
      </w:r>
      <w:r>
        <w:rPr>
          <w:spacing w:val="-5"/>
          <w:sz w:val="20"/>
        </w:rPr>
        <w:t>to</w:t>
      </w:r>
      <w:r>
        <w:rPr>
          <w:rFonts w:ascii="Times New Roman"/>
          <w:sz w:val="20"/>
        </w:rPr>
        <w:tab/>
      </w:r>
      <w:r>
        <w:rPr>
          <w:rFonts w:ascii="Trebuchet MS"/>
          <w:spacing w:val="-5"/>
          <w:sz w:val="10"/>
        </w:rPr>
        <w:t>255</w:t>
      </w:r>
    </w:p>
    <w:p w14:paraId="7EF94D53" w14:textId="77777777" w:rsidR="00EA1924" w:rsidRDefault="00000000">
      <w:pPr>
        <w:tabs>
          <w:tab w:val="left" w:pos="10859"/>
        </w:tabs>
        <w:spacing w:before="30"/>
        <w:ind w:left="2761"/>
        <w:rPr>
          <w:rFonts w:ascii="Trebuchet MS"/>
          <w:sz w:val="10"/>
        </w:rPr>
      </w:pPr>
      <w:r>
        <w:rPr>
          <w:sz w:val="20"/>
        </w:rPr>
        <w:t>one</w:t>
      </w:r>
      <w:r>
        <w:rPr>
          <w:spacing w:val="-1"/>
          <w:sz w:val="20"/>
        </w:rPr>
        <w:t xml:space="preserve"> </w:t>
      </w:r>
      <w:r>
        <w:rPr>
          <w:sz w:val="20"/>
        </w:rPr>
        <w:t>platform</w:t>
      </w:r>
      <w:r>
        <w:rPr>
          <w:spacing w:val="-1"/>
          <w:sz w:val="20"/>
        </w:rPr>
        <w:t xml:space="preserve"> </w:t>
      </w:r>
      <w:r>
        <w:rPr>
          <w:sz w:val="20"/>
        </w:rPr>
        <w:t>(macOS/arm64).</w:t>
      </w:r>
      <w:r>
        <w:rPr>
          <w:spacing w:val="12"/>
          <w:sz w:val="20"/>
        </w:rPr>
        <w:t xml:space="preserve"> </w:t>
      </w:r>
      <w:r>
        <w:rPr>
          <w:sz w:val="20"/>
        </w:rPr>
        <w:t>The</w:t>
      </w:r>
      <w:r>
        <w:rPr>
          <w:spacing w:val="-1"/>
          <w:sz w:val="20"/>
        </w:rPr>
        <w:t xml:space="preserve"> </w:t>
      </w:r>
      <w:r>
        <w:rPr>
          <w:sz w:val="20"/>
        </w:rPr>
        <w:t>Gaussian process</w:t>
      </w:r>
      <w:r>
        <w:rPr>
          <w:spacing w:val="-1"/>
          <w:sz w:val="20"/>
        </w:rPr>
        <w:t xml:space="preserve"> </w:t>
      </w:r>
      <w:r>
        <w:rPr>
          <w:sz w:val="20"/>
        </w:rPr>
        <w:t>is</w:t>
      </w:r>
      <w:r>
        <w:rPr>
          <w:spacing w:val="-1"/>
          <w:sz w:val="20"/>
        </w:rPr>
        <w:t xml:space="preserve"> </w:t>
      </w:r>
      <w:r>
        <w:rPr>
          <w:sz w:val="20"/>
        </w:rPr>
        <w:t>the</w:t>
      </w:r>
      <w:r>
        <w:rPr>
          <w:spacing w:val="-1"/>
          <w:sz w:val="20"/>
        </w:rPr>
        <w:t xml:space="preserve"> </w:t>
      </w:r>
      <w:r>
        <w:rPr>
          <w:sz w:val="20"/>
        </w:rPr>
        <w:t>least</w:t>
      </w:r>
      <w:r>
        <w:rPr>
          <w:spacing w:val="-1"/>
          <w:sz w:val="20"/>
        </w:rPr>
        <w:t xml:space="preserve"> </w:t>
      </w:r>
      <w:r>
        <w:rPr>
          <w:sz w:val="20"/>
        </w:rPr>
        <w:t>platform-sensitive</w:t>
      </w:r>
      <w:r>
        <w:rPr>
          <w:spacing w:val="-1"/>
          <w:sz w:val="20"/>
        </w:rPr>
        <w:t xml:space="preserve"> </w:t>
      </w:r>
      <w:r>
        <w:rPr>
          <w:sz w:val="20"/>
        </w:rPr>
        <w:t>of</w:t>
      </w:r>
      <w:r>
        <w:rPr>
          <w:spacing w:val="-1"/>
          <w:sz w:val="20"/>
        </w:rPr>
        <w:t xml:space="preserve"> </w:t>
      </w:r>
      <w:r>
        <w:rPr>
          <w:spacing w:val="-5"/>
          <w:sz w:val="20"/>
        </w:rPr>
        <w:t>the</w:t>
      </w:r>
      <w:r>
        <w:rPr>
          <w:rFonts w:ascii="Times New Roman"/>
          <w:sz w:val="20"/>
        </w:rPr>
        <w:tab/>
      </w:r>
      <w:r>
        <w:rPr>
          <w:rFonts w:ascii="Trebuchet MS"/>
          <w:spacing w:val="-5"/>
          <w:sz w:val="10"/>
        </w:rPr>
        <w:t>256</w:t>
      </w:r>
    </w:p>
    <w:p w14:paraId="3D186E13" w14:textId="3B8D4799" w:rsidR="00EA1924" w:rsidRDefault="00000000">
      <w:pPr>
        <w:tabs>
          <w:tab w:val="left" w:pos="10859"/>
        </w:tabs>
        <w:spacing w:before="30"/>
        <w:ind w:left="2761"/>
        <w:rPr>
          <w:rFonts w:ascii="Trebuchet MS"/>
          <w:sz w:val="10"/>
        </w:rPr>
      </w:pPr>
      <w:r>
        <w:rPr>
          <w:sz w:val="20"/>
        </w:rPr>
        <w:t>family:</w:t>
      </w:r>
      <w:r>
        <w:rPr>
          <w:spacing w:val="-4"/>
          <w:sz w:val="20"/>
        </w:rPr>
        <w:t xml:space="preserve"> </w:t>
      </w:r>
      <w:r>
        <w:rPr>
          <w:sz w:val="20"/>
        </w:rPr>
        <w:t>its</w:t>
      </w:r>
      <w:r>
        <w:rPr>
          <w:spacing w:val="-12"/>
          <w:sz w:val="20"/>
        </w:rPr>
        <w:t xml:space="preserve"> </w:t>
      </w:r>
      <w:r>
        <w:rPr>
          <w:sz w:val="20"/>
        </w:rPr>
        <w:t>final</w:t>
      </w:r>
      <w:r>
        <w:rPr>
          <w:spacing w:val="-13"/>
          <w:sz w:val="20"/>
        </w:rPr>
        <w:t xml:space="preserve"> </w:t>
      </w:r>
      <w:r>
        <w:rPr>
          <w:sz w:val="20"/>
        </w:rPr>
        <w:t>configuration</w:t>
      </w:r>
      <w:r>
        <w:rPr>
          <w:spacing w:val="-12"/>
          <w:sz w:val="20"/>
        </w:rPr>
        <w:t xml:space="preserve"> </w:t>
      </w:r>
      <w:r>
        <w:rPr>
          <w:sz w:val="20"/>
        </w:rPr>
        <w:t>reproduces</w:t>
      </w:r>
      <w:r>
        <w:rPr>
          <w:spacing w:val="-13"/>
          <w:sz w:val="20"/>
        </w:rPr>
        <w:t xml:space="preserve"> </w:t>
      </w:r>
      <w:r>
        <w:rPr>
          <w:sz w:val="20"/>
        </w:rPr>
        <w:t>exactly</w:t>
      </w:r>
      <w:r>
        <w:rPr>
          <w:spacing w:val="-12"/>
          <w:sz w:val="20"/>
        </w:rPr>
        <w:t xml:space="preserve"> </w:t>
      </w:r>
      <w:r>
        <w:rPr>
          <w:sz w:val="20"/>
        </w:rPr>
        <w:t>on</w:t>
      </w:r>
      <w:r>
        <w:rPr>
          <w:spacing w:val="-13"/>
          <w:sz w:val="20"/>
        </w:rPr>
        <w:t xml:space="preserve"> </w:t>
      </w:r>
      <w:r>
        <w:rPr>
          <w:sz w:val="20"/>
        </w:rPr>
        <w:t>seven</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nine</w:t>
      </w:r>
      <w:r>
        <w:rPr>
          <w:spacing w:val="-13"/>
          <w:sz w:val="20"/>
        </w:rPr>
        <w:t xml:space="preserve"> </w:t>
      </w:r>
      <w:r>
        <w:rPr>
          <w:sz w:val="20"/>
        </w:rPr>
        <w:t>non-</w:t>
      </w:r>
      <w:del w:id="357" w:author="Phil Green" w:date="2026-08-30T14:30:00Z" w16du:dateUtc="2026-08-30T12:30:00Z">
        <w:r w:rsidDel="008E2D4A">
          <w:rPr>
            <w:sz w:val="20"/>
          </w:rPr>
          <w:delText>IFRA</w:delText>
        </w:r>
        <w:r w:rsidDel="008E2D4A">
          <w:rPr>
            <w:spacing w:val="-12"/>
            <w:sz w:val="20"/>
          </w:rPr>
          <w:delText xml:space="preserve"> </w:delText>
        </w:r>
      </w:del>
      <w:ins w:id="358" w:author="Phil Green" w:date="2026-08-30T14:30:00Z" w16du:dateUtc="2026-08-30T12:30:00Z">
        <w:r w:rsidR="008E2D4A">
          <w:rPr>
            <w:sz w:val="20"/>
          </w:rPr>
          <w:t>newsprint</w:t>
        </w:r>
        <w:r w:rsidR="008E2D4A">
          <w:rPr>
            <w:spacing w:val="-12"/>
            <w:sz w:val="20"/>
          </w:rPr>
          <w:t xml:space="preserve"> </w:t>
        </w:r>
      </w:ins>
      <w:del w:id="359" w:author="Phil Green" w:date="2026-08-30T14:30:00Z" w16du:dateUtc="2026-08-30T12:30:00Z">
        <w:r w:rsidDel="008E2D4A">
          <w:rPr>
            <w:sz w:val="20"/>
          </w:rPr>
          <w:delText>specs</w:delText>
        </w:r>
        <w:r w:rsidDel="008E2D4A">
          <w:rPr>
            <w:spacing w:val="-13"/>
            <w:sz w:val="20"/>
          </w:rPr>
          <w:delText xml:space="preserve"> </w:delText>
        </w:r>
      </w:del>
      <w:ins w:id="360" w:author="Phil Green" w:date="2026-08-30T14:30:00Z" w16du:dateUtc="2026-08-30T12:30:00Z">
        <w:r w:rsidR="008E2D4A">
          <w:rPr>
            <w:sz w:val="20"/>
          </w:rPr>
          <w:t>datasets</w:t>
        </w:r>
        <w:r w:rsidR="008E2D4A">
          <w:rPr>
            <w:spacing w:val="-13"/>
            <w:sz w:val="20"/>
          </w:rPr>
          <w:t xml:space="preserve"> </w:t>
        </w:r>
      </w:ins>
      <w:r>
        <w:rPr>
          <w:spacing w:val="-5"/>
          <w:sz w:val="20"/>
        </w:rPr>
        <w:t>and</w:t>
      </w:r>
      <w:r>
        <w:rPr>
          <w:rFonts w:ascii="Times New Roman"/>
          <w:sz w:val="20"/>
        </w:rPr>
        <w:tab/>
      </w:r>
      <w:r>
        <w:rPr>
          <w:rFonts w:ascii="Trebuchet MS"/>
          <w:spacing w:val="-5"/>
          <w:sz w:val="10"/>
        </w:rPr>
        <w:t>257</w:t>
      </w:r>
    </w:p>
    <w:p w14:paraId="6D43B1BB" w14:textId="780F92B6" w:rsidR="00EA1924" w:rsidRDefault="00000000">
      <w:pPr>
        <w:tabs>
          <w:tab w:val="left" w:pos="10859"/>
        </w:tabs>
        <w:spacing w:before="30"/>
        <w:ind w:left="2761"/>
        <w:rPr>
          <w:rFonts w:ascii="Trebuchet MS"/>
          <w:sz w:val="10"/>
        </w:rPr>
      </w:pPr>
      <w:r>
        <w:rPr>
          <w:sz w:val="20"/>
        </w:rPr>
        <w:t>to</w:t>
      </w:r>
      <w:r>
        <w:rPr>
          <w:spacing w:val="-11"/>
          <w:sz w:val="20"/>
        </w:rPr>
        <w:t xml:space="preserve"> </w:t>
      </w:r>
      <w:r>
        <w:rPr>
          <w:sz w:val="20"/>
        </w:rPr>
        <w:t>within</w:t>
      </w:r>
      <w:r>
        <w:rPr>
          <w:spacing w:val="-11"/>
          <w:sz w:val="20"/>
        </w:rPr>
        <w:t xml:space="preserve"> </w:t>
      </w:r>
      <w:r>
        <w:rPr>
          <w:sz w:val="20"/>
        </w:rPr>
        <w:t>0.016</w:t>
      </w:r>
      <w:r>
        <w:rPr>
          <w:spacing w:val="-11"/>
          <w:sz w:val="20"/>
        </w:rPr>
        <w:t xml:space="preserve"> </w:t>
      </w:r>
      <w:r>
        <w:rPr>
          <w:sz w:val="20"/>
        </w:rPr>
        <w:t>on</w:t>
      </w:r>
      <w:r>
        <w:rPr>
          <w:spacing w:val="-10"/>
          <w:sz w:val="20"/>
        </w:rPr>
        <w:t xml:space="preserve"> </w:t>
      </w:r>
      <w:r>
        <w:rPr>
          <w:sz w:val="20"/>
        </w:rPr>
        <w:t>the</w:t>
      </w:r>
      <w:r>
        <w:rPr>
          <w:spacing w:val="-11"/>
          <w:sz w:val="20"/>
        </w:rPr>
        <w:t xml:space="preserve"> </w:t>
      </w:r>
      <w:r>
        <w:rPr>
          <w:sz w:val="20"/>
        </w:rPr>
        <w:t>other</w:t>
      </w:r>
      <w:r>
        <w:rPr>
          <w:spacing w:val="-11"/>
          <w:sz w:val="20"/>
        </w:rPr>
        <w:t xml:space="preserve"> </w:t>
      </w:r>
      <w:r>
        <w:rPr>
          <w:sz w:val="20"/>
        </w:rPr>
        <w:t>two,</w:t>
      </w:r>
      <w:r>
        <w:rPr>
          <w:spacing w:val="-10"/>
          <w:sz w:val="20"/>
        </w:rPr>
        <w:t xml:space="preserve"> </w:t>
      </w:r>
      <w:r>
        <w:rPr>
          <w:sz w:val="20"/>
        </w:rPr>
        <w:t>and</w:t>
      </w:r>
      <w:r>
        <w:rPr>
          <w:spacing w:val="-11"/>
          <w:sz w:val="20"/>
        </w:rPr>
        <w:t xml:space="preserve"> </w:t>
      </w:r>
      <w:r>
        <w:rPr>
          <w:sz w:val="20"/>
        </w:rPr>
        <w:t>all</w:t>
      </w:r>
      <w:r>
        <w:rPr>
          <w:spacing w:val="-11"/>
          <w:sz w:val="20"/>
        </w:rPr>
        <w:t xml:space="preserve"> </w:t>
      </w:r>
      <w:r>
        <w:rPr>
          <w:sz w:val="20"/>
        </w:rPr>
        <w:t>182</w:t>
      </w:r>
      <w:r>
        <w:rPr>
          <w:spacing w:val="-10"/>
          <w:sz w:val="20"/>
        </w:rPr>
        <w:t xml:space="preserve"> </w:t>
      </w:r>
      <w:del w:id="361" w:author="Phil Green" w:date="2026-08-30T14:31:00Z" w16du:dateUtc="2026-08-30T12:31:00Z">
        <w:r w:rsidDel="008E2D4A">
          <w:rPr>
            <w:sz w:val="20"/>
          </w:rPr>
          <w:delText>IFRA</w:delText>
        </w:r>
        <w:r w:rsidDel="008E2D4A">
          <w:rPr>
            <w:spacing w:val="-11"/>
            <w:sz w:val="20"/>
          </w:rPr>
          <w:delText xml:space="preserve"> </w:delText>
        </w:r>
      </w:del>
      <w:ins w:id="362" w:author="Phil Green" w:date="2026-08-30T14:31:00Z" w16du:dateUtc="2026-08-30T12:31:00Z">
        <w:r w:rsidR="008E2D4A">
          <w:rPr>
            <w:sz w:val="20"/>
          </w:rPr>
          <w:t>newsprint</w:t>
        </w:r>
        <w:r w:rsidR="008E2D4A">
          <w:rPr>
            <w:spacing w:val="-11"/>
            <w:sz w:val="20"/>
          </w:rPr>
          <w:t xml:space="preserve"> </w:t>
        </w:r>
      </w:ins>
      <w:r>
        <w:rPr>
          <w:sz w:val="20"/>
        </w:rPr>
        <w:t>Gaussian</w:t>
      </w:r>
      <w:r>
        <w:rPr>
          <w:spacing w:val="-11"/>
          <w:sz w:val="20"/>
        </w:rPr>
        <w:t xml:space="preserve"> </w:t>
      </w:r>
      <w:r>
        <w:rPr>
          <w:sz w:val="20"/>
        </w:rPr>
        <w:t>process</w:t>
      </w:r>
      <w:r>
        <w:rPr>
          <w:spacing w:val="-11"/>
          <w:sz w:val="20"/>
        </w:rPr>
        <w:t xml:space="preserve"> </w:t>
      </w:r>
      <w:r>
        <w:rPr>
          <w:sz w:val="20"/>
        </w:rPr>
        <w:t>results</w:t>
      </w:r>
      <w:r>
        <w:rPr>
          <w:spacing w:val="-10"/>
          <w:sz w:val="20"/>
        </w:rPr>
        <w:t xml:space="preserve"> </w:t>
      </w:r>
      <w:r>
        <w:rPr>
          <w:sz w:val="20"/>
        </w:rPr>
        <w:t>(13</w:t>
      </w:r>
      <w:r>
        <w:rPr>
          <w:spacing w:val="-11"/>
          <w:sz w:val="20"/>
        </w:rPr>
        <w:t xml:space="preserve"> </w:t>
      </w:r>
      <w:r>
        <w:rPr>
          <w:sz w:val="20"/>
        </w:rPr>
        <w:t>within-</w:t>
      </w:r>
      <w:r>
        <w:rPr>
          <w:spacing w:val="-4"/>
          <w:sz w:val="20"/>
        </w:rPr>
        <w:t>run,</w:t>
      </w:r>
      <w:r>
        <w:rPr>
          <w:rFonts w:ascii="Times New Roman"/>
          <w:sz w:val="20"/>
        </w:rPr>
        <w:tab/>
      </w:r>
      <w:r>
        <w:rPr>
          <w:rFonts w:ascii="Trebuchet MS"/>
          <w:spacing w:val="-5"/>
          <w:sz w:val="10"/>
        </w:rPr>
        <w:t>258</w:t>
      </w:r>
    </w:p>
    <w:p w14:paraId="5906432D" w14:textId="77777777" w:rsidR="00EA1924" w:rsidRDefault="00000000">
      <w:pPr>
        <w:tabs>
          <w:tab w:val="left" w:pos="10859"/>
        </w:tabs>
        <w:spacing w:before="30"/>
        <w:ind w:left="2751"/>
        <w:rPr>
          <w:rFonts w:ascii="Trebuchet MS"/>
          <w:sz w:val="10"/>
        </w:rPr>
      </w:pPr>
      <w:r>
        <w:rPr>
          <w:sz w:val="20"/>
        </w:rPr>
        <w:t>156</w:t>
      </w:r>
      <w:r>
        <w:rPr>
          <w:spacing w:val="-6"/>
          <w:sz w:val="20"/>
        </w:rPr>
        <w:t xml:space="preserve"> </w:t>
      </w:r>
      <w:r>
        <w:rPr>
          <w:sz w:val="20"/>
        </w:rPr>
        <w:t>cross-run,</w:t>
      </w:r>
      <w:r>
        <w:rPr>
          <w:spacing w:val="-4"/>
          <w:sz w:val="20"/>
        </w:rPr>
        <w:t xml:space="preserve"> </w:t>
      </w:r>
      <w:r>
        <w:rPr>
          <w:sz w:val="20"/>
        </w:rPr>
        <w:t>13</w:t>
      </w:r>
      <w:r>
        <w:rPr>
          <w:spacing w:val="-4"/>
          <w:sz w:val="20"/>
        </w:rPr>
        <w:t xml:space="preserve"> </w:t>
      </w:r>
      <w:r>
        <w:rPr>
          <w:sz w:val="20"/>
        </w:rPr>
        <w:t>leave-one-out)</w:t>
      </w:r>
      <w:r>
        <w:rPr>
          <w:spacing w:val="-3"/>
          <w:sz w:val="20"/>
        </w:rPr>
        <w:t xml:space="preserve"> </w:t>
      </w:r>
      <w:r>
        <w:rPr>
          <w:sz w:val="20"/>
        </w:rPr>
        <w:t>are</w:t>
      </w:r>
      <w:r>
        <w:rPr>
          <w:spacing w:val="-4"/>
          <w:sz w:val="20"/>
        </w:rPr>
        <w:t xml:space="preserve"> </w:t>
      </w:r>
      <w:r>
        <w:rPr>
          <w:sz w:val="20"/>
        </w:rPr>
        <w:t>bit-exact</w:t>
      </w:r>
      <w:r>
        <w:rPr>
          <w:spacing w:val="-4"/>
          <w:sz w:val="20"/>
        </w:rPr>
        <w:t xml:space="preserve"> </w:t>
      </w:r>
      <w:r>
        <w:rPr>
          <w:sz w:val="20"/>
        </w:rPr>
        <w:t>across</w:t>
      </w:r>
      <w:r>
        <w:rPr>
          <w:spacing w:val="-3"/>
          <w:sz w:val="20"/>
        </w:rPr>
        <w:t xml:space="preserve"> </w:t>
      </w:r>
      <w:r>
        <w:rPr>
          <w:sz w:val="20"/>
        </w:rPr>
        <w:t>the</w:t>
      </w:r>
      <w:r>
        <w:rPr>
          <w:spacing w:val="-4"/>
          <w:sz w:val="20"/>
        </w:rPr>
        <w:t xml:space="preserve"> </w:t>
      </w:r>
      <w:r>
        <w:rPr>
          <w:sz w:val="20"/>
        </w:rPr>
        <w:t>two</w:t>
      </w:r>
      <w:r>
        <w:rPr>
          <w:spacing w:val="-4"/>
          <w:sz w:val="20"/>
        </w:rPr>
        <w:t xml:space="preserve"> </w:t>
      </w:r>
      <w:r>
        <w:rPr>
          <w:sz w:val="20"/>
        </w:rPr>
        <w:t>platforms.</w:t>
      </w:r>
      <w:r>
        <w:rPr>
          <w:spacing w:val="8"/>
          <w:sz w:val="20"/>
        </w:rPr>
        <w:t xml:space="preserve"> </w:t>
      </w:r>
      <w:r>
        <w:rPr>
          <w:sz w:val="20"/>
        </w:rPr>
        <w:t>Varying</w:t>
      </w:r>
      <w:r>
        <w:rPr>
          <w:spacing w:val="-4"/>
          <w:sz w:val="20"/>
        </w:rPr>
        <w:t xml:space="preserve"> </w:t>
      </w:r>
      <w:r>
        <w:rPr>
          <w:sz w:val="20"/>
        </w:rPr>
        <w:t>the</w:t>
      </w:r>
      <w:r>
        <w:rPr>
          <w:spacing w:val="-3"/>
          <w:sz w:val="20"/>
        </w:rPr>
        <w:t xml:space="preserve"> </w:t>
      </w:r>
      <w:r>
        <w:rPr>
          <w:spacing w:val="-2"/>
          <w:sz w:val="20"/>
        </w:rPr>
        <w:t>cross-</w:t>
      </w:r>
      <w:r>
        <w:rPr>
          <w:sz w:val="20"/>
        </w:rPr>
        <w:tab/>
      </w:r>
      <w:r>
        <w:rPr>
          <w:rFonts w:ascii="Trebuchet MS"/>
          <w:spacing w:val="-5"/>
          <w:sz w:val="10"/>
        </w:rPr>
        <w:t>259</w:t>
      </w:r>
    </w:p>
    <w:p w14:paraId="604BF315" w14:textId="77777777" w:rsidR="00EA1924" w:rsidRDefault="00000000">
      <w:pPr>
        <w:tabs>
          <w:tab w:val="left" w:pos="10859"/>
        </w:tabs>
        <w:spacing w:before="30"/>
        <w:ind w:left="2756"/>
        <w:rPr>
          <w:rFonts w:ascii="Trebuchet MS" w:hAnsi="Trebuchet MS"/>
          <w:sz w:val="10"/>
        </w:rPr>
      </w:pPr>
      <w:r>
        <w:rPr>
          <w:sz w:val="20"/>
        </w:rPr>
        <w:t>validation</w:t>
      </w:r>
      <w:r>
        <w:rPr>
          <w:spacing w:val="6"/>
          <w:sz w:val="20"/>
        </w:rPr>
        <w:t xml:space="preserve"> </w:t>
      </w:r>
      <w:r>
        <w:rPr>
          <w:sz w:val="20"/>
        </w:rPr>
        <w:t>shuffle</w:t>
      </w:r>
      <w:r>
        <w:rPr>
          <w:spacing w:val="7"/>
          <w:sz w:val="20"/>
        </w:rPr>
        <w:t xml:space="preserve"> </w:t>
      </w:r>
      <w:r>
        <w:rPr>
          <w:sz w:val="20"/>
        </w:rPr>
        <w:t>seed</w:t>
      </w:r>
      <w:r>
        <w:rPr>
          <w:spacing w:val="7"/>
          <w:sz w:val="20"/>
        </w:rPr>
        <w:t xml:space="preserve"> </w:t>
      </w:r>
      <w:r>
        <w:rPr>
          <w:sz w:val="20"/>
        </w:rPr>
        <w:t>over</w:t>
      </w:r>
      <w:r>
        <w:rPr>
          <w:spacing w:val="7"/>
          <w:sz w:val="20"/>
        </w:rPr>
        <w:t xml:space="preserve"> </w:t>
      </w:r>
      <w:r>
        <w:rPr>
          <w:sz w:val="20"/>
        </w:rPr>
        <w:t>0/1/2/3/42</w:t>
      </w:r>
      <w:r>
        <w:rPr>
          <w:spacing w:val="7"/>
          <w:sz w:val="20"/>
        </w:rPr>
        <w:t xml:space="preserve"> </w:t>
      </w:r>
      <w:r>
        <w:rPr>
          <w:sz w:val="20"/>
        </w:rPr>
        <w:t>on</w:t>
      </w:r>
      <w:r>
        <w:rPr>
          <w:spacing w:val="6"/>
          <w:sz w:val="20"/>
        </w:rPr>
        <w:t xml:space="preserve"> </w:t>
      </w:r>
      <w:r>
        <w:rPr>
          <w:sz w:val="20"/>
        </w:rPr>
        <w:t>the</w:t>
      </w:r>
      <w:r>
        <w:rPr>
          <w:spacing w:val="7"/>
          <w:sz w:val="20"/>
        </w:rPr>
        <w:t xml:space="preserve"> </w:t>
      </w:r>
      <w:r>
        <w:rPr>
          <w:sz w:val="20"/>
        </w:rPr>
        <w:t>six</w:t>
      </w:r>
      <w:r>
        <w:rPr>
          <w:spacing w:val="7"/>
          <w:sz w:val="20"/>
        </w:rPr>
        <w:t xml:space="preserve"> </w:t>
      </w:r>
      <w:r>
        <w:rPr>
          <w:sz w:val="20"/>
        </w:rPr>
        <w:t>coated</w:t>
      </w:r>
      <w:r>
        <w:rPr>
          <w:spacing w:val="7"/>
          <w:sz w:val="20"/>
        </w:rPr>
        <w:t xml:space="preserve"> </w:t>
      </w:r>
      <w:r>
        <w:rPr>
          <w:sz w:val="20"/>
        </w:rPr>
        <w:t>datasets</w:t>
      </w:r>
      <w:r>
        <w:rPr>
          <w:spacing w:val="7"/>
          <w:sz w:val="20"/>
        </w:rPr>
        <w:t xml:space="preserve"> </w:t>
      </w:r>
      <w:r>
        <w:rPr>
          <w:sz w:val="20"/>
        </w:rPr>
        <w:t>moves</w:t>
      </w:r>
      <w:r>
        <w:rPr>
          <w:spacing w:val="7"/>
          <w:sz w:val="20"/>
        </w:rPr>
        <w:t xml:space="preserve"> </w:t>
      </w:r>
      <w:r>
        <w:rPr>
          <w:sz w:val="20"/>
        </w:rPr>
        <w:t>each</w:t>
      </w:r>
      <w:r>
        <w:rPr>
          <w:spacing w:val="6"/>
          <w:sz w:val="20"/>
        </w:rPr>
        <w:t xml:space="preserve"> </w:t>
      </w:r>
      <w:r>
        <w:rPr>
          <w:spacing w:val="-2"/>
          <w:sz w:val="20"/>
        </w:rPr>
        <w:t>model’s</w:t>
      </w:r>
      <w:r>
        <w:rPr>
          <w:rFonts w:ascii="Times New Roman" w:hAnsi="Times New Roman"/>
          <w:sz w:val="20"/>
        </w:rPr>
        <w:tab/>
      </w:r>
      <w:r>
        <w:rPr>
          <w:rFonts w:ascii="Trebuchet MS" w:hAnsi="Trebuchet MS"/>
          <w:spacing w:val="-5"/>
          <w:sz w:val="10"/>
        </w:rPr>
        <w:t>260</w:t>
      </w:r>
    </w:p>
    <w:p w14:paraId="5CB94F62" w14:textId="77777777" w:rsidR="00EA1924" w:rsidRDefault="00000000">
      <w:pPr>
        <w:tabs>
          <w:tab w:val="left" w:pos="10859"/>
        </w:tabs>
        <w:spacing w:before="31"/>
        <w:ind w:left="2761"/>
        <w:rPr>
          <w:rFonts w:ascii="Trebuchet MS"/>
          <w:sz w:val="10"/>
        </w:rPr>
      </w:pPr>
      <w:r>
        <w:rPr>
          <w:sz w:val="20"/>
        </w:rPr>
        <w:t>median</w:t>
      </w:r>
      <w:r>
        <w:rPr>
          <w:spacing w:val="5"/>
          <w:sz w:val="20"/>
        </w:rPr>
        <w:t xml:space="preserve"> </w:t>
      </w:r>
      <w:r>
        <w:rPr>
          <w:sz w:val="20"/>
        </w:rPr>
        <w:t>by</w:t>
      </w:r>
      <w:r>
        <w:rPr>
          <w:spacing w:val="5"/>
          <w:sz w:val="20"/>
        </w:rPr>
        <w:t xml:space="preserve"> </w:t>
      </w:r>
      <w:r>
        <w:rPr>
          <w:sz w:val="20"/>
        </w:rPr>
        <w:t>a</w:t>
      </w:r>
      <w:r>
        <w:rPr>
          <w:spacing w:val="5"/>
          <w:sz w:val="20"/>
        </w:rPr>
        <w:t xml:space="preserve"> </w:t>
      </w:r>
      <w:r>
        <w:rPr>
          <w:sz w:val="20"/>
        </w:rPr>
        <w:t>standard</w:t>
      </w:r>
      <w:r>
        <w:rPr>
          <w:spacing w:val="5"/>
          <w:sz w:val="20"/>
        </w:rPr>
        <w:t xml:space="preserve"> </w:t>
      </w:r>
      <w:r>
        <w:rPr>
          <w:sz w:val="20"/>
        </w:rPr>
        <w:t>deviation</w:t>
      </w:r>
      <w:r>
        <w:rPr>
          <w:spacing w:val="6"/>
          <w:sz w:val="20"/>
        </w:rPr>
        <w:t xml:space="preserve"> </w:t>
      </w:r>
      <w:r>
        <w:rPr>
          <w:sz w:val="20"/>
        </w:rPr>
        <w:t>of</w:t>
      </w:r>
      <w:r>
        <w:rPr>
          <w:spacing w:val="5"/>
          <w:sz w:val="20"/>
        </w:rPr>
        <w:t xml:space="preserve"> </w:t>
      </w:r>
      <w:r>
        <w:rPr>
          <w:sz w:val="20"/>
        </w:rPr>
        <w:t>at</w:t>
      </w:r>
      <w:r>
        <w:rPr>
          <w:spacing w:val="5"/>
          <w:sz w:val="20"/>
        </w:rPr>
        <w:t xml:space="preserve"> </w:t>
      </w:r>
      <w:r>
        <w:rPr>
          <w:sz w:val="20"/>
        </w:rPr>
        <w:t>most</w:t>
      </w:r>
      <w:r>
        <w:rPr>
          <w:spacing w:val="5"/>
          <w:sz w:val="20"/>
        </w:rPr>
        <w:t xml:space="preserve"> </w:t>
      </w:r>
      <w:r>
        <w:rPr>
          <w:sz w:val="20"/>
        </w:rPr>
        <w:t>0.001</w:t>
      </w:r>
      <w:r>
        <w:rPr>
          <w:spacing w:val="5"/>
          <w:sz w:val="20"/>
        </w:rPr>
        <w:t xml:space="preserve"> </w:t>
      </w:r>
      <w:r>
        <w:rPr>
          <w:sz w:val="20"/>
        </w:rPr>
        <w:t>(Gaussian</w:t>
      </w:r>
      <w:r>
        <w:rPr>
          <w:spacing w:val="6"/>
          <w:sz w:val="20"/>
        </w:rPr>
        <w:t xml:space="preserve"> </w:t>
      </w:r>
      <w:r>
        <w:rPr>
          <w:sz w:val="20"/>
        </w:rPr>
        <w:t>process),</w:t>
      </w:r>
      <w:r>
        <w:rPr>
          <w:spacing w:val="5"/>
          <w:sz w:val="20"/>
        </w:rPr>
        <w:t xml:space="preserve"> </w:t>
      </w:r>
      <w:r>
        <w:rPr>
          <w:sz w:val="20"/>
        </w:rPr>
        <w:t>0.009</w:t>
      </w:r>
      <w:r>
        <w:rPr>
          <w:spacing w:val="5"/>
          <w:sz w:val="20"/>
        </w:rPr>
        <w:t xml:space="preserve"> </w:t>
      </w:r>
      <w:r>
        <w:rPr>
          <w:spacing w:val="-2"/>
          <w:sz w:val="20"/>
        </w:rPr>
        <w:t>(polynomial),</w:t>
      </w:r>
      <w:r>
        <w:rPr>
          <w:rFonts w:ascii="Times New Roman"/>
          <w:sz w:val="20"/>
        </w:rPr>
        <w:tab/>
      </w:r>
      <w:r>
        <w:rPr>
          <w:rFonts w:ascii="Trebuchet MS"/>
          <w:spacing w:val="-5"/>
          <w:sz w:val="10"/>
        </w:rPr>
        <w:t>261</w:t>
      </w:r>
    </w:p>
    <w:p w14:paraId="4C274BE0" w14:textId="77777777" w:rsidR="00EA1924" w:rsidRDefault="00000000">
      <w:pPr>
        <w:tabs>
          <w:tab w:val="left" w:pos="10859"/>
        </w:tabs>
        <w:spacing w:before="30"/>
        <w:ind w:left="2761"/>
        <w:rPr>
          <w:rFonts w:ascii="Trebuchet MS"/>
          <w:sz w:val="10"/>
        </w:rPr>
      </w:pPr>
      <w:r>
        <w:rPr>
          <w:sz w:val="20"/>
        </w:rPr>
        <w:t>0.023 (SVM), 0.044 (</w:t>
      </w:r>
      <w:r>
        <w:rPr>
          <w:i/>
          <w:sz w:val="20"/>
        </w:rPr>
        <w:t>k</w:t>
      </w:r>
      <w:r>
        <w:rPr>
          <w:sz w:val="20"/>
        </w:rPr>
        <w:t>-NN)</w:t>
      </w:r>
      <w:r>
        <w:rPr>
          <w:spacing w:val="1"/>
          <w:sz w:val="20"/>
        </w:rPr>
        <w:t xml:space="preserve"> </w:t>
      </w:r>
      <w:r>
        <w:rPr>
          <w:sz w:val="20"/>
        </w:rPr>
        <w:t>and 0.091 (deep</w:t>
      </w:r>
      <w:r>
        <w:rPr>
          <w:spacing w:val="1"/>
          <w:sz w:val="20"/>
        </w:rPr>
        <w:t xml:space="preserve"> </w:t>
      </w:r>
      <w:r>
        <w:rPr>
          <w:sz w:val="20"/>
        </w:rPr>
        <w:t>MLP), so fold assignment</w:t>
      </w:r>
      <w:r>
        <w:rPr>
          <w:spacing w:val="1"/>
          <w:sz w:val="20"/>
        </w:rPr>
        <w:t xml:space="preserve"> </w:t>
      </w:r>
      <w:r>
        <w:rPr>
          <w:sz w:val="20"/>
        </w:rPr>
        <w:t>is not a</w:t>
      </w:r>
      <w:r>
        <w:rPr>
          <w:spacing w:val="1"/>
          <w:sz w:val="20"/>
        </w:rPr>
        <w:t xml:space="preserve"> </w:t>
      </w:r>
      <w:r>
        <w:rPr>
          <w:spacing w:val="-2"/>
          <w:sz w:val="20"/>
        </w:rPr>
        <w:t>meaningful</w:t>
      </w:r>
      <w:r>
        <w:rPr>
          <w:rFonts w:ascii="Times New Roman"/>
          <w:sz w:val="20"/>
        </w:rPr>
        <w:tab/>
      </w:r>
      <w:r>
        <w:rPr>
          <w:rFonts w:ascii="Trebuchet MS"/>
          <w:spacing w:val="-5"/>
          <w:sz w:val="10"/>
        </w:rPr>
        <w:t>262</w:t>
      </w:r>
    </w:p>
    <w:p w14:paraId="1A96B216" w14:textId="499A7F97" w:rsidR="00EA1924" w:rsidDel="008E2D4A" w:rsidRDefault="00000000" w:rsidP="008E2D4A">
      <w:pPr>
        <w:tabs>
          <w:tab w:val="left" w:pos="10859"/>
        </w:tabs>
        <w:spacing w:before="30"/>
        <w:ind w:left="2761"/>
        <w:rPr>
          <w:del w:id="363" w:author="Phil Green" w:date="2026-08-30T14:31:00Z" w16du:dateUtc="2026-08-30T12:31:00Z"/>
          <w:rFonts w:ascii="Trebuchet MS" w:hAnsi="Trebuchet MS"/>
          <w:sz w:val="10"/>
        </w:rPr>
      </w:pPr>
      <w:r>
        <w:rPr>
          <w:sz w:val="20"/>
        </w:rPr>
        <w:t>source</w:t>
      </w:r>
      <w:r>
        <w:rPr>
          <w:spacing w:val="-8"/>
          <w:sz w:val="20"/>
        </w:rPr>
        <w:t xml:space="preserve"> </w:t>
      </w:r>
      <w:r>
        <w:rPr>
          <w:sz w:val="20"/>
        </w:rPr>
        <w:t>of</w:t>
      </w:r>
      <w:r>
        <w:rPr>
          <w:spacing w:val="-7"/>
          <w:sz w:val="20"/>
        </w:rPr>
        <w:t xml:space="preserve"> </w:t>
      </w:r>
      <w:r>
        <w:rPr>
          <w:sz w:val="20"/>
        </w:rPr>
        <w:t>variance</w:t>
      </w:r>
      <w:r>
        <w:rPr>
          <w:spacing w:val="-7"/>
          <w:sz w:val="20"/>
        </w:rPr>
        <w:t xml:space="preserve"> </w:t>
      </w:r>
      <w:r>
        <w:rPr>
          <w:sz w:val="20"/>
        </w:rPr>
        <w:t>at</w:t>
      </w:r>
      <w:r>
        <w:rPr>
          <w:spacing w:val="-8"/>
          <w:sz w:val="20"/>
        </w:rPr>
        <w:t xml:space="preserve"> </w:t>
      </w:r>
      <w:r>
        <w:rPr>
          <w:sz w:val="20"/>
        </w:rPr>
        <w:t>the</w:t>
      </w:r>
      <w:r>
        <w:rPr>
          <w:spacing w:val="-7"/>
          <w:sz w:val="20"/>
        </w:rPr>
        <w:t xml:space="preserve"> </w:t>
      </w:r>
      <w:r>
        <w:rPr>
          <w:sz w:val="20"/>
        </w:rPr>
        <w:t>precision</w:t>
      </w:r>
      <w:r>
        <w:rPr>
          <w:spacing w:val="-8"/>
          <w:sz w:val="20"/>
        </w:rPr>
        <w:t xml:space="preserve"> </w:t>
      </w:r>
      <w:r>
        <w:rPr>
          <w:sz w:val="20"/>
        </w:rPr>
        <w:t>reported</w:t>
      </w:r>
      <w:r>
        <w:rPr>
          <w:spacing w:val="-6"/>
          <w:sz w:val="20"/>
        </w:rPr>
        <w:t xml:space="preserve"> </w:t>
      </w:r>
      <w:r>
        <w:rPr>
          <w:sz w:val="20"/>
        </w:rPr>
        <w:t>here,</w:t>
      </w:r>
      <w:r>
        <w:rPr>
          <w:spacing w:val="-7"/>
          <w:sz w:val="20"/>
        </w:rPr>
        <w:t xml:space="preserve"> </w:t>
      </w:r>
      <w:r>
        <w:rPr>
          <w:sz w:val="20"/>
        </w:rPr>
        <w:t>the</w:t>
      </w:r>
      <w:r>
        <w:rPr>
          <w:spacing w:val="-8"/>
          <w:sz w:val="20"/>
        </w:rPr>
        <w:t xml:space="preserve"> </w:t>
      </w:r>
      <w:r>
        <w:rPr>
          <w:sz w:val="20"/>
        </w:rPr>
        <w:t>MLPs</w:t>
      </w:r>
      <w:r>
        <w:rPr>
          <w:spacing w:val="-7"/>
          <w:sz w:val="20"/>
        </w:rPr>
        <w:t xml:space="preserve"> </w:t>
      </w:r>
      <w:r>
        <w:rPr>
          <w:sz w:val="20"/>
        </w:rPr>
        <w:t>excepted.</w:t>
      </w:r>
      <w:r>
        <w:rPr>
          <w:spacing w:val="4"/>
          <w:sz w:val="20"/>
        </w:rPr>
        <w:t xml:space="preserve"> </w:t>
      </w:r>
      <w:del w:id="364" w:author="Phil Green" w:date="2026-08-30T14:31:00Z" w16du:dateUtc="2026-08-30T12:31:00Z">
        <w:r w:rsidDel="008E2D4A">
          <w:rPr>
            <w:sz w:val="20"/>
          </w:rPr>
          <w:delText>Every</w:delText>
        </w:r>
        <w:r w:rsidDel="008E2D4A">
          <w:rPr>
            <w:spacing w:val="-7"/>
            <w:sz w:val="20"/>
          </w:rPr>
          <w:delText xml:space="preserve"> </w:delText>
        </w:r>
        <w:r w:rsidDel="008E2D4A">
          <w:rPr>
            <w:sz w:val="20"/>
          </w:rPr>
          <w:delText>model’s</w:delText>
        </w:r>
        <w:r w:rsidDel="008E2D4A">
          <w:rPr>
            <w:spacing w:val="-8"/>
            <w:sz w:val="20"/>
          </w:rPr>
          <w:delText xml:space="preserve"> </w:delText>
        </w:r>
        <w:r w:rsidDel="008E2D4A">
          <w:rPr>
            <w:spacing w:val="-4"/>
            <w:sz w:val="20"/>
          </w:rPr>
          <w:delText>seed</w:delText>
        </w:r>
        <w:r w:rsidDel="008E2D4A">
          <w:rPr>
            <w:rFonts w:ascii="Times New Roman" w:hAnsi="Times New Roman"/>
            <w:sz w:val="20"/>
          </w:rPr>
          <w:tab/>
        </w:r>
        <w:r w:rsidDel="008E2D4A">
          <w:rPr>
            <w:rFonts w:ascii="Trebuchet MS" w:hAnsi="Trebuchet MS"/>
            <w:spacing w:val="-5"/>
            <w:sz w:val="10"/>
          </w:rPr>
          <w:delText>263</w:delText>
        </w:r>
      </w:del>
    </w:p>
    <w:p w14:paraId="223AA413" w14:textId="47751EAB" w:rsidR="00EA1924" w:rsidDel="008E2D4A" w:rsidRDefault="00000000" w:rsidP="008E2D4A">
      <w:pPr>
        <w:tabs>
          <w:tab w:val="left" w:pos="10859"/>
        </w:tabs>
        <w:spacing w:before="30"/>
        <w:ind w:left="2761"/>
        <w:rPr>
          <w:del w:id="365" w:author="Phil Green" w:date="2026-08-30T14:31:00Z" w16du:dateUtc="2026-08-30T12:31:00Z"/>
          <w:rFonts w:ascii="Trebuchet MS" w:hAnsi="Trebuchet MS"/>
          <w:sz w:val="10"/>
        </w:rPr>
      </w:pPr>
      <w:del w:id="366" w:author="Phil Green" w:date="2026-08-30T14:31:00Z" w16du:dateUtc="2026-08-30T12:31:00Z">
        <w:r w:rsidDel="008E2D4A">
          <w:rPr>
            <w:sz w:val="20"/>
          </w:rPr>
          <w:delText>sensitivity</w:delText>
        </w:r>
        <w:r w:rsidDel="008E2D4A">
          <w:rPr>
            <w:spacing w:val="-12"/>
            <w:sz w:val="20"/>
          </w:rPr>
          <w:delText xml:space="preserve"> </w:delText>
        </w:r>
        <w:r w:rsidDel="008E2D4A">
          <w:rPr>
            <w:sz w:val="20"/>
          </w:rPr>
          <w:delText>is</w:delText>
        </w:r>
        <w:r w:rsidDel="008E2D4A">
          <w:rPr>
            <w:spacing w:val="-12"/>
            <w:sz w:val="20"/>
          </w:rPr>
          <w:delText xml:space="preserve"> </w:delText>
        </w:r>
        <w:r w:rsidDel="008E2D4A">
          <w:rPr>
            <w:sz w:val="20"/>
          </w:rPr>
          <w:delText>slightly</w:delText>
        </w:r>
        <w:r w:rsidDel="008E2D4A">
          <w:rPr>
            <w:spacing w:val="-12"/>
            <w:sz w:val="20"/>
          </w:rPr>
          <w:delText xml:space="preserve"> </w:delText>
        </w:r>
        <w:r w:rsidDel="008E2D4A">
          <w:rPr>
            <w:sz w:val="20"/>
          </w:rPr>
          <w:delText>lower</w:delText>
        </w:r>
        <w:r w:rsidDel="008E2D4A">
          <w:rPr>
            <w:spacing w:val="-12"/>
            <w:sz w:val="20"/>
          </w:rPr>
          <w:delText xml:space="preserve"> </w:delText>
        </w:r>
        <w:r w:rsidDel="008E2D4A">
          <w:rPr>
            <w:sz w:val="20"/>
          </w:rPr>
          <w:delText>after</w:delText>
        </w:r>
        <w:r w:rsidDel="008E2D4A">
          <w:rPr>
            <w:spacing w:val="-12"/>
            <w:sz w:val="20"/>
          </w:rPr>
          <w:delText xml:space="preserve"> </w:delText>
        </w:r>
        <w:r w:rsidDel="008E2D4A">
          <w:rPr>
            <w:sz w:val="20"/>
          </w:rPr>
          <w:delText>deduplication</w:delText>
        </w:r>
        <w:r w:rsidDel="008E2D4A">
          <w:rPr>
            <w:spacing w:val="-12"/>
            <w:sz w:val="20"/>
          </w:rPr>
          <w:delText xml:space="preserve"> </w:delText>
        </w:r>
        <w:r w:rsidDel="008E2D4A">
          <w:rPr>
            <w:sz w:val="20"/>
          </w:rPr>
          <w:delText>than</w:delText>
        </w:r>
        <w:r w:rsidDel="008E2D4A">
          <w:rPr>
            <w:spacing w:val="-12"/>
            <w:sz w:val="20"/>
          </w:rPr>
          <w:delText xml:space="preserve"> </w:delText>
        </w:r>
        <w:r w:rsidDel="008E2D4A">
          <w:rPr>
            <w:sz w:val="20"/>
          </w:rPr>
          <w:delText>before</w:delText>
        </w:r>
        <w:r w:rsidDel="008E2D4A">
          <w:rPr>
            <w:spacing w:val="-12"/>
            <w:sz w:val="20"/>
          </w:rPr>
          <w:delText xml:space="preserve"> </w:delText>
        </w:r>
        <w:r w:rsidDel="008E2D4A">
          <w:rPr>
            <w:sz w:val="20"/>
          </w:rPr>
          <w:delText>it,</w:delText>
        </w:r>
        <w:r w:rsidDel="008E2D4A">
          <w:rPr>
            <w:spacing w:val="-12"/>
            <w:sz w:val="20"/>
          </w:rPr>
          <w:delText xml:space="preserve"> </w:delText>
        </w:r>
        <w:r w:rsidDel="008E2D4A">
          <w:rPr>
            <w:sz w:val="20"/>
          </w:rPr>
          <w:delText>consistent</w:delText>
        </w:r>
        <w:r w:rsidDel="008E2D4A">
          <w:rPr>
            <w:spacing w:val="-12"/>
            <w:sz w:val="20"/>
          </w:rPr>
          <w:delText xml:space="preserve"> </w:delText>
        </w:r>
        <w:r w:rsidDel="008E2D4A">
          <w:rPr>
            <w:sz w:val="20"/>
          </w:rPr>
          <w:delText>with</w:delText>
        </w:r>
        <w:r w:rsidDel="008E2D4A">
          <w:rPr>
            <w:spacing w:val="-12"/>
            <w:sz w:val="20"/>
          </w:rPr>
          <w:delText xml:space="preserve"> </w:delText>
        </w:r>
        <w:r w:rsidDel="008E2D4A">
          <w:rPr>
            <w:sz w:val="20"/>
          </w:rPr>
          <w:delText>a</w:delText>
        </w:r>
        <w:r w:rsidDel="008E2D4A">
          <w:rPr>
            <w:spacing w:val="-12"/>
            <w:sz w:val="20"/>
          </w:rPr>
          <w:delText xml:space="preserve"> </w:delText>
        </w:r>
        <w:r w:rsidDel="008E2D4A">
          <w:rPr>
            <w:spacing w:val="-2"/>
            <w:sz w:val="20"/>
          </w:rPr>
          <w:delText>duplicate’s</w:delText>
        </w:r>
        <w:r w:rsidDel="008E2D4A">
          <w:rPr>
            <w:rFonts w:ascii="Times New Roman" w:hAnsi="Times New Roman"/>
            <w:sz w:val="20"/>
          </w:rPr>
          <w:tab/>
        </w:r>
        <w:r w:rsidDel="008E2D4A">
          <w:rPr>
            <w:rFonts w:ascii="Trebuchet MS" w:hAnsi="Trebuchet MS"/>
            <w:spacing w:val="-5"/>
            <w:sz w:val="10"/>
          </w:rPr>
          <w:delText>264</w:delText>
        </w:r>
      </w:del>
    </w:p>
    <w:p w14:paraId="3EB53B94" w14:textId="5A1F96C0" w:rsidR="00EA1924" w:rsidRDefault="00000000" w:rsidP="008E2D4A">
      <w:pPr>
        <w:tabs>
          <w:tab w:val="left" w:pos="10859"/>
        </w:tabs>
        <w:spacing w:before="30"/>
        <w:ind w:left="2761"/>
        <w:rPr>
          <w:rFonts w:ascii="Trebuchet MS"/>
          <w:sz w:val="10"/>
        </w:rPr>
      </w:pPr>
      <w:del w:id="367" w:author="Phil Green" w:date="2026-08-30T14:31:00Z" w16du:dateUtc="2026-08-30T12:31:00Z">
        <w:r w:rsidDel="008E2D4A">
          <w:rPr>
            <w:sz w:val="20"/>
          </w:rPr>
          <w:delText>twin</w:delText>
        </w:r>
        <w:r w:rsidDel="008E2D4A">
          <w:rPr>
            <w:spacing w:val="4"/>
            <w:sz w:val="20"/>
          </w:rPr>
          <w:delText xml:space="preserve"> </w:delText>
        </w:r>
        <w:r w:rsidDel="008E2D4A">
          <w:rPr>
            <w:sz w:val="20"/>
          </w:rPr>
          <w:delText>landing</w:delText>
        </w:r>
        <w:r w:rsidDel="008E2D4A">
          <w:rPr>
            <w:spacing w:val="6"/>
            <w:sz w:val="20"/>
          </w:rPr>
          <w:delText xml:space="preserve"> </w:delText>
        </w:r>
        <w:r w:rsidDel="008E2D4A">
          <w:rPr>
            <w:sz w:val="20"/>
          </w:rPr>
          <w:delText>in</w:delText>
        </w:r>
        <w:r w:rsidDel="008E2D4A">
          <w:rPr>
            <w:spacing w:val="5"/>
            <w:sz w:val="20"/>
          </w:rPr>
          <w:delText xml:space="preserve"> </w:delText>
        </w:r>
        <w:r w:rsidDel="008E2D4A">
          <w:rPr>
            <w:sz w:val="20"/>
          </w:rPr>
          <w:delText>the</w:delText>
        </w:r>
        <w:r w:rsidDel="008E2D4A">
          <w:rPr>
            <w:spacing w:val="5"/>
            <w:sz w:val="20"/>
          </w:rPr>
          <w:delText xml:space="preserve"> </w:delText>
        </w:r>
        <w:r w:rsidDel="008E2D4A">
          <w:rPr>
            <w:sz w:val="20"/>
          </w:rPr>
          <w:delText>training</w:delText>
        </w:r>
        <w:r w:rsidDel="008E2D4A">
          <w:rPr>
            <w:spacing w:val="5"/>
            <w:sz w:val="20"/>
          </w:rPr>
          <w:delText xml:space="preserve"> </w:delText>
        </w:r>
        <w:r w:rsidDel="008E2D4A">
          <w:rPr>
            <w:sz w:val="20"/>
          </w:rPr>
          <w:delText>fold</w:delText>
        </w:r>
        <w:r w:rsidDel="008E2D4A">
          <w:rPr>
            <w:spacing w:val="5"/>
            <w:sz w:val="20"/>
          </w:rPr>
          <w:delText xml:space="preserve"> </w:delText>
        </w:r>
        <w:r w:rsidDel="008E2D4A">
          <w:rPr>
            <w:sz w:val="20"/>
          </w:rPr>
          <w:delText>having</w:delText>
        </w:r>
        <w:r w:rsidDel="008E2D4A">
          <w:rPr>
            <w:spacing w:val="5"/>
            <w:sz w:val="20"/>
          </w:rPr>
          <w:delText xml:space="preserve"> </w:delText>
        </w:r>
        <w:r w:rsidDel="008E2D4A">
          <w:rPr>
            <w:sz w:val="20"/>
          </w:rPr>
          <w:delText>itself</w:delText>
        </w:r>
        <w:r w:rsidDel="008E2D4A">
          <w:rPr>
            <w:spacing w:val="5"/>
            <w:sz w:val="20"/>
          </w:rPr>
          <w:delText xml:space="preserve"> </w:delText>
        </w:r>
        <w:r w:rsidDel="008E2D4A">
          <w:rPr>
            <w:sz w:val="20"/>
          </w:rPr>
          <w:delText>been</w:delText>
        </w:r>
        <w:r w:rsidDel="008E2D4A">
          <w:rPr>
            <w:spacing w:val="5"/>
            <w:sz w:val="20"/>
          </w:rPr>
          <w:delText xml:space="preserve"> </w:delText>
        </w:r>
        <w:r w:rsidDel="008E2D4A">
          <w:rPr>
            <w:sz w:val="20"/>
          </w:rPr>
          <w:delText>a</w:delText>
        </w:r>
        <w:r w:rsidDel="008E2D4A">
          <w:rPr>
            <w:spacing w:val="5"/>
            <w:sz w:val="20"/>
          </w:rPr>
          <w:delText xml:space="preserve"> </w:delText>
        </w:r>
        <w:r w:rsidDel="008E2D4A">
          <w:rPr>
            <w:sz w:val="20"/>
          </w:rPr>
          <w:delText>source</w:delText>
        </w:r>
        <w:r w:rsidDel="008E2D4A">
          <w:rPr>
            <w:spacing w:val="4"/>
            <w:sz w:val="20"/>
          </w:rPr>
          <w:delText xml:space="preserve"> </w:delText>
        </w:r>
        <w:r w:rsidDel="008E2D4A">
          <w:rPr>
            <w:sz w:val="20"/>
          </w:rPr>
          <w:delText>of</w:delText>
        </w:r>
        <w:r w:rsidDel="008E2D4A">
          <w:rPr>
            <w:spacing w:val="6"/>
            <w:sz w:val="20"/>
          </w:rPr>
          <w:delText xml:space="preserve"> </w:delText>
        </w:r>
        <w:r w:rsidDel="008E2D4A">
          <w:rPr>
            <w:sz w:val="20"/>
          </w:rPr>
          <w:delText>seed-to-seed</w:delText>
        </w:r>
        <w:r w:rsidDel="008E2D4A">
          <w:rPr>
            <w:spacing w:val="4"/>
            <w:sz w:val="20"/>
          </w:rPr>
          <w:delText xml:space="preserve"> </w:delText>
        </w:r>
        <w:r w:rsidDel="008E2D4A">
          <w:rPr>
            <w:sz w:val="20"/>
          </w:rPr>
          <w:delText>variation.</w:delText>
        </w:r>
        <w:r w:rsidDel="008E2D4A">
          <w:rPr>
            <w:spacing w:val="21"/>
            <w:sz w:val="20"/>
          </w:rPr>
          <w:delText xml:space="preserve"> </w:delText>
        </w:r>
      </w:del>
      <w:r>
        <w:rPr>
          <w:spacing w:val="-10"/>
          <w:sz w:val="20"/>
        </w:rPr>
        <w:t>A</w:t>
      </w:r>
      <w:r>
        <w:rPr>
          <w:rFonts w:ascii="Times New Roman"/>
          <w:sz w:val="20"/>
        </w:rPr>
        <w:tab/>
      </w:r>
      <w:r>
        <w:rPr>
          <w:rFonts w:ascii="Trebuchet MS"/>
          <w:spacing w:val="-5"/>
          <w:sz w:val="10"/>
        </w:rPr>
        <w:t>265</w:t>
      </w:r>
    </w:p>
    <w:p w14:paraId="49BB6BF7" w14:textId="77777777" w:rsidR="00EA1924" w:rsidRDefault="00000000">
      <w:pPr>
        <w:tabs>
          <w:tab w:val="left" w:pos="10859"/>
        </w:tabs>
        <w:spacing w:before="30"/>
        <w:ind w:left="2761"/>
        <w:rPr>
          <w:rFonts w:ascii="Trebuchet MS"/>
          <w:sz w:val="10"/>
        </w:rPr>
      </w:pPr>
      <w:r>
        <w:rPr>
          <w:sz w:val="20"/>
        </w:rPr>
        <w:t>third</w:t>
      </w:r>
      <w:r>
        <w:rPr>
          <w:spacing w:val="17"/>
          <w:sz w:val="20"/>
        </w:rPr>
        <w:t xml:space="preserve"> </w:t>
      </w:r>
      <w:r>
        <w:rPr>
          <w:sz w:val="20"/>
        </w:rPr>
        <w:t>and</w:t>
      </w:r>
      <w:r>
        <w:rPr>
          <w:spacing w:val="18"/>
          <w:sz w:val="20"/>
        </w:rPr>
        <w:t xml:space="preserve"> </w:t>
      </w:r>
      <w:r>
        <w:rPr>
          <w:sz w:val="20"/>
        </w:rPr>
        <w:t>stronger</w:t>
      </w:r>
      <w:r>
        <w:rPr>
          <w:spacing w:val="18"/>
          <w:sz w:val="20"/>
        </w:rPr>
        <w:t xml:space="preserve"> </w:t>
      </w:r>
      <w:r>
        <w:rPr>
          <w:sz w:val="20"/>
        </w:rPr>
        <w:t>check</w:t>
      </w:r>
      <w:r>
        <w:rPr>
          <w:spacing w:val="17"/>
          <w:sz w:val="20"/>
        </w:rPr>
        <w:t xml:space="preserve"> </w:t>
      </w:r>
      <w:r>
        <w:rPr>
          <w:sz w:val="20"/>
        </w:rPr>
        <w:t>is</w:t>
      </w:r>
      <w:r>
        <w:rPr>
          <w:spacing w:val="18"/>
          <w:sz w:val="20"/>
        </w:rPr>
        <w:t xml:space="preserve"> </w:t>
      </w:r>
      <w:r>
        <w:rPr>
          <w:sz w:val="20"/>
        </w:rPr>
        <w:t>independent</w:t>
      </w:r>
      <w:r>
        <w:rPr>
          <w:spacing w:val="18"/>
          <w:sz w:val="20"/>
        </w:rPr>
        <w:t xml:space="preserve"> </w:t>
      </w:r>
      <w:r>
        <w:rPr>
          <w:sz w:val="20"/>
        </w:rPr>
        <w:t>of</w:t>
      </w:r>
      <w:r>
        <w:rPr>
          <w:spacing w:val="17"/>
          <w:sz w:val="20"/>
        </w:rPr>
        <w:t xml:space="preserve"> </w:t>
      </w:r>
      <w:r>
        <w:rPr>
          <w:sz w:val="20"/>
        </w:rPr>
        <w:t>this</w:t>
      </w:r>
      <w:r>
        <w:rPr>
          <w:spacing w:val="18"/>
          <w:sz w:val="20"/>
        </w:rPr>
        <w:t xml:space="preserve"> </w:t>
      </w:r>
      <w:r>
        <w:rPr>
          <w:sz w:val="20"/>
        </w:rPr>
        <w:t>implementation</w:t>
      </w:r>
      <w:r>
        <w:rPr>
          <w:spacing w:val="18"/>
          <w:sz w:val="20"/>
        </w:rPr>
        <w:t xml:space="preserve"> </w:t>
      </w:r>
      <w:r>
        <w:rPr>
          <w:sz w:val="20"/>
        </w:rPr>
        <w:t>entirely:</w:t>
      </w:r>
      <w:r>
        <w:rPr>
          <w:spacing w:val="45"/>
          <w:sz w:val="20"/>
        </w:rPr>
        <w:t xml:space="preserve"> </w:t>
      </w:r>
      <w:r>
        <w:rPr>
          <w:sz w:val="20"/>
        </w:rPr>
        <w:t>a</w:t>
      </w:r>
      <w:r>
        <w:rPr>
          <w:spacing w:val="18"/>
          <w:sz w:val="20"/>
        </w:rPr>
        <w:t xml:space="preserve"> </w:t>
      </w:r>
      <w:r>
        <w:rPr>
          <w:sz w:val="20"/>
        </w:rPr>
        <w:t>clean-</w:t>
      </w:r>
      <w:r>
        <w:rPr>
          <w:spacing w:val="-4"/>
          <w:sz w:val="20"/>
        </w:rPr>
        <w:t>room</w:t>
      </w:r>
      <w:r>
        <w:rPr>
          <w:rFonts w:ascii="Times New Roman"/>
          <w:sz w:val="20"/>
        </w:rPr>
        <w:tab/>
      </w:r>
      <w:r>
        <w:rPr>
          <w:rFonts w:ascii="Trebuchet MS"/>
          <w:spacing w:val="-5"/>
          <w:sz w:val="10"/>
        </w:rPr>
        <w:t>266</w:t>
      </w:r>
    </w:p>
    <w:p w14:paraId="3629BC58" w14:textId="65960520" w:rsidR="00EA1924" w:rsidRDefault="00000000">
      <w:pPr>
        <w:tabs>
          <w:tab w:val="left" w:pos="10859"/>
        </w:tabs>
        <w:spacing w:before="30"/>
        <w:ind w:left="2761"/>
        <w:rPr>
          <w:rFonts w:ascii="Trebuchet MS"/>
          <w:sz w:val="10"/>
        </w:rPr>
      </w:pPr>
      <w:r>
        <w:rPr>
          <w:sz w:val="20"/>
        </w:rPr>
        <w:t>re</w:t>
      </w:r>
      <w:ins w:id="368" w:author="Phil Green" w:date="2026-08-30T14:32:00Z" w16du:dateUtc="2026-08-30T12:32:00Z">
        <w:r w:rsidR="008E2D4A">
          <w:rPr>
            <w:sz w:val="20"/>
          </w:rPr>
          <w:t>-</w:t>
        </w:r>
      </w:ins>
      <w:r>
        <w:rPr>
          <w:sz w:val="20"/>
        </w:rPr>
        <w:t>implementation,</w:t>
      </w:r>
      <w:r>
        <w:rPr>
          <w:spacing w:val="-4"/>
          <w:sz w:val="20"/>
        </w:rPr>
        <w:t xml:space="preserve"> </w:t>
      </w:r>
      <w:r>
        <w:rPr>
          <w:sz w:val="20"/>
        </w:rPr>
        <w:t>carried</w:t>
      </w:r>
      <w:r>
        <w:rPr>
          <w:spacing w:val="-1"/>
          <w:sz w:val="20"/>
        </w:rPr>
        <w:t xml:space="preserve"> </w:t>
      </w:r>
      <w:r>
        <w:rPr>
          <w:sz w:val="20"/>
        </w:rPr>
        <w:t>out</w:t>
      </w:r>
      <w:r>
        <w:rPr>
          <w:spacing w:val="-1"/>
          <w:sz w:val="20"/>
        </w:rPr>
        <w:t xml:space="preserve"> </w:t>
      </w:r>
      <w:r>
        <w:rPr>
          <w:sz w:val="20"/>
        </w:rPr>
        <w:t>by</w:t>
      </w:r>
      <w:r>
        <w:rPr>
          <w:spacing w:val="-2"/>
          <w:sz w:val="20"/>
        </w:rPr>
        <w:t xml:space="preserve"> </w:t>
      </w:r>
      <w:r>
        <w:rPr>
          <w:sz w:val="20"/>
        </w:rPr>
        <w:t>an</w:t>
      </w:r>
      <w:r>
        <w:rPr>
          <w:spacing w:val="-1"/>
          <w:sz w:val="20"/>
        </w:rPr>
        <w:t xml:space="preserve"> </w:t>
      </w:r>
      <w:r>
        <w:rPr>
          <w:sz w:val="20"/>
        </w:rPr>
        <w:t>independently</w:t>
      </w:r>
      <w:r>
        <w:rPr>
          <w:spacing w:val="-1"/>
          <w:sz w:val="20"/>
        </w:rPr>
        <w:t xml:space="preserve"> </w:t>
      </w:r>
      <w:r>
        <w:rPr>
          <w:sz w:val="20"/>
        </w:rPr>
        <w:t>tasked</w:t>
      </w:r>
      <w:r>
        <w:rPr>
          <w:spacing w:val="-2"/>
          <w:sz w:val="20"/>
        </w:rPr>
        <w:t xml:space="preserve"> </w:t>
      </w:r>
      <w:r>
        <w:rPr>
          <w:sz w:val="20"/>
        </w:rPr>
        <w:t>AI</w:t>
      </w:r>
      <w:r>
        <w:rPr>
          <w:spacing w:val="-1"/>
          <w:sz w:val="20"/>
        </w:rPr>
        <w:t xml:space="preserve"> </w:t>
      </w:r>
      <w:r>
        <w:rPr>
          <w:sz w:val="20"/>
        </w:rPr>
        <w:t>coding</w:t>
      </w:r>
      <w:r>
        <w:rPr>
          <w:spacing w:val="-1"/>
          <w:sz w:val="20"/>
        </w:rPr>
        <w:t xml:space="preserve"> </w:t>
      </w:r>
      <w:r>
        <w:rPr>
          <w:sz w:val="20"/>
        </w:rPr>
        <w:t>agent</w:t>
      </w:r>
      <w:r>
        <w:rPr>
          <w:spacing w:val="-2"/>
          <w:sz w:val="20"/>
        </w:rPr>
        <w:t xml:space="preserve"> </w:t>
      </w:r>
      <w:r>
        <w:rPr>
          <w:sz w:val="20"/>
        </w:rPr>
        <w:t>in</w:t>
      </w:r>
      <w:r>
        <w:rPr>
          <w:spacing w:val="-1"/>
          <w:sz w:val="20"/>
        </w:rPr>
        <w:t xml:space="preserve"> </w:t>
      </w:r>
      <w:r>
        <w:rPr>
          <w:sz w:val="20"/>
        </w:rPr>
        <w:t>a</w:t>
      </w:r>
      <w:r>
        <w:rPr>
          <w:spacing w:val="-1"/>
          <w:sz w:val="20"/>
        </w:rPr>
        <w:t xml:space="preserve"> </w:t>
      </w:r>
      <w:r>
        <w:rPr>
          <w:spacing w:val="-2"/>
          <w:sz w:val="20"/>
        </w:rPr>
        <w:t>separate</w:t>
      </w:r>
      <w:r>
        <w:rPr>
          <w:rFonts w:ascii="Times New Roman"/>
          <w:sz w:val="20"/>
        </w:rPr>
        <w:tab/>
      </w:r>
      <w:r>
        <w:rPr>
          <w:rFonts w:ascii="Trebuchet MS"/>
          <w:spacing w:val="-5"/>
          <w:sz w:val="10"/>
        </w:rPr>
        <w:t>267</w:t>
      </w:r>
    </w:p>
    <w:p w14:paraId="7A2B5F18" w14:textId="77777777" w:rsidR="00EA1924" w:rsidRDefault="00000000">
      <w:pPr>
        <w:tabs>
          <w:tab w:val="left" w:pos="10859"/>
        </w:tabs>
        <w:spacing w:before="30"/>
        <w:ind w:left="2753"/>
        <w:rPr>
          <w:rFonts w:ascii="Trebuchet MS"/>
          <w:sz w:val="10"/>
        </w:rPr>
      </w:pPr>
      <w:r>
        <w:rPr>
          <w:sz w:val="20"/>
        </w:rPr>
        <w:t>workspace,</w:t>
      </w:r>
      <w:r>
        <w:rPr>
          <w:spacing w:val="18"/>
          <w:sz w:val="20"/>
        </w:rPr>
        <w:t xml:space="preserve"> </w:t>
      </w:r>
      <w:r>
        <w:rPr>
          <w:sz w:val="20"/>
        </w:rPr>
        <w:t>built</w:t>
      </w:r>
      <w:r>
        <w:rPr>
          <w:spacing w:val="15"/>
          <w:sz w:val="20"/>
        </w:rPr>
        <w:t xml:space="preserve"> </w:t>
      </w:r>
      <w:r>
        <w:rPr>
          <w:sz w:val="20"/>
        </w:rPr>
        <w:t>from</w:t>
      </w:r>
      <w:r>
        <w:rPr>
          <w:spacing w:val="15"/>
          <w:sz w:val="20"/>
        </w:rPr>
        <w:t xml:space="preserve"> </w:t>
      </w:r>
      <w:r>
        <w:rPr>
          <w:sz w:val="20"/>
        </w:rPr>
        <w:t>the</w:t>
      </w:r>
      <w:r>
        <w:rPr>
          <w:spacing w:val="14"/>
          <w:sz w:val="20"/>
        </w:rPr>
        <w:t xml:space="preserve"> </w:t>
      </w:r>
      <w:r>
        <w:rPr>
          <w:sz w:val="20"/>
        </w:rPr>
        <w:t>raw</w:t>
      </w:r>
      <w:r>
        <w:rPr>
          <w:spacing w:val="15"/>
          <w:sz w:val="20"/>
        </w:rPr>
        <w:t xml:space="preserve"> </w:t>
      </w:r>
      <w:r>
        <w:rPr>
          <w:sz w:val="20"/>
        </w:rPr>
        <w:t>measurement</w:t>
      </w:r>
      <w:r>
        <w:rPr>
          <w:spacing w:val="15"/>
          <w:sz w:val="20"/>
        </w:rPr>
        <w:t xml:space="preserve"> </w:t>
      </w:r>
      <w:r>
        <w:rPr>
          <w:sz w:val="20"/>
        </w:rPr>
        <w:t>files</w:t>
      </w:r>
      <w:r>
        <w:rPr>
          <w:spacing w:val="15"/>
          <w:sz w:val="20"/>
        </w:rPr>
        <w:t xml:space="preserve"> </w:t>
      </w:r>
      <w:r>
        <w:rPr>
          <w:sz w:val="20"/>
        </w:rPr>
        <w:t>and</w:t>
      </w:r>
      <w:r>
        <w:rPr>
          <w:spacing w:val="15"/>
          <w:sz w:val="20"/>
        </w:rPr>
        <w:t xml:space="preserve"> </w:t>
      </w:r>
      <w:r>
        <w:rPr>
          <w:sz w:val="20"/>
        </w:rPr>
        <w:t>a</w:t>
      </w:r>
      <w:r>
        <w:rPr>
          <w:spacing w:val="15"/>
          <w:sz w:val="20"/>
        </w:rPr>
        <w:t xml:space="preserve"> </w:t>
      </w:r>
      <w:r>
        <w:rPr>
          <w:sz w:val="20"/>
        </w:rPr>
        <w:t>prose</w:t>
      </w:r>
      <w:r>
        <w:rPr>
          <w:spacing w:val="15"/>
          <w:sz w:val="20"/>
        </w:rPr>
        <w:t xml:space="preserve"> </w:t>
      </w:r>
      <w:r>
        <w:rPr>
          <w:sz w:val="20"/>
        </w:rPr>
        <w:t>specification</w:t>
      </w:r>
      <w:r>
        <w:rPr>
          <w:spacing w:val="15"/>
          <w:sz w:val="20"/>
        </w:rPr>
        <w:t xml:space="preserve"> </w:t>
      </w:r>
      <w:r>
        <w:rPr>
          <w:sz w:val="20"/>
        </w:rPr>
        <w:t>alone</w:t>
      </w:r>
      <w:r>
        <w:rPr>
          <w:spacing w:val="15"/>
          <w:sz w:val="20"/>
        </w:rPr>
        <w:t xml:space="preserve"> </w:t>
      </w:r>
      <w:r>
        <w:rPr>
          <w:spacing w:val="-2"/>
          <w:sz w:val="20"/>
        </w:rPr>
        <w:t>(with</w:t>
      </w:r>
      <w:r>
        <w:rPr>
          <w:rFonts w:ascii="Times New Roman"/>
          <w:sz w:val="20"/>
        </w:rPr>
        <w:tab/>
      </w:r>
      <w:r>
        <w:rPr>
          <w:rFonts w:ascii="Trebuchet MS"/>
          <w:spacing w:val="-5"/>
          <w:sz w:val="10"/>
        </w:rPr>
        <w:t>268</w:t>
      </w:r>
    </w:p>
    <w:p w14:paraId="6CEC27D5" w14:textId="77777777" w:rsidR="00EA1924" w:rsidRDefault="00000000">
      <w:pPr>
        <w:tabs>
          <w:tab w:val="left" w:pos="10859"/>
        </w:tabs>
        <w:spacing w:before="30"/>
        <w:ind w:left="2761"/>
        <w:rPr>
          <w:rFonts w:ascii="Trebuchet MS"/>
          <w:sz w:val="10"/>
        </w:rPr>
      </w:pPr>
      <w:r>
        <w:rPr>
          <w:sz w:val="20"/>
        </w:rPr>
        <w:t>no</w:t>
      </w:r>
      <w:r>
        <w:rPr>
          <w:spacing w:val="5"/>
          <w:sz w:val="20"/>
        </w:rPr>
        <w:t xml:space="preserve"> </w:t>
      </w:r>
      <w:r>
        <w:rPr>
          <w:sz w:val="20"/>
        </w:rPr>
        <w:t>access</w:t>
      </w:r>
      <w:r>
        <w:rPr>
          <w:spacing w:val="6"/>
          <w:sz w:val="20"/>
        </w:rPr>
        <w:t xml:space="preserve"> </w:t>
      </w:r>
      <w:r>
        <w:rPr>
          <w:sz w:val="20"/>
        </w:rPr>
        <w:t>to</w:t>
      </w:r>
      <w:r>
        <w:rPr>
          <w:spacing w:val="6"/>
          <w:sz w:val="20"/>
        </w:rPr>
        <w:t xml:space="preserve"> </w:t>
      </w:r>
      <w:r>
        <w:rPr>
          <w:sz w:val="20"/>
        </w:rPr>
        <w:t>our</w:t>
      </w:r>
      <w:r>
        <w:rPr>
          <w:spacing w:val="6"/>
          <w:sz w:val="20"/>
        </w:rPr>
        <w:t xml:space="preserve"> </w:t>
      </w:r>
      <w:r>
        <w:rPr>
          <w:sz w:val="20"/>
        </w:rPr>
        <w:t>code,</w:t>
      </w:r>
      <w:r>
        <w:rPr>
          <w:spacing w:val="8"/>
          <w:sz w:val="20"/>
        </w:rPr>
        <w:t xml:space="preserve"> </w:t>
      </w:r>
      <w:r>
        <w:rPr>
          <w:sz w:val="20"/>
        </w:rPr>
        <w:t>configuration</w:t>
      </w:r>
      <w:r>
        <w:rPr>
          <w:spacing w:val="6"/>
          <w:sz w:val="20"/>
        </w:rPr>
        <w:t xml:space="preserve"> </w:t>
      </w:r>
      <w:r>
        <w:rPr>
          <w:sz w:val="20"/>
        </w:rPr>
        <w:t>or</w:t>
      </w:r>
      <w:r>
        <w:rPr>
          <w:spacing w:val="5"/>
          <w:sz w:val="20"/>
        </w:rPr>
        <w:t xml:space="preserve"> </w:t>
      </w:r>
      <w:r>
        <w:rPr>
          <w:sz w:val="20"/>
        </w:rPr>
        <w:t>results),</w:t>
      </w:r>
      <w:r>
        <w:rPr>
          <w:spacing w:val="8"/>
          <w:sz w:val="20"/>
        </w:rPr>
        <w:t xml:space="preserve"> </w:t>
      </w:r>
      <w:r>
        <w:rPr>
          <w:sz w:val="20"/>
        </w:rPr>
        <w:t>wrote</w:t>
      </w:r>
      <w:r>
        <w:rPr>
          <w:spacing w:val="6"/>
          <w:sz w:val="20"/>
        </w:rPr>
        <w:t xml:space="preserve"> </w:t>
      </w:r>
      <w:r>
        <w:rPr>
          <w:sz w:val="20"/>
        </w:rPr>
        <w:t>its</w:t>
      </w:r>
      <w:r>
        <w:rPr>
          <w:spacing w:val="6"/>
          <w:sz w:val="20"/>
        </w:rPr>
        <w:t xml:space="preserve"> </w:t>
      </w:r>
      <w:r>
        <w:rPr>
          <w:sz w:val="20"/>
        </w:rPr>
        <w:t>own</w:t>
      </w:r>
      <w:r>
        <w:rPr>
          <w:spacing w:val="6"/>
          <w:sz w:val="20"/>
        </w:rPr>
        <w:t xml:space="preserve"> </w:t>
      </w:r>
      <w:r>
        <w:rPr>
          <w:sz w:val="20"/>
        </w:rPr>
        <w:t>CGATS</w:t>
      </w:r>
      <w:r>
        <w:rPr>
          <w:spacing w:val="6"/>
          <w:sz w:val="20"/>
        </w:rPr>
        <w:t xml:space="preserve"> </w:t>
      </w:r>
      <w:r>
        <w:rPr>
          <w:sz w:val="20"/>
        </w:rPr>
        <w:t>parser,</w:t>
      </w:r>
      <w:r>
        <w:rPr>
          <w:spacing w:val="8"/>
          <w:sz w:val="20"/>
        </w:rPr>
        <w:t xml:space="preserve"> </w:t>
      </w:r>
      <w:r>
        <w:rPr>
          <w:spacing w:val="-2"/>
          <w:sz w:val="20"/>
        </w:rPr>
        <w:t>Lab/XYZ</w:t>
      </w:r>
      <w:r>
        <w:rPr>
          <w:rFonts w:ascii="Times New Roman"/>
          <w:sz w:val="20"/>
        </w:rPr>
        <w:tab/>
      </w:r>
      <w:r>
        <w:rPr>
          <w:rFonts w:ascii="Trebuchet MS"/>
          <w:spacing w:val="-5"/>
          <w:sz w:val="10"/>
        </w:rPr>
        <w:t>269</w:t>
      </w:r>
    </w:p>
    <w:p w14:paraId="3AC109FE" w14:textId="77777777" w:rsidR="00EA1924" w:rsidRDefault="00000000">
      <w:pPr>
        <w:tabs>
          <w:tab w:val="left" w:pos="10859"/>
        </w:tabs>
        <w:spacing w:before="30"/>
        <w:ind w:left="2761"/>
        <w:rPr>
          <w:rFonts w:ascii="Trebuchet MS" w:hAnsi="Trebuchet MS"/>
          <w:sz w:val="10"/>
        </w:rPr>
      </w:pPr>
      <w:r>
        <w:rPr>
          <w:sz w:val="20"/>
        </w:rPr>
        <w:t>and</w:t>
      </w:r>
      <w:r>
        <w:rPr>
          <w:spacing w:val="26"/>
          <w:sz w:val="20"/>
        </w:rPr>
        <w:t xml:space="preserve"> </w:t>
      </w:r>
      <w:r>
        <w:rPr>
          <w:sz w:val="20"/>
        </w:rPr>
        <w:t>spectral-to-XYZ</w:t>
      </w:r>
      <w:r>
        <w:rPr>
          <w:spacing w:val="27"/>
          <w:sz w:val="20"/>
        </w:rPr>
        <w:t xml:space="preserve"> </w:t>
      </w:r>
      <w:r>
        <w:rPr>
          <w:sz w:val="20"/>
        </w:rPr>
        <w:t>conversions,</w:t>
      </w:r>
      <w:r>
        <w:rPr>
          <w:spacing w:val="31"/>
          <w:sz w:val="20"/>
        </w:rPr>
        <w:t xml:space="preserve"> </w:t>
      </w:r>
      <w:r>
        <w:rPr>
          <w:sz w:val="20"/>
        </w:rPr>
        <w:t>cross-validation</w:t>
      </w:r>
      <w:r>
        <w:rPr>
          <w:spacing w:val="26"/>
          <w:sz w:val="20"/>
        </w:rPr>
        <w:t xml:space="preserve"> </w:t>
      </w:r>
      <w:r>
        <w:rPr>
          <w:sz w:val="20"/>
        </w:rPr>
        <w:t>and</w:t>
      </w:r>
      <w:r>
        <w:rPr>
          <w:spacing w:val="30"/>
          <w:sz w:val="20"/>
        </w:rPr>
        <w:t xml:space="preserve"> </w:t>
      </w:r>
      <w:r>
        <w:rPr>
          <w:rFonts w:ascii="Calibri" w:hAnsi="Calibri"/>
          <w:sz w:val="20"/>
        </w:rPr>
        <w:t>∆</w:t>
      </w:r>
      <w:r>
        <w:rPr>
          <w:i/>
          <w:sz w:val="20"/>
        </w:rPr>
        <w:t>E</w:t>
      </w:r>
      <w:r>
        <w:rPr>
          <w:sz w:val="20"/>
          <w:vertAlign w:val="subscript"/>
        </w:rPr>
        <w:t>00</w:t>
      </w:r>
      <w:r>
        <w:rPr>
          <w:spacing w:val="39"/>
          <w:sz w:val="20"/>
        </w:rPr>
        <w:t xml:space="preserve"> </w:t>
      </w:r>
      <w:r>
        <w:rPr>
          <w:sz w:val="20"/>
        </w:rPr>
        <w:t>path,</w:t>
      </w:r>
      <w:r>
        <w:rPr>
          <w:spacing w:val="31"/>
          <w:sz w:val="20"/>
        </w:rPr>
        <w:t xml:space="preserve"> </w:t>
      </w:r>
      <w:r>
        <w:rPr>
          <w:sz w:val="20"/>
        </w:rPr>
        <w:t>and</w:t>
      </w:r>
      <w:r>
        <w:rPr>
          <w:spacing w:val="26"/>
          <w:sz w:val="20"/>
        </w:rPr>
        <w:t xml:space="preserve"> </w:t>
      </w:r>
      <w:r>
        <w:rPr>
          <w:sz w:val="20"/>
        </w:rPr>
        <w:t>reproduced</w:t>
      </w:r>
      <w:r>
        <w:rPr>
          <w:spacing w:val="27"/>
          <w:sz w:val="20"/>
        </w:rPr>
        <w:t xml:space="preserve"> </w:t>
      </w:r>
      <w:r>
        <w:rPr>
          <w:spacing w:val="-5"/>
          <w:sz w:val="20"/>
        </w:rPr>
        <w:t>our</w:t>
      </w:r>
      <w:r>
        <w:rPr>
          <w:rFonts w:ascii="Times New Roman" w:hAnsi="Times New Roman"/>
          <w:sz w:val="20"/>
        </w:rPr>
        <w:tab/>
      </w:r>
      <w:r>
        <w:rPr>
          <w:rFonts w:ascii="Trebuchet MS" w:hAnsi="Trebuchet MS"/>
          <w:spacing w:val="-5"/>
          <w:sz w:val="10"/>
        </w:rPr>
        <w:t>270</w:t>
      </w:r>
    </w:p>
    <w:p w14:paraId="1AA9399B" w14:textId="77777777" w:rsidR="00EA1924" w:rsidRDefault="00000000">
      <w:pPr>
        <w:tabs>
          <w:tab w:val="left" w:pos="10859"/>
        </w:tabs>
        <w:spacing w:before="30"/>
        <w:ind w:left="2761"/>
        <w:rPr>
          <w:rFonts w:ascii="Trebuchet MS" w:hAnsi="Trebuchet MS"/>
          <w:sz w:val="10"/>
        </w:rPr>
      </w:pPr>
      <w:r>
        <w:rPr>
          <w:sz w:val="20"/>
        </w:rPr>
        <w:t>Gaussian</w:t>
      </w:r>
      <w:r>
        <w:rPr>
          <w:spacing w:val="-9"/>
          <w:sz w:val="20"/>
        </w:rPr>
        <w:t xml:space="preserve"> </w:t>
      </w:r>
      <w:r>
        <w:rPr>
          <w:sz w:val="20"/>
        </w:rPr>
        <w:t>process</w:t>
      </w:r>
      <w:r>
        <w:rPr>
          <w:spacing w:val="-9"/>
          <w:sz w:val="20"/>
        </w:rPr>
        <w:t xml:space="preserve"> </w:t>
      </w:r>
      <w:r>
        <w:rPr>
          <w:sz w:val="20"/>
        </w:rPr>
        <w:t>medians</w:t>
      </w:r>
      <w:r>
        <w:rPr>
          <w:spacing w:val="-8"/>
          <w:sz w:val="20"/>
        </w:rPr>
        <w:t xml:space="preserve"> </w:t>
      </w:r>
      <w:r>
        <w:rPr>
          <w:sz w:val="20"/>
        </w:rPr>
        <w:t>to</w:t>
      </w:r>
      <w:r>
        <w:rPr>
          <w:spacing w:val="-9"/>
          <w:sz w:val="20"/>
        </w:rPr>
        <w:t xml:space="preserve"> </w:t>
      </w:r>
      <w:r>
        <w:rPr>
          <w:sz w:val="20"/>
        </w:rPr>
        <w:t>within</w:t>
      </w:r>
      <w:r>
        <w:rPr>
          <w:spacing w:val="-9"/>
          <w:sz w:val="20"/>
        </w:rPr>
        <w:t xml:space="preserve"> </w:t>
      </w:r>
      <w:r>
        <w:rPr>
          <w:sz w:val="20"/>
        </w:rPr>
        <w:t>0.003</w:t>
      </w:r>
      <w:r>
        <w:rPr>
          <w:spacing w:val="-6"/>
          <w:sz w:val="20"/>
        </w:rPr>
        <w:t xml:space="preserve"> </w:t>
      </w:r>
      <w:r>
        <w:rPr>
          <w:rFonts w:ascii="Calibri" w:hAnsi="Calibri"/>
          <w:sz w:val="20"/>
        </w:rPr>
        <w:t>∆</w:t>
      </w:r>
      <w:r>
        <w:rPr>
          <w:i/>
          <w:sz w:val="20"/>
        </w:rPr>
        <w:t>E</w:t>
      </w:r>
      <w:r>
        <w:rPr>
          <w:sz w:val="20"/>
          <w:vertAlign w:val="subscript"/>
        </w:rPr>
        <w:t>00</w:t>
      </w:r>
      <w:r>
        <w:rPr>
          <w:sz w:val="20"/>
        </w:rPr>
        <w:t xml:space="preserve"> and</w:t>
      </w:r>
      <w:r>
        <w:rPr>
          <w:spacing w:val="-8"/>
          <w:sz w:val="20"/>
        </w:rPr>
        <w:t xml:space="preserve"> </w:t>
      </w:r>
      <w:r>
        <w:rPr>
          <w:sz w:val="20"/>
        </w:rPr>
        <w:t>the</w:t>
      </w:r>
      <w:r>
        <w:rPr>
          <w:spacing w:val="-9"/>
          <w:sz w:val="20"/>
        </w:rPr>
        <w:t xml:space="preserve"> </w:t>
      </w:r>
      <w:r>
        <w:rPr>
          <w:sz w:val="20"/>
        </w:rPr>
        <w:t>third-order</w:t>
      </w:r>
      <w:r>
        <w:rPr>
          <w:spacing w:val="-9"/>
          <w:sz w:val="20"/>
        </w:rPr>
        <w:t xml:space="preserve"> </w:t>
      </w:r>
      <w:r>
        <w:rPr>
          <w:sz w:val="20"/>
        </w:rPr>
        <w:t>polynomial’s</w:t>
      </w:r>
      <w:r>
        <w:rPr>
          <w:spacing w:val="-8"/>
          <w:sz w:val="20"/>
        </w:rPr>
        <w:t xml:space="preserve"> </w:t>
      </w:r>
      <w:r>
        <w:rPr>
          <w:sz w:val="20"/>
        </w:rPr>
        <w:t>to</w:t>
      </w:r>
      <w:r>
        <w:rPr>
          <w:spacing w:val="-9"/>
          <w:sz w:val="20"/>
        </w:rPr>
        <w:t xml:space="preserve"> </w:t>
      </w:r>
      <w:r>
        <w:rPr>
          <w:spacing w:val="-2"/>
          <w:sz w:val="20"/>
        </w:rPr>
        <w:t>within</w:t>
      </w:r>
      <w:r>
        <w:rPr>
          <w:rFonts w:ascii="Times New Roman" w:hAnsi="Times New Roman"/>
          <w:sz w:val="20"/>
        </w:rPr>
        <w:tab/>
      </w:r>
      <w:r>
        <w:rPr>
          <w:rFonts w:ascii="Trebuchet MS" w:hAnsi="Trebuchet MS"/>
          <w:spacing w:val="-5"/>
          <w:sz w:val="10"/>
        </w:rPr>
        <w:t>271</w:t>
      </w:r>
    </w:p>
    <w:p w14:paraId="6913AB19" w14:textId="2A2FAC87" w:rsidR="00EA1924" w:rsidDel="008E2D4A" w:rsidRDefault="00000000" w:rsidP="008E2D4A">
      <w:pPr>
        <w:tabs>
          <w:tab w:val="left" w:pos="10859"/>
        </w:tabs>
        <w:spacing w:before="30"/>
        <w:ind w:left="2761"/>
        <w:rPr>
          <w:del w:id="369" w:author="Phil Green" w:date="2026-08-30T14:32:00Z" w16du:dateUtc="2026-08-30T12:32:00Z"/>
          <w:rFonts w:ascii="Trebuchet MS"/>
          <w:sz w:val="10"/>
        </w:rPr>
      </w:pPr>
      <w:r>
        <w:rPr>
          <w:sz w:val="20"/>
        </w:rPr>
        <w:t>0.001</w:t>
      </w:r>
      <w:r>
        <w:rPr>
          <w:spacing w:val="23"/>
          <w:sz w:val="20"/>
        </w:rPr>
        <w:t xml:space="preserve"> </w:t>
      </w:r>
      <w:r>
        <w:rPr>
          <w:sz w:val="20"/>
        </w:rPr>
        <w:t>on</w:t>
      </w:r>
      <w:r>
        <w:rPr>
          <w:spacing w:val="23"/>
          <w:sz w:val="20"/>
        </w:rPr>
        <w:t xml:space="preserve"> </w:t>
      </w:r>
      <w:r>
        <w:rPr>
          <w:sz w:val="20"/>
        </w:rPr>
        <w:t>every</w:t>
      </w:r>
      <w:r>
        <w:rPr>
          <w:spacing w:val="24"/>
          <w:sz w:val="20"/>
        </w:rPr>
        <w:t xml:space="preserve"> </w:t>
      </w:r>
      <w:r>
        <w:rPr>
          <w:sz w:val="20"/>
        </w:rPr>
        <w:t>coated</w:t>
      </w:r>
      <w:r>
        <w:rPr>
          <w:spacing w:val="23"/>
          <w:sz w:val="20"/>
        </w:rPr>
        <w:t xml:space="preserve"> </w:t>
      </w:r>
      <w:r>
        <w:rPr>
          <w:sz w:val="20"/>
        </w:rPr>
        <w:t>dataset.</w:t>
      </w:r>
      <w:del w:id="370" w:author="Phil Green" w:date="2026-08-30T14:32:00Z" w16du:dateUtc="2026-08-30T12:32:00Z">
        <w:r w:rsidDel="008E2D4A">
          <w:rPr>
            <w:spacing w:val="55"/>
            <w:w w:val="150"/>
            <w:sz w:val="20"/>
          </w:rPr>
          <w:delText xml:space="preserve"> </w:delText>
        </w:r>
        <w:r w:rsidDel="008E2D4A">
          <w:rPr>
            <w:sz w:val="20"/>
          </w:rPr>
          <w:delText>One</w:delText>
        </w:r>
        <w:r w:rsidDel="008E2D4A">
          <w:rPr>
            <w:spacing w:val="23"/>
            <w:sz w:val="20"/>
          </w:rPr>
          <w:delText xml:space="preserve"> </w:delText>
        </w:r>
        <w:r w:rsidDel="008E2D4A">
          <w:rPr>
            <w:sz w:val="20"/>
          </w:rPr>
          <w:delText>scope</w:delText>
        </w:r>
        <w:r w:rsidDel="008E2D4A">
          <w:rPr>
            <w:spacing w:val="24"/>
            <w:sz w:val="20"/>
          </w:rPr>
          <w:delText xml:space="preserve"> </w:delText>
        </w:r>
        <w:r w:rsidDel="008E2D4A">
          <w:rPr>
            <w:sz w:val="20"/>
          </w:rPr>
          <w:delText>note:</w:delText>
        </w:r>
        <w:r w:rsidDel="008E2D4A">
          <w:rPr>
            <w:spacing w:val="57"/>
            <w:sz w:val="20"/>
          </w:rPr>
          <w:delText xml:space="preserve"> </w:delText>
        </w:r>
        <w:r w:rsidDel="008E2D4A">
          <w:rPr>
            <w:sz w:val="20"/>
          </w:rPr>
          <w:delText>that</w:delText>
        </w:r>
        <w:r w:rsidDel="008E2D4A">
          <w:rPr>
            <w:spacing w:val="23"/>
            <w:sz w:val="20"/>
          </w:rPr>
          <w:delText xml:space="preserve"> </w:delText>
        </w:r>
        <w:r w:rsidDel="008E2D4A">
          <w:rPr>
            <w:sz w:val="20"/>
          </w:rPr>
          <w:delText>comparison</w:delText>
        </w:r>
        <w:r w:rsidDel="008E2D4A">
          <w:rPr>
            <w:spacing w:val="24"/>
            <w:sz w:val="20"/>
          </w:rPr>
          <w:delText xml:space="preserve"> </w:delText>
        </w:r>
        <w:r w:rsidDel="008E2D4A">
          <w:rPr>
            <w:sz w:val="20"/>
          </w:rPr>
          <w:delText>was</w:delText>
        </w:r>
        <w:r w:rsidDel="008E2D4A">
          <w:rPr>
            <w:spacing w:val="23"/>
            <w:sz w:val="20"/>
          </w:rPr>
          <w:delText xml:space="preserve"> </w:delText>
        </w:r>
        <w:r w:rsidDel="008E2D4A">
          <w:rPr>
            <w:sz w:val="20"/>
          </w:rPr>
          <w:delText>run</w:delText>
        </w:r>
        <w:r w:rsidDel="008E2D4A">
          <w:rPr>
            <w:spacing w:val="23"/>
            <w:sz w:val="20"/>
          </w:rPr>
          <w:delText xml:space="preserve"> </w:delText>
        </w:r>
        <w:r w:rsidDel="008E2D4A">
          <w:rPr>
            <w:sz w:val="20"/>
          </w:rPr>
          <w:delText>against</w:delText>
        </w:r>
        <w:r w:rsidDel="008E2D4A">
          <w:rPr>
            <w:spacing w:val="24"/>
            <w:sz w:val="20"/>
          </w:rPr>
          <w:delText xml:space="preserve"> </w:delText>
        </w:r>
        <w:r w:rsidDel="008E2D4A">
          <w:rPr>
            <w:spacing w:val="-4"/>
            <w:sz w:val="20"/>
          </w:rPr>
          <w:delText>this</w:delText>
        </w:r>
        <w:r w:rsidDel="008E2D4A">
          <w:rPr>
            <w:rFonts w:ascii="Times New Roman"/>
            <w:sz w:val="20"/>
          </w:rPr>
          <w:tab/>
        </w:r>
        <w:r w:rsidDel="008E2D4A">
          <w:rPr>
            <w:rFonts w:ascii="Trebuchet MS"/>
            <w:spacing w:val="-5"/>
            <w:sz w:val="10"/>
          </w:rPr>
          <w:delText>272</w:delText>
        </w:r>
      </w:del>
    </w:p>
    <w:p w14:paraId="3297DC56" w14:textId="2EAF02A8" w:rsidR="00EA1924" w:rsidDel="008E2D4A" w:rsidRDefault="00000000" w:rsidP="008E2D4A">
      <w:pPr>
        <w:tabs>
          <w:tab w:val="left" w:pos="10859"/>
        </w:tabs>
        <w:spacing w:before="30"/>
        <w:ind w:left="2761"/>
        <w:rPr>
          <w:del w:id="371" w:author="Phil Green" w:date="2026-08-30T14:32:00Z" w16du:dateUtc="2026-08-30T12:32:00Z"/>
          <w:rFonts w:ascii="Trebuchet MS" w:hAnsi="Trebuchet MS"/>
          <w:sz w:val="10"/>
        </w:rPr>
      </w:pPr>
      <w:del w:id="372" w:author="Phil Green" w:date="2026-08-30T14:32:00Z" w16du:dateUtc="2026-08-30T12:32:00Z">
        <w:r w:rsidDel="008E2D4A">
          <w:rPr>
            <w:sz w:val="20"/>
          </w:rPr>
          <w:delText>study’s</w:delText>
        </w:r>
        <w:r w:rsidDel="008E2D4A">
          <w:rPr>
            <w:spacing w:val="24"/>
            <w:sz w:val="20"/>
          </w:rPr>
          <w:delText xml:space="preserve"> </w:delText>
        </w:r>
        <w:r w:rsidDel="008E2D4A">
          <w:rPr>
            <w:sz w:val="20"/>
          </w:rPr>
          <w:delText>pre-deduplication</w:delText>
        </w:r>
        <w:r w:rsidDel="008E2D4A">
          <w:rPr>
            <w:spacing w:val="24"/>
            <w:sz w:val="20"/>
          </w:rPr>
          <w:delText xml:space="preserve"> </w:delText>
        </w:r>
        <w:r w:rsidDel="008E2D4A">
          <w:rPr>
            <w:sz w:val="20"/>
          </w:rPr>
          <w:delText>results</w:delText>
        </w:r>
        <w:r w:rsidDel="008E2D4A">
          <w:rPr>
            <w:spacing w:val="24"/>
            <w:sz w:val="20"/>
          </w:rPr>
          <w:delText xml:space="preserve"> </w:delText>
        </w:r>
        <w:r w:rsidDel="008E2D4A">
          <w:rPr>
            <w:sz w:val="20"/>
          </w:rPr>
          <w:delText>(the</w:delText>
        </w:r>
        <w:r w:rsidDel="008E2D4A">
          <w:rPr>
            <w:spacing w:val="24"/>
            <w:sz w:val="20"/>
          </w:rPr>
          <w:delText xml:space="preserve"> </w:delText>
        </w:r>
        <w:r w:rsidDel="008E2D4A">
          <w:rPr>
            <w:sz w:val="20"/>
          </w:rPr>
          <w:delText>same</w:delText>
        </w:r>
        <w:r w:rsidDel="008E2D4A">
          <w:rPr>
            <w:spacing w:val="24"/>
            <w:sz w:val="20"/>
          </w:rPr>
          <w:delText xml:space="preserve"> </w:delText>
        </w:r>
        <w:r w:rsidDel="008E2D4A">
          <w:rPr>
            <w:sz w:val="20"/>
          </w:rPr>
          <w:delText>pipeline</w:delText>
        </w:r>
        <w:r w:rsidDel="008E2D4A">
          <w:rPr>
            <w:spacing w:val="24"/>
            <w:sz w:val="20"/>
          </w:rPr>
          <w:delText xml:space="preserve"> </w:delText>
        </w:r>
        <w:r w:rsidDel="008E2D4A">
          <w:rPr>
            <w:sz w:val="20"/>
          </w:rPr>
          <w:delText>on</w:delText>
        </w:r>
        <w:r w:rsidDel="008E2D4A">
          <w:rPr>
            <w:spacing w:val="24"/>
            <w:sz w:val="20"/>
          </w:rPr>
          <w:delText xml:space="preserve"> </w:delText>
        </w:r>
        <w:r w:rsidDel="008E2D4A">
          <w:rPr>
            <w:sz w:val="20"/>
          </w:rPr>
          <w:delText>the</w:delText>
        </w:r>
        <w:r w:rsidDel="008E2D4A">
          <w:rPr>
            <w:spacing w:val="24"/>
            <w:sz w:val="20"/>
          </w:rPr>
          <w:delText xml:space="preserve"> </w:delText>
        </w:r>
        <w:r w:rsidDel="008E2D4A">
          <w:rPr>
            <w:sz w:val="20"/>
          </w:rPr>
          <w:delText>as-received</w:delText>
        </w:r>
        <w:r w:rsidDel="008E2D4A">
          <w:rPr>
            <w:spacing w:val="24"/>
            <w:sz w:val="20"/>
          </w:rPr>
          <w:delText xml:space="preserve"> </w:delText>
        </w:r>
        <w:r w:rsidDel="008E2D4A">
          <w:rPr>
            <w:sz w:val="20"/>
          </w:rPr>
          <w:delText>818/1,617-</w:delText>
        </w:r>
        <w:r w:rsidDel="008E2D4A">
          <w:rPr>
            <w:spacing w:val="-5"/>
            <w:sz w:val="20"/>
          </w:rPr>
          <w:delText>row</w:delText>
        </w:r>
        <w:r w:rsidDel="008E2D4A">
          <w:rPr>
            <w:rFonts w:ascii="Times New Roman" w:hAnsi="Times New Roman"/>
            <w:sz w:val="20"/>
          </w:rPr>
          <w:tab/>
        </w:r>
        <w:r w:rsidDel="008E2D4A">
          <w:rPr>
            <w:rFonts w:ascii="Trebuchet MS" w:hAnsi="Trebuchet MS"/>
            <w:spacing w:val="-5"/>
            <w:sz w:val="10"/>
          </w:rPr>
          <w:delText>273</w:delText>
        </w:r>
      </w:del>
    </w:p>
    <w:p w14:paraId="06ECAB8F" w14:textId="259401F4" w:rsidR="00EA1924" w:rsidDel="008E2D4A" w:rsidRDefault="00000000" w:rsidP="008E2D4A">
      <w:pPr>
        <w:tabs>
          <w:tab w:val="left" w:pos="10859"/>
        </w:tabs>
        <w:spacing w:before="30"/>
        <w:ind w:left="2761"/>
        <w:rPr>
          <w:del w:id="373" w:author="Phil Green" w:date="2026-08-30T14:32:00Z" w16du:dateUtc="2026-08-30T12:32:00Z"/>
          <w:rFonts w:ascii="Trebuchet MS"/>
          <w:sz w:val="10"/>
        </w:rPr>
      </w:pPr>
      <w:del w:id="374" w:author="Phil Green" w:date="2026-08-30T14:32:00Z" w16du:dateUtc="2026-08-30T12:32:00Z">
        <w:r w:rsidDel="008E2D4A">
          <w:rPr>
            <w:sz w:val="20"/>
          </w:rPr>
          <w:delText>data),</w:delText>
        </w:r>
        <w:r w:rsidDel="008E2D4A">
          <w:rPr>
            <w:spacing w:val="-9"/>
            <w:sz w:val="20"/>
          </w:rPr>
          <w:delText xml:space="preserve"> </w:delText>
        </w:r>
        <w:r w:rsidDel="008E2D4A">
          <w:rPr>
            <w:sz w:val="20"/>
          </w:rPr>
          <w:delText>because</w:delText>
        </w:r>
        <w:r w:rsidDel="008E2D4A">
          <w:rPr>
            <w:spacing w:val="-8"/>
            <w:sz w:val="20"/>
          </w:rPr>
          <w:delText xml:space="preserve"> </w:delText>
        </w:r>
        <w:r w:rsidDel="008E2D4A">
          <w:rPr>
            <w:sz w:val="20"/>
          </w:rPr>
          <w:delText>the</w:delText>
        </w:r>
        <w:r w:rsidDel="008E2D4A">
          <w:rPr>
            <w:spacing w:val="-8"/>
            <w:sz w:val="20"/>
          </w:rPr>
          <w:delText xml:space="preserve"> </w:delText>
        </w:r>
        <w:r w:rsidDel="008E2D4A">
          <w:rPr>
            <w:sz w:val="20"/>
          </w:rPr>
          <w:delText>reimplementation</w:delText>
        </w:r>
        <w:r w:rsidDel="008E2D4A">
          <w:rPr>
            <w:spacing w:val="-8"/>
            <w:sz w:val="20"/>
          </w:rPr>
          <w:delText xml:space="preserve"> </w:delText>
        </w:r>
        <w:r w:rsidDel="008E2D4A">
          <w:rPr>
            <w:sz w:val="20"/>
          </w:rPr>
          <w:delText>is</w:delText>
        </w:r>
        <w:r w:rsidDel="008E2D4A">
          <w:rPr>
            <w:spacing w:val="-8"/>
            <w:sz w:val="20"/>
          </w:rPr>
          <w:delText xml:space="preserve"> </w:delText>
        </w:r>
        <w:r w:rsidDel="008E2D4A">
          <w:rPr>
            <w:sz w:val="20"/>
          </w:rPr>
          <w:delText>in</w:delText>
        </w:r>
        <w:r w:rsidDel="008E2D4A">
          <w:rPr>
            <w:spacing w:val="-9"/>
            <w:sz w:val="20"/>
          </w:rPr>
          <w:delText xml:space="preserve"> </w:delText>
        </w:r>
        <w:r w:rsidDel="008E2D4A">
          <w:rPr>
            <w:sz w:val="20"/>
          </w:rPr>
          <w:delText>fact</w:delText>
        </w:r>
        <w:r w:rsidDel="008E2D4A">
          <w:rPr>
            <w:spacing w:val="-8"/>
            <w:sz w:val="20"/>
          </w:rPr>
          <w:delText xml:space="preserve"> </w:delText>
        </w:r>
        <w:r w:rsidDel="008E2D4A">
          <w:rPr>
            <w:sz w:val="20"/>
          </w:rPr>
          <w:delText>what</w:delText>
        </w:r>
        <w:r w:rsidDel="008E2D4A">
          <w:rPr>
            <w:spacing w:val="-8"/>
            <w:sz w:val="20"/>
          </w:rPr>
          <w:delText xml:space="preserve"> </w:delText>
        </w:r>
        <w:r w:rsidDel="008E2D4A">
          <w:rPr>
            <w:sz w:val="20"/>
          </w:rPr>
          <w:delText>identified</w:delText>
        </w:r>
        <w:r w:rsidDel="008E2D4A">
          <w:rPr>
            <w:spacing w:val="-8"/>
            <w:sz w:val="20"/>
          </w:rPr>
          <w:delText xml:space="preserve"> </w:delText>
        </w:r>
        <w:r w:rsidDel="008E2D4A">
          <w:rPr>
            <w:sz w:val="20"/>
          </w:rPr>
          <w:delText>the</w:delText>
        </w:r>
        <w:r w:rsidDel="008E2D4A">
          <w:rPr>
            <w:spacing w:val="-9"/>
            <w:sz w:val="20"/>
          </w:rPr>
          <w:delText xml:space="preserve"> </w:delText>
        </w:r>
        <w:r w:rsidDel="008E2D4A">
          <w:rPr>
            <w:sz w:val="20"/>
          </w:rPr>
          <w:delText>duplicate-row</w:delText>
        </w:r>
        <w:r w:rsidDel="008E2D4A">
          <w:rPr>
            <w:spacing w:val="-8"/>
            <w:sz w:val="20"/>
          </w:rPr>
          <w:delText xml:space="preserve"> </w:delText>
        </w:r>
        <w:r w:rsidDel="008E2D4A">
          <w:rPr>
            <w:sz w:val="20"/>
          </w:rPr>
          <w:delText>issue</w:delText>
        </w:r>
        <w:r w:rsidDel="008E2D4A">
          <w:rPr>
            <w:spacing w:val="-8"/>
            <w:sz w:val="20"/>
          </w:rPr>
          <w:delText xml:space="preserve"> </w:delText>
        </w:r>
        <w:r w:rsidDel="008E2D4A">
          <w:rPr>
            <w:spacing w:val="-4"/>
            <w:sz w:val="20"/>
          </w:rPr>
          <w:delText>that</w:delText>
        </w:r>
        <w:r w:rsidDel="008E2D4A">
          <w:rPr>
            <w:rFonts w:ascii="Times New Roman"/>
            <w:sz w:val="20"/>
          </w:rPr>
          <w:tab/>
        </w:r>
        <w:r w:rsidDel="008E2D4A">
          <w:rPr>
            <w:rFonts w:ascii="Trebuchet MS"/>
            <w:spacing w:val="-5"/>
            <w:sz w:val="10"/>
          </w:rPr>
          <w:delText>274</w:delText>
        </w:r>
      </w:del>
    </w:p>
    <w:p w14:paraId="407E3809" w14:textId="226BD37B" w:rsidR="00EA1924" w:rsidDel="008E2D4A" w:rsidRDefault="00000000" w:rsidP="008E2D4A">
      <w:pPr>
        <w:tabs>
          <w:tab w:val="left" w:pos="10859"/>
        </w:tabs>
        <w:spacing w:before="30"/>
        <w:ind w:left="2761"/>
        <w:rPr>
          <w:del w:id="375" w:author="Phil Green" w:date="2026-08-30T14:32:00Z" w16du:dateUtc="2026-08-30T12:32:00Z"/>
          <w:rFonts w:ascii="Trebuchet MS"/>
          <w:sz w:val="10"/>
        </w:rPr>
      </w:pPr>
      <w:del w:id="376" w:author="Phil Green" w:date="2026-08-30T14:32:00Z" w16du:dateUtc="2026-08-30T12:32:00Z">
        <w:r w:rsidDel="008E2D4A">
          <w:rPr>
            <w:spacing w:val="-4"/>
            <w:sz w:val="20"/>
          </w:rPr>
          <w:delText>the</w:delText>
        </w:r>
        <w:r w:rsidDel="008E2D4A">
          <w:rPr>
            <w:spacing w:val="1"/>
            <w:sz w:val="20"/>
          </w:rPr>
          <w:delText xml:space="preserve"> </w:delText>
        </w:r>
        <w:r w:rsidDel="008E2D4A">
          <w:rPr>
            <w:spacing w:val="-4"/>
            <w:sz w:val="20"/>
          </w:rPr>
          <w:delText>deduplication</w:delText>
        </w:r>
        <w:r w:rsidDel="008E2D4A">
          <w:rPr>
            <w:spacing w:val="2"/>
            <w:sz w:val="20"/>
          </w:rPr>
          <w:delText xml:space="preserve"> </w:delText>
        </w:r>
        <w:r w:rsidDel="008E2D4A">
          <w:rPr>
            <w:spacing w:val="-4"/>
            <w:sz w:val="20"/>
          </w:rPr>
          <w:delText>policy</w:delText>
        </w:r>
        <w:r w:rsidDel="008E2D4A">
          <w:rPr>
            <w:spacing w:val="2"/>
            <w:sz w:val="20"/>
          </w:rPr>
          <w:delText xml:space="preserve"> </w:delText>
        </w:r>
        <w:r w:rsidDel="008E2D4A">
          <w:rPr>
            <w:spacing w:val="-4"/>
            <w:sz w:val="20"/>
          </w:rPr>
          <w:delText>above</w:delText>
        </w:r>
        <w:r w:rsidDel="008E2D4A">
          <w:rPr>
            <w:spacing w:val="1"/>
            <w:sz w:val="20"/>
          </w:rPr>
          <w:delText xml:space="preserve"> </w:delText>
        </w:r>
        <w:r w:rsidDel="008E2D4A">
          <w:rPr>
            <w:spacing w:val="-4"/>
            <w:sz w:val="20"/>
          </w:rPr>
          <w:delText>resolves;</w:delText>
        </w:r>
        <w:r w:rsidDel="008E2D4A">
          <w:rPr>
            <w:spacing w:val="3"/>
            <w:sz w:val="20"/>
          </w:rPr>
          <w:delText xml:space="preserve"> </w:delText>
        </w:r>
        <w:r w:rsidDel="008E2D4A">
          <w:rPr>
            <w:spacing w:val="-4"/>
            <w:sz w:val="20"/>
          </w:rPr>
          <w:delText>its</w:delText>
        </w:r>
        <w:r w:rsidDel="008E2D4A">
          <w:rPr>
            <w:spacing w:val="2"/>
            <w:sz w:val="20"/>
          </w:rPr>
          <w:delText xml:space="preserve"> </w:delText>
        </w:r>
        <w:r w:rsidDel="008E2D4A">
          <w:rPr>
            <w:spacing w:val="-4"/>
            <w:sz w:val="20"/>
          </w:rPr>
          <w:delText>numbers</w:delText>
        </w:r>
        <w:r w:rsidDel="008E2D4A">
          <w:rPr>
            <w:spacing w:val="2"/>
            <w:sz w:val="20"/>
          </w:rPr>
          <w:delText xml:space="preserve"> </w:delText>
        </w:r>
        <w:r w:rsidDel="008E2D4A">
          <w:rPr>
            <w:spacing w:val="-4"/>
            <w:sz w:val="20"/>
          </w:rPr>
          <w:delText>therefore</w:delText>
        </w:r>
        <w:r w:rsidDel="008E2D4A">
          <w:rPr>
            <w:spacing w:val="1"/>
            <w:sz w:val="20"/>
          </w:rPr>
          <w:delText xml:space="preserve"> </w:delText>
        </w:r>
        <w:r w:rsidDel="008E2D4A">
          <w:rPr>
            <w:spacing w:val="-4"/>
            <w:sz w:val="20"/>
          </w:rPr>
          <w:delText>align</w:delText>
        </w:r>
        <w:r w:rsidDel="008E2D4A">
          <w:rPr>
            <w:spacing w:val="2"/>
            <w:sz w:val="20"/>
          </w:rPr>
          <w:delText xml:space="preserve"> </w:delText>
        </w:r>
        <w:r w:rsidDel="008E2D4A">
          <w:rPr>
            <w:spacing w:val="-4"/>
            <w:sz w:val="20"/>
          </w:rPr>
          <w:delText>with</w:delText>
        </w:r>
        <w:r w:rsidDel="008E2D4A">
          <w:rPr>
            <w:spacing w:val="2"/>
            <w:sz w:val="20"/>
          </w:rPr>
          <w:delText xml:space="preserve"> </w:delText>
        </w:r>
        <w:r w:rsidDel="008E2D4A">
          <w:rPr>
            <w:spacing w:val="-4"/>
            <w:sz w:val="20"/>
          </w:rPr>
          <w:delText>that</w:delText>
        </w:r>
        <w:r w:rsidDel="008E2D4A">
          <w:rPr>
            <w:spacing w:val="1"/>
            <w:sz w:val="20"/>
          </w:rPr>
          <w:delText xml:space="preserve"> </w:delText>
        </w:r>
        <w:r w:rsidDel="008E2D4A">
          <w:rPr>
            <w:spacing w:val="-4"/>
            <w:sz w:val="20"/>
          </w:rPr>
          <w:delText>earlier</w:delText>
        </w:r>
        <w:r w:rsidDel="008E2D4A">
          <w:rPr>
            <w:spacing w:val="2"/>
            <w:sz w:val="20"/>
          </w:rPr>
          <w:delText xml:space="preserve"> </w:delText>
        </w:r>
        <w:r w:rsidDel="008E2D4A">
          <w:rPr>
            <w:spacing w:val="-4"/>
            <w:sz w:val="20"/>
          </w:rPr>
          <w:delText>results</w:delText>
        </w:r>
        <w:r w:rsidDel="008E2D4A">
          <w:rPr>
            <w:rFonts w:ascii="Times New Roman"/>
            <w:sz w:val="20"/>
          </w:rPr>
          <w:tab/>
        </w:r>
        <w:r w:rsidDel="008E2D4A">
          <w:rPr>
            <w:rFonts w:ascii="Trebuchet MS"/>
            <w:spacing w:val="-5"/>
            <w:sz w:val="10"/>
          </w:rPr>
          <w:delText>275</w:delText>
        </w:r>
      </w:del>
    </w:p>
    <w:p w14:paraId="453875C1" w14:textId="76FB41FC" w:rsidR="00EA1924" w:rsidRDefault="00000000" w:rsidP="008E2D4A">
      <w:pPr>
        <w:tabs>
          <w:tab w:val="left" w:pos="10859"/>
        </w:tabs>
        <w:spacing w:before="30"/>
        <w:ind w:left="2761"/>
        <w:rPr>
          <w:rFonts w:ascii="Trebuchet MS" w:hAnsi="Trebuchet MS"/>
          <w:sz w:val="10"/>
        </w:rPr>
      </w:pPr>
      <w:del w:id="377" w:author="Phil Green" w:date="2026-08-30T14:32:00Z" w16du:dateUtc="2026-08-30T12:32:00Z">
        <w:r w:rsidDel="008E2D4A">
          <w:rPr>
            <w:sz w:val="20"/>
          </w:rPr>
          <w:delText>set,</w:delText>
        </w:r>
        <w:r w:rsidDel="008E2D4A">
          <w:rPr>
            <w:spacing w:val="-9"/>
            <w:sz w:val="20"/>
          </w:rPr>
          <w:delText xml:space="preserve"> </w:delText>
        </w:r>
        <w:r w:rsidDel="008E2D4A">
          <w:rPr>
            <w:sz w:val="20"/>
          </w:rPr>
          <w:delText>not</w:delText>
        </w:r>
        <w:r w:rsidDel="008E2D4A">
          <w:rPr>
            <w:spacing w:val="-9"/>
            <w:sz w:val="20"/>
          </w:rPr>
          <w:delText xml:space="preserve"> </w:delText>
        </w:r>
        <w:r w:rsidDel="008E2D4A">
          <w:rPr>
            <w:sz w:val="20"/>
          </w:rPr>
          <w:delText>with</w:delText>
        </w:r>
        <w:r w:rsidDel="008E2D4A">
          <w:rPr>
            <w:spacing w:val="-9"/>
            <w:sz w:val="20"/>
          </w:rPr>
          <w:delText xml:space="preserve"> </w:delText>
        </w:r>
        <w:r w:rsidDel="008E2D4A">
          <w:rPr>
            <w:sz w:val="20"/>
          </w:rPr>
          <w:delText>the</w:delText>
        </w:r>
        <w:r w:rsidDel="008E2D4A">
          <w:rPr>
            <w:spacing w:val="-9"/>
            <w:sz w:val="20"/>
          </w:rPr>
          <w:delText xml:space="preserve"> </w:delText>
        </w:r>
        <w:r w:rsidDel="008E2D4A">
          <w:rPr>
            <w:sz w:val="20"/>
          </w:rPr>
          <w:delText>analyzed-row</w:delText>
        </w:r>
        <w:r w:rsidDel="008E2D4A">
          <w:rPr>
            <w:spacing w:val="-9"/>
            <w:sz w:val="20"/>
          </w:rPr>
          <w:delText xml:space="preserve"> </w:delText>
        </w:r>
        <w:r w:rsidDel="008E2D4A">
          <w:rPr>
            <w:sz w:val="20"/>
          </w:rPr>
          <w:delText>values</w:delText>
        </w:r>
        <w:r w:rsidDel="008E2D4A">
          <w:rPr>
            <w:spacing w:val="-9"/>
            <w:sz w:val="20"/>
          </w:rPr>
          <w:delText xml:space="preserve"> </w:delText>
        </w:r>
        <w:r w:rsidDel="008E2D4A">
          <w:rPr>
            <w:sz w:val="20"/>
          </w:rPr>
          <w:delText>of</w:delText>
        </w:r>
        <w:r w:rsidDel="008E2D4A">
          <w:rPr>
            <w:spacing w:val="-9"/>
            <w:sz w:val="20"/>
          </w:rPr>
          <w:delText xml:space="preserve"> </w:delText>
        </w:r>
        <w:r w:rsidDel="008E2D4A">
          <w:rPr>
            <w:sz w:val="20"/>
          </w:rPr>
          <w:delText>Tables</w:delText>
        </w:r>
        <w:r w:rsidDel="008E2D4A">
          <w:rPr>
            <w:spacing w:val="-9"/>
            <w:sz w:val="20"/>
          </w:rPr>
          <w:delText xml:space="preserve"> </w:delText>
        </w:r>
        <w:r w:rsidDel="008E2D4A">
          <w:fldChar w:fldCharType="begin"/>
        </w:r>
        <w:r w:rsidDel="008E2D4A">
          <w:delInstrText>HYPERLINK \l "_bookmark9"</w:delInstrText>
        </w:r>
        <w:r w:rsidDel="008E2D4A">
          <w:fldChar w:fldCharType="separate"/>
        </w:r>
        <w:r w:rsidDel="008E2D4A">
          <w:rPr>
            <w:color w:val="0774B7"/>
            <w:sz w:val="20"/>
          </w:rPr>
          <w:delText>3</w:delText>
        </w:r>
        <w:r w:rsidDel="008E2D4A">
          <w:fldChar w:fldCharType="end"/>
        </w:r>
        <w:r w:rsidDel="008E2D4A">
          <w:rPr>
            <w:sz w:val="20"/>
          </w:rPr>
          <w:delText>–</w:delText>
        </w:r>
        <w:r w:rsidDel="008E2D4A">
          <w:fldChar w:fldCharType="begin"/>
        </w:r>
        <w:r w:rsidDel="008E2D4A">
          <w:delInstrText>HYPERLINK \l "_bookmark12"</w:delInstrText>
        </w:r>
        <w:r w:rsidDel="008E2D4A">
          <w:fldChar w:fldCharType="separate"/>
        </w:r>
        <w:r w:rsidDel="008E2D4A">
          <w:rPr>
            <w:color w:val="0774B7"/>
            <w:spacing w:val="-5"/>
            <w:sz w:val="20"/>
          </w:rPr>
          <w:delText>4</w:delText>
        </w:r>
        <w:r w:rsidDel="008E2D4A">
          <w:fldChar w:fldCharType="end"/>
        </w:r>
        <w:r w:rsidDel="008E2D4A">
          <w:rPr>
            <w:spacing w:val="-5"/>
            <w:sz w:val="20"/>
          </w:rPr>
          <w:delText>.</w:delText>
        </w:r>
      </w:del>
      <w:r>
        <w:rPr>
          <w:rFonts w:ascii="Times New Roman" w:hAnsi="Times New Roman"/>
          <w:sz w:val="20"/>
        </w:rPr>
        <w:tab/>
      </w:r>
      <w:r>
        <w:rPr>
          <w:rFonts w:ascii="Trebuchet MS" w:hAnsi="Trebuchet MS"/>
          <w:spacing w:val="-5"/>
          <w:sz w:val="10"/>
        </w:rPr>
        <w:t>276</w:t>
      </w:r>
    </w:p>
    <w:p w14:paraId="220A47B4" w14:textId="77777777" w:rsidR="00EA1924" w:rsidRDefault="00000000">
      <w:pPr>
        <w:tabs>
          <w:tab w:val="left" w:pos="10859"/>
        </w:tabs>
        <w:spacing w:before="222"/>
        <w:ind w:left="2761"/>
        <w:rPr>
          <w:rFonts w:ascii="Trebuchet MS"/>
          <w:sz w:val="10"/>
        </w:rPr>
      </w:pPr>
      <w:r>
        <w:rPr>
          <w:sz w:val="20"/>
        </w:rPr>
        <w:t>Use</w:t>
      </w:r>
      <w:r>
        <w:rPr>
          <w:spacing w:val="-6"/>
          <w:sz w:val="20"/>
        </w:rPr>
        <w:t xml:space="preserve"> </w:t>
      </w:r>
      <w:r>
        <w:rPr>
          <w:sz w:val="20"/>
        </w:rPr>
        <w:t>of</w:t>
      </w:r>
      <w:r>
        <w:rPr>
          <w:spacing w:val="-6"/>
          <w:sz w:val="20"/>
        </w:rPr>
        <w:t xml:space="preserve"> </w:t>
      </w:r>
      <w:r>
        <w:rPr>
          <w:sz w:val="20"/>
        </w:rPr>
        <w:t>generative</w:t>
      </w:r>
      <w:r>
        <w:rPr>
          <w:spacing w:val="-5"/>
          <w:sz w:val="20"/>
        </w:rPr>
        <w:t xml:space="preserve"> </w:t>
      </w:r>
      <w:r>
        <w:rPr>
          <w:sz w:val="20"/>
        </w:rPr>
        <w:t>AI</w:t>
      </w:r>
      <w:r>
        <w:rPr>
          <w:spacing w:val="-6"/>
          <w:sz w:val="20"/>
        </w:rPr>
        <w:t xml:space="preserve"> </w:t>
      </w:r>
      <w:r>
        <w:rPr>
          <w:sz w:val="20"/>
        </w:rPr>
        <w:t>in</w:t>
      </w:r>
      <w:r>
        <w:rPr>
          <w:spacing w:val="-5"/>
          <w:sz w:val="20"/>
        </w:rPr>
        <w:t xml:space="preserve"> </w:t>
      </w:r>
      <w:r>
        <w:rPr>
          <w:sz w:val="20"/>
        </w:rPr>
        <w:t>conducting</w:t>
      </w:r>
      <w:r>
        <w:rPr>
          <w:spacing w:val="-6"/>
          <w:sz w:val="20"/>
        </w:rPr>
        <w:t xml:space="preserve"> </w:t>
      </w:r>
      <w:r>
        <w:rPr>
          <w:sz w:val="20"/>
        </w:rPr>
        <w:t>this</w:t>
      </w:r>
      <w:r>
        <w:rPr>
          <w:spacing w:val="-5"/>
          <w:sz w:val="20"/>
        </w:rPr>
        <w:t xml:space="preserve"> </w:t>
      </w:r>
      <w:r>
        <w:rPr>
          <w:spacing w:val="-2"/>
          <w:sz w:val="20"/>
        </w:rPr>
        <w:t>study.</w:t>
      </w:r>
      <w:r>
        <w:rPr>
          <w:rFonts w:ascii="Times New Roman"/>
          <w:sz w:val="20"/>
        </w:rPr>
        <w:tab/>
      </w:r>
      <w:r>
        <w:rPr>
          <w:rFonts w:ascii="Trebuchet MS"/>
          <w:spacing w:val="-5"/>
          <w:sz w:val="10"/>
        </w:rPr>
        <w:t>277</w:t>
      </w:r>
    </w:p>
    <w:p w14:paraId="7F6D8F04" w14:textId="77777777" w:rsidR="00EA1924" w:rsidRDefault="00000000">
      <w:pPr>
        <w:tabs>
          <w:tab w:val="left" w:pos="10859"/>
        </w:tabs>
        <w:spacing w:before="90"/>
        <w:ind w:left="3187"/>
        <w:rPr>
          <w:rFonts w:ascii="Trebuchet MS"/>
          <w:sz w:val="10"/>
        </w:rPr>
      </w:pPr>
      <w:r>
        <w:rPr>
          <w:sz w:val="20"/>
        </w:rPr>
        <w:t>Generative</w:t>
      </w:r>
      <w:r>
        <w:rPr>
          <w:spacing w:val="7"/>
          <w:sz w:val="20"/>
        </w:rPr>
        <w:t xml:space="preserve"> </w:t>
      </w:r>
      <w:r>
        <w:rPr>
          <w:sz w:val="20"/>
        </w:rPr>
        <w:t>AI</w:t>
      </w:r>
      <w:r>
        <w:rPr>
          <w:spacing w:val="7"/>
          <w:sz w:val="20"/>
        </w:rPr>
        <w:t xml:space="preserve"> </w:t>
      </w:r>
      <w:r>
        <w:rPr>
          <w:sz w:val="20"/>
        </w:rPr>
        <w:t>assisted</w:t>
      </w:r>
      <w:r>
        <w:rPr>
          <w:spacing w:val="8"/>
          <w:sz w:val="20"/>
        </w:rPr>
        <w:t xml:space="preserve"> </w:t>
      </w:r>
      <w:r>
        <w:rPr>
          <w:sz w:val="20"/>
        </w:rPr>
        <w:t>the</w:t>
      </w:r>
      <w:r>
        <w:rPr>
          <w:spacing w:val="7"/>
          <w:sz w:val="20"/>
        </w:rPr>
        <w:t xml:space="preserve"> </w:t>
      </w:r>
      <w:r>
        <w:rPr>
          <w:sz w:val="20"/>
        </w:rPr>
        <w:t>implementation</w:t>
      </w:r>
      <w:r>
        <w:rPr>
          <w:spacing w:val="8"/>
          <w:sz w:val="20"/>
        </w:rPr>
        <w:t xml:space="preserve"> </w:t>
      </w:r>
      <w:r>
        <w:rPr>
          <w:sz w:val="20"/>
        </w:rPr>
        <w:t>of</w:t>
      </w:r>
      <w:r>
        <w:rPr>
          <w:spacing w:val="7"/>
          <w:sz w:val="20"/>
        </w:rPr>
        <w:t xml:space="preserve"> </w:t>
      </w:r>
      <w:r>
        <w:rPr>
          <w:sz w:val="20"/>
        </w:rPr>
        <w:t>the</w:t>
      </w:r>
      <w:r>
        <w:rPr>
          <w:spacing w:val="8"/>
          <w:sz w:val="20"/>
        </w:rPr>
        <w:t xml:space="preserve"> </w:t>
      </w:r>
      <w:r>
        <w:rPr>
          <w:sz w:val="20"/>
        </w:rPr>
        <w:t>pipeline,</w:t>
      </w:r>
      <w:r>
        <w:rPr>
          <w:spacing w:val="8"/>
          <w:sz w:val="20"/>
        </w:rPr>
        <w:t xml:space="preserve"> </w:t>
      </w:r>
      <w:r>
        <w:rPr>
          <w:sz w:val="20"/>
        </w:rPr>
        <w:t>the</w:t>
      </w:r>
      <w:r>
        <w:rPr>
          <w:spacing w:val="8"/>
          <w:sz w:val="20"/>
        </w:rPr>
        <w:t xml:space="preserve"> </w:t>
      </w:r>
      <w:r>
        <w:rPr>
          <w:sz w:val="20"/>
        </w:rPr>
        <w:t>figure-plotting</w:t>
      </w:r>
      <w:r>
        <w:rPr>
          <w:spacing w:val="7"/>
          <w:sz w:val="20"/>
        </w:rPr>
        <w:t xml:space="preserve"> </w:t>
      </w:r>
      <w:r>
        <w:rPr>
          <w:spacing w:val="-4"/>
          <w:sz w:val="20"/>
        </w:rPr>
        <w:t>code</w:t>
      </w:r>
      <w:r>
        <w:rPr>
          <w:rFonts w:ascii="Times New Roman"/>
          <w:sz w:val="20"/>
        </w:rPr>
        <w:tab/>
      </w:r>
      <w:r>
        <w:rPr>
          <w:rFonts w:ascii="Trebuchet MS"/>
          <w:spacing w:val="-5"/>
          <w:sz w:val="10"/>
        </w:rPr>
        <w:t>278</w:t>
      </w:r>
    </w:p>
    <w:p w14:paraId="2914895C" w14:textId="77777777" w:rsidR="00EA1924" w:rsidRDefault="00000000">
      <w:pPr>
        <w:tabs>
          <w:tab w:val="left" w:pos="10859"/>
        </w:tabs>
        <w:spacing w:before="30"/>
        <w:ind w:left="2761"/>
        <w:rPr>
          <w:rFonts w:ascii="Trebuchet MS"/>
          <w:sz w:val="10"/>
        </w:rPr>
      </w:pPr>
      <w:r>
        <w:rPr>
          <w:spacing w:val="-2"/>
          <w:sz w:val="20"/>
        </w:rPr>
        <w:t>and</w:t>
      </w:r>
      <w:r>
        <w:rPr>
          <w:spacing w:val="-11"/>
          <w:sz w:val="20"/>
        </w:rPr>
        <w:t xml:space="preserve"> </w:t>
      </w:r>
      <w:r>
        <w:rPr>
          <w:spacing w:val="-2"/>
          <w:sz w:val="20"/>
        </w:rPr>
        <w:t>the</w:t>
      </w:r>
      <w:r>
        <w:rPr>
          <w:spacing w:val="-10"/>
          <w:sz w:val="20"/>
        </w:rPr>
        <w:t xml:space="preserve"> </w:t>
      </w:r>
      <w:r>
        <w:rPr>
          <w:spacing w:val="-2"/>
          <w:sz w:val="20"/>
        </w:rPr>
        <w:t>manuscript</w:t>
      </w:r>
      <w:r>
        <w:rPr>
          <w:spacing w:val="-11"/>
          <w:sz w:val="20"/>
        </w:rPr>
        <w:t xml:space="preserve"> </w:t>
      </w:r>
      <w:r>
        <w:rPr>
          <w:spacing w:val="-2"/>
          <w:sz w:val="20"/>
        </w:rPr>
        <w:t>prose,</w:t>
      </w:r>
      <w:r>
        <w:rPr>
          <w:spacing w:val="-10"/>
          <w:sz w:val="20"/>
        </w:rPr>
        <w:t xml:space="preserve"> </w:t>
      </w:r>
      <w:r>
        <w:rPr>
          <w:spacing w:val="-2"/>
          <w:sz w:val="20"/>
        </w:rPr>
        <w:t>as</w:t>
      </w:r>
      <w:r>
        <w:rPr>
          <w:spacing w:val="-11"/>
          <w:sz w:val="20"/>
        </w:rPr>
        <w:t xml:space="preserve"> </w:t>
      </w:r>
      <w:r>
        <w:rPr>
          <w:spacing w:val="-2"/>
          <w:sz w:val="20"/>
        </w:rPr>
        <w:t>declared</w:t>
      </w:r>
      <w:r>
        <w:rPr>
          <w:spacing w:val="-10"/>
          <w:sz w:val="20"/>
        </w:rPr>
        <w:t xml:space="preserve"> </w:t>
      </w:r>
      <w:r>
        <w:rPr>
          <w:spacing w:val="-2"/>
          <w:sz w:val="20"/>
        </w:rPr>
        <w:t>in</w:t>
      </w:r>
      <w:r>
        <w:rPr>
          <w:spacing w:val="-11"/>
          <w:sz w:val="20"/>
        </w:rPr>
        <w:t xml:space="preserve"> </w:t>
      </w:r>
      <w:r>
        <w:rPr>
          <w:spacing w:val="-2"/>
          <w:sz w:val="20"/>
        </w:rPr>
        <w:t>the</w:t>
      </w:r>
      <w:r>
        <w:rPr>
          <w:spacing w:val="-10"/>
          <w:sz w:val="20"/>
        </w:rPr>
        <w:t xml:space="preserve"> </w:t>
      </w:r>
      <w:r>
        <w:rPr>
          <w:spacing w:val="-2"/>
          <w:sz w:val="20"/>
        </w:rPr>
        <w:t>Acknowledgments.</w:t>
      </w:r>
      <w:r>
        <w:rPr>
          <w:sz w:val="20"/>
        </w:rPr>
        <w:t xml:space="preserve"> </w:t>
      </w:r>
      <w:r>
        <w:rPr>
          <w:spacing w:val="-2"/>
          <w:sz w:val="20"/>
        </w:rPr>
        <w:t>No</w:t>
      </w:r>
      <w:r>
        <w:rPr>
          <w:spacing w:val="-11"/>
          <w:sz w:val="20"/>
        </w:rPr>
        <w:t xml:space="preserve"> </w:t>
      </w:r>
      <w:r>
        <w:rPr>
          <w:spacing w:val="-2"/>
          <w:sz w:val="20"/>
        </w:rPr>
        <w:t>reported</w:t>
      </w:r>
      <w:r>
        <w:rPr>
          <w:spacing w:val="-10"/>
          <w:sz w:val="20"/>
        </w:rPr>
        <w:t xml:space="preserve"> </w:t>
      </w:r>
      <w:r>
        <w:rPr>
          <w:spacing w:val="-2"/>
          <w:sz w:val="20"/>
        </w:rPr>
        <w:t>quantity</w:t>
      </w:r>
      <w:r>
        <w:rPr>
          <w:spacing w:val="-11"/>
          <w:sz w:val="20"/>
        </w:rPr>
        <w:t xml:space="preserve"> </w:t>
      </w:r>
      <w:r>
        <w:rPr>
          <w:spacing w:val="-2"/>
          <w:sz w:val="20"/>
        </w:rPr>
        <w:t>orig-</w:t>
      </w:r>
      <w:r>
        <w:rPr>
          <w:sz w:val="20"/>
        </w:rPr>
        <w:tab/>
      </w:r>
      <w:r>
        <w:rPr>
          <w:rFonts w:ascii="Trebuchet MS"/>
          <w:spacing w:val="-5"/>
          <w:sz w:val="10"/>
        </w:rPr>
        <w:t>279</w:t>
      </w:r>
    </w:p>
    <w:p w14:paraId="13E66079" w14:textId="77777777" w:rsidR="00EA1924" w:rsidRDefault="00000000">
      <w:pPr>
        <w:tabs>
          <w:tab w:val="left" w:pos="10859"/>
        </w:tabs>
        <w:spacing w:before="30"/>
        <w:ind w:left="2761"/>
        <w:rPr>
          <w:rFonts w:ascii="Trebuchet MS"/>
          <w:sz w:val="10"/>
        </w:rPr>
      </w:pPr>
      <w:r>
        <w:rPr>
          <w:spacing w:val="-2"/>
          <w:sz w:val="20"/>
        </w:rPr>
        <w:t>inates</w:t>
      </w:r>
      <w:r>
        <w:rPr>
          <w:spacing w:val="-7"/>
          <w:sz w:val="20"/>
        </w:rPr>
        <w:t xml:space="preserve"> </w:t>
      </w:r>
      <w:r>
        <w:rPr>
          <w:spacing w:val="-2"/>
          <w:sz w:val="20"/>
        </w:rPr>
        <w:t>with</w:t>
      </w:r>
      <w:r>
        <w:rPr>
          <w:spacing w:val="-7"/>
          <w:sz w:val="20"/>
        </w:rPr>
        <w:t xml:space="preserve"> </w:t>
      </w:r>
      <w:r>
        <w:rPr>
          <w:spacing w:val="-2"/>
          <w:sz w:val="20"/>
        </w:rPr>
        <w:t>an</w:t>
      </w:r>
      <w:r>
        <w:rPr>
          <w:spacing w:val="-6"/>
          <w:sz w:val="20"/>
        </w:rPr>
        <w:t xml:space="preserve"> </w:t>
      </w:r>
      <w:r>
        <w:rPr>
          <w:spacing w:val="-2"/>
          <w:sz w:val="20"/>
        </w:rPr>
        <w:t>assistant:</w:t>
      </w:r>
      <w:r>
        <w:rPr>
          <w:spacing w:val="5"/>
          <w:sz w:val="20"/>
        </w:rPr>
        <w:t xml:space="preserve"> </w:t>
      </w:r>
      <w:r>
        <w:rPr>
          <w:spacing w:val="-2"/>
          <w:sz w:val="20"/>
        </w:rPr>
        <w:t>every</w:t>
      </w:r>
      <w:r>
        <w:rPr>
          <w:spacing w:val="-7"/>
          <w:sz w:val="20"/>
        </w:rPr>
        <w:t xml:space="preserve"> </w:t>
      </w:r>
      <w:r>
        <w:rPr>
          <w:spacing w:val="-2"/>
          <w:sz w:val="20"/>
        </w:rPr>
        <w:t>number</w:t>
      </w:r>
      <w:r>
        <w:rPr>
          <w:spacing w:val="-7"/>
          <w:sz w:val="20"/>
        </w:rPr>
        <w:t xml:space="preserve"> </w:t>
      </w:r>
      <w:r>
        <w:rPr>
          <w:spacing w:val="-2"/>
          <w:sz w:val="20"/>
        </w:rPr>
        <w:t>in</w:t>
      </w:r>
      <w:r>
        <w:rPr>
          <w:spacing w:val="-6"/>
          <w:sz w:val="20"/>
        </w:rPr>
        <w:t xml:space="preserve"> </w:t>
      </w:r>
      <w:r>
        <w:rPr>
          <w:spacing w:val="-2"/>
          <w:sz w:val="20"/>
        </w:rPr>
        <w:t>this</w:t>
      </w:r>
      <w:r>
        <w:rPr>
          <w:spacing w:val="-7"/>
          <w:sz w:val="20"/>
        </w:rPr>
        <w:t xml:space="preserve"> </w:t>
      </w:r>
      <w:r>
        <w:rPr>
          <w:spacing w:val="-2"/>
          <w:sz w:val="20"/>
        </w:rPr>
        <w:t>paper</w:t>
      </w:r>
      <w:r>
        <w:rPr>
          <w:spacing w:val="-7"/>
          <w:sz w:val="20"/>
        </w:rPr>
        <w:t xml:space="preserve"> </w:t>
      </w:r>
      <w:r>
        <w:rPr>
          <w:spacing w:val="-2"/>
          <w:sz w:val="20"/>
        </w:rPr>
        <w:t>is</w:t>
      </w:r>
      <w:r>
        <w:rPr>
          <w:spacing w:val="-6"/>
          <w:sz w:val="20"/>
        </w:rPr>
        <w:t xml:space="preserve"> </w:t>
      </w:r>
      <w:r>
        <w:rPr>
          <w:spacing w:val="-2"/>
          <w:sz w:val="20"/>
        </w:rPr>
        <w:t>produced</w:t>
      </w:r>
      <w:r>
        <w:rPr>
          <w:spacing w:val="-7"/>
          <w:sz w:val="20"/>
        </w:rPr>
        <w:t xml:space="preserve"> </w:t>
      </w:r>
      <w:r>
        <w:rPr>
          <w:spacing w:val="-2"/>
          <w:sz w:val="20"/>
        </w:rPr>
        <w:t>by</w:t>
      </w:r>
      <w:r>
        <w:rPr>
          <w:spacing w:val="-7"/>
          <w:sz w:val="20"/>
        </w:rPr>
        <w:t xml:space="preserve"> </w:t>
      </w:r>
      <w:r>
        <w:rPr>
          <w:spacing w:val="-2"/>
          <w:sz w:val="20"/>
        </w:rPr>
        <w:t>the</w:t>
      </w:r>
      <w:r>
        <w:rPr>
          <w:spacing w:val="-6"/>
          <w:sz w:val="20"/>
        </w:rPr>
        <w:t xml:space="preserve"> </w:t>
      </w:r>
      <w:r>
        <w:rPr>
          <w:spacing w:val="-2"/>
          <w:sz w:val="20"/>
        </w:rPr>
        <w:t>committed</w:t>
      </w:r>
      <w:r>
        <w:rPr>
          <w:spacing w:val="-7"/>
          <w:sz w:val="20"/>
        </w:rPr>
        <w:t xml:space="preserve"> </w:t>
      </w:r>
      <w:r>
        <w:rPr>
          <w:spacing w:val="-2"/>
          <w:sz w:val="20"/>
        </w:rPr>
        <w:t>pipeline</w:t>
      </w:r>
      <w:r>
        <w:rPr>
          <w:rFonts w:ascii="Times New Roman"/>
          <w:sz w:val="20"/>
        </w:rPr>
        <w:tab/>
      </w:r>
      <w:r>
        <w:rPr>
          <w:rFonts w:ascii="Trebuchet MS"/>
          <w:spacing w:val="-5"/>
          <w:sz w:val="10"/>
        </w:rPr>
        <w:t>280</w:t>
      </w:r>
    </w:p>
    <w:p w14:paraId="080FB177" w14:textId="77777777" w:rsidR="00EA1924" w:rsidRDefault="00000000">
      <w:pPr>
        <w:tabs>
          <w:tab w:val="left" w:pos="10859"/>
        </w:tabs>
        <w:spacing w:before="30"/>
        <w:ind w:left="2761"/>
        <w:rPr>
          <w:rFonts w:ascii="Trebuchet MS"/>
          <w:sz w:val="10"/>
        </w:rPr>
      </w:pPr>
      <w:r>
        <w:rPr>
          <w:sz w:val="20"/>
        </w:rPr>
        <w:t>from</w:t>
      </w:r>
      <w:r>
        <w:rPr>
          <w:spacing w:val="-8"/>
          <w:sz w:val="20"/>
        </w:rPr>
        <w:t xml:space="preserve"> </w:t>
      </w:r>
      <w:r>
        <w:rPr>
          <w:sz w:val="20"/>
        </w:rPr>
        <w:t>the</w:t>
      </w:r>
      <w:r>
        <w:rPr>
          <w:spacing w:val="-8"/>
          <w:sz w:val="20"/>
        </w:rPr>
        <w:t xml:space="preserve"> </w:t>
      </w:r>
      <w:r>
        <w:rPr>
          <w:sz w:val="20"/>
        </w:rPr>
        <w:t>committed</w:t>
      </w:r>
      <w:r>
        <w:rPr>
          <w:spacing w:val="-7"/>
          <w:sz w:val="20"/>
        </w:rPr>
        <w:t xml:space="preserve"> </w:t>
      </w:r>
      <w:r>
        <w:rPr>
          <w:sz w:val="20"/>
        </w:rPr>
        <w:t>data,</w:t>
      </w:r>
      <w:r>
        <w:rPr>
          <w:spacing w:val="-8"/>
          <w:sz w:val="20"/>
        </w:rPr>
        <w:t xml:space="preserve"> </w:t>
      </w:r>
      <w:r>
        <w:rPr>
          <w:sz w:val="20"/>
        </w:rPr>
        <w:t>written</w:t>
      </w:r>
      <w:r>
        <w:rPr>
          <w:spacing w:val="-7"/>
          <w:sz w:val="20"/>
        </w:rPr>
        <w:t xml:space="preserve"> </w:t>
      </w:r>
      <w:r>
        <w:rPr>
          <w:sz w:val="20"/>
        </w:rPr>
        <w:t>to</w:t>
      </w:r>
      <w:r>
        <w:rPr>
          <w:spacing w:val="-8"/>
          <w:sz w:val="20"/>
        </w:rPr>
        <w:t xml:space="preserve"> </w:t>
      </w:r>
      <w:r>
        <w:rPr>
          <w:sz w:val="20"/>
        </w:rPr>
        <w:t>a</w:t>
      </w:r>
      <w:r>
        <w:rPr>
          <w:spacing w:val="-7"/>
          <w:sz w:val="20"/>
        </w:rPr>
        <w:t xml:space="preserve"> </w:t>
      </w:r>
      <w:r>
        <w:rPr>
          <w:sz w:val="20"/>
        </w:rPr>
        <w:t>version-controlled</w:t>
      </w:r>
      <w:r>
        <w:rPr>
          <w:spacing w:val="-8"/>
          <w:sz w:val="20"/>
        </w:rPr>
        <w:t xml:space="preserve"> </w:t>
      </w:r>
      <w:r>
        <w:rPr>
          <w:sz w:val="20"/>
        </w:rPr>
        <w:t>results</w:t>
      </w:r>
      <w:r>
        <w:rPr>
          <w:spacing w:val="-8"/>
          <w:sz w:val="20"/>
        </w:rPr>
        <w:t xml:space="preserve"> </w:t>
      </w:r>
      <w:r>
        <w:rPr>
          <w:sz w:val="20"/>
        </w:rPr>
        <w:t>CSV</w:t>
      </w:r>
      <w:r>
        <w:rPr>
          <w:spacing w:val="-7"/>
          <w:sz w:val="20"/>
        </w:rPr>
        <w:t xml:space="preserve"> </w:t>
      </w:r>
      <w:r>
        <w:rPr>
          <w:sz w:val="20"/>
        </w:rPr>
        <w:t>and</w:t>
      </w:r>
      <w:r>
        <w:rPr>
          <w:spacing w:val="-8"/>
          <w:sz w:val="20"/>
        </w:rPr>
        <w:t xml:space="preserve"> </w:t>
      </w:r>
      <w:r>
        <w:rPr>
          <w:sz w:val="20"/>
        </w:rPr>
        <w:t>checked</w:t>
      </w:r>
      <w:r>
        <w:rPr>
          <w:spacing w:val="-7"/>
          <w:sz w:val="20"/>
        </w:rPr>
        <w:t xml:space="preserve"> </w:t>
      </w:r>
      <w:r>
        <w:rPr>
          <w:spacing w:val="-2"/>
          <w:sz w:val="20"/>
        </w:rPr>
        <w:t>against</w:t>
      </w:r>
      <w:r>
        <w:rPr>
          <w:rFonts w:ascii="Times New Roman"/>
          <w:sz w:val="20"/>
        </w:rPr>
        <w:tab/>
      </w:r>
      <w:r>
        <w:rPr>
          <w:rFonts w:ascii="Trebuchet MS"/>
          <w:spacing w:val="-5"/>
          <w:sz w:val="10"/>
        </w:rPr>
        <w:t>281</w:t>
      </w:r>
    </w:p>
    <w:p w14:paraId="5D17DBD9" w14:textId="77777777" w:rsidR="00EA1924" w:rsidRDefault="00000000">
      <w:pPr>
        <w:tabs>
          <w:tab w:val="left" w:pos="10859"/>
        </w:tabs>
        <w:spacing w:before="30"/>
        <w:ind w:left="2761"/>
        <w:rPr>
          <w:rFonts w:ascii="Trebuchet MS"/>
          <w:sz w:val="10"/>
        </w:rPr>
      </w:pPr>
      <w:r>
        <w:rPr>
          <w:sz w:val="20"/>
        </w:rPr>
        <w:t>it,</w:t>
      </w:r>
      <w:r>
        <w:rPr>
          <w:spacing w:val="-7"/>
          <w:sz w:val="20"/>
        </w:rPr>
        <w:t xml:space="preserve"> </w:t>
      </w:r>
      <w:r>
        <w:rPr>
          <w:sz w:val="20"/>
        </w:rPr>
        <w:t>with</w:t>
      </w:r>
      <w:r>
        <w:rPr>
          <w:spacing w:val="-7"/>
          <w:sz w:val="20"/>
        </w:rPr>
        <w:t xml:space="preserve"> </w:t>
      </w:r>
      <w:r>
        <w:rPr>
          <w:sz w:val="20"/>
        </w:rPr>
        <w:t>the</w:t>
      </w:r>
      <w:r>
        <w:rPr>
          <w:spacing w:val="-6"/>
          <w:sz w:val="20"/>
        </w:rPr>
        <w:t xml:space="preserve"> </w:t>
      </w:r>
      <w:r>
        <w:rPr>
          <w:sz w:val="20"/>
        </w:rPr>
        <w:t>clean-room</w:t>
      </w:r>
      <w:r>
        <w:rPr>
          <w:spacing w:val="-7"/>
          <w:sz w:val="20"/>
        </w:rPr>
        <w:t xml:space="preserve"> </w:t>
      </w:r>
      <w:r>
        <w:rPr>
          <w:sz w:val="20"/>
        </w:rPr>
        <w:t>reimplementation</w:t>
      </w:r>
      <w:r>
        <w:rPr>
          <w:spacing w:val="-7"/>
          <w:sz w:val="20"/>
        </w:rPr>
        <w:t xml:space="preserve"> </w:t>
      </w:r>
      <w:r>
        <w:rPr>
          <w:sz w:val="20"/>
        </w:rPr>
        <w:t>above</w:t>
      </w:r>
      <w:r>
        <w:rPr>
          <w:spacing w:val="-6"/>
          <w:sz w:val="20"/>
        </w:rPr>
        <w:t xml:space="preserve"> </w:t>
      </w:r>
      <w:r>
        <w:rPr>
          <w:sz w:val="20"/>
        </w:rPr>
        <w:t>as</w:t>
      </w:r>
      <w:r>
        <w:rPr>
          <w:spacing w:val="-7"/>
          <w:sz w:val="20"/>
        </w:rPr>
        <w:t xml:space="preserve"> </w:t>
      </w:r>
      <w:r>
        <w:rPr>
          <w:sz w:val="20"/>
        </w:rPr>
        <w:t>a</w:t>
      </w:r>
      <w:r>
        <w:rPr>
          <w:spacing w:val="-7"/>
          <w:sz w:val="20"/>
        </w:rPr>
        <w:t xml:space="preserve"> </w:t>
      </w:r>
      <w:r>
        <w:rPr>
          <w:sz w:val="20"/>
        </w:rPr>
        <w:t>further</w:t>
      </w:r>
      <w:r>
        <w:rPr>
          <w:spacing w:val="-6"/>
          <w:sz w:val="20"/>
        </w:rPr>
        <w:t xml:space="preserve"> </w:t>
      </w:r>
      <w:r>
        <w:rPr>
          <w:sz w:val="20"/>
        </w:rPr>
        <w:t>check</w:t>
      </w:r>
      <w:r>
        <w:rPr>
          <w:spacing w:val="-7"/>
          <w:sz w:val="20"/>
        </w:rPr>
        <w:t xml:space="preserve"> </w:t>
      </w:r>
      <w:r>
        <w:rPr>
          <w:sz w:val="20"/>
        </w:rPr>
        <w:t>on</w:t>
      </w:r>
      <w:r>
        <w:rPr>
          <w:spacing w:val="-7"/>
          <w:sz w:val="20"/>
        </w:rPr>
        <w:t xml:space="preserve"> </w:t>
      </w:r>
      <w:r>
        <w:rPr>
          <w:sz w:val="20"/>
        </w:rPr>
        <w:t>the</w:t>
      </w:r>
      <w:r>
        <w:rPr>
          <w:spacing w:val="-6"/>
          <w:sz w:val="20"/>
        </w:rPr>
        <w:t xml:space="preserve"> </w:t>
      </w:r>
      <w:r>
        <w:rPr>
          <w:spacing w:val="-2"/>
          <w:sz w:val="20"/>
        </w:rPr>
        <w:t>implementation</w:t>
      </w:r>
      <w:r>
        <w:rPr>
          <w:rFonts w:ascii="Times New Roman"/>
          <w:sz w:val="20"/>
        </w:rPr>
        <w:tab/>
      </w:r>
      <w:r>
        <w:rPr>
          <w:rFonts w:ascii="Trebuchet MS"/>
          <w:spacing w:val="-5"/>
          <w:sz w:val="10"/>
        </w:rPr>
        <w:t>282</w:t>
      </w:r>
    </w:p>
    <w:p w14:paraId="775A07D1" w14:textId="77777777" w:rsidR="00EA1924" w:rsidRDefault="00000000">
      <w:pPr>
        <w:tabs>
          <w:tab w:val="left" w:pos="10859"/>
        </w:tabs>
        <w:spacing w:before="30"/>
        <w:ind w:left="2761"/>
        <w:rPr>
          <w:rFonts w:ascii="Trebuchet MS"/>
          <w:sz w:val="10"/>
        </w:rPr>
      </w:pPr>
      <w:r>
        <w:rPr>
          <w:sz w:val="20"/>
        </w:rPr>
        <w:t>itself.</w:t>
      </w:r>
      <w:r>
        <w:rPr>
          <w:spacing w:val="28"/>
          <w:sz w:val="20"/>
        </w:rPr>
        <w:t xml:space="preserve"> </w:t>
      </w:r>
      <w:r>
        <w:rPr>
          <w:sz w:val="20"/>
        </w:rPr>
        <w:t>This</w:t>
      </w:r>
      <w:r>
        <w:rPr>
          <w:spacing w:val="7"/>
          <w:sz w:val="20"/>
        </w:rPr>
        <w:t xml:space="preserve"> </w:t>
      </w:r>
      <w:r>
        <w:rPr>
          <w:sz w:val="20"/>
        </w:rPr>
        <w:t>use</w:t>
      </w:r>
      <w:r>
        <w:rPr>
          <w:spacing w:val="7"/>
          <w:sz w:val="20"/>
        </w:rPr>
        <w:t xml:space="preserve"> </w:t>
      </w:r>
      <w:r>
        <w:rPr>
          <w:sz w:val="20"/>
        </w:rPr>
        <w:t>of</w:t>
      </w:r>
      <w:r>
        <w:rPr>
          <w:spacing w:val="7"/>
          <w:sz w:val="20"/>
        </w:rPr>
        <w:t xml:space="preserve"> </w:t>
      </w:r>
      <w:r>
        <w:rPr>
          <w:sz w:val="20"/>
        </w:rPr>
        <w:t>AI</w:t>
      </w:r>
      <w:r>
        <w:rPr>
          <w:spacing w:val="7"/>
          <w:sz w:val="20"/>
        </w:rPr>
        <w:t xml:space="preserve"> </w:t>
      </w:r>
      <w:r>
        <w:rPr>
          <w:sz w:val="20"/>
        </w:rPr>
        <w:t>as</w:t>
      </w:r>
      <w:r>
        <w:rPr>
          <w:spacing w:val="7"/>
          <w:sz w:val="20"/>
        </w:rPr>
        <w:t xml:space="preserve"> </w:t>
      </w:r>
      <w:r>
        <w:rPr>
          <w:sz w:val="20"/>
        </w:rPr>
        <w:t>an</w:t>
      </w:r>
      <w:r>
        <w:rPr>
          <w:spacing w:val="7"/>
          <w:sz w:val="20"/>
        </w:rPr>
        <w:t xml:space="preserve"> </w:t>
      </w:r>
      <w:r>
        <w:rPr>
          <w:sz w:val="20"/>
        </w:rPr>
        <w:t>instrument</w:t>
      </w:r>
      <w:r>
        <w:rPr>
          <w:spacing w:val="7"/>
          <w:sz w:val="20"/>
        </w:rPr>
        <w:t xml:space="preserve"> </w:t>
      </w:r>
      <w:r>
        <w:rPr>
          <w:sz w:val="20"/>
        </w:rPr>
        <w:t>is</w:t>
      </w:r>
      <w:r>
        <w:rPr>
          <w:spacing w:val="7"/>
          <w:sz w:val="20"/>
        </w:rPr>
        <w:t xml:space="preserve"> </w:t>
      </w:r>
      <w:r>
        <w:rPr>
          <w:sz w:val="20"/>
        </w:rPr>
        <w:t>distinct</w:t>
      </w:r>
      <w:r>
        <w:rPr>
          <w:spacing w:val="7"/>
          <w:sz w:val="20"/>
        </w:rPr>
        <w:t xml:space="preserve"> </w:t>
      </w:r>
      <w:r>
        <w:rPr>
          <w:sz w:val="20"/>
        </w:rPr>
        <w:t>from</w:t>
      </w:r>
      <w:r>
        <w:rPr>
          <w:spacing w:val="7"/>
          <w:sz w:val="20"/>
        </w:rPr>
        <w:t xml:space="preserve"> </w:t>
      </w:r>
      <w:r>
        <w:rPr>
          <w:sz w:val="20"/>
        </w:rPr>
        <w:t>Section</w:t>
      </w:r>
      <w:r>
        <w:rPr>
          <w:spacing w:val="7"/>
          <w:sz w:val="20"/>
        </w:rPr>
        <w:t xml:space="preserve"> </w:t>
      </w:r>
      <w:hyperlink w:anchor="_bookmark27" w:history="1">
        <w:r>
          <w:rPr>
            <w:color w:val="0774B7"/>
            <w:sz w:val="20"/>
          </w:rPr>
          <w:t>4.8</w:t>
        </w:r>
      </w:hyperlink>
      <w:r>
        <w:rPr>
          <w:sz w:val="20"/>
        </w:rPr>
        <w:t>,</w:t>
      </w:r>
      <w:r>
        <w:rPr>
          <w:spacing w:val="8"/>
          <w:sz w:val="20"/>
        </w:rPr>
        <w:t xml:space="preserve"> </w:t>
      </w:r>
      <w:r>
        <w:rPr>
          <w:sz w:val="20"/>
        </w:rPr>
        <w:t>where</w:t>
      </w:r>
      <w:r>
        <w:rPr>
          <w:spacing w:val="7"/>
          <w:sz w:val="20"/>
        </w:rPr>
        <w:t xml:space="preserve"> </w:t>
      </w:r>
      <w:r>
        <w:rPr>
          <w:sz w:val="20"/>
        </w:rPr>
        <w:t>large</w:t>
      </w:r>
      <w:r>
        <w:rPr>
          <w:spacing w:val="7"/>
          <w:sz w:val="20"/>
        </w:rPr>
        <w:t xml:space="preserve"> </w:t>
      </w:r>
      <w:r>
        <w:rPr>
          <w:spacing w:val="-2"/>
          <w:sz w:val="20"/>
        </w:rPr>
        <w:t>language</w:t>
      </w:r>
      <w:r>
        <w:rPr>
          <w:rFonts w:ascii="Times New Roman"/>
          <w:sz w:val="20"/>
        </w:rPr>
        <w:tab/>
      </w:r>
      <w:r>
        <w:rPr>
          <w:rFonts w:ascii="Trebuchet MS"/>
          <w:spacing w:val="-5"/>
          <w:sz w:val="10"/>
        </w:rPr>
        <w:t>283</w:t>
      </w:r>
    </w:p>
    <w:p w14:paraId="53EAE405" w14:textId="77777777" w:rsidR="00EA1924" w:rsidRDefault="00000000">
      <w:pPr>
        <w:tabs>
          <w:tab w:val="left" w:pos="10859"/>
        </w:tabs>
        <w:spacing w:before="30"/>
        <w:ind w:left="2761"/>
        <w:rPr>
          <w:rFonts w:ascii="Trebuchet MS"/>
          <w:sz w:val="10"/>
        </w:rPr>
      </w:pPr>
      <w:r>
        <w:rPr>
          <w:spacing w:val="-2"/>
          <w:sz w:val="20"/>
        </w:rPr>
        <w:t>models</w:t>
      </w:r>
      <w:r>
        <w:rPr>
          <w:spacing w:val="-8"/>
          <w:sz w:val="20"/>
        </w:rPr>
        <w:t xml:space="preserve"> </w:t>
      </w:r>
      <w:r>
        <w:rPr>
          <w:spacing w:val="-2"/>
          <w:sz w:val="20"/>
        </w:rPr>
        <w:t>are</w:t>
      </w:r>
      <w:r>
        <w:rPr>
          <w:spacing w:val="-7"/>
          <w:sz w:val="20"/>
        </w:rPr>
        <w:t xml:space="preserve"> </w:t>
      </w:r>
      <w:r>
        <w:rPr>
          <w:spacing w:val="-2"/>
          <w:sz w:val="20"/>
        </w:rPr>
        <w:t>the</w:t>
      </w:r>
      <w:r>
        <w:rPr>
          <w:spacing w:val="-7"/>
          <w:sz w:val="20"/>
        </w:rPr>
        <w:t xml:space="preserve"> </w:t>
      </w:r>
      <w:r>
        <w:rPr>
          <w:spacing w:val="-2"/>
          <w:sz w:val="20"/>
        </w:rPr>
        <w:t>object</w:t>
      </w:r>
      <w:r>
        <w:rPr>
          <w:spacing w:val="-7"/>
          <w:sz w:val="20"/>
        </w:rPr>
        <w:t xml:space="preserve"> </w:t>
      </w:r>
      <w:r>
        <w:rPr>
          <w:spacing w:val="-2"/>
          <w:sz w:val="20"/>
        </w:rPr>
        <w:t>of</w:t>
      </w:r>
      <w:r>
        <w:rPr>
          <w:spacing w:val="-7"/>
          <w:sz w:val="20"/>
        </w:rPr>
        <w:t xml:space="preserve"> </w:t>
      </w:r>
      <w:r>
        <w:rPr>
          <w:spacing w:val="-2"/>
          <w:sz w:val="20"/>
        </w:rPr>
        <w:t>study;</w:t>
      </w:r>
      <w:r>
        <w:rPr>
          <w:spacing w:val="-7"/>
          <w:sz w:val="20"/>
        </w:rPr>
        <w:t xml:space="preserve"> </w:t>
      </w:r>
      <w:r>
        <w:rPr>
          <w:spacing w:val="-2"/>
          <w:sz w:val="20"/>
        </w:rPr>
        <w:t>no</w:t>
      </w:r>
      <w:r>
        <w:rPr>
          <w:spacing w:val="-7"/>
          <w:sz w:val="20"/>
        </w:rPr>
        <w:t xml:space="preserve"> </w:t>
      </w:r>
      <w:r>
        <w:rPr>
          <w:spacing w:val="-2"/>
          <w:sz w:val="20"/>
        </w:rPr>
        <w:t>model</w:t>
      </w:r>
      <w:r>
        <w:rPr>
          <w:spacing w:val="-7"/>
          <w:sz w:val="20"/>
        </w:rPr>
        <w:t xml:space="preserve"> </w:t>
      </w:r>
      <w:r>
        <w:rPr>
          <w:spacing w:val="-2"/>
          <w:sz w:val="20"/>
        </w:rPr>
        <w:t>evaluated</w:t>
      </w:r>
      <w:r>
        <w:rPr>
          <w:spacing w:val="-7"/>
          <w:sz w:val="20"/>
        </w:rPr>
        <w:t xml:space="preserve"> </w:t>
      </w:r>
      <w:r>
        <w:rPr>
          <w:spacing w:val="-2"/>
          <w:sz w:val="20"/>
        </w:rPr>
        <w:t>there</w:t>
      </w:r>
      <w:r>
        <w:rPr>
          <w:spacing w:val="-8"/>
          <w:sz w:val="20"/>
        </w:rPr>
        <w:t xml:space="preserve"> </w:t>
      </w:r>
      <w:r>
        <w:rPr>
          <w:spacing w:val="-2"/>
          <w:sz w:val="20"/>
        </w:rPr>
        <w:t>had</w:t>
      </w:r>
      <w:r>
        <w:rPr>
          <w:spacing w:val="-7"/>
          <w:sz w:val="20"/>
        </w:rPr>
        <w:t xml:space="preserve"> </w:t>
      </w:r>
      <w:r>
        <w:rPr>
          <w:spacing w:val="-2"/>
          <w:sz w:val="20"/>
        </w:rPr>
        <w:t>any</w:t>
      </w:r>
      <w:r>
        <w:rPr>
          <w:spacing w:val="-7"/>
          <w:sz w:val="20"/>
        </w:rPr>
        <w:t xml:space="preserve"> </w:t>
      </w:r>
      <w:r>
        <w:rPr>
          <w:spacing w:val="-2"/>
          <w:sz w:val="20"/>
        </w:rPr>
        <w:t>role</w:t>
      </w:r>
      <w:r>
        <w:rPr>
          <w:spacing w:val="-7"/>
          <w:sz w:val="20"/>
        </w:rPr>
        <w:t xml:space="preserve"> </w:t>
      </w:r>
      <w:r>
        <w:rPr>
          <w:spacing w:val="-2"/>
          <w:sz w:val="20"/>
        </w:rPr>
        <w:t>in</w:t>
      </w:r>
      <w:r>
        <w:rPr>
          <w:spacing w:val="-7"/>
          <w:sz w:val="20"/>
        </w:rPr>
        <w:t xml:space="preserve"> </w:t>
      </w:r>
      <w:r>
        <w:rPr>
          <w:spacing w:val="-2"/>
          <w:sz w:val="20"/>
        </w:rPr>
        <w:t>producing</w:t>
      </w:r>
      <w:r>
        <w:rPr>
          <w:spacing w:val="-8"/>
          <w:sz w:val="20"/>
        </w:rPr>
        <w:t xml:space="preserve"> </w:t>
      </w:r>
      <w:r>
        <w:rPr>
          <w:spacing w:val="-2"/>
          <w:sz w:val="20"/>
        </w:rPr>
        <w:t>the</w:t>
      </w:r>
      <w:r>
        <w:rPr>
          <w:spacing w:val="-7"/>
          <w:sz w:val="20"/>
        </w:rPr>
        <w:t xml:space="preserve"> </w:t>
      </w:r>
      <w:r>
        <w:rPr>
          <w:spacing w:val="-4"/>
          <w:sz w:val="20"/>
        </w:rPr>
        <w:t>rest</w:t>
      </w:r>
      <w:r>
        <w:rPr>
          <w:rFonts w:ascii="Times New Roman"/>
          <w:sz w:val="20"/>
        </w:rPr>
        <w:tab/>
      </w:r>
      <w:r>
        <w:rPr>
          <w:rFonts w:ascii="Trebuchet MS"/>
          <w:spacing w:val="-5"/>
          <w:sz w:val="10"/>
        </w:rPr>
        <w:t>284</w:t>
      </w:r>
    </w:p>
    <w:p w14:paraId="753A80D6" w14:textId="77777777" w:rsidR="00EA1924" w:rsidRDefault="00000000">
      <w:pPr>
        <w:tabs>
          <w:tab w:val="left" w:pos="10859"/>
        </w:tabs>
        <w:spacing w:before="30"/>
        <w:ind w:left="2761"/>
        <w:rPr>
          <w:rFonts w:ascii="Trebuchet MS"/>
          <w:sz w:val="10"/>
        </w:rPr>
      </w:pPr>
      <w:r>
        <w:rPr>
          <w:sz w:val="20"/>
        </w:rPr>
        <w:t>of</w:t>
      </w:r>
      <w:r>
        <w:rPr>
          <w:spacing w:val="-4"/>
          <w:sz w:val="20"/>
        </w:rPr>
        <w:t xml:space="preserve"> </w:t>
      </w:r>
      <w:r>
        <w:rPr>
          <w:sz w:val="20"/>
        </w:rPr>
        <w:t>the</w:t>
      </w:r>
      <w:r>
        <w:rPr>
          <w:spacing w:val="-3"/>
          <w:sz w:val="20"/>
        </w:rPr>
        <w:t xml:space="preserve"> </w:t>
      </w:r>
      <w:r>
        <w:rPr>
          <w:spacing w:val="-2"/>
          <w:sz w:val="20"/>
        </w:rPr>
        <w:t>paper.</w:t>
      </w:r>
      <w:r>
        <w:rPr>
          <w:rFonts w:ascii="Times New Roman"/>
          <w:sz w:val="20"/>
        </w:rPr>
        <w:tab/>
      </w:r>
      <w:r>
        <w:rPr>
          <w:rFonts w:ascii="Trebuchet MS"/>
          <w:spacing w:val="-5"/>
          <w:sz w:val="10"/>
        </w:rPr>
        <w:t>285</w:t>
      </w:r>
    </w:p>
    <w:p w14:paraId="606D7698" w14:textId="77777777" w:rsidR="00EA1924" w:rsidRDefault="00EA1924">
      <w:pPr>
        <w:rPr>
          <w:rFonts w:ascii="Trebuchet MS"/>
          <w:sz w:val="10"/>
        </w:rPr>
        <w:sectPr w:rsidR="00EA1924">
          <w:pgSz w:w="11910" w:h="16840"/>
          <w:pgMar w:top="1020" w:right="283" w:bottom="760" w:left="566" w:header="685" w:footer="563" w:gutter="0"/>
          <w:cols w:space="720"/>
        </w:sectPr>
      </w:pPr>
    </w:p>
    <w:p w14:paraId="626B91F0" w14:textId="77777777" w:rsidR="00EA1924" w:rsidRDefault="00000000">
      <w:pPr>
        <w:tabs>
          <w:tab w:val="right" w:pos="11017"/>
        </w:tabs>
        <w:spacing w:before="410"/>
        <w:ind w:left="2761"/>
        <w:rPr>
          <w:rFonts w:ascii="Trebuchet MS"/>
          <w:sz w:val="10"/>
        </w:rPr>
      </w:pPr>
      <w:r>
        <w:rPr>
          <w:sz w:val="20"/>
        </w:rPr>
        <w:lastRenderedPageBreak/>
        <w:t>Correction</w:t>
      </w:r>
      <w:r>
        <w:rPr>
          <w:spacing w:val="-8"/>
          <w:sz w:val="20"/>
        </w:rPr>
        <w:t xml:space="preserve"> </w:t>
      </w:r>
      <w:r>
        <w:rPr>
          <w:sz w:val="20"/>
        </w:rPr>
        <w:t>to</w:t>
      </w:r>
      <w:r>
        <w:rPr>
          <w:spacing w:val="-8"/>
          <w:sz w:val="20"/>
        </w:rPr>
        <w:t xml:space="preserve"> </w:t>
      </w:r>
      <w:r>
        <w:rPr>
          <w:sz w:val="20"/>
        </w:rPr>
        <w:t>the</w:t>
      </w:r>
      <w:r>
        <w:rPr>
          <w:spacing w:val="-7"/>
          <w:sz w:val="20"/>
        </w:rPr>
        <w:t xml:space="preserve"> </w:t>
      </w:r>
      <w:r>
        <w:rPr>
          <w:sz w:val="20"/>
        </w:rPr>
        <w:t>AIC</w:t>
      </w:r>
      <w:r>
        <w:rPr>
          <w:spacing w:val="-8"/>
          <w:sz w:val="20"/>
        </w:rPr>
        <w:t xml:space="preserve"> </w:t>
      </w:r>
      <w:r>
        <w:rPr>
          <w:sz w:val="20"/>
        </w:rPr>
        <w:t>2025</w:t>
      </w:r>
      <w:r>
        <w:rPr>
          <w:spacing w:val="-7"/>
          <w:sz w:val="20"/>
        </w:rPr>
        <w:t xml:space="preserve"> </w:t>
      </w:r>
      <w:r>
        <w:rPr>
          <w:sz w:val="20"/>
        </w:rPr>
        <w:t>conference</w:t>
      </w:r>
      <w:r>
        <w:rPr>
          <w:spacing w:val="-8"/>
          <w:sz w:val="20"/>
        </w:rPr>
        <w:t xml:space="preserve"> </w:t>
      </w:r>
      <w:r>
        <w:rPr>
          <w:spacing w:val="-2"/>
          <w:sz w:val="20"/>
        </w:rPr>
        <w:t>results.</w:t>
      </w:r>
      <w:r>
        <w:rPr>
          <w:rFonts w:ascii="Times New Roman"/>
          <w:sz w:val="20"/>
        </w:rPr>
        <w:tab/>
      </w:r>
      <w:r>
        <w:rPr>
          <w:rFonts w:ascii="Trebuchet MS"/>
          <w:spacing w:val="-5"/>
          <w:sz w:val="10"/>
        </w:rPr>
        <w:t>286</w:t>
      </w:r>
    </w:p>
    <w:p w14:paraId="53CA9388" w14:textId="5EB5AF7D" w:rsidR="00EA1924" w:rsidRDefault="00000000">
      <w:pPr>
        <w:tabs>
          <w:tab w:val="right" w:pos="11017"/>
        </w:tabs>
        <w:spacing w:before="89"/>
        <w:ind w:left="3187"/>
        <w:rPr>
          <w:rFonts w:ascii="Trebuchet MS" w:hAnsi="Trebuchet MS"/>
          <w:sz w:val="10"/>
        </w:rPr>
      </w:pPr>
      <w:del w:id="378" w:author="Phil Green" w:date="2026-08-30T14:34:00Z" w16du:dateUtc="2026-08-30T12:34:00Z">
        <w:r w:rsidDel="008E2D4A">
          <w:rPr>
            <w:sz w:val="20"/>
          </w:rPr>
          <w:delText>The</w:delText>
        </w:r>
        <w:r w:rsidDel="008E2D4A">
          <w:rPr>
            <w:spacing w:val="8"/>
            <w:sz w:val="20"/>
          </w:rPr>
          <w:delText xml:space="preserve"> </w:delText>
        </w:r>
        <w:r w:rsidDel="008E2D4A">
          <w:rPr>
            <w:sz w:val="20"/>
          </w:rPr>
          <w:delText>AIC</w:delText>
        </w:r>
        <w:r w:rsidDel="008E2D4A">
          <w:rPr>
            <w:spacing w:val="9"/>
            <w:sz w:val="20"/>
          </w:rPr>
          <w:delText xml:space="preserve"> </w:delText>
        </w:r>
        <w:r w:rsidDel="008E2D4A">
          <w:rPr>
            <w:sz w:val="20"/>
          </w:rPr>
          <w:delText>2025</w:delText>
        </w:r>
      </w:del>
      <w:ins w:id="379" w:author="Phil Green" w:date="2026-08-30T14:34:00Z" w16du:dateUtc="2026-08-30T12:34:00Z">
        <w:r w:rsidR="008E2D4A">
          <w:rPr>
            <w:sz w:val="20"/>
          </w:rPr>
          <w:t>We note that a</w:t>
        </w:r>
      </w:ins>
      <w:r>
        <w:rPr>
          <w:spacing w:val="8"/>
          <w:sz w:val="20"/>
        </w:rPr>
        <w:t xml:space="preserve"> </w:t>
      </w:r>
      <w:del w:id="380" w:author="Phil Green" w:date="2026-08-30T14:34:00Z" w16du:dateUtc="2026-08-30T12:34:00Z">
        <w:r w:rsidDel="008E2D4A">
          <w:rPr>
            <w:sz w:val="20"/>
          </w:rPr>
          <w:delText>conference</w:delText>
        </w:r>
        <w:r w:rsidDel="008E2D4A">
          <w:rPr>
            <w:spacing w:val="9"/>
            <w:sz w:val="20"/>
          </w:rPr>
          <w:delText xml:space="preserve"> </w:delText>
        </w:r>
      </w:del>
      <w:ins w:id="381" w:author="Phil Green" w:date="2026-08-30T14:34:00Z" w16du:dateUtc="2026-08-30T12:34:00Z">
        <w:r w:rsidR="008E2D4A">
          <w:rPr>
            <w:sz w:val="20"/>
          </w:rPr>
          <w:t>previous</w:t>
        </w:r>
        <w:r w:rsidR="008E2D4A">
          <w:rPr>
            <w:spacing w:val="9"/>
            <w:sz w:val="20"/>
          </w:rPr>
          <w:t xml:space="preserve"> </w:t>
        </w:r>
      </w:ins>
      <w:r>
        <w:rPr>
          <w:sz w:val="20"/>
        </w:rPr>
        <w:t>version</w:t>
      </w:r>
      <w:r>
        <w:rPr>
          <w:spacing w:val="8"/>
          <w:sz w:val="20"/>
        </w:rPr>
        <w:t xml:space="preserve"> </w:t>
      </w:r>
      <w:r>
        <w:rPr>
          <w:sz w:val="20"/>
        </w:rPr>
        <w:t>of</w:t>
      </w:r>
      <w:r>
        <w:rPr>
          <w:spacing w:val="9"/>
          <w:sz w:val="20"/>
        </w:rPr>
        <w:t xml:space="preserve"> </w:t>
      </w:r>
      <w:r>
        <w:rPr>
          <w:sz w:val="20"/>
        </w:rPr>
        <w:t>this</w:t>
      </w:r>
      <w:r>
        <w:rPr>
          <w:spacing w:val="8"/>
          <w:sz w:val="20"/>
        </w:rPr>
        <w:t xml:space="preserve"> </w:t>
      </w:r>
      <w:r>
        <w:rPr>
          <w:sz w:val="20"/>
        </w:rPr>
        <w:t>analysis</w:t>
      </w:r>
      <w:r>
        <w:rPr>
          <w:spacing w:val="9"/>
          <w:sz w:val="20"/>
        </w:rPr>
        <w:t xml:space="preserve"> </w:t>
      </w:r>
      <w:r>
        <w:rPr>
          <w:sz w:val="20"/>
        </w:rPr>
        <w:t>[</w:t>
      </w:r>
      <w:hyperlink w:anchor="_bookmark39" w:history="1">
        <w:r>
          <w:rPr>
            <w:color w:val="0774B7"/>
            <w:sz w:val="20"/>
          </w:rPr>
          <w:t>8</w:t>
        </w:r>
      </w:hyperlink>
      <w:r>
        <w:rPr>
          <w:sz w:val="20"/>
        </w:rPr>
        <w:t>]</w:t>
      </w:r>
      <w:r>
        <w:rPr>
          <w:spacing w:val="8"/>
          <w:sz w:val="20"/>
        </w:rPr>
        <w:t xml:space="preserve"> </w:t>
      </w:r>
      <w:r>
        <w:rPr>
          <w:sz w:val="20"/>
        </w:rPr>
        <w:t>computed</w:t>
      </w:r>
      <w:r>
        <w:rPr>
          <w:spacing w:val="11"/>
          <w:sz w:val="20"/>
        </w:rPr>
        <w:t xml:space="preserve"> </w:t>
      </w:r>
      <w:r>
        <w:rPr>
          <w:rFonts w:ascii="Calibri" w:hAnsi="Calibri"/>
          <w:sz w:val="20"/>
        </w:rPr>
        <w:t>∆</w:t>
      </w:r>
      <w:r>
        <w:rPr>
          <w:i/>
          <w:sz w:val="20"/>
        </w:rPr>
        <w:t>E</w:t>
      </w:r>
      <w:r>
        <w:rPr>
          <w:sz w:val="20"/>
          <w:vertAlign w:val="subscript"/>
        </w:rPr>
        <w:t>00</w:t>
      </w:r>
      <w:r>
        <w:rPr>
          <w:spacing w:val="20"/>
          <w:sz w:val="20"/>
        </w:rPr>
        <w:t xml:space="preserve"> </w:t>
      </w:r>
      <w:r>
        <w:rPr>
          <w:sz w:val="20"/>
        </w:rPr>
        <w:t>on</w:t>
      </w:r>
      <w:r>
        <w:rPr>
          <w:spacing w:val="9"/>
          <w:sz w:val="20"/>
        </w:rPr>
        <w:t xml:space="preserve"> </w:t>
      </w:r>
      <w:r>
        <w:rPr>
          <w:spacing w:val="-2"/>
          <w:sz w:val="20"/>
        </w:rPr>
        <w:t>normalized</w:t>
      </w:r>
      <w:r>
        <w:rPr>
          <w:rFonts w:ascii="Times New Roman" w:hAnsi="Times New Roman"/>
          <w:sz w:val="20"/>
        </w:rPr>
        <w:tab/>
      </w:r>
      <w:r>
        <w:rPr>
          <w:rFonts w:ascii="Trebuchet MS" w:hAnsi="Trebuchet MS"/>
          <w:spacing w:val="-5"/>
          <w:sz w:val="10"/>
        </w:rPr>
        <w:t>287</w:t>
      </w:r>
    </w:p>
    <w:p w14:paraId="1D8A9F1A" w14:textId="77777777" w:rsidR="00EA1924" w:rsidRDefault="00000000">
      <w:pPr>
        <w:tabs>
          <w:tab w:val="right" w:pos="11017"/>
        </w:tabs>
        <w:spacing w:before="30"/>
        <w:ind w:left="2755"/>
        <w:rPr>
          <w:rFonts w:ascii="Trebuchet MS" w:hAnsi="Trebuchet MS"/>
          <w:sz w:val="10"/>
        </w:rPr>
      </w:pPr>
      <w:r>
        <w:rPr>
          <w:sz w:val="20"/>
        </w:rPr>
        <w:t>(0–1</w:t>
      </w:r>
      <w:r>
        <w:rPr>
          <w:spacing w:val="3"/>
          <w:sz w:val="20"/>
        </w:rPr>
        <w:t xml:space="preserve"> </w:t>
      </w:r>
      <w:r>
        <w:rPr>
          <w:sz w:val="20"/>
        </w:rPr>
        <w:t>scaled)</w:t>
      </w:r>
      <w:r>
        <w:rPr>
          <w:spacing w:val="5"/>
          <w:sz w:val="20"/>
        </w:rPr>
        <w:t xml:space="preserve"> </w:t>
      </w:r>
      <w:r>
        <w:rPr>
          <w:sz w:val="20"/>
        </w:rPr>
        <w:t>XYZ</w:t>
      </w:r>
      <w:r>
        <w:rPr>
          <w:spacing w:val="3"/>
          <w:sz w:val="20"/>
        </w:rPr>
        <w:t xml:space="preserve"> </w:t>
      </w:r>
      <w:r>
        <w:rPr>
          <w:sz w:val="20"/>
        </w:rPr>
        <w:t>values</w:t>
      </w:r>
      <w:r>
        <w:rPr>
          <w:spacing w:val="4"/>
          <w:sz w:val="20"/>
        </w:rPr>
        <w:t xml:space="preserve"> </w:t>
      </w:r>
      <w:r>
        <w:rPr>
          <w:sz w:val="20"/>
        </w:rPr>
        <w:t>rather</w:t>
      </w:r>
      <w:r>
        <w:rPr>
          <w:spacing w:val="4"/>
          <w:sz w:val="20"/>
        </w:rPr>
        <w:t xml:space="preserve"> </w:t>
      </w:r>
      <w:r>
        <w:rPr>
          <w:sz w:val="20"/>
        </w:rPr>
        <w:t>than</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physical</w:t>
      </w:r>
      <w:r>
        <w:rPr>
          <w:spacing w:val="4"/>
          <w:sz w:val="20"/>
        </w:rPr>
        <w:t xml:space="preserve"> </w:t>
      </w:r>
      <w:r>
        <w:rPr>
          <w:sz w:val="20"/>
        </w:rPr>
        <w:t>0–100</w:t>
      </w:r>
      <w:r>
        <w:rPr>
          <w:spacing w:val="4"/>
          <w:sz w:val="20"/>
        </w:rPr>
        <w:t xml:space="preserve"> </w:t>
      </w:r>
      <w:r>
        <w:rPr>
          <w:sz w:val="20"/>
        </w:rPr>
        <w:t>XYZ</w:t>
      </w:r>
      <w:r>
        <w:rPr>
          <w:spacing w:val="4"/>
          <w:sz w:val="20"/>
        </w:rPr>
        <w:t xml:space="preserve"> </w:t>
      </w:r>
      <w:r>
        <w:rPr>
          <w:sz w:val="20"/>
        </w:rPr>
        <w:t>scale,</w:t>
      </w:r>
      <w:r>
        <w:rPr>
          <w:spacing w:val="4"/>
          <w:sz w:val="20"/>
        </w:rPr>
        <w:t xml:space="preserve"> </w:t>
      </w:r>
      <w:r>
        <w:rPr>
          <w:sz w:val="20"/>
        </w:rPr>
        <w:t>which</w:t>
      </w:r>
      <w:r>
        <w:rPr>
          <w:spacing w:val="4"/>
          <w:sz w:val="20"/>
        </w:rPr>
        <w:t xml:space="preserve"> </w:t>
      </w:r>
      <w:r>
        <w:rPr>
          <w:spacing w:val="-2"/>
          <w:sz w:val="20"/>
        </w:rPr>
        <w:t>understated</w:t>
      </w:r>
      <w:r>
        <w:rPr>
          <w:rFonts w:ascii="Times New Roman" w:hAnsi="Times New Roman"/>
          <w:sz w:val="20"/>
        </w:rPr>
        <w:tab/>
      </w:r>
      <w:r>
        <w:rPr>
          <w:rFonts w:ascii="Trebuchet MS" w:hAnsi="Trebuchet MS"/>
          <w:spacing w:val="-5"/>
          <w:sz w:val="10"/>
        </w:rPr>
        <w:t>288</w:t>
      </w:r>
    </w:p>
    <w:p w14:paraId="6A0661FD" w14:textId="77777777" w:rsidR="00EA1924" w:rsidRDefault="00000000">
      <w:pPr>
        <w:tabs>
          <w:tab w:val="right" w:pos="11017"/>
        </w:tabs>
        <w:spacing w:before="30"/>
        <w:ind w:left="2761"/>
        <w:rPr>
          <w:rFonts w:ascii="Trebuchet MS"/>
          <w:sz w:val="10"/>
        </w:rPr>
      </w:pPr>
      <w:r>
        <w:rPr>
          <w:sz w:val="20"/>
        </w:rPr>
        <w:t>the</w:t>
      </w:r>
      <w:r>
        <w:rPr>
          <w:spacing w:val="-13"/>
          <w:sz w:val="20"/>
        </w:rPr>
        <w:t xml:space="preserve"> </w:t>
      </w:r>
      <w:r>
        <w:rPr>
          <w:sz w:val="20"/>
        </w:rPr>
        <w:t>reported</w:t>
      </w:r>
      <w:r>
        <w:rPr>
          <w:spacing w:val="-12"/>
          <w:sz w:val="20"/>
        </w:rPr>
        <w:t xml:space="preserve"> </w:t>
      </w:r>
      <w:r>
        <w:rPr>
          <w:sz w:val="20"/>
        </w:rPr>
        <w:t>color</w:t>
      </w:r>
      <w:r>
        <w:rPr>
          <w:spacing w:val="-13"/>
          <w:sz w:val="20"/>
        </w:rPr>
        <w:t xml:space="preserve"> </w:t>
      </w:r>
      <w:r>
        <w:rPr>
          <w:sz w:val="20"/>
        </w:rPr>
        <w:t>differences</w:t>
      </w:r>
      <w:r>
        <w:rPr>
          <w:spacing w:val="-12"/>
          <w:sz w:val="20"/>
        </w:rPr>
        <w:t xml:space="preserve"> </w:t>
      </w:r>
      <w:r>
        <w:rPr>
          <w:sz w:val="20"/>
        </w:rPr>
        <w:t>by</w:t>
      </w:r>
      <w:r>
        <w:rPr>
          <w:spacing w:val="-13"/>
          <w:sz w:val="20"/>
        </w:rPr>
        <w:t xml:space="preserve"> </w:t>
      </w:r>
      <w:r>
        <w:rPr>
          <w:sz w:val="20"/>
        </w:rPr>
        <w:t>approximately</w:t>
      </w:r>
      <w:r>
        <w:rPr>
          <w:spacing w:val="-12"/>
          <w:sz w:val="20"/>
        </w:rPr>
        <w:t xml:space="preserve"> </w:t>
      </w:r>
      <w:r>
        <w:rPr>
          <w:sz w:val="20"/>
        </w:rPr>
        <w:t>a</w:t>
      </w:r>
      <w:r>
        <w:rPr>
          <w:spacing w:val="-13"/>
          <w:sz w:val="20"/>
        </w:rPr>
        <w:t xml:space="preserve"> </w:t>
      </w:r>
      <w:r>
        <w:rPr>
          <w:sz w:val="20"/>
        </w:rPr>
        <w:t>factor</w:t>
      </w:r>
      <w:r>
        <w:rPr>
          <w:spacing w:val="-12"/>
          <w:sz w:val="20"/>
        </w:rPr>
        <w:t xml:space="preserve"> </w:t>
      </w:r>
      <w:r>
        <w:rPr>
          <w:sz w:val="20"/>
        </w:rPr>
        <w:t>of</w:t>
      </w:r>
      <w:r>
        <w:rPr>
          <w:spacing w:val="-13"/>
          <w:sz w:val="20"/>
        </w:rPr>
        <w:t xml:space="preserve"> </w:t>
      </w:r>
      <w:r>
        <w:rPr>
          <w:sz w:val="20"/>
        </w:rPr>
        <w:t>five.</w:t>
      </w:r>
      <w:r>
        <w:rPr>
          <w:spacing w:val="-4"/>
          <w:sz w:val="20"/>
        </w:rPr>
        <w:t xml:space="preserve"> </w:t>
      </w:r>
      <w:r>
        <w:rPr>
          <w:sz w:val="20"/>
        </w:rPr>
        <w:t>All</w:t>
      </w:r>
      <w:r>
        <w:rPr>
          <w:spacing w:val="-13"/>
          <w:sz w:val="20"/>
        </w:rPr>
        <w:t xml:space="preserve"> </w:t>
      </w:r>
      <w:r>
        <w:rPr>
          <w:sz w:val="20"/>
        </w:rPr>
        <w:t>results</w:t>
      </w:r>
      <w:r>
        <w:rPr>
          <w:spacing w:val="-12"/>
          <w:sz w:val="20"/>
        </w:rPr>
        <w:t xml:space="preserve"> </w:t>
      </w:r>
      <w:r>
        <w:rPr>
          <w:sz w:val="20"/>
        </w:rPr>
        <w:t>reported</w:t>
      </w:r>
      <w:r>
        <w:rPr>
          <w:spacing w:val="-13"/>
          <w:sz w:val="20"/>
        </w:rPr>
        <w:t xml:space="preserve"> </w:t>
      </w:r>
      <w:r>
        <w:rPr>
          <w:sz w:val="20"/>
        </w:rPr>
        <w:t>in</w:t>
      </w:r>
      <w:r>
        <w:rPr>
          <w:spacing w:val="-12"/>
          <w:sz w:val="20"/>
        </w:rPr>
        <w:t xml:space="preserve"> </w:t>
      </w:r>
      <w:r>
        <w:rPr>
          <w:spacing w:val="-4"/>
          <w:sz w:val="20"/>
        </w:rPr>
        <w:t>this</w:t>
      </w:r>
      <w:r>
        <w:rPr>
          <w:rFonts w:ascii="Times New Roman"/>
          <w:sz w:val="20"/>
        </w:rPr>
        <w:tab/>
      </w:r>
      <w:r>
        <w:rPr>
          <w:rFonts w:ascii="Trebuchet MS"/>
          <w:spacing w:val="-5"/>
          <w:sz w:val="10"/>
        </w:rPr>
        <w:t>289</w:t>
      </w:r>
    </w:p>
    <w:p w14:paraId="11EA13EF" w14:textId="401056D7" w:rsidR="00EA1924" w:rsidRDefault="00000000">
      <w:pPr>
        <w:tabs>
          <w:tab w:val="right" w:pos="11017"/>
        </w:tabs>
        <w:spacing w:before="30"/>
        <w:ind w:left="2755"/>
        <w:rPr>
          <w:rFonts w:ascii="Trebuchet MS"/>
          <w:sz w:val="10"/>
        </w:rPr>
      </w:pPr>
      <w:r>
        <w:rPr>
          <w:sz w:val="20"/>
        </w:rPr>
        <w:t>paper</w:t>
      </w:r>
      <w:r>
        <w:rPr>
          <w:spacing w:val="-9"/>
          <w:sz w:val="20"/>
        </w:rPr>
        <w:t xml:space="preserve"> </w:t>
      </w:r>
      <w:r>
        <w:rPr>
          <w:sz w:val="20"/>
        </w:rPr>
        <w:t>are</w:t>
      </w:r>
      <w:r>
        <w:rPr>
          <w:spacing w:val="-9"/>
          <w:sz w:val="20"/>
        </w:rPr>
        <w:t xml:space="preserve"> </w:t>
      </w:r>
      <w:r>
        <w:rPr>
          <w:sz w:val="20"/>
        </w:rPr>
        <w:t>corrected</w:t>
      </w:r>
      <w:r>
        <w:rPr>
          <w:spacing w:val="-8"/>
          <w:sz w:val="20"/>
        </w:rPr>
        <w:t xml:space="preserve"> </w:t>
      </w:r>
      <w:r>
        <w:rPr>
          <w:sz w:val="20"/>
        </w:rPr>
        <w:t>and</w:t>
      </w:r>
      <w:r>
        <w:rPr>
          <w:spacing w:val="-9"/>
          <w:sz w:val="20"/>
        </w:rPr>
        <w:t xml:space="preserve"> </w:t>
      </w:r>
      <w:r>
        <w:rPr>
          <w:sz w:val="20"/>
        </w:rPr>
        <w:t>supersede</w:t>
      </w:r>
      <w:r>
        <w:rPr>
          <w:spacing w:val="-8"/>
          <w:sz w:val="20"/>
        </w:rPr>
        <w:t xml:space="preserve"> </w:t>
      </w:r>
      <w:r>
        <w:rPr>
          <w:sz w:val="20"/>
        </w:rPr>
        <w:t>the</w:t>
      </w:r>
      <w:r>
        <w:rPr>
          <w:spacing w:val="-9"/>
          <w:sz w:val="20"/>
        </w:rPr>
        <w:t xml:space="preserve"> </w:t>
      </w:r>
      <w:del w:id="382" w:author="Phil Green" w:date="2026-08-30T16:03:00Z" w16du:dateUtc="2026-08-30T14:03:00Z">
        <w:r w:rsidDel="00D006F5">
          <w:rPr>
            <w:sz w:val="20"/>
          </w:rPr>
          <w:delText>conference</w:delText>
        </w:r>
        <w:r w:rsidDel="00D006F5">
          <w:rPr>
            <w:spacing w:val="-8"/>
            <w:sz w:val="20"/>
          </w:rPr>
          <w:delText xml:space="preserve"> </w:delText>
        </w:r>
        <w:r w:rsidDel="00D006F5">
          <w:rPr>
            <w:spacing w:val="-2"/>
            <w:sz w:val="20"/>
          </w:rPr>
          <w:delText>figures</w:delText>
        </w:r>
      </w:del>
      <w:ins w:id="383" w:author="Phil Green" w:date="2026-08-30T16:03:00Z" w16du:dateUtc="2026-08-30T14:03:00Z">
        <w:r w:rsidR="00D006F5">
          <w:rPr>
            <w:sz w:val="20"/>
          </w:rPr>
          <w:t>previous published results</w:t>
        </w:r>
      </w:ins>
      <w:r>
        <w:rPr>
          <w:spacing w:val="-2"/>
          <w:sz w:val="20"/>
        </w:rPr>
        <w:t>.</w:t>
      </w:r>
      <w:r>
        <w:rPr>
          <w:rFonts w:ascii="Times New Roman"/>
          <w:sz w:val="20"/>
        </w:rPr>
        <w:tab/>
      </w:r>
      <w:r>
        <w:rPr>
          <w:rFonts w:ascii="Trebuchet MS"/>
          <w:spacing w:val="-5"/>
          <w:sz w:val="10"/>
        </w:rPr>
        <w:t>290</w:t>
      </w:r>
    </w:p>
    <w:p w14:paraId="5C0B7650" w14:textId="77777777" w:rsidR="00EA1924" w:rsidRDefault="00000000">
      <w:pPr>
        <w:pStyle w:val="ListParagraph"/>
        <w:numPr>
          <w:ilvl w:val="0"/>
          <w:numId w:val="3"/>
        </w:numPr>
        <w:tabs>
          <w:tab w:val="left" w:pos="3014"/>
          <w:tab w:val="right" w:pos="11017"/>
        </w:tabs>
        <w:spacing w:before="236"/>
        <w:ind w:left="3014" w:hanging="253"/>
        <w:jc w:val="left"/>
        <w:rPr>
          <w:rFonts w:ascii="Trebuchet MS"/>
          <w:sz w:val="10"/>
        </w:rPr>
      </w:pPr>
      <w:bookmarkStart w:id="384" w:name="Results"/>
      <w:bookmarkStart w:id="385" w:name="_bookmark7"/>
      <w:bookmarkEnd w:id="384"/>
      <w:bookmarkEnd w:id="385"/>
      <w:r>
        <w:rPr>
          <w:b/>
          <w:spacing w:val="-2"/>
          <w:sz w:val="24"/>
        </w:rPr>
        <w:t>Results</w:t>
      </w:r>
      <w:r>
        <w:rPr>
          <w:rFonts w:ascii="Times New Roman"/>
          <w:sz w:val="24"/>
        </w:rPr>
        <w:tab/>
      </w:r>
      <w:r>
        <w:rPr>
          <w:rFonts w:ascii="Trebuchet MS"/>
          <w:spacing w:val="-5"/>
          <w:sz w:val="10"/>
        </w:rPr>
        <w:t>291</w:t>
      </w:r>
    </w:p>
    <w:p w14:paraId="3EC6C7A2" w14:textId="77777777" w:rsidR="00EA1924" w:rsidRDefault="00000000">
      <w:pPr>
        <w:pStyle w:val="ListParagraph"/>
        <w:numPr>
          <w:ilvl w:val="1"/>
          <w:numId w:val="3"/>
        </w:numPr>
        <w:tabs>
          <w:tab w:val="left" w:pos="3123"/>
          <w:tab w:val="right" w:pos="11017"/>
        </w:tabs>
        <w:spacing w:before="62"/>
        <w:ind w:left="3123" w:hanging="362"/>
        <w:rPr>
          <w:rFonts w:ascii="Trebuchet MS"/>
          <w:sz w:val="10"/>
        </w:rPr>
      </w:pPr>
      <w:bookmarkStart w:id="386" w:name="n=3_(CMY):_Corrected"/>
      <w:bookmarkStart w:id="387" w:name="_bookmark8"/>
      <w:bookmarkEnd w:id="386"/>
      <w:bookmarkEnd w:id="387"/>
      <w:r>
        <w:rPr>
          <w:i/>
          <w:sz w:val="20"/>
        </w:rPr>
        <w:t>n</w:t>
      </w:r>
      <w:r>
        <w:rPr>
          <w:i/>
          <w:spacing w:val="11"/>
          <w:sz w:val="20"/>
        </w:rPr>
        <w:t xml:space="preserve"> </w:t>
      </w:r>
      <w:r>
        <w:rPr>
          <w:rFonts w:ascii="Tahoma"/>
          <w:sz w:val="20"/>
        </w:rPr>
        <w:t>=</w:t>
      </w:r>
      <w:r>
        <w:rPr>
          <w:rFonts w:ascii="Tahoma"/>
          <w:spacing w:val="-3"/>
          <w:sz w:val="20"/>
        </w:rPr>
        <w:t xml:space="preserve"> </w:t>
      </w:r>
      <w:r>
        <w:rPr>
          <w:sz w:val="20"/>
        </w:rPr>
        <w:t xml:space="preserve">3 </w:t>
      </w:r>
      <w:r>
        <w:rPr>
          <w:i/>
          <w:sz w:val="20"/>
        </w:rPr>
        <w:t>(CMY)</w:t>
      </w:r>
      <w:del w:id="388" w:author="Phil Green" w:date="2026-08-30T16:03:00Z" w16du:dateUtc="2026-08-30T14:03:00Z">
        <w:r w:rsidDel="00D006F5">
          <w:rPr>
            <w:i/>
            <w:sz w:val="20"/>
          </w:rPr>
          <w:delText>:</w:delText>
        </w:r>
        <w:r w:rsidDel="00D006F5">
          <w:rPr>
            <w:i/>
            <w:spacing w:val="1"/>
            <w:sz w:val="20"/>
          </w:rPr>
          <w:delText xml:space="preserve"> </w:delText>
        </w:r>
        <w:r w:rsidDel="00D006F5">
          <w:rPr>
            <w:i/>
            <w:spacing w:val="-2"/>
            <w:sz w:val="20"/>
          </w:rPr>
          <w:delText>Corrected</w:delText>
        </w:r>
      </w:del>
      <w:r>
        <w:rPr>
          <w:rFonts w:ascii="Times New Roman"/>
          <w:sz w:val="20"/>
        </w:rPr>
        <w:tab/>
      </w:r>
      <w:r>
        <w:rPr>
          <w:rFonts w:ascii="Trebuchet MS"/>
          <w:spacing w:val="-5"/>
          <w:sz w:val="10"/>
        </w:rPr>
        <w:t>292</w:t>
      </w:r>
    </w:p>
    <w:p w14:paraId="6AE57342" w14:textId="77777777" w:rsidR="00EA1924" w:rsidRDefault="00000000">
      <w:pPr>
        <w:tabs>
          <w:tab w:val="right" w:pos="11017"/>
        </w:tabs>
        <w:spacing w:before="90"/>
        <w:ind w:left="3187"/>
        <w:rPr>
          <w:rFonts w:ascii="Trebuchet MS" w:hAnsi="Trebuchet MS"/>
          <w:sz w:val="10"/>
        </w:rPr>
      </w:pPr>
      <w:r>
        <w:rPr>
          <w:sz w:val="20"/>
        </w:rPr>
        <w:t>Table</w:t>
      </w:r>
      <w:r>
        <w:rPr>
          <w:spacing w:val="-9"/>
          <w:sz w:val="20"/>
        </w:rPr>
        <w:t xml:space="preserve"> </w:t>
      </w:r>
      <w:hyperlink w:anchor="_bookmark9" w:history="1">
        <w:r>
          <w:rPr>
            <w:color w:val="0774B7"/>
            <w:sz w:val="20"/>
          </w:rPr>
          <w:t>3</w:t>
        </w:r>
      </w:hyperlink>
      <w:r>
        <w:rPr>
          <w:color w:val="0774B7"/>
          <w:spacing w:val="-8"/>
          <w:sz w:val="20"/>
        </w:rPr>
        <w:t xml:space="preserve"> </w:t>
      </w:r>
      <w:r>
        <w:rPr>
          <w:sz w:val="20"/>
        </w:rPr>
        <w:t>reports</w:t>
      </w:r>
      <w:r>
        <w:rPr>
          <w:spacing w:val="-9"/>
          <w:sz w:val="20"/>
        </w:rPr>
        <w:t xml:space="preserve"> </w:t>
      </w:r>
      <w:r>
        <w:rPr>
          <w:sz w:val="20"/>
        </w:rPr>
        <w:t>median,</w:t>
      </w:r>
      <w:r>
        <w:rPr>
          <w:spacing w:val="-8"/>
          <w:sz w:val="20"/>
        </w:rPr>
        <w:t xml:space="preserve"> </w:t>
      </w:r>
      <w:r>
        <w:rPr>
          <w:sz w:val="20"/>
        </w:rPr>
        <w:t>95th-percentile,</w:t>
      </w:r>
      <w:r>
        <w:rPr>
          <w:spacing w:val="-9"/>
          <w:sz w:val="20"/>
        </w:rPr>
        <w:t xml:space="preserve"> </w:t>
      </w:r>
      <w:r>
        <w:rPr>
          <w:sz w:val="20"/>
        </w:rPr>
        <w:t>and</w:t>
      </w:r>
      <w:r>
        <w:rPr>
          <w:spacing w:val="-8"/>
          <w:sz w:val="20"/>
        </w:rPr>
        <w:t xml:space="preserve"> </w:t>
      </w:r>
      <w:r>
        <w:rPr>
          <w:sz w:val="20"/>
        </w:rPr>
        <w:t>maximum</w:t>
      </w:r>
      <w:r>
        <w:rPr>
          <w:spacing w:val="-7"/>
          <w:sz w:val="20"/>
        </w:rPr>
        <w:t xml:space="preserve"> </w:t>
      </w:r>
      <w:r>
        <w:rPr>
          <w:rFonts w:ascii="Calibri" w:hAnsi="Calibri"/>
          <w:sz w:val="20"/>
        </w:rPr>
        <w:t>∆</w:t>
      </w:r>
      <w:r>
        <w:rPr>
          <w:i/>
          <w:sz w:val="20"/>
        </w:rPr>
        <w:t>E</w:t>
      </w:r>
      <w:r>
        <w:rPr>
          <w:sz w:val="20"/>
          <w:vertAlign w:val="subscript"/>
        </w:rPr>
        <w:t>00</w:t>
      </w:r>
      <w:r>
        <w:rPr>
          <w:sz w:val="20"/>
        </w:rPr>
        <w:t xml:space="preserve"> for</w:t>
      </w:r>
      <w:r>
        <w:rPr>
          <w:spacing w:val="-8"/>
          <w:sz w:val="20"/>
        </w:rPr>
        <w:t xml:space="preserve"> </w:t>
      </w:r>
      <w:r>
        <w:rPr>
          <w:sz w:val="20"/>
        </w:rPr>
        <w:t>all</w:t>
      </w:r>
      <w:r>
        <w:rPr>
          <w:spacing w:val="-9"/>
          <w:sz w:val="20"/>
        </w:rPr>
        <w:t xml:space="preserve"> </w:t>
      </w:r>
      <w:r>
        <w:rPr>
          <w:sz w:val="20"/>
        </w:rPr>
        <w:t>14</w:t>
      </w:r>
      <w:r>
        <w:rPr>
          <w:spacing w:val="-8"/>
          <w:sz w:val="20"/>
        </w:rPr>
        <w:t xml:space="preserve"> </w:t>
      </w:r>
      <w:r>
        <w:rPr>
          <w:sz w:val="20"/>
        </w:rPr>
        <w:t>registry</w:t>
      </w:r>
      <w:r>
        <w:rPr>
          <w:spacing w:val="-9"/>
          <w:sz w:val="20"/>
        </w:rPr>
        <w:t xml:space="preserve"> </w:t>
      </w:r>
      <w:r>
        <w:rPr>
          <w:spacing w:val="-2"/>
          <w:sz w:val="20"/>
        </w:rPr>
        <w:t>models</w:t>
      </w:r>
      <w:r>
        <w:rPr>
          <w:rFonts w:ascii="Times New Roman" w:hAnsi="Times New Roman"/>
          <w:sz w:val="20"/>
        </w:rPr>
        <w:tab/>
      </w:r>
      <w:r>
        <w:rPr>
          <w:rFonts w:ascii="Trebuchet MS" w:hAnsi="Trebuchet MS"/>
          <w:spacing w:val="-5"/>
          <w:sz w:val="10"/>
        </w:rPr>
        <w:t>293</w:t>
      </w:r>
    </w:p>
    <w:p w14:paraId="7F8389E8" w14:textId="77777777" w:rsidR="00EA1924" w:rsidRDefault="00000000">
      <w:pPr>
        <w:tabs>
          <w:tab w:val="right" w:pos="11017"/>
        </w:tabs>
        <w:spacing w:before="22"/>
        <w:ind w:left="2755"/>
        <w:rPr>
          <w:rFonts w:ascii="Trebuchet MS"/>
          <w:sz w:val="10"/>
        </w:rPr>
      </w:pPr>
      <w:r>
        <w:rPr>
          <w:sz w:val="20"/>
        </w:rPr>
        <w:t>plus</w:t>
      </w:r>
      <w:r>
        <w:rPr>
          <w:spacing w:val="25"/>
          <w:sz w:val="20"/>
        </w:rPr>
        <w:t xml:space="preserve"> </w:t>
      </w:r>
      <w:r>
        <w:rPr>
          <w:sz w:val="20"/>
        </w:rPr>
        <w:t>the</w:t>
      </w:r>
      <w:r>
        <w:rPr>
          <w:spacing w:val="26"/>
          <w:sz w:val="20"/>
        </w:rPr>
        <w:t xml:space="preserve"> </w:t>
      </w:r>
      <w:r>
        <w:rPr>
          <w:sz w:val="20"/>
        </w:rPr>
        <w:t>four</w:t>
      </w:r>
      <w:r>
        <w:rPr>
          <w:spacing w:val="25"/>
          <w:sz w:val="20"/>
        </w:rPr>
        <w:t xml:space="preserve"> </w:t>
      </w:r>
      <w:r>
        <w:rPr>
          <w:sz w:val="20"/>
        </w:rPr>
        <w:t>fitting-space</w:t>
      </w:r>
      <w:r>
        <w:rPr>
          <w:spacing w:val="26"/>
          <w:sz w:val="20"/>
        </w:rPr>
        <w:t xml:space="preserve"> </w:t>
      </w:r>
      <w:r>
        <w:rPr>
          <w:sz w:val="20"/>
        </w:rPr>
        <w:t>variants</w:t>
      </w:r>
      <w:r>
        <w:rPr>
          <w:spacing w:val="25"/>
          <w:sz w:val="20"/>
        </w:rPr>
        <w:t xml:space="preserve"> </w:t>
      </w:r>
      <w:r>
        <w:rPr>
          <w:sz w:val="20"/>
        </w:rPr>
        <w:t>on</w:t>
      </w:r>
      <w:r>
        <w:rPr>
          <w:spacing w:val="26"/>
          <w:sz w:val="20"/>
        </w:rPr>
        <w:t xml:space="preserve"> </w:t>
      </w:r>
      <w:r>
        <w:rPr>
          <w:sz w:val="20"/>
        </w:rPr>
        <w:t>the</w:t>
      </w:r>
      <w:r>
        <w:rPr>
          <w:spacing w:val="26"/>
          <w:sz w:val="20"/>
        </w:rPr>
        <w:t xml:space="preserve"> </w:t>
      </w:r>
      <w:r>
        <w:rPr>
          <w:sz w:val="20"/>
        </w:rPr>
        <w:t>three</w:t>
      </w:r>
      <w:r>
        <w:rPr>
          <w:spacing w:val="28"/>
          <w:sz w:val="20"/>
        </w:rPr>
        <w:t xml:space="preserve"> </w:t>
      </w:r>
      <w:r>
        <w:rPr>
          <w:i/>
          <w:sz w:val="20"/>
        </w:rPr>
        <w:t>n</w:t>
      </w:r>
      <w:r>
        <w:rPr>
          <w:i/>
          <w:spacing w:val="57"/>
          <w:sz w:val="20"/>
        </w:rPr>
        <w:t xml:space="preserve"> </w:t>
      </w:r>
      <w:r>
        <w:rPr>
          <w:rFonts w:ascii="Tahoma"/>
          <w:sz w:val="20"/>
        </w:rPr>
        <w:t>=</w:t>
      </w:r>
      <w:r>
        <w:rPr>
          <w:rFonts w:ascii="Tahoma"/>
          <w:spacing w:val="41"/>
          <w:sz w:val="20"/>
        </w:rPr>
        <w:t xml:space="preserve"> </w:t>
      </w:r>
      <w:r>
        <w:rPr>
          <w:sz w:val="20"/>
        </w:rPr>
        <w:t>3</w:t>
      </w:r>
      <w:r>
        <w:rPr>
          <w:spacing w:val="26"/>
          <w:sz w:val="20"/>
        </w:rPr>
        <w:t xml:space="preserve"> </w:t>
      </w:r>
      <w:r>
        <w:rPr>
          <w:sz w:val="20"/>
        </w:rPr>
        <w:t>(CMY)</w:t>
      </w:r>
      <w:r>
        <w:rPr>
          <w:spacing w:val="25"/>
          <w:sz w:val="20"/>
        </w:rPr>
        <w:t xml:space="preserve"> </w:t>
      </w:r>
      <w:r>
        <w:rPr>
          <w:sz w:val="20"/>
        </w:rPr>
        <w:t>datasets,</w:t>
      </w:r>
      <w:r>
        <w:rPr>
          <w:spacing w:val="32"/>
          <w:sz w:val="20"/>
        </w:rPr>
        <w:t xml:space="preserve"> </w:t>
      </w:r>
      <w:r>
        <w:rPr>
          <w:sz w:val="20"/>
        </w:rPr>
        <w:t>pooled</w:t>
      </w:r>
      <w:r>
        <w:rPr>
          <w:spacing w:val="26"/>
          <w:sz w:val="20"/>
        </w:rPr>
        <w:t xml:space="preserve"> </w:t>
      </w:r>
      <w:r>
        <w:rPr>
          <w:spacing w:val="-2"/>
          <w:sz w:val="20"/>
        </w:rPr>
        <w:t>across</w:t>
      </w:r>
      <w:r>
        <w:rPr>
          <w:rFonts w:ascii="Times New Roman"/>
          <w:sz w:val="20"/>
        </w:rPr>
        <w:tab/>
      </w:r>
      <w:r>
        <w:rPr>
          <w:rFonts w:ascii="Trebuchet MS"/>
          <w:spacing w:val="-5"/>
          <w:sz w:val="10"/>
        </w:rPr>
        <w:t>294</w:t>
      </w:r>
    </w:p>
    <w:p w14:paraId="744E8EE0" w14:textId="77777777" w:rsidR="00EA1924" w:rsidRDefault="00000000">
      <w:pPr>
        <w:tabs>
          <w:tab w:val="right" w:pos="11017"/>
        </w:tabs>
        <w:spacing w:before="22"/>
        <w:ind w:left="2761"/>
        <w:rPr>
          <w:rFonts w:ascii="Trebuchet MS"/>
          <w:sz w:val="10"/>
        </w:rPr>
      </w:pPr>
      <w:r>
        <w:rPr>
          <w:sz w:val="20"/>
        </w:rPr>
        <w:t>the</w:t>
      </w:r>
      <w:r>
        <w:rPr>
          <w:spacing w:val="25"/>
          <w:sz w:val="20"/>
        </w:rPr>
        <w:t xml:space="preserve"> </w:t>
      </w:r>
      <w:r>
        <w:rPr>
          <w:sz w:val="20"/>
        </w:rPr>
        <w:t>5</w:t>
      </w:r>
      <w:r>
        <w:rPr>
          <w:spacing w:val="25"/>
          <w:sz w:val="20"/>
        </w:rPr>
        <w:t xml:space="preserve"> </w:t>
      </w:r>
      <w:r>
        <w:rPr>
          <w:sz w:val="20"/>
        </w:rPr>
        <w:t>cross-validation</w:t>
      </w:r>
      <w:r>
        <w:rPr>
          <w:spacing w:val="25"/>
          <w:sz w:val="20"/>
        </w:rPr>
        <w:t xml:space="preserve"> </w:t>
      </w:r>
      <w:r>
        <w:rPr>
          <w:sz w:val="20"/>
        </w:rPr>
        <w:t>folds</w:t>
      </w:r>
      <w:r>
        <w:rPr>
          <w:spacing w:val="25"/>
          <w:sz w:val="20"/>
        </w:rPr>
        <w:t xml:space="preserve"> </w:t>
      </w:r>
      <w:r>
        <w:rPr>
          <w:sz w:val="20"/>
        </w:rPr>
        <w:t>so</w:t>
      </w:r>
      <w:r>
        <w:rPr>
          <w:spacing w:val="25"/>
          <w:sz w:val="20"/>
        </w:rPr>
        <w:t xml:space="preserve"> </w:t>
      </w:r>
      <w:r>
        <w:rPr>
          <w:sz w:val="20"/>
        </w:rPr>
        <w:t>that</w:t>
      </w:r>
      <w:r>
        <w:rPr>
          <w:spacing w:val="25"/>
          <w:sz w:val="20"/>
        </w:rPr>
        <w:t xml:space="preserve"> </w:t>
      </w:r>
      <w:r>
        <w:rPr>
          <w:sz w:val="20"/>
        </w:rPr>
        <w:t>every</w:t>
      </w:r>
      <w:r>
        <w:rPr>
          <w:spacing w:val="25"/>
          <w:sz w:val="20"/>
        </w:rPr>
        <w:t xml:space="preserve"> </w:t>
      </w:r>
      <w:r>
        <w:rPr>
          <w:sz w:val="20"/>
        </w:rPr>
        <w:t>one</w:t>
      </w:r>
      <w:r>
        <w:rPr>
          <w:spacing w:val="25"/>
          <w:sz w:val="20"/>
        </w:rPr>
        <w:t xml:space="preserve"> </w:t>
      </w:r>
      <w:r>
        <w:rPr>
          <w:sz w:val="20"/>
        </w:rPr>
        <w:t>of</w:t>
      </w:r>
      <w:r>
        <w:rPr>
          <w:spacing w:val="25"/>
          <w:sz w:val="20"/>
        </w:rPr>
        <w:t xml:space="preserve"> </w:t>
      </w:r>
      <w:r>
        <w:rPr>
          <w:sz w:val="20"/>
        </w:rPr>
        <w:t>the</w:t>
      </w:r>
      <w:r>
        <w:rPr>
          <w:spacing w:val="25"/>
          <w:sz w:val="20"/>
        </w:rPr>
        <w:t xml:space="preserve"> </w:t>
      </w:r>
      <w:r>
        <w:rPr>
          <w:sz w:val="20"/>
        </w:rPr>
        <w:t>795</w:t>
      </w:r>
      <w:r>
        <w:rPr>
          <w:spacing w:val="25"/>
          <w:sz w:val="20"/>
        </w:rPr>
        <w:t xml:space="preserve"> </w:t>
      </w:r>
      <w:r>
        <w:rPr>
          <w:sz w:val="20"/>
        </w:rPr>
        <w:t>analyzed</w:t>
      </w:r>
      <w:r>
        <w:rPr>
          <w:spacing w:val="29"/>
          <w:sz w:val="20"/>
        </w:rPr>
        <w:t xml:space="preserve"> </w:t>
      </w:r>
      <w:r>
        <w:rPr>
          <w:i/>
          <w:sz w:val="20"/>
        </w:rPr>
        <w:t>K</w:t>
      </w:r>
      <w:r>
        <w:rPr>
          <w:i/>
          <w:spacing w:val="60"/>
          <w:sz w:val="20"/>
        </w:rPr>
        <w:t xml:space="preserve"> </w:t>
      </w:r>
      <w:r>
        <w:rPr>
          <w:rFonts w:ascii="Tahoma"/>
          <w:sz w:val="20"/>
        </w:rPr>
        <w:t>=</w:t>
      </w:r>
      <w:r>
        <w:rPr>
          <w:rFonts w:ascii="Tahoma"/>
          <w:spacing w:val="40"/>
          <w:sz w:val="20"/>
        </w:rPr>
        <w:t xml:space="preserve"> </w:t>
      </w:r>
      <w:r>
        <w:rPr>
          <w:sz w:val="20"/>
        </w:rPr>
        <w:t>0</w:t>
      </w:r>
      <w:r>
        <w:rPr>
          <w:spacing w:val="25"/>
          <w:sz w:val="20"/>
        </w:rPr>
        <w:t xml:space="preserve"> </w:t>
      </w:r>
      <w:r>
        <w:rPr>
          <w:sz w:val="20"/>
        </w:rPr>
        <w:t>samples</w:t>
      </w:r>
      <w:r>
        <w:rPr>
          <w:spacing w:val="25"/>
          <w:sz w:val="20"/>
        </w:rPr>
        <w:t xml:space="preserve"> </w:t>
      </w:r>
      <w:r>
        <w:rPr>
          <w:spacing w:val="-5"/>
          <w:sz w:val="20"/>
        </w:rPr>
        <w:t>per</w:t>
      </w:r>
      <w:r>
        <w:rPr>
          <w:rFonts w:ascii="Times New Roman"/>
          <w:sz w:val="20"/>
        </w:rPr>
        <w:tab/>
      </w:r>
      <w:r>
        <w:rPr>
          <w:rFonts w:ascii="Trebuchet MS"/>
          <w:spacing w:val="-5"/>
          <w:sz w:val="10"/>
        </w:rPr>
        <w:t>295</w:t>
      </w:r>
    </w:p>
    <w:p w14:paraId="04CC227C" w14:textId="77777777" w:rsidR="00EA1924" w:rsidRDefault="00000000">
      <w:pPr>
        <w:tabs>
          <w:tab w:val="right" w:pos="11017"/>
        </w:tabs>
        <w:spacing w:before="30"/>
        <w:ind w:left="2761"/>
        <w:rPr>
          <w:rFonts w:ascii="Trebuchet MS"/>
          <w:sz w:val="10"/>
        </w:rPr>
      </w:pPr>
      <w:r>
        <w:rPr>
          <w:sz w:val="20"/>
        </w:rPr>
        <w:t>dataset</w:t>
      </w:r>
      <w:r>
        <w:rPr>
          <w:spacing w:val="13"/>
          <w:sz w:val="20"/>
        </w:rPr>
        <w:t xml:space="preserve"> </w:t>
      </w:r>
      <w:r>
        <w:rPr>
          <w:sz w:val="20"/>
        </w:rPr>
        <w:t>is</w:t>
      </w:r>
      <w:r>
        <w:rPr>
          <w:spacing w:val="13"/>
          <w:sz w:val="20"/>
        </w:rPr>
        <w:t xml:space="preserve"> </w:t>
      </w:r>
      <w:r>
        <w:rPr>
          <w:sz w:val="20"/>
        </w:rPr>
        <w:t>predicted</w:t>
      </w:r>
      <w:r>
        <w:rPr>
          <w:spacing w:val="13"/>
          <w:sz w:val="20"/>
        </w:rPr>
        <w:t xml:space="preserve"> </w:t>
      </w:r>
      <w:r>
        <w:rPr>
          <w:sz w:val="20"/>
        </w:rPr>
        <w:t>exactly</w:t>
      </w:r>
      <w:r>
        <w:rPr>
          <w:spacing w:val="14"/>
          <w:sz w:val="20"/>
        </w:rPr>
        <w:t xml:space="preserve"> </w:t>
      </w:r>
      <w:r>
        <w:rPr>
          <w:sz w:val="20"/>
        </w:rPr>
        <w:t>once.</w:t>
      </w:r>
      <w:r>
        <w:rPr>
          <w:spacing w:val="48"/>
          <w:sz w:val="20"/>
        </w:rPr>
        <w:t xml:space="preserve"> </w:t>
      </w:r>
      <w:r>
        <w:rPr>
          <w:sz w:val="20"/>
        </w:rPr>
        <w:t>Figure</w:t>
      </w:r>
      <w:r>
        <w:rPr>
          <w:spacing w:val="13"/>
          <w:sz w:val="20"/>
        </w:rPr>
        <w:t xml:space="preserve"> </w:t>
      </w:r>
      <w:hyperlink w:anchor="_bookmark10" w:history="1">
        <w:r>
          <w:rPr>
            <w:color w:val="0774B7"/>
            <w:sz w:val="20"/>
          </w:rPr>
          <w:t>1</w:t>
        </w:r>
      </w:hyperlink>
      <w:r>
        <w:rPr>
          <w:color w:val="0774B7"/>
          <w:spacing w:val="13"/>
          <w:sz w:val="20"/>
        </w:rPr>
        <w:t xml:space="preserve"> </w:t>
      </w:r>
      <w:r>
        <w:rPr>
          <w:sz w:val="20"/>
        </w:rPr>
        <w:t>ranks</w:t>
      </w:r>
      <w:r>
        <w:rPr>
          <w:spacing w:val="14"/>
          <w:sz w:val="20"/>
        </w:rPr>
        <w:t xml:space="preserve"> </w:t>
      </w:r>
      <w:r>
        <w:rPr>
          <w:sz w:val="20"/>
        </w:rPr>
        <w:t>the</w:t>
      </w:r>
      <w:r>
        <w:rPr>
          <w:spacing w:val="13"/>
          <w:sz w:val="20"/>
        </w:rPr>
        <w:t xml:space="preserve"> </w:t>
      </w:r>
      <w:r>
        <w:rPr>
          <w:sz w:val="20"/>
        </w:rPr>
        <w:t>14</w:t>
      </w:r>
      <w:r>
        <w:rPr>
          <w:spacing w:val="13"/>
          <w:sz w:val="20"/>
        </w:rPr>
        <w:t xml:space="preserve"> </w:t>
      </w:r>
      <w:r>
        <w:rPr>
          <w:sz w:val="20"/>
        </w:rPr>
        <w:t>registry</w:t>
      </w:r>
      <w:r>
        <w:rPr>
          <w:spacing w:val="13"/>
          <w:sz w:val="20"/>
        </w:rPr>
        <w:t xml:space="preserve"> </w:t>
      </w:r>
      <w:r>
        <w:rPr>
          <w:sz w:val="20"/>
        </w:rPr>
        <w:t>medians</w:t>
      </w:r>
      <w:r>
        <w:rPr>
          <w:spacing w:val="14"/>
          <w:sz w:val="20"/>
        </w:rPr>
        <w:t xml:space="preserve"> </w:t>
      </w:r>
      <w:r>
        <w:rPr>
          <w:sz w:val="20"/>
        </w:rPr>
        <w:t>on</w:t>
      </w:r>
      <w:r>
        <w:rPr>
          <w:spacing w:val="13"/>
          <w:sz w:val="20"/>
        </w:rPr>
        <w:t xml:space="preserve"> </w:t>
      </w:r>
      <w:r>
        <w:rPr>
          <w:sz w:val="20"/>
        </w:rPr>
        <w:t>a</w:t>
      </w:r>
      <w:r>
        <w:rPr>
          <w:spacing w:val="13"/>
          <w:sz w:val="20"/>
        </w:rPr>
        <w:t xml:space="preserve"> </w:t>
      </w:r>
      <w:r>
        <w:rPr>
          <w:sz w:val="20"/>
        </w:rPr>
        <w:t>log</w:t>
      </w:r>
      <w:r>
        <w:rPr>
          <w:spacing w:val="13"/>
          <w:sz w:val="20"/>
        </w:rPr>
        <w:t xml:space="preserve"> </w:t>
      </w:r>
      <w:r>
        <w:rPr>
          <w:spacing w:val="-2"/>
          <w:sz w:val="20"/>
        </w:rPr>
        <w:t>scale</w:t>
      </w:r>
      <w:r>
        <w:rPr>
          <w:rFonts w:ascii="Times New Roman"/>
          <w:sz w:val="20"/>
        </w:rPr>
        <w:tab/>
      </w:r>
      <w:r>
        <w:rPr>
          <w:rFonts w:ascii="Trebuchet MS"/>
          <w:spacing w:val="-5"/>
          <w:sz w:val="10"/>
        </w:rPr>
        <w:t>296</w:t>
      </w:r>
    </w:p>
    <w:p w14:paraId="2653B34F" w14:textId="7C151084" w:rsidR="00EA1924" w:rsidRDefault="00000000">
      <w:pPr>
        <w:tabs>
          <w:tab w:val="right" w:pos="11017"/>
        </w:tabs>
        <w:spacing w:before="22"/>
        <w:ind w:left="2761"/>
        <w:rPr>
          <w:rFonts w:ascii="Trebuchet MS" w:hAnsi="Trebuchet MS"/>
          <w:sz w:val="10"/>
        </w:rPr>
      </w:pPr>
      <w:r>
        <w:rPr>
          <w:sz w:val="20"/>
        </w:rPr>
        <w:t>against</w:t>
      </w:r>
      <w:r>
        <w:rPr>
          <w:spacing w:val="-3"/>
          <w:sz w:val="20"/>
        </w:rPr>
        <w:t xml:space="preserve"> </w:t>
      </w:r>
      <w:del w:id="389" w:author="Phil Green" w:date="2026-08-30T16:04:00Z" w16du:dateUtc="2026-08-30T14:04:00Z">
        <w:r w:rsidDel="00D006F5">
          <w:rPr>
            <w:sz w:val="20"/>
          </w:rPr>
          <w:delText>the</w:delText>
        </w:r>
        <w:r w:rsidDel="00D006F5">
          <w:rPr>
            <w:spacing w:val="-2"/>
            <w:sz w:val="20"/>
          </w:rPr>
          <w:delText xml:space="preserve"> </w:delText>
        </w:r>
        <w:commentRangeStart w:id="390"/>
        <w:r w:rsidDel="00D006F5">
          <w:rPr>
            <w:sz w:val="20"/>
          </w:rPr>
          <w:delText>conventional</w:delText>
        </w:r>
        <w:r w:rsidDel="00D006F5">
          <w:rPr>
            <w:spacing w:val="-3"/>
            <w:sz w:val="20"/>
          </w:rPr>
          <w:delText xml:space="preserve"> </w:delText>
        </w:r>
        <w:r w:rsidDel="00D006F5">
          <w:rPr>
            <w:sz w:val="20"/>
          </w:rPr>
          <w:delText>just-noticeable-difference</w:delText>
        </w:r>
        <w:r w:rsidDel="00D006F5">
          <w:rPr>
            <w:spacing w:val="-2"/>
            <w:sz w:val="20"/>
          </w:rPr>
          <w:delText xml:space="preserve"> </w:delText>
        </w:r>
        <w:r w:rsidDel="00D006F5">
          <w:rPr>
            <w:sz w:val="20"/>
          </w:rPr>
          <w:delText>threshold</w:delText>
        </w:r>
      </w:del>
      <w:commentRangeEnd w:id="390"/>
      <w:r w:rsidR="00D006F5">
        <w:rPr>
          <w:rStyle w:val="CommentReference"/>
          <w:sz w:val="20"/>
          <w:szCs w:val="22"/>
        </w:rPr>
        <w:commentReference w:id="390"/>
      </w:r>
      <w:del w:id="391" w:author="Phil Green" w:date="2026-08-30T16:04:00Z" w16du:dateUtc="2026-08-30T14:04:00Z">
        <w:r w:rsidDel="00D006F5">
          <w:rPr>
            <w:sz w:val="20"/>
          </w:rPr>
          <w:delText xml:space="preserve">, </w:delText>
        </w:r>
      </w:del>
      <w:r>
        <w:rPr>
          <w:rFonts w:ascii="Calibri" w:hAnsi="Calibri"/>
          <w:sz w:val="20"/>
        </w:rPr>
        <w:t>∆</w:t>
      </w:r>
      <w:r>
        <w:rPr>
          <w:i/>
          <w:sz w:val="20"/>
        </w:rPr>
        <w:t>E</w:t>
      </w:r>
      <w:r>
        <w:rPr>
          <w:sz w:val="20"/>
          <w:vertAlign w:val="subscript"/>
        </w:rPr>
        <w:t>00</w:t>
      </w:r>
      <w:r>
        <w:rPr>
          <w:spacing w:val="16"/>
          <w:sz w:val="20"/>
        </w:rPr>
        <w:t xml:space="preserve"> </w:t>
      </w:r>
      <w:r>
        <w:rPr>
          <w:rFonts w:ascii="Tahoma" w:hAnsi="Tahoma"/>
          <w:sz w:val="20"/>
        </w:rPr>
        <w:t>=</w:t>
      </w:r>
      <w:r>
        <w:rPr>
          <w:rFonts w:ascii="Tahoma" w:hAnsi="Tahoma"/>
          <w:spacing w:val="-7"/>
          <w:sz w:val="20"/>
        </w:rPr>
        <w:t xml:space="preserve"> </w:t>
      </w:r>
      <w:r>
        <w:rPr>
          <w:sz w:val="20"/>
        </w:rPr>
        <w:t>1.</w:t>
      </w:r>
      <w:r>
        <w:rPr>
          <w:spacing w:val="9"/>
          <w:sz w:val="20"/>
        </w:rPr>
        <w:t xml:space="preserve"> </w:t>
      </w:r>
      <w:r>
        <w:rPr>
          <w:sz w:val="20"/>
        </w:rPr>
        <w:t>Gaussian</w:t>
      </w:r>
      <w:r>
        <w:rPr>
          <w:spacing w:val="-2"/>
          <w:sz w:val="20"/>
        </w:rPr>
        <w:t xml:space="preserve"> process</w:t>
      </w:r>
      <w:r>
        <w:rPr>
          <w:rFonts w:ascii="Times New Roman" w:hAnsi="Times New Roman"/>
          <w:sz w:val="20"/>
        </w:rPr>
        <w:tab/>
      </w:r>
      <w:r>
        <w:rPr>
          <w:rFonts w:ascii="Trebuchet MS" w:hAnsi="Trebuchet MS"/>
          <w:spacing w:val="-5"/>
          <w:sz w:val="10"/>
        </w:rPr>
        <w:t>297</w:t>
      </w:r>
    </w:p>
    <w:p w14:paraId="7412A361" w14:textId="77777777" w:rsidR="00EA1924" w:rsidRDefault="00000000">
      <w:pPr>
        <w:tabs>
          <w:tab w:val="right" w:pos="11017"/>
        </w:tabs>
        <w:spacing w:before="30"/>
        <w:ind w:left="2761"/>
        <w:rPr>
          <w:rFonts w:ascii="Trebuchet MS"/>
          <w:sz w:val="10"/>
        </w:rPr>
      </w:pPr>
      <w:r>
        <w:rPr>
          <w:sz w:val="20"/>
        </w:rPr>
        <w:t>regression</w:t>
      </w:r>
      <w:r>
        <w:rPr>
          <w:spacing w:val="28"/>
          <w:sz w:val="20"/>
        </w:rPr>
        <w:t xml:space="preserve"> </w:t>
      </w:r>
      <w:r>
        <w:rPr>
          <w:sz w:val="20"/>
        </w:rPr>
        <w:t>is</w:t>
      </w:r>
      <w:r>
        <w:rPr>
          <w:spacing w:val="28"/>
          <w:sz w:val="20"/>
        </w:rPr>
        <w:t xml:space="preserve"> </w:t>
      </w:r>
      <w:r>
        <w:rPr>
          <w:sz w:val="20"/>
        </w:rPr>
        <w:t>the</w:t>
      </w:r>
      <w:r>
        <w:rPr>
          <w:spacing w:val="28"/>
          <w:sz w:val="20"/>
        </w:rPr>
        <w:t xml:space="preserve"> </w:t>
      </w:r>
      <w:r>
        <w:rPr>
          <w:sz w:val="20"/>
        </w:rPr>
        <w:t>best-median</w:t>
      </w:r>
      <w:r>
        <w:rPr>
          <w:spacing w:val="28"/>
          <w:sz w:val="20"/>
        </w:rPr>
        <w:t xml:space="preserve"> </w:t>
      </w:r>
      <w:r>
        <w:rPr>
          <w:sz w:val="20"/>
        </w:rPr>
        <w:t>model</w:t>
      </w:r>
      <w:r>
        <w:rPr>
          <w:spacing w:val="28"/>
          <w:sz w:val="20"/>
        </w:rPr>
        <w:t xml:space="preserve"> </w:t>
      </w:r>
      <w:r>
        <w:rPr>
          <w:sz w:val="20"/>
        </w:rPr>
        <w:t>on</w:t>
      </w:r>
      <w:r>
        <w:rPr>
          <w:spacing w:val="29"/>
          <w:sz w:val="20"/>
        </w:rPr>
        <w:t xml:space="preserve"> </w:t>
      </w:r>
      <w:r>
        <w:rPr>
          <w:sz w:val="20"/>
        </w:rPr>
        <w:t>all</w:t>
      </w:r>
      <w:r>
        <w:rPr>
          <w:spacing w:val="28"/>
          <w:sz w:val="20"/>
        </w:rPr>
        <w:t xml:space="preserve"> </w:t>
      </w:r>
      <w:r>
        <w:rPr>
          <w:sz w:val="20"/>
        </w:rPr>
        <w:t>three</w:t>
      </w:r>
      <w:r>
        <w:rPr>
          <w:spacing w:val="28"/>
          <w:sz w:val="20"/>
        </w:rPr>
        <w:t xml:space="preserve"> </w:t>
      </w:r>
      <w:r>
        <w:rPr>
          <w:sz w:val="20"/>
        </w:rPr>
        <w:t>datasets</w:t>
      </w:r>
      <w:r>
        <w:rPr>
          <w:spacing w:val="28"/>
          <w:sz w:val="20"/>
        </w:rPr>
        <w:t xml:space="preserve"> </w:t>
      </w:r>
      <w:r>
        <w:rPr>
          <w:sz w:val="20"/>
        </w:rPr>
        <w:t>by</w:t>
      </w:r>
      <w:r>
        <w:rPr>
          <w:spacing w:val="28"/>
          <w:sz w:val="20"/>
        </w:rPr>
        <w:t xml:space="preserve"> </w:t>
      </w:r>
      <w:r>
        <w:rPr>
          <w:sz w:val="20"/>
        </w:rPr>
        <w:t>a</w:t>
      </w:r>
      <w:r>
        <w:rPr>
          <w:spacing w:val="28"/>
          <w:sz w:val="20"/>
        </w:rPr>
        <w:t xml:space="preserve"> </w:t>
      </w:r>
      <w:r>
        <w:rPr>
          <w:sz w:val="20"/>
        </w:rPr>
        <w:t>wide</w:t>
      </w:r>
      <w:r>
        <w:rPr>
          <w:spacing w:val="28"/>
          <w:sz w:val="20"/>
        </w:rPr>
        <w:t xml:space="preserve"> </w:t>
      </w:r>
      <w:r>
        <w:rPr>
          <w:sz w:val="20"/>
        </w:rPr>
        <w:t>margin,</w:t>
      </w:r>
      <w:r>
        <w:rPr>
          <w:spacing w:val="35"/>
          <w:sz w:val="20"/>
        </w:rPr>
        <w:t xml:space="preserve"> </w:t>
      </w:r>
      <w:r>
        <w:rPr>
          <w:sz w:val="20"/>
        </w:rPr>
        <w:t>fitted</w:t>
      </w:r>
      <w:r>
        <w:rPr>
          <w:spacing w:val="28"/>
          <w:sz w:val="20"/>
        </w:rPr>
        <w:t xml:space="preserve"> </w:t>
      </w:r>
      <w:r>
        <w:rPr>
          <w:spacing w:val="-5"/>
          <w:sz w:val="20"/>
        </w:rPr>
        <w:t>in</w:t>
      </w:r>
      <w:r>
        <w:rPr>
          <w:rFonts w:ascii="Times New Roman"/>
          <w:sz w:val="20"/>
        </w:rPr>
        <w:tab/>
      </w:r>
      <w:r>
        <w:rPr>
          <w:rFonts w:ascii="Trebuchet MS"/>
          <w:spacing w:val="-5"/>
          <w:sz w:val="10"/>
        </w:rPr>
        <w:t>298</w:t>
      </w:r>
    </w:p>
    <w:p w14:paraId="0A12BD99" w14:textId="77777777" w:rsidR="00EA1924" w:rsidRDefault="00000000">
      <w:pPr>
        <w:tabs>
          <w:tab w:val="left" w:pos="10859"/>
        </w:tabs>
        <w:spacing w:before="30"/>
        <w:ind w:left="2761"/>
        <w:rPr>
          <w:rFonts w:ascii="Trebuchet MS"/>
          <w:sz w:val="10"/>
        </w:rPr>
      </w:pPr>
      <w:r>
        <w:rPr>
          <w:sz w:val="20"/>
        </w:rPr>
        <w:t>cube-root</w:t>
      </w:r>
      <w:r>
        <w:rPr>
          <w:spacing w:val="15"/>
          <w:sz w:val="20"/>
        </w:rPr>
        <w:t xml:space="preserve"> </w:t>
      </w:r>
      <w:r>
        <w:rPr>
          <w:sz w:val="20"/>
        </w:rPr>
        <w:t>space</w:t>
      </w:r>
      <w:r>
        <w:rPr>
          <w:spacing w:val="15"/>
          <w:sz w:val="20"/>
        </w:rPr>
        <w:t xml:space="preserve"> </w:t>
      </w:r>
      <w:r>
        <w:rPr>
          <w:sz w:val="20"/>
        </w:rPr>
        <w:t>(0.041,</w:t>
      </w:r>
      <w:r>
        <w:rPr>
          <w:spacing w:val="18"/>
          <w:sz w:val="20"/>
        </w:rPr>
        <w:t xml:space="preserve"> </w:t>
      </w:r>
      <w:r>
        <w:rPr>
          <w:sz w:val="20"/>
        </w:rPr>
        <w:t>0.043,</w:t>
      </w:r>
      <w:r>
        <w:rPr>
          <w:spacing w:val="19"/>
          <w:sz w:val="20"/>
        </w:rPr>
        <w:t xml:space="preserve"> </w:t>
      </w:r>
      <w:r>
        <w:rPr>
          <w:sz w:val="20"/>
        </w:rPr>
        <w:t>0.053)</w:t>
      </w:r>
      <w:r>
        <w:rPr>
          <w:spacing w:val="15"/>
          <w:sz w:val="20"/>
        </w:rPr>
        <w:t xml:space="preserve"> </w:t>
      </w:r>
      <w:r>
        <w:rPr>
          <w:sz w:val="20"/>
        </w:rPr>
        <w:t>slightly</w:t>
      </w:r>
      <w:r>
        <w:rPr>
          <w:spacing w:val="15"/>
          <w:sz w:val="20"/>
        </w:rPr>
        <w:t xml:space="preserve"> </w:t>
      </w:r>
      <w:r>
        <w:rPr>
          <w:sz w:val="20"/>
        </w:rPr>
        <w:t>ahead</w:t>
      </w:r>
      <w:r>
        <w:rPr>
          <w:spacing w:val="15"/>
          <w:sz w:val="20"/>
        </w:rPr>
        <w:t xml:space="preserve"> </w:t>
      </w:r>
      <w:r>
        <w:rPr>
          <w:sz w:val="20"/>
        </w:rPr>
        <w:t>of</w:t>
      </w:r>
      <w:r>
        <w:rPr>
          <w:spacing w:val="15"/>
          <w:sz w:val="20"/>
        </w:rPr>
        <w:t xml:space="preserve"> </w:t>
      </w:r>
      <w:r>
        <w:rPr>
          <w:sz w:val="20"/>
        </w:rPr>
        <w:t>fitted</w:t>
      </w:r>
      <w:r>
        <w:rPr>
          <w:spacing w:val="16"/>
          <w:sz w:val="20"/>
        </w:rPr>
        <w:t xml:space="preserve"> </w:t>
      </w:r>
      <w:r>
        <w:rPr>
          <w:sz w:val="20"/>
        </w:rPr>
        <w:t>in</w:t>
      </w:r>
      <w:r>
        <w:rPr>
          <w:spacing w:val="15"/>
          <w:sz w:val="20"/>
        </w:rPr>
        <w:t xml:space="preserve"> </w:t>
      </w:r>
      <w:r>
        <w:rPr>
          <w:sz w:val="20"/>
        </w:rPr>
        <w:t>XYZ</w:t>
      </w:r>
      <w:r>
        <w:rPr>
          <w:spacing w:val="15"/>
          <w:sz w:val="20"/>
        </w:rPr>
        <w:t xml:space="preserve"> </w:t>
      </w:r>
      <w:r>
        <w:rPr>
          <w:sz w:val="20"/>
        </w:rPr>
        <w:t>(0.046,</w:t>
      </w:r>
      <w:r>
        <w:rPr>
          <w:spacing w:val="18"/>
          <w:sz w:val="20"/>
        </w:rPr>
        <w:t xml:space="preserve"> </w:t>
      </w:r>
      <w:r>
        <w:rPr>
          <w:sz w:val="20"/>
        </w:rPr>
        <w:t>0.046,</w:t>
      </w:r>
      <w:r>
        <w:rPr>
          <w:spacing w:val="19"/>
          <w:sz w:val="20"/>
        </w:rPr>
        <w:t xml:space="preserve"> </w:t>
      </w:r>
      <w:r>
        <w:rPr>
          <w:spacing w:val="-2"/>
          <w:sz w:val="20"/>
        </w:rPr>
        <w:t>0.057).</w:t>
      </w:r>
      <w:r>
        <w:rPr>
          <w:sz w:val="20"/>
        </w:rPr>
        <w:tab/>
      </w:r>
      <w:r>
        <w:rPr>
          <w:rFonts w:ascii="Trebuchet MS"/>
          <w:spacing w:val="-5"/>
          <w:sz w:val="10"/>
        </w:rPr>
        <w:t>299</w:t>
      </w:r>
    </w:p>
    <w:p w14:paraId="0C0045B7" w14:textId="4FD8E598" w:rsidR="00EA1924" w:rsidRDefault="00000000">
      <w:pPr>
        <w:tabs>
          <w:tab w:val="right" w:pos="11017"/>
        </w:tabs>
        <w:spacing w:before="30"/>
        <w:ind w:left="2761"/>
        <w:rPr>
          <w:rFonts w:ascii="Trebuchet MS"/>
          <w:sz w:val="10"/>
        </w:rPr>
      </w:pPr>
      <w:r>
        <w:rPr>
          <w:sz w:val="20"/>
        </w:rPr>
        <w:t>Polynomial</w:t>
      </w:r>
      <w:r>
        <w:rPr>
          <w:spacing w:val="-7"/>
          <w:sz w:val="20"/>
        </w:rPr>
        <w:t xml:space="preserve"> </w:t>
      </w:r>
      <w:r>
        <w:rPr>
          <w:sz w:val="20"/>
        </w:rPr>
        <w:t>regression</w:t>
      </w:r>
      <w:r>
        <w:rPr>
          <w:spacing w:val="-7"/>
          <w:sz w:val="20"/>
        </w:rPr>
        <w:t xml:space="preserve"> </w:t>
      </w:r>
      <w:r>
        <w:rPr>
          <w:sz w:val="20"/>
        </w:rPr>
        <w:t>is</w:t>
      </w:r>
      <w:r>
        <w:rPr>
          <w:spacing w:val="-7"/>
          <w:sz w:val="20"/>
        </w:rPr>
        <w:t xml:space="preserve"> </w:t>
      </w:r>
      <w:r>
        <w:rPr>
          <w:sz w:val="20"/>
        </w:rPr>
        <w:t>a</w:t>
      </w:r>
      <w:r>
        <w:rPr>
          <w:spacing w:val="-7"/>
          <w:sz w:val="20"/>
        </w:rPr>
        <w:t xml:space="preserve"> </w:t>
      </w:r>
      <w:r>
        <w:rPr>
          <w:sz w:val="20"/>
        </w:rPr>
        <w:t>clear</w:t>
      </w:r>
      <w:r>
        <w:rPr>
          <w:spacing w:val="-7"/>
          <w:sz w:val="20"/>
        </w:rPr>
        <w:t xml:space="preserve"> </w:t>
      </w:r>
      <w:r>
        <w:rPr>
          <w:sz w:val="20"/>
        </w:rPr>
        <w:t>second,</w:t>
      </w:r>
      <w:r>
        <w:rPr>
          <w:spacing w:val="-7"/>
          <w:sz w:val="20"/>
        </w:rPr>
        <w:t xml:space="preserve"> </w:t>
      </w:r>
      <w:r>
        <w:rPr>
          <w:sz w:val="20"/>
        </w:rPr>
        <w:t>but</w:t>
      </w:r>
      <w:r>
        <w:rPr>
          <w:spacing w:val="-6"/>
          <w:sz w:val="20"/>
        </w:rPr>
        <w:t xml:space="preserve"> </w:t>
      </w:r>
      <w:del w:id="392" w:author="Phil Green" w:date="2026-08-30T16:08:00Z" w16du:dateUtc="2026-08-30T14:08:00Z">
        <w:r w:rsidDel="00D006F5">
          <w:rPr>
            <w:sz w:val="20"/>
          </w:rPr>
          <w:delText>where</w:delText>
        </w:r>
        <w:r w:rsidDel="00D006F5">
          <w:rPr>
            <w:spacing w:val="-7"/>
            <w:sz w:val="20"/>
          </w:rPr>
          <w:delText xml:space="preserve"> </w:delText>
        </w:r>
        <w:r w:rsidDel="00D006F5">
          <w:rPr>
            <w:sz w:val="20"/>
          </w:rPr>
          <w:delText>exactly</w:delText>
        </w:r>
        <w:r w:rsidDel="00D006F5">
          <w:rPr>
            <w:spacing w:val="-7"/>
            <w:sz w:val="20"/>
          </w:rPr>
          <w:delText xml:space="preserve"> </w:delText>
        </w:r>
        <w:r w:rsidDel="00D006F5">
          <w:rPr>
            <w:sz w:val="20"/>
          </w:rPr>
          <w:delText>it</w:delText>
        </w:r>
        <w:r w:rsidDel="00D006F5">
          <w:rPr>
            <w:spacing w:val="-7"/>
            <w:sz w:val="20"/>
          </w:rPr>
          <w:delText xml:space="preserve"> </w:delText>
        </w:r>
        <w:r w:rsidDel="00D006F5">
          <w:rPr>
            <w:sz w:val="20"/>
          </w:rPr>
          <w:delText>lands</w:delText>
        </w:r>
        <w:r w:rsidDel="00D006F5">
          <w:rPr>
            <w:spacing w:val="-7"/>
            <w:sz w:val="20"/>
          </w:rPr>
          <w:delText xml:space="preserve"> </w:delText>
        </w:r>
        <w:r w:rsidDel="00D006F5">
          <w:rPr>
            <w:sz w:val="20"/>
          </w:rPr>
          <w:delText>depends</w:delText>
        </w:r>
        <w:r w:rsidDel="00D006F5">
          <w:rPr>
            <w:spacing w:val="-7"/>
            <w:sz w:val="20"/>
          </w:rPr>
          <w:delText xml:space="preserve"> </w:delText>
        </w:r>
        <w:r w:rsidDel="00D006F5">
          <w:rPr>
            <w:sz w:val="20"/>
          </w:rPr>
          <w:delText>heavily</w:delText>
        </w:r>
        <w:r w:rsidDel="00D006F5">
          <w:rPr>
            <w:spacing w:val="-6"/>
            <w:sz w:val="20"/>
          </w:rPr>
          <w:delText xml:space="preserve"> </w:delText>
        </w:r>
        <w:r w:rsidDel="00D006F5">
          <w:rPr>
            <w:sz w:val="20"/>
          </w:rPr>
          <w:delText>on</w:delText>
        </w:r>
      </w:del>
      <w:ins w:id="393" w:author="Phil Green" w:date="2026-08-30T16:08:00Z" w16du:dateUtc="2026-08-30T14:08:00Z">
        <w:r w:rsidR="00D006F5">
          <w:rPr>
            <w:sz w:val="20"/>
          </w:rPr>
          <w:t>results vary according to</w:t>
        </w:r>
      </w:ins>
      <w:r>
        <w:rPr>
          <w:spacing w:val="-7"/>
          <w:sz w:val="20"/>
        </w:rPr>
        <w:t xml:space="preserve"> </w:t>
      </w:r>
      <w:r>
        <w:rPr>
          <w:spacing w:val="-5"/>
          <w:sz w:val="20"/>
        </w:rPr>
        <w:t>its</w:t>
      </w:r>
      <w:r>
        <w:rPr>
          <w:rFonts w:ascii="Times New Roman"/>
          <w:sz w:val="20"/>
        </w:rPr>
        <w:tab/>
      </w:r>
      <w:r>
        <w:rPr>
          <w:rFonts w:ascii="Trebuchet MS"/>
          <w:spacing w:val="-5"/>
          <w:sz w:val="10"/>
        </w:rPr>
        <w:t>300</w:t>
      </w:r>
    </w:p>
    <w:p w14:paraId="017F3AA0" w14:textId="1E792E40" w:rsidR="00EA1924" w:rsidDel="00D006F5" w:rsidRDefault="00000000" w:rsidP="00D006F5">
      <w:pPr>
        <w:tabs>
          <w:tab w:val="right" w:pos="11017"/>
        </w:tabs>
        <w:spacing w:before="30"/>
        <w:ind w:left="2761"/>
        <w:rPr>
          <w:del w:id="394" w:author="Phil Green" w:date="2026-08-30T16:06:00Z" w16du:dateUtc="2026-08-30T14:06:00Z"/>
          <w:rFonts w:ascii="Trebuchet MS"/>
          <w:sz w:val="10"/>
        </w:rPr>
      </w:pPr>
      <w:r>
        <w:rPr>
          <w:spacing w:val="-2"/>
          <w:sz w:val="20"/>
        </w:rPr>
        <w:t>degree</w:t>
      </w:r>
      <w:r>
        <w:rPr>
          <w:spacing w:val="-5"/>
          <w:sz w:val="20"/>
        </w:rPr>
        <w:t xml:space="preserve"> </w:t>
      </w:r>
      <w:r>
        <w:rPr>
          <w:spacing w:val="-2"/>
          <w:sz w:val="20"/>
        </w:rPr>
        <w:t>and</w:t>
      </w:r>
      <w:r>
        <w:rPr>
          <w:spacing w:val="-5"/>
          <w:sz w:val="20"/>
        </w:rPr>
        <w:t xml:space="preserve"> </w:t>
      </w:r>
      <w:r>
        <w:rPr>
          <w:spacing w:val="-2"/>
          <w:sz w:val="20"/>
        </w:rPr>
        <w:t>its</w:t>
      </w:r>
      <w:r>
        <w:rPr>
          <w:spacing w:val="-5"/>
          <w:sz w:val="20"/>
        </w:rPr>
        <w:t xml:space="preserve"> </w:t>
      </w:r>
      <w:r>
        <w:rPr>
          <w:spacing w:val="-2"/>
          <w:sz w:val="20"/>
        </w:rPr>
        <w:t>fitting</w:t>
      </w:r>
      <w:r>
        <w:rPr>
          <w:spacing w:val="-5"/>
          <w:sz w:val="20"/>
        </w:rPr>
        <w:t xml:space="preserve"> </w:t>
      </w:r>
      <w:r>
        <w:rPr>
          <w:spacing w:val="-2"/>
          <w:sz w:val="20"/>
        </w:rPr>
        <w:t>space</w:t>
      </w:r>
      <w:del w:id="395" w:author="Phil Green" w:date="2026-08-30T16:08:00Z" w16du:dateUtc="2026-08-30T14:08:00Z">
        <w:r w:rsidDel="00D006F5">
          <w:rPr>
            <w:spacing w:val="-2"/>
            <w:sz w:val="20"/>
          </w:rPr>
          <w:delText>,</w:delText>
        </w:r>
        <w:r w:rsidDel="00D006F5">
          <w:rPr>
            <w:spacing w:val="-5"/>
            <w:sz w:val="20"/>
          </w:rPr>
          <w:delText xml:space="preserve"> </w:delText>
        </w:r>
        <w:r w:rsidDel="00D006F5">
          <w:rPr>
            <w:spacing w:val="-2"/>
            <w:sz w:val="20"/>
          </w:rPr>
          <w:delText>which</w:delText>
        </w:r>
        <w:r w:rsidDel="00D006F5">
          <w:rPr>
            <w:spacing w:val="-5"/>
            <w:sz w:val="20"/>
          </w:rPr>
          <w:delText xml:space="preserve"> </w:delText>
        </w:r>
        <w:r w:rsidDel="00D006F5">
          <w:rPr>
            <w:spacing w:val="-2"/>
            <w:sz w:val="20"/>
          </w:rPr>
          <w:delText>is</w:delText>
        </w:r>
        <w:r w:rsidDel="00D006F5">
          <w:rPr>
            <w:spacing w:val="-5"/>
            <w:sz w:val="20"/>
          </w:rPr>
          <w:delText xml:space="preserve"> </w:delText>
        </w:r>
        <w:r w:rsidDel="00D006F5">
          <w:rPr>
            <w:spacing w:val="-2"/>
            <w:sz w:val="20"/>
          </w:rPr>
          <w:delText>the</w:delText>
        </w:r>
        <w:r w:rsidDel="00D006F5">
          <w:rPr>
            <w:spacing w:val="-5"/>
            <w:sz w:val="20"/>
          </w:rPr>
          <w:delText xml:space="preserve"> </w:delText>
        </w:r>
        <w:r w:rsidDel="00D006F5">
          <w:rPr>
            <w:spacing w:val="-2"/>
            <w:sz w:val="20"/>
          </w:rPr>
          <w:delText>subject</w:delText>
        </w:r>
        <w:r w:rsidDel="00D006F5">
          <w:rPr>
            <w:spacing w:val="-5"/>
            <w:sz w:val="20"/>
          </w:rPr>
          <w:delText xml:space="preserve"> </w:delText>
        </w:r>
        <w:r w:rsidDel="00D006F5">
          <w:rPr>
            <w:spacing w:val="-2"/>
            <w:sz w:val="20"/>
          </w:rPr>
          <w:delText>of</w:delText>
        </w:r>
        <w:r w:rsidDel="00D006F5">
          <w:rPr>
            <w:spacing w:val="-5"/>
            <w:sz w:val="20"/>
          </w:rPr>
          <w:delText xml:space="preserve"> </w:delText>
        </w:r>
        <w:r w:rsidDel="00D006F5">
          <w:rPr>
            <w:spacing w:val="-2"/>
            <w:sz w:val="20"/>
          </w:rPr>
          <w:delText>Section</w:delText>
        </w:r>
        <w:r w:rsidDel="00D006F5">
          <w:rPr>
            <w:spacing w:val="-5"/>
            <w:sz w:val="20"/>
          </w:rPr>
          <w:delText xml:space="preserve"> </w:delText>
        </w:r>
        <w:r w:rsidDel="00D006F5">
          <w:fldChar w:fldCharType="begin"/>
        </w:r>
        <w:r w:rsidDel="00D006F5">
          <w:delInstrText>HYPERLINK \l "_bookmark18"</w:delInstrText>
        </w:r>
        <w:r w:rsidDel="00D006F5">
          <w:fldChar w:fldCharType="separate"/>
        </w:r>
        <w:r w:rsidDel="00D006F5">
          <w:rPr>
            <w:color w:val="0774B7"/>
            <w:spacing w:val="-2"/>
            <w:sz w:val="20"/>
          </w:rPr>
          <w:delText>4.5</w:delText>
        </w:r>
        <w:r w:rsidDel="00D006F5">
          <w:fldChar w:fldCharType="end"/>
        </w:r>
        <w:r w:rsidDel="00D006F5">
          <w:rPr>
            <w:spacing w:val="-2"/>
            <w:sz w:val="20"/>
          </w:rPr>
          <w:delText>:</w:delText>
        </w:r>
        <w:r w:rsidDel="00D006F5">
          <w:rPr>
            <w:spacing w:val="6"/>
            <w:sz w:val="20"/>
          </w:rPr>
          <w:delText xml:space="preserve"> </w:delText>
        </w:r>
        <w:r w:rsidDel="00D006F5">
          <w:rPr>
            <w:spacing w:val="-2"/>
            <w:sz w:val="20"/>
          </w:rPr>
          <w:delText>the</w:delText>
        </w:r>
        <w:r w:rsidDel="00D006F5">
          <w:rPr>
            <w:spacing w:val="-5"/>
            <w:sz w:val="20"/>
          </w:rPr>
          <w:delText xml:space="preserve"> </w:delText>
        </w:r>
        <w:r w:rsidDel="00D006F5">
          <w:rPr>
            <w:spacing w:val="-2"/>
            <w:sz w:val="20"/>
          </w:rPr>
          <w:delText>degree-3</w:delText>
        </w:r>
        <w:r w:rsidDel="00D006F5">
          <w:rPr>
            <w:spacing w:val="-5"/>
            <w:sz w:val="20"/>
          </w:rPr>
          <w:delText xml:space="preserve"> </w:delText>
        </w:r>
        <w:r w:rsidDel="00D006F5">
          <w:rPr>
            <w:spacing w:val="-2"/>
            <w:sz w:val="20"/>
          </w:rPr>
          <w:delText>XYZ</w:delText>
        </w:r>
        <w:r w:rsidDel="00D006F5">
          <w:rPr>
            <w:spacing w:val="-4"/>
            <w:sz w:val="20"/>
          </w:rPr>
          <w:delText xml:space="preserve"> </w:delText>
        </w:r>
        <w:r w:rsidDel="00D006F5">
          <w:rPr>
            <w:spacing w:val="-2"/>
            <w:sz w:val="20"/>
          </w:rPr>
          <w:delText>fit</w:delText>
        </w:r>
        <w:r w:rsidDel="00D006F5">
          <w:rPr>
            <w:spacing w:val="-5"/>
            <w:sz w:val="20"/>
          </w:rPr>
          <w:delText xml:space="preserve"> </w:delText>
        </w:r>
      </w:del>
      <w:del w:id="396" w:author="Phil Green" w:date="2026-08-30T16:06:00Z" w16du:dateUtc="2026-08-30T14:06:00Z">
        <w:r w:rsidDel="00D006F5">
          <w:rPr>
            <w:spacing w:val="-2"/>
            <w:sz w:val="20"/>
          </w:rPr>
          <w:delText>that</w:delText>
        </w:r>
        <w:r w:rsidDel="00D006F5">
          <w:rPr>
            <w:spacing w:val="-5"/>
            <w:sz w:val="20"/>
          </w:rPr>
          <w:delText xml:space="preserve"> the</w:delText>
        </w:r>
        <w:r w:rsidDel="00D006F5">
          <w:rPr>
            <w:rFonts w:ascii="Times New Roman"/>
            <w:sz w:val="20"/>
          </w:rPr>
          <w:tab/>
        </w:r>
        <w:r w:rsidDel="00D006F5">
          <w:rPr>
            <w:rFonts w:ascii="Trebuchet MS"/>
            <w:spacing w:val="-5"/>
            <w:sz w:val="10"/>
          </w:rPr>
          <w:delText>301</w:delText>
        </w:r>
      </w:del>
    </w:p>
    <w:p w14:paraId="08F8C7FF" w14:textId="265E0F6F" w:rsidR="00EA1924" w:rsidDel="00D006F5" w:rsidRDefault="00000000" w:rsidP="00D006F5">
      <w:pPr>
        <w:tabs>
          <w:tab w:val="right" w:pos="11017"/>
        </w:tabs>
        <w:spacing w:before="30"/>
        <w:ind w:left="2761"/>
        <w:rPr>
          <w:del w:id="397" w:author="Phil Green" w:date="2026-08-30T16:08:00Z" w16du:dateUtc="2026-08-30T14:08:00Z"/>
          <w:rFonts w:ascii="Trebuchet MS"/>
          <w:sz w:val="10"/>
        </w:rPr>
        <w:pPrChange w:id="398" w:author="Phil Green" w:date="2026-08-30T16:08:00Z" w16du:dateUtc="2026-08-30T14:08:00Z">
          <w:pPr>
            <w:tabs>
              <w:tab w:val="right" w:pos="11017"/>
            </w:tabs>
            <w:spacing w:before="30"/>
            <w:ind w:left="2754"/>
          </w:pPr>
        </w:pPrChange>
      </w:pPr>
      <w:del w:id="399" w:author="Phil Green" w:date="2026-08-30T16:06:00Z" w16du:dateUtc="2026-08-30T14:06:00Z">
        <w:r w:rsidDel="00D006F5">
          <w:rPr>
            <w:sz w:val="20"/>
          </w:rPr>
          <w:delText>AIC</w:delText>
        </w:r>
        <w:r w:rsidDel="00D006F5">
          <w:rPr>
            <w:spacing w:val="5"/>
            <w:sz w:val="20"/>
          </w:rPr>
          <w:delText xml:space="preserve"> </w:delText>
        </w:r>
        <w:r w:rsidDel="00D006F5">
          <w:rPr>
            <w:sz w:val="20"/>
          </w:rPr>
          <w:delText>2025</w:delText>
        </w:r>
        <w:r w:rsidDel="00D006F5">
          <w:rPr>
            <w:spacing w:val="6"/>
            <w:sz w:val="20"/>
          </w:rPr>
          <w:delText xml:space="preserve"> </w:delText>
        </w:r>
        <w:r w:rsidDel="00D006F5">
          <w:rPr>
            <w:sz w:val="20"/>
          </w:rPr>
          <w:delText>comparison</w:delText>
        </w:r>
      </w:del>
      <w:del w:id="400" w:author="Phil Green" w:date="2026-08-30T16:08:00Z" w16du:dateUtc="2026-08-30T14:08:00Z">
        <w:r w:rsidDel="00D006F5">
          <w:rPr>
            <w:spacing w:val="6"/>
            <w:sz w:val="20"/>
          </w:rPr>
          <w:delText xml:space="preserve"> </w:delText>
        </w:r>
        <w:r w:rsidDel="00D006F5">
          <w:rPr>
            <w:sz w:val="20"/>
          </w:rPr>
          <w:delText>[</w:delText>
        </w:r>
        <w:r w:rsidDel="00D006F5">
          <w:fldChar w:fldCharType="begin"/>
        </w:r>
        <w:r w:rsidDel="00D006F5">
          <w:delInstrText>HYPERLINK \l "_bookmark39"</w:delInstrText>
        </w:r>
        <w:r w:rsidDel="00D006F5">
          <w:fldChar w:fldCharType="separate"/>
        </w:r>
        <w:r w:rsidDel="00D006F5">
          <w:rPr>
            <w:color w:val="0774B7"/>
            <w:sz w:val="20"/>
          </w:rPr>
          <w:delText>8</w:delText>
        </w:r>
        <w:r w:rsidDel="00D006F5">
          <w:fldChar w:fldCharType="end"/>
        </w:r>
        <w:r w:rsidDel="00D006F5">
          <w:rPr>
            <w:sz w:val="20"/>
          </w:rPr>
          <w:delText>]</w:delText>
        </w:r>
        <w:r w:rsidDel="00D006F5">
          <w:rPr>
            <w:spacing w:val="5"/>
            <w:sz w:val="20"/>
          </w:rPr>
          <w:delText xml:space="preserve"> </w:delText>
        </w:r>
      </w:del>
      <w:del w:id="401" w:author="Phil Green" w:date="2026-08-30T16:06:00Z" w16du:dateUtc="2026-08-30T14:06:00Z">
        <w:r w:rsidDel="00D006F5">
          <w:rPr>
            <w:sz w:val="20"/>
          </w:rPr>
          <w:delText>used</w:delText>
        </w:r>
        <w:r w:rsidDel="00D006F5">
          <w:rPr>
            <w:spacing w:val="6"/>
            <w:sz w:val="20"/>
          </w:rPr>
          <w:delText xml:space="preserve"> </w:delText>
        </w:r>
      </w:del>
      <w:del w:id="402" w:author="Phil Green" w:date="2026-08-30T16:08:00Z" w16du:dateUtc="2026-08-30T14:08:00Z">
        <w:r w:rsidDel="00D006F5">
          <w:rPr>
            <w:sz w:val="20"/>
          </w:rPr>
          <w:delText>gives</w:delText>
        </w:r>
        <w:r w:rsidDel="00D006F5">
          <w:rPr>
            <w:spacing w:val="6"/>
            <w:sz w:val="20"/>
          </w:rPr>
          <w:delText xml:space="preserve"> </w:delText>
        </w:r>
        <w:r w:rsidDel="00D006F5">
          <w:rPr>
            <w:sz w:val="20"/>
          </w:rPr>
          <w:delText>0.268/0.238/0.369,</w:delText>
        </w:r>
        <w:r w:rsidDel="00D006F5">
          <w:rPr>
            <w:spacing w:val="7"/>
            <w:sz w:val="20"/>
          </w:rPr>
          <w:delText xml:space="preserve"> </w:delText>
        </w:r>
        <w:r w:rsidDel="00D006F5">
          <w:rPr>
            <w:sz w:val="20"/>
          </w:rPr>
          <w:delText>while</w:delText>
        </w:r>
        <w:r w:rsidDel="00D006F5">
          <w:rPr>
            <w:spacing w:val="6"/>
            <w:sz w:val="20"/>
          </w:rPr>
          <w:delText xml:space="preserve"> </w:delText>
        </w:r>
        <w:r w:rsidDel="00D006F5">
          <w:rPr>
            <w:sz w:val="20"/>
          </w:rPr>
          <w:delText>a</w:delText>
        </w:r>
        <w:r w:rsidDel="00D006F5">
          <w:rPr>
            <w:spacing w:val="5"/>
            <w:sz w:val="20"/>
          </w:rPr>
          <w:delText xml:space="preserve"> </w:delText>
        </w:r>
        <w:r w:rsidDel="00D006F5">
          <w:rPr>
            <w:sz w:val="20"/>
          </w:rPr>
          <w:delText>degree-4</w:delText>
        </w:r>
        <w:r w:rsidDel="00D006F5">
          <w:rPr>
            <w:spacing w:val="6"/>
            <w:sz w:val="20"/>
          </w:rPr>
          <w:delText xml:space="preserve"> </w:delText>
        </w:r>
        <w:r w:rsidDel="00D006F5">
          <w:rPr>
            <w:sz w:val="20"/>
          </w:rPr>
          <w:delText>fit</w:delText>
        </w:r>
        <w:r w:rsidDel="00D006F5">
          <w:rPr>
            <w:spacing w:val="6"/>
            <w:sz w:val="20"/>
          </w:rPr>
          <w:delText xml:space="preserve"> </w:delText>
        </w:r>
        <w:r w:rsidDel="00D006F5">
          <w:rPr>
            <w:sz w:val="20"/>
          </w:rPr>
          <w:delText>in</w:delText>
        </w:r>
        <w:r w:rsidDel="00D006F5">
          <w:rPr>
            <w:spacing w:val="5"/>
            <w:sz w:val="20"/>
          </w:rPr>
          <w:delText xml:space="preserve"> </w:delText>
        </w:r>
        <w:r w:rsidDel="00D006F5">
          <w:rPr>
            <w:sz w:val="20"/>
          </w:rPr>
          <w:delText>cube-</w:delText>
        </w:r>
        <w:r w:rsidDel="00D006F5">
          <w:rPr>
            <w:spacing w:val="-4"/>
            <w:sz w:val="20"/>
          </w:rPr>
          <w:delText>root</w:delText>
        </w:r>
        <w:r w:rsidDel="00D006F5">
          <w:rPr>
            <w:rFonts w:ascii="Times New Roman"/>
            <w:sz w:val="20"/>
          </w:rPr>
          <w:tab/>
        </w:r>
        <w:r w:rsidDel="00D006F5">
          <w:rPr>
            <w:rFonts w:ascii="Trebuchet MS"/>
            <w:spacing w:val="-5"/>
            <w:sz w:val="10"/>
          </w:rPr>
          <w:delText>302</w:delText>
        </w:r>
      </w:del>
    </w:p>
    <w:p w14:paraId="4B1D3A22" w14:textId="21FF104B" w:rsidR="00EA1924" w:rsidDel="00D006F5" w:rsidRDefault="00000000" w:rsidP="00D006F5">
      <w:pPr>
        <w:tabs>
          <w:tab w:val="right" w:pos="11017"/>
        </w:tabs>
        <w:spacing w:before="30"/>
        <w:ind w:left="2761"/>
        <w:rPr>
          <w:del w:id="403" w:author="Phil Green" w:date="2026-08-30T16:08:00Z" w16du:dateUtc="2026-08-30T14:08:00Z"/>
          <w:rFonts w:ascii="Trebuchet MS"/>
          <w:sz w:val="10"/>
        </w:rPr>
      </w:pPr>
      <w:del w:id="404" w:author="Phil Green" w:date="2026-08-30T16:08:00Z" w16du:dateUtc="2026-08-30T14:08:00Z">
        <w:r w:rsidDel="00D006F5">
          <w:rPr>
            <w:sz w:val="20"/>
          </w:rPr>
          <w:delText>space</w:delText>
        </w:r>
        <w:r w:rsidDel="00D006F5">
          <w:rPr>
            <w:spacing w:val="18"/>
            <w:sz w:val="20"/>
          </w:rPr>
          <w:delText xml:space="preserve"> </w:delText>
        </w:r>
        <w:r w:rsidDel="00D006F5">
          <w:rPr>
            <w:sz w:val="20"/>
          </w:rPr>
          <w:delText>gives</w:delText>
        </w:r>
        <w:r w:rsidDel="00D006F5">
          <w:rPr>
            <w:spacing w:val="19"/>
            <w:sz w:val="20"/>
          </w:rPr>
          <w:delText xml:space="preserve"> </w:delText>
        </w:r>
        <w:r w:rsidDel="00D006F5">
          <w:rPr>
            <w:sz w:val="20"/>
          </w:rPr>
          <w:delText>0.085/0.084/0.156,</w:delText>
        </w:r>
        <w:r w:rsidDel="00D006F5">
          <w:rPr>
            <w:spacing w:val="23"/>
            <w:sz w:val="20"/>
          </w:rPr>
          <w:delText xml:space="preserve"> </w:delText>
        </w:r>
        <w:r w:rsidDel="00D006F5">
          <w:rPr>
            <w:sz w:val="20"/>
          </w:rPr>
          <w:delText>closing</w:delText>
        </w:r>
        <w:r w:rsidDel="00D006F5">
          <w:rPr>
            <w:spacing w:val="19"/>
            <w:sz w:val="20"/>
          </w:rPr>
          <w:delText xml:space="preserve"> </w:delText>
        </w:r>
        <w:r w:rsidDel="00D006F5">
          <w:rPr>
            <w:sz w:val="20"/>
          </w:rPr>
          <w:delText>about</w:delText>
        </w:r>
        <w:r w:rsidDel="00D006F5">
          <w:rPr>
            <w:spacing w:val="19"/>
            <w:sz w:val="20"/>
          </w:rPr>
          <w:delText xml:space="preserve"> </w:delText>
        </w:r>
        <w:r w:rsidDel="00D006F5">
          <w:rPr>
            <w:sz w:val="20"/>
          </w:rPr>
          <w:delText>three</w:delText>
        </w:r>
        <w:r w:rsidDel="00D006F5">
          <w:rPr>
            <w:spacing w:val="18"/>
            <w:sz w:val="20"/>
          </w:rPr>
          <w:delText xml:space="preserve"> </w:delText>
        </w:r>
        <w:r w:rsidDel="00D006F5">
          <w:rPr>
            <w:sz w:val="20"/>
          </w:rPr>
          <w:delText>quarters</w:delText>
        </w:r>
        <w:r w:rsidDel="00D006F5">
          <w:rPr>
            <w:spacing w:val="19"/>
            <w:sz w:val="20"/>
          </w:rPr>
          <w:delText xml:space="preserve"> </w:delText>
        </w:r>
        <w:r w:rsidDel="00D006F5">
          <w:rPr>
            <w:sz w:val="20"/>
          </w:rPr>
          <w:delText>of</w:delText>
        </w:r>
        <w:r w:rsidDel="00D006F5">
          <w:rPr>
            <w:spacing w:val="19"/>
            <w:sz w:val="20"/>
          </w:rPr>
          <w:delText xml:space="preserve"> </w:delText>
        </w:r>
        <w:r w:rsidDel="00D006F5">
          <w:rPr>
            <w:sz w:val="20"/>
          </w:rPr>
          <w:delText>the</w:delText>
        </w:r>
        <w:r w:rsidDel="00D006F5">
          <w:rPr>
            <w:spacing w:val="19"/>
            <w:sz w:val="20"/>
          </w:rPr>
          <w:delText xml:space="preserve"> </w:delText>
        </w:r>
        <w:r w:rsidDel="00D006F5">
          <w:rPr>
            <w:sz w:val="20"/>
          </w:rPr>
          <w:delText>gap</w:delText>
        </w:r>
        <w:r w:rsidDel="00D006F5">
          <w:rPr>
            <w:spacing w:val="18"/>
            <w:sz w:val="20"/>
          </w:rPr>
          <w:delText xml:space="preserve"> </w:delText>
        </w:r>
        <w:r w:rsidDel="00D006F5">
          <w:rPr>
            <w:sz w:val="20"/>
          </w:rPr>
          <w:delText>to</w:delText>
        </w:r>
        <w:r w:rsidDel="00D006F5">
          <w:rPr>
            <w:spacing w:val="19"/>
            <w:sz w:val="20"/>
          </w:rPr>
          <w:delText xml:space="preserve"> </w:delText>
        </w:r>
        <w:r w:rsidDel="00D006F5">
          <w:rPr>
            <w:sz w:val="20"/>
          </w:rPr>
          <w:delText>the</w:delText>
        </w:r>
        <w:r w:rsidDel="00D006F5">
          <w:rPr>
            <w:spacing w:val="19"/>
            <w:sz w:val="20"/>
          </w:rPr>
          <w:delText xml:space="preserve"> </w:delText>
        </w:r>
        <w:r w:rsidDel="00D006F5">
          <w:rPr>
            <w:spacing w:val="-2"/>
            <w:sz w:val="20"/>
          </w:rPr>
          <w:delText>Gaussian</w:delText>
        </w:r>
        <w:r w:rsidDel="00D006F5">
          <w:rPr>
            <w:rFonts w:ascii="Times New Roman"/>
            <w:sz w:val="20"/>
          </w:rPr>
          <w:tab/>
        </w:r>
        <w:r w:rsidDel="00D006F5">
          <w:rPr>
            <w:rFonts w:ascii="Trebuchet MS"/>
            <w:spacing w:val="-5"/>
            <w:sz w:val="10"/>
          </w:rPr>
          <w:delText>303</w:delText>
        </w:r>
      </w:del>
    </w:p>
    <w:p w14:paraId="3B4C0E0B" w14:textId="109D77EB" w:rsidR="00EA1924" w:rsidDel="00D006F5" w:rsidRDefault="00000000" w:rsidP="00D006F5">
      <w:pPr>
        <w:tabs>
          <w:tab w:val="right" w:pos="11017"/>
        </w:tabs>
        <w:spacing w:before="30"/>
        <w:ind w:left="2761"/>
        <w:rPr>
          <w:del w:id="405" w:author="Phil Green" w:date="2026-08-30T16:08:00Z" w16du:dateUtc="2026-08-30T14:08:00Z"/>
          <w:rFonts w:ascii="Trebuchet MS"/>
          <w:sz w:val="10"/>
        </w:rPr>
        <w:pPrChange w:id="406" w:author="Phil Green" w:date="2026-08-30T16:08:00Z" w16du:dateUtc="2026-08-30T14:08:00Z">
          <w:pPr>
            <w:tabs>
              <w:tab w:val="right" w:pos="11017"/>
            </w:tabs>
            <w:spacing w:before="30"/>
            <w:ind w:left="2755"/>
          </w:pPr>
        </w:pPrChange>
      </w:pPr>
      <w:del w:id="407" w:author="Phil Green" w:date="2026-08-30T16:08:00Z" w16du:dateUtc="2026-08-30T14:08:00Z">
        <w:r w:rsidDel="00D006F5">
          <w:rPr>
            <w:sz w:val="20"/>
          </w:rPr>
          <w:delText>process.</w:delText>
        </w:r>
        <w:r w:rsidDel="00D006F5">
          <w:rPr>
            <w:spacing w:val="11"/>
            <w:sz w:val="20"/>
          </w:rPr>
          <w:delText xml:space="preserve"> </w:delText>
        </w:r>
        <w:r w:rsidDel="00D006F5">
          <w:rPr>
            <w:sz w:val="20"/>
          </w:rPr>
          <w:delText>The</w:delText>
        </w:r>
        <w:r w:rsidDel="00D006F5">
          <w:rPr>
            <w:spacing w:val="-1"/>
            <w:sz w:val="20"/>
          </w:rPr>
          <w:delText xml:space="preserve"> </w:delText>
        </w:r>
        <w:r w:rsidDel="00D006F5">
          <w:rPr>
            <w:sz w:val="20"/>
          </w:rPr>
          <w:delText>ridge,</w:delText>
        </w:r>
        <w:r w:rsidDel="00D006F5">
          <w:rPr>
            <w:spacing w:val="-2"/>
            <w:sz w:val="20"/>
          </w:rPr>
          <w:delText xml:space="preserve"> </w:delText>
        </w:r>
        <w:r w:rsidDel="00D006F5">
          <w:rPr>
            <w:sz w:val="20"/>
          </w:rPr>
          <w:delText>PCR, PLSR,</w:delText>
        </w:r>
        <w:r w:rsidDel="00D006F5">
          <w:rPr>
            <w:spacing w:val="-1"/>
            <w:sz w:val="20"/>
          </w:rPr>
          <w:delText xml:space="preserve"> </w:delText>
        </w:r>
        <w:r w:rsidDel="00D006F5">
          <w:rPr>
            <w:sz w:val="20"/>
          </w:rPr>
          <w:delText>lasso,</w:delText>
        </w:r>
        <w:r w:rsidDel="00D006F5">
          <w:rPr>
            <w:spacing w:val="-1"/>
            <w:sz w:val="20"/>
          </w:rPr>
          <w:delText xml:space="preserve"> </w:delText>
        </w:r>
        <w:r w:rsidDel="00D006F5">
          <w:rPr>
            <w:sz w:val="20"/>
          </w:rPr>
          <w:delText>and</w:delText>
        </w:r>
        <w:r w:rsidDel="00D006F5">
          <w:rPr>
            <w:spacing w:val="-1"/>
            <w:sz w:val="20"/>
          </w:rPr>
          <w:delText xml:space="preserve"> </w:delText>
        </w:r>
        <w:r w:rsidDel="00D006F5">
          <w:rPr>
            <w:sz w:val="20"/>
          </w:rPr>
          <w:delText>elastic-net</w:delText>
        </w:r>
        <w:r w:rsidDel="00D006F5">
          <w:rPr>
            <w:spacing w:val="-1"/>
            <w:sz w:val="20"/>
          </w:rPr>
          <w:delText xml:space="preserve"> </w:delText>
        </w:r>
        <w:r w:rsidDel="00D006F5">
          <w:rPr>
            <w:sz w:val="20"/>
          </w:rPr>
          <w:delText>family</w:delText>
        </w:r>
        <w:r w:rsidDel="00D006F5">
          <w:rPr>
            <w:spacing w:val="-2"/>
            <w:sz w:val="20"/>
          </w:rPr>
          <w:delText xml:space="preserve"> </w:delText>
        </w:r>
        <w:r w:rsidDel="00D006F5">
          <w:rPr>
            <w:sz w:val="20"/>
          </w:rPr>
          <w:delText>cluster together</w:delText>
        </w:r>
        <w:r w:rsidDel="00D006F5">
          <w:rPr>
            <w:spacing w:val="-1"/>
            <w:sz w:val="20"/>
          </w:rPr>
          <w:delText xml:space="preserve"> </w:delText>
        </w:r>
        <w:r w:rsidDel="00D006F5">
          <w:rPr>
            <w:sz w:val="20"/>
          </w:rPr>
          <w:delText>with</w:delText>
        </w:r>
        <w:r w:rsidDel="00D006F5">
          <w:rPr>
            <w:spacing w:val="-1"/>
            <w:sz w:val="20"/>
          </w:rPr>
          <w:delText xml:space="preserve"> </w:delText>
        </w:r>
        <w:r w:rsidDel="00D006F5">
          <w:rPr>
            <w:spacing w:val="-2"/>
            <w:sz w:val="20"/>
          </w:rPr>
          <w:delText>median</w:delText>
        </w:r>
        <w:r w:rsidDel="00D006F5">
          <w:rPr>
            <w:rFonts w:ascii="Times New Roman"/>
            <w:sz w:val="20"/>
          </w:rPr>
          <w:tab/>
        </w:r>
        <w:r w:rsidDel="00D006F5">
          <w:rPr>
            <w:rFonts w:ascii="Trebuchet MS"/>
            <w:spacing w:val="-5"/>
            <w:sz w:val="10"/>
          </w:rPr>
          <w:delText>304</w:delText>
        </w:r>
      </w:del>
    </w:p>
    <w:p w14:paraId="6FC39C80" w14:textId="14877A97" w:rsidR="00EA1924" w:rsidDel="00D006F5" w:rsidRDefault="00000000" w:rsidP="00D006F5">
      <w:pPr>
        <w:tabs>
          <w:tab w:val="right" w:pos="11017"/>
        </w:tabs>
        <w:spacing w:before="30"/>
        <w:ind w:left="2761"/>
        <w:rPr>
          <w:del w:id="408" w:author="Phil Green" w:date="2026-08-30T16:08:00Z" w16du:dateUtc="2026-08-30T14:08:00Z"/>
          <w:rFonts w:ascii="Trebuchet MS" w:hAnsi="Trebuchet MS"/>
          <w:sz w:val="10"/>
        </w:rPr>
        <w:pPrChange w:id="409" w:author="Phil Green" w:date="2026-08-30T16:08:00Z" w16du:dateUtc="2026-08-30T14:08:00Z">
          <w:pPr>
            <w:tabs>
              <w:tab w:val="right" w:pos="11017"/>
            </w:tabs>
            <w:spacing w:before="30"/>
            <w:ind w:left="2764"/>
          </w:pPr>
        </w:pPrChange>
      </w:pPr>
      <w:del w:id="410" w:author="Phil Green" w:date="2026-08-30T16:08:00Z" w16du:dateUtc="2026-08-30T14:08:00Z">
        <w:r w:rsidDel="00D006F5">
          <w:rPr>
            <w:rFonts w:ascii="Calibri" w:hAnsi="Calibri"/>
            <w:sz w:val="20"/>
          </w:rPr>
          <w:delText>∆</w:delText>
        </w:r>
        <w:r w:rsidDel="00D006F5">
          <w:rPr>
            <w:i/>
            <w:sz w:val="20"/>
          </w:rPr>
          <w:delText>E</w:delText>
        </w:r>
        <w:r w:rsidDel="00D006F5">
          <w:rPr>
            <w:sz w:val="20"/>
            <w:vertAlign w:val="subscript"/>
          </w:rPr>
          <w:delText>00</w:delText>
        </w:r>
        <w:r w:rsidDel="00D006F5">
          <w:rPr>
            <w:spacing w:val="19"/>
            <w:sz w:val="20"/>
          </w:rPr>
          <w:delText xml:space="preserve"> </w:delText>
        </w:r>
        <w:r w:rsidDel="00D006F5">
          <w:rPr>
            <w:sz w:val="20"/>
          </w:rPr>
          <w:delText>around</w:delText>
        </w:r>
        <w:r w:rsidDel="00D006F5">
          <w:rPr>
            <w:spacing w:val="9"/>
            <w:sz w:val="20"/>
          </w:rPr>
          <w:delText xml:space="preserve"> </w:delText>
        </w:r>
        <w:r w:rsidDel="00D006F5">
          <w:rPr>
            <w:sz w:val="20"/>
          </w:rPr>
          <w:delText>6.1–6.7,</w:delText>
        </w:r>
        <w:r w:rsidDel="00D006F5">
          <w:rPr>
            <w:spacing w:val="10"/>
            <w:sz w:val="20"/>
          </w:rPr>
          <w:delText xml:space="preserve"> </w:delText>
        </w:r>
        <w:r w:rsidDel="00D006F5">
          <w:rPr>
            <w:sz w:val="20"/>
          </w:rPr>
          <w:delText>more</w:delText>
        </w:r>
        <w:r w:rsidDel="00D006F5">
          <w:rPr>
            <w:spacing w:val="9"/>
            <w:sz w:val="20"/>
          </w:rPr>
          <w:delText xml:space="preserve"> </w:delText>
        </w:r>
        <w:r w:rsidDel="00D006F5">
          <w:rPr>
            <w:sz w:val="20"/>
          </w:rPr>
          <w:delText>than</w:delText>
        </w:r>
        <w:r w:rsidDel="00D006F5">
          <w:rPr>
            <w:spacing w:val="9"/>
            <w:sz w:val="20"/>
          </w:rPr>
          <w:delText xml:space="preserve"> </w:delText>
        </w:r>
        <w:r w:rsidDel="00D006F5">
          <w:rPr>
            <w:sz w:val="20"/>
          </w:rPr>
          <w:delText>two</w:delText>
        </w:r>
        <w:r w:rsidDel="00D006F5">
          <w:rPr>
            <w:spacing w:val="9"/>
            <w:sz w:val="20"/>
          </w:rPr>
          <w:delText xml:space="preserve"> </w:delText>
        </w:r>
        <w:r w:rsidDel="00D006F5">
          <w:rPr>
            <w:sz w:val="20"/>
          </w:rPr>
          <w:delText>orders</w:delText>
        </w:r>
        <w:r w:rsidDel="00D006F5">
          <w:rPr>
            <w:spacing w:val="9"/>
            <w:sz w:val="20"/>
          </w:rPr>
          <w:delText xml:space="preserve"> </w:delText>
        </w:r>
        <w:r w:rsidDel="00D006F5">
          <w:rPr>
            <w:sz w:val="20"/>
          </w:rPr>
          <w:delText>of</w:delText>
        </w:r>
        <w:r w:rsidDel="00D006F5">
          <w:rPr>
            <w:spacing w:val="9"/>
            <w:sz w:val="20"/>
          </w:rPr>
          <w:delText xml:space="preserve"> </w:delText>
        </w:r>
        <w:r w:rsidDel="00D006F5">
          <w:rPr>
            <w:sz w:val="20"/>
          </w:rPr>
          <w:delText>magnitude</w:delText>
        </w:r>
        <w:r w:rsidDel="00D006F5">
          <w:rPr>
            <w:spacing w:val="9"/>
            <w:sz w:val="20"/>
          </w:rPr>
          <w:delText xml:space="preserve"> </w:delText>
        </w:r>
        <w:r w:rsidDel="00D006F5">
          <w:rPr>
            <w:sz w:val="20"/>
          </w:rPr>
          <w:delText>worse</w:delText>
        </w:r>
        <w:r w:rsidDel="00D006F5">
          <w:rPr>
            <w:spacing w:val="9"/>
            <w:sz w:val="20"/>
          </w:rPr>
          <w:delText xml:space="preserve"> </w:delText>
        </w:r>
        <w:r w:rsidDel="00D006F5">
          <w:rPr>
            <w:sz w:val="20"/>
          </w:rPr>
          <w:delText>than</w:delText>
        </w:r>
        <w:r w:rsidDel="00D006F5">
          <w:rPr>
            <w:spacing w:val="9"/>
            <w:sz w:val="20"/>
          </w:rPr>
          <w:delText xml:space="preserve"> </w:delText>
        </w:r>
        <w:r w:rsidDel="00D006F5">
          <w:rPr>
            <w:sz w:val="20"/>
          </w:rPr>
          <w:delText>GP,</w:delText>
        </w:r>
        <w:r w:rsidDel="00D006F5">
          <w:rPr>
            <w:spacing w:val="9"/>
            <w:sz w:val="20"/>
          </w:rPr>
          <w:delText xml:space="preserve"> </w:delText>
        </w:r>
        <w:r w:rsidDel="00D006F5">
          <w:rPr>
            <w:sz w:val="20"/>
          </w:rPr>
          <w:delText>and</w:delText>
        </w:r>
        <w:r w:rsidDel="00D006F5">
          <w:rPr>
            <w:spacing w:val="9"/>
            <w:sz w:val="20"/>
          </w:rPr>
          <w:delText xml:space="preserve"> </w:delText>
        </w:r>
        <w:r w:rsidDel="00D006F5">
          <w:rPr>
            <w:sz w:val="20"/>
          </w:rPr>
          <w:delText>their</w:delText>
        </w:r>
        <w:r w:rsidDel="00D006F5">
          <w:rPr>
            <w:spacing w:val="9"/>
            <w:sz w:val="20"/>
          </w:rPr>
          <w:delText xml:space="preserve"> </w:delText>
        </w:r>
        <w:r w:rsidDel="00D006F5">
          <w:rPr>
            <w:spacing w:val="-4"/>
            <w:sz w:val="20"/>
          </w:rPr>
          <w:delText>95th</w:delText>
        </w:r>
        <w:r w:rsidDel="00D006F5">
          <w:rPr>
            <w:rFonts w:ascii="Times New Roman" w:hAnsi="Times New Roman"/>
            <w:sz w:val="20"/>
          </w:rPr>
          <w:tab/>
        </w:r>
        <w:r w:rsidDel="00D006F5">
          <w:rPr>
            <w:rFonts w:ascii="Trebuchet MS" w:hAnsi="Trebuchet MS"/>
            <w:spacing w:val="-5"/>
            <w:sz w:val="10"/>
          </w:rPr>
          <w:delText>305</w:delText>
        </w:r>
      </w:del>
    </w:p>
    <w:p w14:paraId="3E57D8E8" w14:textId="1E886F81" w:rsidR="00EA1924" w:rsidRDefault="00000000" w:rsidP="00D006F5">
      <w:pPr>
        <w:tabs>
          <w:tab w:val="right" w:pos="11017"/>
        </w:tabs>
        <w:spacing w:before="30"/>
        <w:ind w:left="2761"/>
        <w:rPr>
          <w:rFonts w:ascii="Trebuchet MS" w:hAnsi="Trebuchet MS"/>
          <w:sz w:val="10"/>
        </w:rPr>
        <w:pPrChange w:id="411" w:author="Phil Green" w:date="2026-08-30T16:08:00Z" w16du:dateUtc="2026-08-30T14:08:00Z">
          <w:pPr>
            <w:tabs>
              <w:tab w:val="right" w:pos="11017"/>
            </w:tabs>
            <w:spacing w:before="30"/>
            <w:ind w:left="2755"/>
          </w:pPr>
        </w:pPrChange>
      </w:pPr>
      <w:del w:id="412" w:author="Phil Green" w:date="2026-08-30T16:08:00Z" w16du:dateUtc="2026-08-30T14:08:00Z">
        <w:r w:rsidDel="00D006F5">
          <w:rPr>
            <w:sz w:val="20"/>
          </w:rPr>
          <w:delText>percentiles</w:delText>
        </w:r>
        <w:r w:rsidDel="00D006F5">
          <w:rPr>
            <w:spacing w:val="-3"/>
            <w:sz w:val="20"/>
          </w:rPr>
          <w:delText xml:space="preserve"> </w:delText>
        </w:r>
        <w:r w:rsidDel="00D006F5">
          <w:rPr>
            <w:sz w:val="20"/>
          </w:rPr>
          <w:delText>(23.6–25.3)</w:delText>
        </w:r>
        <w:r w:rsidDel="00D006F5">
          <w:rPr>
            <w:spacing w:val="-2"/>
            <w:sz w:val="20"/>
          </w:rPr>
          <w:delText xml:space="preserve"> </w:delText>
        </w:r>
        <w:r w:rsidDel="00D006F5">
          <w:rPr>
            <w:sz w:val="20"/>
          </w:rPr>
          <w:delText>run</w:delText>
        </w:r>
        <w:r w:rsidDel="00D006F5">
          <w:rPr>
            <w:spacing w:val="-3"/>
            <w:sz w:val="20"/>
          </w:rPr>
          <w:delText xml:space="preserve"> </w:delText>
        </w:r>
        <w:r w:rsidDel="00D006F5">
          <w:rPr>
            <w:sz w:val="20"/>
          </w:rPr>
          <w:delText>to</w:delText>
        </w:r>
        <w:r w:rsidDel="00D006F5">
          <w:rPr>
            <w:spacing w:val="-2"/>
            <w:sz w:val="20"/>
          </w:rPr>
          <w:delText xml:space="preserve"> </w:delText>
        </w:r>
        <w:r w:rsidDel="00D006F5">
          <w:rPr>
            <w:sz w:val="20"/>
          </w:rPr>
          <w:delText>some</w:delText>
        </w:r>
        <w:r w:rsidDel="00D006F5">
          <w:rPr>
            <w:spacing w:val="-3"/>
            <w:sz w:val="20"/>
          </w:rPr>
          <w:delText xml:space="preserve"> </w:delText>
        </w:r>
        <w:r w:rsidDel="00D006F5">
          <w:rPr>
            <w:sz w:val="20"/>
          </w:rPr>
          <w:delText>25</w:delText>
        </w:r>
        <w:bookmarkStart w:id="413" w:name="_bookmark9"/>
        <w:bookmarkEnd w:id="413"/>
        <w:r w:rsidDel="00D006F5">
          <w:rPr>
            <w:rFonts w:ascii="Libertinus Sans" w:hAnsi="Libertinus Sans"/>
            <w:i/>
            <w:sz w:val="20"/>
          </w:rPr>
          <w:delText>×</w:delText>
        </w:r>
        <w:r w:rsidDel="00D006F5">
          <w:rPr>
            <w:rFonts w:ascii="Libertinus Sans" w:hAnsi="Libertinus Sans"/>
            <w:i/>
            <w:spacing w:val="1"/>
            <w:sz w:val="20"/>
          </w:rPr>
          <w:delText xml:space="preserve"> </w:delText>
        </w:r>
        <w:r w:rsidDel="00D006F5">
          <w:rPr>
            <w:sz w:val="20"/>
          </w:rPr>
          <w:delText>the</w:delText>
        </w:r>
        <w:r w:rsidDel="00D006F5">
          <w:rPr>
            <w:spacing w:val="-3"/>
            <w:sz w:val="20"/>
          </w:rPr>
          <w:delText xml:space="preserve"> </w:delText>
        </w:r>
        <w:r w:rsidDel="00D006F5">
          <w:rPr>
            <w:sz w:val="20"/>
          </w:rPr>
          <w:delText>just-noticeable-difference</w:delText>
        </w:r>
        <w:r w:rsidDel="00D006F5">
          <w:rPr>
            <w:spacing w:val="-2"/>
            <w:sz w:val="20"/>
          </w:rPr>
          <w:delText xml:space="preserve"> threshold.</w:delText>
        </w:r>
      </w:del>
      <w:r>
        <w:rPr>
          <w:rFonts w:ascii="Times New Roman" w:hAnsi="Times New Roman"/>
          <w:sz w:val="20"/>
        </w:rPr>
        <w:tab/>
      </w:r>
      <w:r>
        <w:rPr>
          <w:rFonts w:ascii="Trebuchet MS" w:hAnsi="Trebuchet MS"/>
          <w:spacing w:val="-5"/>
          <w:sz w:val="10"/>
        </w:rPr>
        <w:t>306</w:t>
      </w:r>
    </w:p>
    <w:p w14:paraId="4B29003E" w14:textId="77777777" w:rsidR="00EA1924" w:rsidRDefault="00000000">
      <w:pPr>
        <w:pStyle w:val="BodyText"/>
        <w:spacing w:before="258" w:line="273" w:lineRule="auto"/>
        <w:ind w:left="2761" w:right="403" w:hanging="6"/>
        <w:jc w:val="both"/>
      </w:pPr>
      <w:r>
        <w:rPr>
          <w:noProof/>
        </w:rPr>
        <mc:AlternateContent>
          <mc:Choice Requires="wps">
            <w:drawing>
              <wp:anchor distT="0" distB="0" distL="0" distR="0" simplePos="0" relativeHeight="15735808" behindDoc="0" locked="0" layoutInCell="1" allowOverlap="1" wp14:anchorId="0E9C7D4B" wp14:editId="247F71A0">
                <wp:simplePos x="0" y="0"/>
                <wp:positionH relativeFrom="page">
                  <wp:posOffset>1074750</wp:posOffset>
                </wp:positionH>
                <wp:positionV relativeFrom="paragraph">
                  <wp:posOffset>1247819</wp:posOffset>
                </wp:positionV>
                <wp:extent cx="540702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025" cy="1270"/>
                        </a:xfrm>
                        <a:custGeom>
                          <a:avLst/>
                          <a:gdLst/>
                          <a:ahLst/>
                          <a:cxnLst/>
                          <a:rect l="l" t="t" r="r" b="b"/>
                          <a:pathLst>
                            <a:path w="5407025">
                              <a:moveTo>
                                <a:pt x="0" y="0"/>
                              </a:moveTo>
                              <a:lnTo>
                                <a:pt x="540689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368E79" id="Graphic 29" o:spid="_x0000_s1026" style="position:absolute;margin-left:84.65pt;margin-top:98.25pt;width:425.7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407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" path="m,l5406898,e" filled="f" strokeweight=".28114mm">
                <v:path arrowok="t"/>
                <w10:wrap anchorx="page"/>
              </v:shape>
            </w:pict>
          </mc:Fallback>
        </mc:AlternateContent>
      </w:r>
      <w:r>
        <w:rPr>
          <w:b/>
        </w:rPr>
        <w:t xml:space="preserve">Table 3. </w:t>
      </w:r>
      <w:r>
        <w:t xml:space="preserve">Median, 95th-percentile, and maximum </w:t>
      </w:r>
      <w:r>
        <w:rPr>
          <w:rFonts w:ascii="Calibri" w:hAnsi="Calibri"/>
        </w:rPr>
        <w:t>∆</w:t>
      </w:r>
      <w:r>
        <w:rPr>
          <w:i/>
        </w:rPr>
        <w:t>E</w:t>
      </w:r>
      <w:r>
        <w:rPr>
          <w:vertAlign w:val="subscript"/>
        </w:rPr>
        <w:t>00</w:t>
      </w:r>
      <w:r>
        <w:t xml:space="preserve"> per model for the </w:t>
      </w:r>
      <w:r>
        <w:rPr>
          <w:i/>
        </w:rPr>
        <w:t xml:space="preserve">n </w:t>
      </w:r>
      <w:r>
        <w:rPr>
          <w:rFonts w:ascii="Tahoma" w:hAnsi="Tahoma"/>
        </w:rPr>
        <w:t xml:space="preserve">= </w:t>
      </w:r>
      <w:r>
        <w:t xml:space="preserve">3 (CMY) condition on the three printer datasets, 795 analyzed </w:t>
      </w:r>
      <w:r>
        <w:rPr>
          <w:i/>
        </w:rPr>
        <w:t xml:space="preserve">K </w:t>
      </w:r>
      <w:r>
        <w:rPr>
          <w:rFonts w:ascii="Tahoma" w:hAnsi="Tahoma"/>
        </w:rPr>
        <w:t xml:space="preserve">= </w:t>
      </w:r>
      <w:r>
        <w:t>0 samples each (818 as received, less 23 byte-identical duplicates;</w:t>
      </w:r>
      <w:r>
        <w:rPr>
          <w:spacing w:val="-6"/>
        </w:rPr>
        <w:t xml:space="preserve"> </w:t>
      </w:r>
      <w:r>
        <w:t>Section</w:t>
      </w:r>
      <w:r>
        <w:rPr>
          <w:spacing w:val="-6"/>
        </w:rPr>
        <w:t xml:space="preserve"> </w:t>
      </w:r>
      <w:hyperlink w:anchor="_bookmark6" w:history="1">
        <w:r>
          <w:rPr>
            <w:color w:val="0774B7"/>
          </w:rPr>
          <w:t>3.3</w:t>
        </w:r>
      </w:hyperlink>
      <w:r>
        <w:t>). All</w:t>
      </w:r>
      <w:r>
        <w:rPr>
          <w:spacing w:val="-6"/>
        </w:rPr>
        <w:t xml:space="preserve"> </w:t>
      </w:r>
      <w:r>
        <w:t>values</w:t>
      </w:r>
      <w:r>
        <w:rPr>
          <w:spacing w:val="-6"/>
        </w:rPr>
        <w:t xml:space="preserve"> </w:t>
      </w:r>
      <w:r>
        <w:t>from</w:t>
      </w:r>
      <w:r>
        <w:rPr>
          <w:spacing w:val="-6"/>
        </w:rPr>
        <w:t xml:space="preserve"> </w:t>
      </w:r>
      <w:r>
        <w:t>5-fold</w:t>
      </w:r>
      <w:r>
        <w:rPr>
          <w:spacing w:val="-6"/>
        </w:rPr>
        <w:t xml:space="preserve"> </w:t>
      </w:r>
      <w:r>
        <w:t>cross-validation</w:t>
      </w:r>
      <w:r>
        <w:rPr>
          <w:spacing w:val="-6"/>
        </w:rPr>
        <w:t xml:space="preserve"> </w:t>
      </w:r>
      <w:r>
        <w:t>with</w:t>
      </w:r>
      <w:r>
        <w:rPr>
          <w:spacing w:val="-6"/>
        </w:rPr>
        <w:t xml:space="preserve"> </w:t>
      </w:r>
      <w:r>
        <w:t>every</w:t>
      </w:r>
      <w:r>
        <w:rPr>
          <w:spacing w:val="-6"/>
        </w:rPr>
        <w:t xml:space="preserve"> </w:t>
      </w:r>
      <w:r>
        <w:t>sample</w:t>
      </w:r>
      <w:r>
        <w:rPr>
          <w:spacing w:val="-6"/>
        </w:rPr>
        <w:t xml:space="preserve"> </w:t>
      </w:r>
      <w:r>
        <w:t>predicted</w:t>
      </w:r>
      <w:r>
        <w:rPr>
          <w:spacing w:val="-6"/>
        </w:rPr>
        <w:t xml:space="preserve"> </w:t>
      </w:r>
      <w:r>
        <w:t xml:space="preserve">exactly once; </w:t>
      </w:r>
      <w:r>
        <w:rPr>
          <w:rFonts w:ascii="Calibri" w:hAnsi="Calibri"/>
        </w:rPr>
        <w:t>∆</w:t>
      </w:r>
      <w:r>
        <w:rPr>
          <w:i/>
        </w:rPr>
        <w:t>E</w:t>
      </w:r>
      <w:r>
        <w:rPr>
          <w:vertAlign w:val="subscript"/>
        </w:rPr>
        <w:t>00</w:t>
      </w:r>
      <w:r>
        <w:t xml:space="preserve"> computed</w:t>
      </w:r>
      <w:r>
        <w:rPr>
          <w:spacing w:val="-1"/>
        </w:rPr>
        <w:t xml:space="preserve"> </w:t>
      </w:r>
      <w:r>
        <w:t>on</w:t>
      </w:r>
      <w:r>
        <w:rPr>
          <w:spacing w:val="-1"/>
        </w:rPr>
        <w:t xml:space="preserve"> </w:t>
      </w:r>
      <w:r>
        <w:t>denormalized</w:t>
      </w:r>
      <w:r>
        <w:rPr>
          <w:spacing w:val="-1"/>
        </w:rPr>
        <w:t xml:space="preserve"> </w:t>
      </w:r>
      <w:r>
        <w:t>XYZ</w:t>
      </w:r>
      <w:r>
        <w:rPr>
          <w:spacing w:val="-1"/>
        </w:rPr>
        <w:t xml:space="preserve"> </w:t>
      </w:r>
      <w:r>
        <w:t>(D50</w:t>
      </w:r>
      <w:r>
        <w:rPr>
          <w:spacing w:val="-1"/>
        </w:rPr>
        <w:t xml:space="preserve"> </w:t>
      </w:r>
      <w:r>
        <w:t>illuminant,</w:t>
      </w:r>
      <w:r>
        <w:rPr>
          <w:spacing w:val="-1"/>
        </w:rPr>
        <w:t xml:space="preserve"> </w:t>
      </w:r>
      <w:r>
        <w:t>2°</w:t>
      </w:r>
      <w:r>
        <w:rPr>
          <w:spacing w:val="-1"/>
        </w:rPr>
        <w:t xml:space="preserve"> </w:t>
      </w:r>
      <w:r>
        <w:t>standard</w:t>
      </w:r>
      <w:r>
        <w:rPr>
          <w:spacing w:val="-1"/>
        </w:rPr>
        <w:t xml:space="preserve"> </w:t>
      </w:r>
      <w:r>
        <w:t>observer),</w:t>
      </w:r>
      <w:r>
        <w:rPr>
          <w:spacing w:val="-1"/>
        </w:rPr>
        <w:t xml:space="preserve"> </w:t>
      </w:r>
      <w:r>
        <w:t>per</w:t>
      </w:r>
      <w:r>
        <w:rPr>
          <w:spacing w:val="-1"/>
        </w:rPr>
        <w:t xml:space="preserve"> </w:t>
      </w:r>
      <w:r>
        <w:t>Section</w:t>
      </w:r>
      <w:r>
        <w:rPr>
          <w:spacing w:val="-1"/>
        </w:rPr>
        <w:t xml:space="preserve"> </w:t>
      </w:r>
      <w:hyperlink w:anchor="_bookmark6" w:history="1">
        <w:r>
          <w:rPr>
            <w:color w:val="0774B7"/>
          </w:rPr>
          <w:t>3.3</w:t>
        </w:r>
      </w:hyperlink>
      <w:r>
        <w:t xml:space="preserve">. </w:t>
      </w:r>
      <w:r>
        <w:rPr>
          <w:spacing w:val="-2"/>
        </w:rPr>
        <w:t>Models</w:t>
      </w:r>
      <w:r>
        <w:rPr>
          <w:spacing w:val="-5"/>
        </w:rPr>
        <w:t xml:space="preserve"> </w:t>
      </w:r>
      <w:r>
        <w:rPr>
          <w:spacing w:val="-2"/>
        </w:rPr>
        <w:t>are</w:t>
      </w:r>
      <w:r>
        <w:rPr>
          <w:spacing w:val="-5"/>
        </w:rPr>
        <w:t xml:space="preserve"> </w:t>
      </w:r>
      <w:r>
        <w:rPr>
          <w:spacing w:val="-2"/>
        </w:rPr>
        <w:t>sorted</w:t>
      </w:r>
      <w:r>
        <w:rPr>
          <w:spacing w:val="-5"/>
        </w:rPr>
        <w:t xml:space="preserve"> </w:t>
      </w:r>
      <w:r>
        <w:rPr>
          <w:spacing w:val="-2"/>
        </w:rPr>
        <w:t>by</w:t>
      </w:r>
      <w:r>
        <w:rPr>
          <w:spacing w:val="-5"/>
        </w:rPr>
        <w:t xml:space="preserve"> </w:t>
      </w:r>
      <w:r>
        <w:rPr>
          <w:spacing w:val="-2"/>
        </w:rPr>
        <w:t>PC10</w:t>
      </w:r>
      <w:r>
        <w:rPr>
          <w:spacing w:val="-5"/>
        </w:rPr>
        <w:t xml:space="preserve"> </w:t>
      </w:r>
      <w:r>
        <w:rPr>
          <w:spacing w:val="-2"/>
        </w:rPr>
        <w:t>median;</w:t>
      </w:r>
      <w:r>
        <w:rPr>
          <w:spacing w:val="-4"/>
        </w:rPr>
        <w:t xml:space="preserve"> </w:t>
      </w:r>
      <w:r>
        <w:rPr>
          <w:spacing w:val="-2"/>
        </w:rPr>
        <w:t>the</w:t>
      </w:r>
      <w:r>
        <w:rPr>
          <w:spacing w:val="-5"/>
        </w:rPr>
        <w:t xml:space="preserve"> </w:t>
      </w:r>
      <w:r>
        <w:rPr>
          <w:spacing w:val="-2"/>
        </w:rPr>
        <w:t>four</w:t>
      </w:r>
      <w:r>
        <w:rPr>
          <w:spacing w:val="-5"/>
        </w:rPr>
        <w:t xml:space="preserve"> </w:t>
      </w:r>
      <w:r>
        <w:rPr>
          <w:spacing w:val="-2"/>
        </w:rPr>
        <w:t>fitting-space</w:t>
      </w:r>
      <w:r>
        <w:rPr>
          <w:spacing w:val="-5"/>
        </w:rPr>
        <w:t xml:space="preserve"> </w:t>
      </w:r>
      <w:r>
        <w:rPr>
          <w:spacing w:val="-2"/>
        </w:rPr>
        <w:t>variants</w:t>
      </w:r>
      <w:r>
        <w:rPr>
          <w:spacing w:val="-5"/>
        </w:rPr>
        <w:t xml:space="preserve"> </w:t>
      </w:r>
      <w:r>
        <w:rPr>
          <w:spacing w:val="-2"/>
        </w:rPr>
        <w:t>of</w:t>
      </w:r>
      <w:r>
        <w:rPr>
          <w:spacing w:val="-5"/>
        </w:rPr>
        <w:t xml:space="preserve"> </w:t>
      </w:r>
      <w:r>
        <w:rPr>
          <w:spacing w:val="-2"/>
        </w:rPr>
        <w:t>Section</w:t>
      </w:r>
      <w:r>
        <w:rPr>
          <w:spacing w:val="-5"/>
        </w:rPr>
        <w:t xml:space="preserve"> </w:t>
      </w:r>
      <w:hyperlink w:anchor="_bookmark18" w:history="1">
        <w:r>
          <w:rPr>
            <w:color w:val="0774B7"/>
            <w:spacing w:val="-2"/>
          </w:rPr>
          <w:t>4.5</w:t>
        </w:r>
      </w:hyperlink>
      <w:r>
        <w:rPr>
          <w:color w:val="0774B7"/>
          <w:spacing w:val="-5"/>
        </w:rPr>
        <w:t xml:space="preserve"> </w:t>
      </w:r>
      <w:r>
        <w:rPr>
          <w:spacing w:val="-2"/>
        </w:rPr>
        <w:t>are</w:t>
      </w:r>
      <w:r>
        <w:rPr>
          <w:spacing w:val="-5"/>
        </w:rPr>
        <w:t xml:space="preserve"> </w:t>
      </w:r>
      <w:r>
        <w:rPr>
          <w:spacing w:val="-2"/>
        </w:rPr>
        <w:t>marked</w:t>
      </w:r>
      <w:r>
        <w:rPr>
          <w:spacing w:val="-3"/>
        </w:rPr>
        <w:t xml:space="preserve"> </w:t>
      </w:r>
      <w:r>
        <w:rPr>
          <w:spacing w:val="-2"/>
        </w:rPr>
        <w:t>†.</w:t>
      </w:r>
      <w:r>
        <w:t xml:space="preserve"> </w:t>
      </w:r>
      <w:r>
        <w:rPr>
          <w:spacing w:val="-2"/>
        </w:rPr>
        <w:t xml:space="preserve">Source: </w:t>
      </w:r>
      <w:r>
        <w:rPr>
          <w:rFonts w:ascii="Cambria" w:hAnsi="Cambria"/>
          <w:spacing w:val="-2"/>
        </w:rPr>
        <w:t>journal/results/{PC10,PC11,FOGRA51}-CMY/summary.</w:t>
      </w:r>
      <w:commentRangeStart w:id="414"/>
      <w:r>
        <w:rPr>
          <w:rFonts w:ascii="Cambria" w:hAnsi="Cambria"/>
          <w:spacing w:val="-2"/>
        </w:rPr>
        <w:t>csv</w:t>
      </w:r>
      <w:commentRangeEnd w:id="414"/>
      <w:r w:rsidR="002066A0">
        <w:rPr>
          <w:rStyle w:val="CommentReference"/>
          <w:spacing w:val="-2"/>
          <w:sz w:val="18"/>
          <w:szCs w:val="18"/>
        </w:rPr>
        <w:commentReference w:id="414"/>
      </w:r>
      <w:r>
        <w:rPr>
          <w:spacing w:val="-2"/>
        </w:rPr>
        <w:t>.</w:t>
      </w:r>
    </w:p>
    <w:p w14:paraId="7EFB1AB1" w14:textId="77777777" w:rsidR="00EA1924" w:rsidRDefault="00000000">
      <w:pPr>
        <w:tabs>
          <w:tab w:val="left" w:pos="6333"/>
          <w:tab w:val="left" w:pos="8244"/>
        </w:tabs>
        <w:spacing w:before="208" w:after="52"/>
        <w:ind w:left="4173"/>
        <w:rPr>
          <w:b/>
          <w:sz w:val="16"/>
        </w:rPr>
      </w:pPr>
      <w:r>
        <w:rPr>
          <w:b/>
          <w:spacing w:val="-4"/>
          <w:sz w:val="16"/>
        </w:rPr>
        <w:t>PC10</w:t>
      </w:r>
      <w:r>
        <w:rPr>
          <w:b/>
          <w:sz w:val="16"/>
        </w:rPr>
        <w:tab/>
      </w:r>
      <w:r>
        <w:rPr>
          <w:b/>
          <w:spacing w:val="-4"/>
          <w:sz w:val="16"/>
        </w:rPr>
        <w:t>PC11</w:t>
      </w:r>
      <w:r>
        <w:rPr>
          <w:b/>
          <w:sz w:val="16"/>
        </w:rPr>
        <w:tab/>
      </w:r>
      <w:r>
        <w:rPr>
          <w:b/>
          <w:spacing w:val="-2"/>
          <w:sz w:val="16"/>
        </w:rPr>
        <w:t>FOGRA51</w:t>
      </w:r>
    </w:p>
    <w:tbl>
      <w:tblPr>
        <w:tblW w:w="0" w:type="auto"/>
        <w:tblInd w:w="1134" w:type="dxa"/>
        <w:tblLayout w:type="fixed"/>
        <w:tblCellMar>
          <w:left w:w="0" w:type="dxa"/>
          <w:right w:w="0" w:type="dxa"/>
        </w:tblCellMar>
        <w:tblLook w:val="01E0" w:firstRow="1" w:lastRow="1" w:firstColumn="1" w:lastColumn="1" w:noHBand="0" w:noVBand="0"/>
      </w:tblPr>
      <w:tblGrid>
        <w:gridCol w:w="2252"/>
        <w:gridCol w:w="706"/>
        <w:gridCol w:w="677"/>
        <w:gridCol w:w="577"/>
        <w:gridCol w:w="198"/>
        <w:gridCol w:w="705"/>
        <w:gridCol w:w="676"/>
        <w:gridCol w:w="576"/>
        <w:gridCol w:w="197"/>
        <w:gridCol w:w="704"/>
        <w:gridCol w:w="675"/>
        <w:gridCol w:w="555"/>
      </w:tblGrid>
      <w:tr w:rsidR="00EA1924" w14:paraId="7A9F41AB" w14:textId="77777777">
        <w:trPr>
          <w:trHeight w:val="277"/>
        </w:trPr>
        <w:tc>
          <w:tcPr>
            <w:tcW w:w="2252" w:type="dxa"/>
            <w:tcBorders>
              <w:bottom w:val="single" w:sz="4" w:space="0" w:color="000000"/>
            </w:tcBorders>
          </w:tcPr>
          <w:p w14:paraId="023C0625" w14:textId="77777777" w:rsidR="00EA1924" w:rsidRDefault="00000000">
            <w:pPr>
              <w:pStyle w:val="TableParagraph"/>
              <w:spacing w:before="35" w:line="240" w:lineRule="auto"/>
              <w:jc w:val="left"/>
              <w:rPr>
                <w:b/>
                <w:sz w:val="16"/>
              </w:rPr>
            </w:pPr>
            <w:r>
              <w:rPr>
                <w:b/>
                <w:spacing w:val="-2"/>
                <w:sz w:val="16"/>
              </w:rPr>
              <w:t>Model</w:t>
            </w:r>
          </w:p>
        </w:tc>
        <w:tc>
          <w:tcPr>
            <w:tcW w:w="706" w:type="dxa"/>
            <w:tcBorders>
              <w:top w:val="single" w:sz="4" w:space="0" w:color="000000"/>
              <w:bottom w:val="single" w:sz="4" w:space="0" w:color="000000"/>
            </w:tcBorders>
          </w:tcPr>
          <w:p w14:paraId="53C46712" w14:textId="77777777" w:rsidR="00EA1924" w:rsidRDefault="00000000">
            <w:pPr>
              <w:pStyle w:val="TableParagraph"/>
              <w:spacing w:before="35" w:line="240" w:lineRule="auto"/>
              <w:ind w:right="97"/>
              <w:rPr>
                <w:b/>
                <w:sz w:val="16"/>
              </w:rPr>
            </w:pPr>
            <w:r>
              <w:rPr>
                <w:b/>
                <w:spacing w:val="-2"/>
                <w:sz w:val="16"/>
              </w:rPr>
              <w:t>Median</w:t>
            </w:r>
          </w:p>
        </w:tc>
        <w:tc>
          <w:tcPr>
            <w:tcW w:w="677" w:type="dxa"/>
            <w:tcBorders>
              <w:top w:val="single" w:sz="4" w:space="0" w:color="000000"/>
              <w:bottom w:val="single" w:sz="4" w:space="0" w:color="000000"/>
            </w:tcBorders>
          </w:tcPr>
          <w:p w14:paraId="30B30F22" w14:textId="77777777" w:rsidR="00EA1924" w:rsidRDefault="00000000">
            <w:pPr>
              <w:pStyle w:val="TableParagraph"/>
              <w:spacing w:before="35" w:line="240" w:lineRule="auto"/>
              <w:rPr>
                <w:b/>
                <w:sz w:val="16"/>
              </w:rPr>
            </w:pPr>
            <w:r>
              <w:rPr>
                <w:b/>
                <w:spacing w:val="-5"/>
                <w:sz w:val="16"/>
              </w:rPr>
              <w:t>P95</w:t>
            </w:r>
          </w:p>
        </w:tc>
        <w:tc>
          <w:tcPr>
            <w:tcW w:w="577" w:type="dxa"/>
            <w:tcBorders>
              <w:top w:val="single" w:sz="4" w:space="0" w:color="000000"/>
              <w:bottom w:val="single" w:sz="4" w:space="0" w:color="000000"/>
            </w:tcBorders>
          </w:tcPr>
          <w:p w14:paraId="605863EA" w14:textId="77777777" w:rsidR="00EA1924" w:rsidRDefault="00000000">
            <w:pPr>
              <w:pStyle w:val="TableParagraph"/>
              <w:spacing w:before="35" w:line="240" w:lineRule="auto"/>
              <w:ind w:left="101"/>
              <w:rPr>
                <w:b/>
                <w:sz w:val="16"/>
              </w:rPr>
            </w:pPr>
            <w:r>
              <w:rPr>
                <w:b/>
                <w:spacing w:val="-5"/>
                <w:sz w:val="16"/>
              </w:rPr>
              <w:t>Max</w:t>
            </w:r>
          </w:p>
        </w:tc>
        <w:tc>
          <w:tcPr>
            <w:tcW w:w="198" w:type="dxa"/>
            <w:tcBorders>
              <w:bottom w:val="single" w:sz="4" w:space="0" w:color="000000"/>
            </w:tcBorders>
          </w:tcPr>
          <w:p w14:paraId="39FDFCAC" w14:textId="77777777" w:rsidR="00EA1924" w:rsidRDefault="00EA1924">
            <w:pPr>
              <w:pStyle w:val="TableParagraph"/>
              <w:spacing w:line="240" w:lineRule="auto"/>
              <w:jc w:val="left"/>
              <w:rPr>
                <w:rFonts w:ascii="Times New Roman"/>
                <w:sz w:val="16"/>
              </w:rPr>
            </w:pPr>
          </w:p>
        </w:tc>
        <w:tc>
          <w:tcPr>
            <w:tcW w:w="705" w:type="dxa"/>
            <w:tcBorders>
              <w:top w:val="single" w:sz="4" w:space="0" w:color="000000"/>
              <w:bottom w:val="single" w:sz="4" w:space="0" w:color="000000"/>
            </w:tcBorders>
          </w:tcPr>
          <w:p w14:paraId="5FD32534" w14:textId="77777777" w:rsidR="00EA1924" w:rsidRDefault="00000000">
            <w:pPr>
              <w:pStyle w:val="TableParagraph"/>
              <w:spacing w:before="35" w:line="240" w:lineRule="auto"/>
              <w:ind w:left="3" w:right="94"/>
              <w:rPr>
                <w:b/>
                <w:sz w:val="16"/>
              </w:rPr>
            </w:pPr>
            <w:r>
              <w:rPr>
                <w:b/>
                <w:spacing w:val="-2"/>
                <w:sz w:val="16"/>
              </w:rPr>
              <w:t>Median</w:t>
            </w:r>
          </w:p>
        </w:tc>
        <w:tc>
          <w:tcPr>
            <w:tcW w:w="676" w:type="dxa"/>
            <w:tcBorders>
              <w:top w:val="single" w:sz="4" w:space="0" w:color="000000"/>
              <w:bottom w:val="single" w:sz="4" w:space="0" w:color="000000"/>
            </w:tcBorders>
          </w:tcPr>
          <w:p w14:paraId="42472A1C" w14:textId="77777777" w:rsidR="00EA1924" w:rsidRDefault="00000000">
            <w:pPr>
              <w:pStyle w:val="TableParagraph"/>
              <w:spacing w:before="35" w:line="240" w:lineRule="auto"/>
              <w:ind w:left="9"/>
              <w:rPr>
                <w:b/>
                <w:sz w:val="16"/>
              </w:rPr>
            </w:pPr>
            <w:r>
              <w:rPr>
                <w:b/>
                <w:spacing w:val="-5"/>
                <w:sz w:val="16"/>
              </w:rPr>
              <w:t>P95</w:t>
            </w:r>
          </w:p>
        </w:tc>
        <w:tc>
          <w:tcPr>
            <w:tcW w:w="576" w:type="dxa"/>
            <w:tcBorders>
              <w:top w:val="single" w:sz="4" w:space="0" w:color="000000"/>
              <w:bottom w:val="single" w:sz="4" w:space="0" w:color="000000"/>
            </w:tcBorders>
          </w:tcPr>
          <w:p w14:paraId="3F27556E" w14:textId="77777777" w:rsidR="00EA1924" w:rsidRDefault="00000000">
            <w:pPr>
              <w:pStyle w:val="TableParagraph"/>
              <w:spacing w:before="35" w:line="240" w:lineRule="auto"/>
              <w:ind w:left="111"/>
              <w:rPr>
                <w:b/>
                <w:sz w:val="16"/>
              </w:rPr>
            </w:pPr>
            <w:r>
              <w:rPr>
                <w:b/>
                <w:spacing w:val="-5"/>
                <w:sz w:val="16"/>
              </w:rPr>
              <w:t>Max</w:t>
            </w:r>
          </w:p>
        </w:tc>
        <w:tc>
          <w:tcPr>
            <w:tcW w:w="197" w:type="dxa"/>
            <w:tcBorders>
              <w:bottom w:val="single" w:sz="4" w:space="0" w:color="000000"/>
            </w:tcBorders>
          </w:tcPr>
          <w:p w14:paraId="63052DF5" w14:textId="77777777" w:rsidR="00EA1924" w:rsidRDefault="00EA1924">
            <w:pPr>
              <w:pStyle w:val="TableParagraph"/>
              <w:spacing w:line="240" w:lineRule="auto"/>
              <w:jc w:val="left"/>
              <w:rPr>
                <w:rFonts w:ascii="Times New Roman"/>
                <w:sz w:val="16"/>
              </w:rPr>
            </w:pPr>
          </w:p>
        </w:tc>
        <w:tc>
          <w:tcPr>
            <w:tcW w:w="704" w:type="dxa"/>
            <w:tcBorders>
              <w:top w:val="single" w:sz="4" w:space="0" w:color="000000"/>
              <w:bottom w:val="single" w:sz="4" w:space="0" w:color="000000"/>
            </w:tcBorders>
          </w:tcPr>
          <w:p w14:paraId="58C0F767" w14:textId="77777777" w:rsidR="00EA1924" w:rsidRDefault="00000000">
            <w:pPr>
              <w:pStyle w:val="TableParagraph"/>
              <w:spacing w:before="35" w:line="240" w:lineRule="auto"/>
              <w:ind w:right="76"/>
              <w:rPr>
                <w:b/>
                <w:sz w:val="16"/>
              </w:rPr>
            </w:pPr>
            <w:r>
              <w:rPr>
                <w:b/>
                <w:spacing w:val="-2"/>
                <w:sz w:val="16"/>
              </w:rPr>
              <w:t>Median</w:t>
            </w:r>
          </w:p>
        </w:tc>
        <w:tc>
          <w:tcPr>
            <w:tcW w:w="675" w:type="dxa"/>
            <w:tcBorders>
              <w:top w:val="single" w:sz="4" w:space="0" w:color="000000"/>
              <w:bottom w:val="single" w:sz="4" w:space="0" w:color="000000"/>
            </w:tcBorders>
          </w:tcPr>
          <w:p w14:paraId="7DE01DBB" w14:textId="77777777" w:rsidR="00EA1924" w:rsidRDefault="00000000">
            <w:pPr>
              <w:pStyle w:val="TableParagraph"/>
              <w:spacing w:before="35" w:line="240" w:lineRule="auto"/>
              <w:ind w:left="25"/>
              <w:rPr>
                <w:b/>
                <w:sz w:val="16"/>
              </w:rPr>
            </w:pPr>
            <w:r>
              <w:rPr>
                <w:b/>
                <w:spacing w:val="-5"/>
                <w:sz w:val="16"/>
              </w:rPr>
              <w:t>P95</w:t>
            </w:r>
          </w:p>
        </w:tc>
        <w:tc>
          <w:tcPr>
            <w:tcW w:w="555" w:type="dxa"/>
            <w:tcBorders>
              <w:top w:val="single" w:sz="4" w:space="0" w:color="000000"/>
              <w:bottom w:val="single" w:sz="4" w:space="0" w:color="000000"/>
            </w:tcBorders>
          </w:tcPr>
          <w:p w14:paraId="19E17DAE" w14:textId="77777777" w:rsidR="00EA1924" w:rsidRDefault="00000000">
            <w:pPr>
              <w:pStyle w:val="TableParagraph"/>
              <w:spacing w:before="35" w:line="240" w:lineRule="auto"/>
              <w:ind w:left="150"/>
              <w:rPr>
                <w:b/>
                <w:sz w:val="16"/>
              </w:rPr>
            </w:pPr>
            <w:r>
              <w:rPr>
                <w:b/>
                <w:spacing w:val="-5"/>
                <w:sz w:val="16"/>
              </w:rPr>
              <w:t>Max</w:t>
            </w:r>
          </w:p>
        </w:tc>
      </w:tr>
      <w:tr w:rsidR="00EA1924" w14:paraId="3F944F4D" w14:textId="77777777">
        <w:trPr>
          <w:trHeight w:val="238"/>
        </w:trPr>
        <w:tc>
          <w:tcPr>
            <w:tcW w:w="2252" w:type="dxa"/>
            <w:tcBorders>
              <w:top w:val="single" w:sz="4" w:space="0" w:color="000000"/>
            </w:tcBorders>
          </w:tcPr>
          <w:p w14:paraId="4AA72592" w14:textId="77777777" w:rsidR="00EA1924" w:rsidRDefault="00000000">
            <w:pPr>
              <w:pStyle w:val="TableParagraph"/>
              <w:spacing w:before="21" w:line="197" w:lineRule="exact"/>
              <w:jc w:val="left"/>
              <w:rPr>
                <w:position w:val="6"/>
                <w:sz w:val="12"/>
              </w:rPr>
            </w:pPr>
            <w:r>
              <w:rPr>
                <w:sz w:val="16"/>
              </w:rPr>
              <w:t>Gaussian</w:t>
            </w:r>
            <w:r>
              <w:rPr>
                <w:spacing w:val="-9"/>
                <w:sz w:val="16"/>
              </w:rPr>
              <w:t xml:space="preserve"> </w:t>
            </w:r>
            <w:r>
              <w:rPr>
                <w:sz w:val="16"/>
              </w:rPr>
              <w:t>Process</w:t>
            </w:r>
            <w:r>
              <w:rPr>
                <w:spacing w:val="-8"/>
                <w:sz w:val="16"/>
              </w:rPr>
              <w:t xml:space="preserve"> </w:t>
            </w:r>
            <w:r>
              <w:rPr>
                <w:spacing w:val="-2"/>
                <w:sz w:val="16"/>
              </w:rPr>
              <w:t>(cbrt)</w:t>
            </w:r>
            <w:r>
              <w:rPr>
                <w:spacing w:val="-2"/>
                <w:position w:val="6"/>
                <w:sz w:val="12"/>
              </w:rPr>
              <w:t>†</w:t>
            </w:r>
          </w:p>
        </w:tc>
        <w:tc>
          <w:tcPr>
            <w:tcW w:w="706" w:type="dxa"/>
            <w:tcBorders>
              <w:top w:val="single" w:sz="4" w:space="0" w:color="000000"/>
            </w:tcBorders>
          </w:tcPr>
          <w:p w14:paraId="095933F9" w14:textId="77777777" w:rsidR="00EA1924" w:rsidRDefault="00000000">
            <w:pPr>
              <w:pStyle w:val="TableParagraph"/>
              <w:spacing w:before="43" w:line="176" w:lineRule="exact"/>
              <w:ind w:right="97"/>
              <w:rPr>
                <w:sz w:val="16"/>
              </w:rPr>
            </w:pPr>
            <w:r>
              <w:rPr>
                <w:spacing w:val="-2"/>
                <w:sz w:val="16"/>
              </w:rPr>
              <w:t>0.041</w:t>
            </w:r>
          </w:p>
        </w:tc>
        <w:tc>
          <w:tcPr>
            <w:tcW w:w="677" w:type="dxa"/>
            <w:tcBorders>
              <w:top w:val="single" w:sz="4" w:space="0" w:color="000000"/>
            </w:tcBorders>
          </w:tcPr>
          <w:p w14:paraId="3E2B9A72" w14:textId="77777777" w:rsidR="00EA1924" w:rsidRDefault="00000000">
            <w:pPr>
              <w:pStyle w:val="TableParagraph"/>
              <w:spacing w:before="43" w:line="176" w:lineRule="exact"/>
              <w:rPr>
                <w:sz w:val="16"/>
              </w:rPr>
            </w:pPr>
            <w:r>
              <w:rPr>
                <w:spacing w:val="-2"/>
                <w:sz w:val="16"/>
              </w:rPr>
              <w:t>0.148</w:t>
            </w:r>
          </w:p>
        </w:tc>
        <w:tc>
          <w:tcPr>
            <w:tcW w:w="577" w:type="dxa"/>
            <w:tcBorders>
              <w:top w:val="single" w:sz="4" w:space="0" w:color="000000"/>
            </w:tcBorders>
          </w:tcPr>
          <w:p w14:paraId="29D0C9BA" w14:textId="77777777" w:rsidR="00EA1924" w:rsidRDefault="00000000">
            <w:pPr>
              <w:pStyle w:val="TableParagraph"/>
              <w:spacing w:before="43" w:line="176" w:lineRule="exact"/>
              <w:ind w:left="101"/>
              <w:rPr>
                <w:sz w:val="16"/>
              </w:rPr>
            </w:pPr>
            <w:r>
              <w:rPr>
                <w:spacing w:val="-2"/>
                <w:sz w:val="16"/>
              </w:rPr>
              <w:t>2.270</w:t>
            </w:r>
          </w:p>
        </w:tc>
        <w:tc>
          <w:tcPr>
            <w:tcW w:w="198" w:type="dxa"/>
            <w:tcBorders>
              <w:top w:val="single" w:sz="4" w:space="0" w:color="000000"/>
            </w:tcBorders>
          </w:tcPr>
          <w:p w14:paraId="49D7B4E5" w14:textId="77777777" w:rsidR="00EA1924" w:rsidRDefault="00EA1924">
            <w:pPr>
              <w:pStyle w:val="TableParagraph"/>
              <w:spacing w:line="240" w:lineRule="auto"/>
              <w:jc w:val="left"/>
              <w:rPr>
                <w:rFonts w:ascii="Times New Roman"/>
                <w:sz w:val="16"/>
              </w:rPr>
            </w:pPr>
          </w:p>
        </w:tc>
        <w:tc>
          <w:tcPr>
            <w:tcW w:w="705" w:type="dxa"/>
            <w:tcBorders>
              <w:top w:val="single" w:sz="4" w:space="0" w:color="000000"/>
            </w:tcBorders>
          </w:tcPr>
          <w:p w14:paraId="7343843D" w14:textId="77777777" w:rsidR="00EA1924" w:rsidRDefault="00000000">
            <w:pPr>
              <w:pStyle w:val="TableParagraph"/>
              <w:spacing w:before="43" w:line="176" w:lineRule="exact"/>
              <w:ind w:left="3" w:right="94"/>
              <w:rPr>
                <w:sz w:val="16"/>
              </w:rPr>
            </w:pPr>
            <w:r>
              <w:rPr>
                <w:spacing w:val="-2"/>
                <w:sz w:val="16"/>
              </w:rPr>
              <w:t>0.043</w:t>
            </w:r>
          </w:p>
        </w:tc>
        <w:tc>
          <w:tcPr>
            <w:tcW w:w="676" w:type="dxa"/>
            <w:tcBorders>
              <w:top w:val="single" w:sz="4" w:space="0" w:color="000000"/>
            </w:tcBorders>
          </w:tcPr>
          <w:p w14:paraId="00350A35" w14:textId="77777777" w:rsidR="00EA1924" w:rsidRDefault="00000000">
            <w:pPr>
              <w:pStyle w:val="TableParagraph"/>
              <w:spacing w:before="43" w:line="176" w:lineRule="exact"/>
              <w:ind w:left="9"/>
              <w:rPr>
                <w:sz w:val="16"/>
              </w:rPr>
            </w:pPr>
            <w:r>
              <w:rPr>
                <w:spacing w:val="-2"/>
                <w:sz w:val="16"/>
              </w:rPr>
              <w:t>0.131</w:t>
            </w:r>
          </w:p>
        </w:tc>
        <w:tc>
          <w:tcPr>
            <w:tcW w:w="576" w:type="dxa"/>
            <w:tcBorders>
              <w:top w:val="single" w:sz="4" w:space="0" w:color="000000"/>
            </w:tcBorders>
          </w:tcPr>
          <w:p w14:paraId="0DD5320E" w14:textId="77777777" w:rsidR="00EA1924" w:rsidRDefault="00000000">
            <w:pPr>
              <w:pStyle w:val="TableParagraph"/>
              <w:spacing w:before="43" w:line="176" w:lineRule="exact"/>
              <w:ind w:left="111"/>
              <w:rPr>
                <w:sz w:val="16"/>
              </w:rPr>
            </w:pPr>
            <w:r>
              <w:rPr>
                <w:spacing w:val="-2"/>
                <w:sz w:val="16"/>
              </w:rPr>
              <w:t>1.749</w:t>
            </w:r>
          </w:p>
        </w:tc>
        <w:tc>
          <w:tcPr>
            <w:tcW w:w="197" w:type="dxa"/>
            <w:tcBorders>
              <w:top w:val="single" w:sz="4" w:space="0" w:color="000000"/>
            </w:tcBorders>
          </w:tcPr>
          <w:p w14:paraId="46EDE94D" w14:textId="77777777" w:rsidR="00EA1924" w:rsidRDefault="00EA1924">
            <w:pPr>
              <w:pStyle w:val="TableParagraph"/>
              <w:spacing w:line="240" w:lineRule="auto"/>
              <w:jc w:val="left"/>
              <w:rPr>
                <w:rFonts w:ascii="Times New Roman"/>
                <w:sz w:val="16"/>
              </w:rPr>
            </w:pPr>
          </w:p>
        </w:tc>
        <w:tc>
          <w:tcPr>
            <w:tcW w:w="704" w:type="dxa"/>
            <w:tcBorders>
              <w:top w:val="single" w:sz="4" w:space="0" w:color="000000"/>
            </w:tcBorders>
          </w:tcPr>
          <w:p w14:paraId="301C093E" w14:textId="77777777" w:rsidR="00EA1924" w:rsidRDefault="00000000">
            <w:pPr>
              <w:pStyle w:val="TableParagraph"/>
              <w:spacing w:before="43" w:line="176" w:lineRule="exact"/>
              <w:ind w:right="76"/>
              <w:rPr>
                <w:sz w:val="16"/>
              </w:rPr>
            </w:pPr>
            <w:r>
              <w:rPr>
                <w:spacing w:val="-2"/>
                <w:sz w:val="16"/>
              </w:rPr>
              <w:t>0.053</w:t>
            </w:r>
          </w:p>
        </w:tc>
        <w:tc>
          <w:tcPr>
            <w:tcW w:w="675" w:type="dxa"/>
            <w:tcBorders>
              <w:top w:val="single" w:sz="4" w:space="0" w:color="000000"/>
            </w:tcBorders>
          </w:tcPr>
          <w:p w14:paraId="3E9B6C83" w14:textId="77777777" w:rsidR="00EA1924" w:rsidRDefault="00000000">
            <w:pPr>
              <w:pStyle w:val="TableParagraph"/>
              <w:spacing w:before="43" w:line="176" w:lineRule="exact"/>
              <w:ind w:left="25"/>
              <w:rPr>
                <w:sz w:val="16"/>
              </w:rPr>
            </w:pPr>
            <w:r>
              <w:rPr>
                <w:spacing w:val="-2"/>
                <w:sz w:val="16"/>
              </w:rPr>
              <w:t>0.165</w:t>
            </w:r>
          </w:p>
        </w:tc>
        <w:tc>
          <w:tcPr>
            <w:tcW w:w="555" w:type="dxa"/>
            <w:tcBorders>
              <w:top w:val="single" w:sz="4" w:space="0" w:color="000000"/>
            </w:tcBorders>
          </w:tcPr>
          <w:p w14:paraId="6B9EA106" w14:textId="77777777" w:rsidR="00EA1924" w:rsidRDefault="00000000">
            <w:pPr>
              <w:pStyle w:val="TableParagraph"/>
              <w:spacing w:before="43" w:line="176" w:lineRule="exact"/>
              <w:ind w:left="150"/>
              <w:rPr>
                <w:sz w:val="16"/>
              </w:rPr>
            </w:pPr>
            <w:r>
              <w:rPr>
                <w:spacing w:val="-2"/>
                <w:sz w:val="16"/>
              </w:rPr>
              <w:t>0.458</w:t>
            </w:r>
          </w:p>
        </w:tc>
      </w:tr>
      <w:tr w:rsidR="00EA1924" w14:paraId="47D7CAEB" w14:textId="77777777">
        <w:trPr>
          <w:trHeight w:val="183"/>
        </w:trPr>
        <w:tc>
          <w:tcPr>
            <w:tcW w:w="2252" w:type="dxa"/>
          </w:tcPr>
          <w:p w14:paraId="37B31B02" w14:textId="77777777" w:rsidR="00EA1924" w:rsidRDefault="00000000">
            <w:pPr>
              <w:pStyle w:val="TableParagraph"/>
              <w:spacing w:line="163" w:lineRule="exact"/>
              <w:jc w:val="left"/>
              <w:rPr>
                <w:sz w:val="16"/>
              </w:rPr>
            </w:pPr>
            <w:r>
              <w:rPr>
                <w:sz w:val="16"/>
              </w:rPr>
              <w:t>Gaussian</w:t>
            </w:r>
            <w:r>
              <w:rPr>
                <w:spacing w:val="-8"/>
                <w:sz w:val="16"/>
              </w:rPr>
              <w:t xml:space="preserve"> </w:t>
            </w:r>
            <w:r>
              <w:rPr>
                <w:spacing w:val="-2"/>
                <w:sz w:val="16"/>
              </w:rPr>
              <w:t>Process</w:t>
            </w:r>
          </w:p>
        </w:tc>
        <w:tc>
          <w:tcPr>
            <w:tcW w:w="706" w:type="dxa"/>
          </w:tcPr>
          <w:p w14:paraId="6D1FF3FD" w14:textId="77777777" w:rsidR="00EA1924" w:rsidRDefault="00000000">
            <w:pPr>
              <w:pStyle w:val="TableParagraph"/>
              <w:spacing w:line="163" w:lineRule="exact"/>
              <w:ind w:right="97"/>
              <w:rPr>
                <w:sz w:val="16"/>
              </w:rPr>
            </w:pPr>
            <w:r>
              <w:rPr>
                <w:spacing w:val="-2"/>
                <w:sz w:val="16"/>
              </w:rPr>
              <w:t>0.046</w:t>
            </w:r>
          </w:p>
        </w:tc>
        <w:tc>
          <w:tcPr>
            <w:tcW w:w="677" w:type="dxa"/>
          </w:tcPr>
          <w:p w14:paraId="7DE0300F" w14:textId="77777777" w:rsidR="00EA1924" w:rsidRDefault="00000000">
            <w:pPr>
              <w:pStyle w:val="TableParagraph"/>
              <w:spacing w:line="163" w:lineRule="exact"/>
              <w:rPr>
                <w:sz w:val="16"/>
              </w:rPr>
            </w:pPr>
            <w:r>
              <w:rPr>
                <w:spacing w:val="-2"/>
                <w:sz w:val="16"/>
              </w:rPr>
              <w:t>0.153</w:t>
            </w:r>
          </w:p>
        </w:tc>
        <w:tc>
          <w:tcPr>
            <w:tcW w:w="577" w:type="dxa"/>
          </w:tcPr>
          <w:p w14:paraId="1CA0B918" w14:textId="77777777" w:rsidR="00EA1924" w:rsidRDefault="00000000">
            <w:pPr>
              <w:pStyle w:val="TableParagraph"/>
              <w:spacing w:line="163" w:lineRule="exact"/>
              <w:ind w:left="101"/>
              <w:rPr>
                <w:sz w:val="16"/>
              </w:rPr>
            </w:pPr>
            <w:r>
              <w:rPr>
                <w:spacing w:val="-2"/>
                <w:sz w:val="16"/>
              </w:rPr>
              <w:t>2.274</w:t>
            </w:r>
          </w:p>
        </w:tc>
        <w:tc>
          <w:tcPr>
            <w:tcW w:w="198" w:type="dxa"/>
          </w:tcPr>
          <w:p w14:paraId="5CE99B1E" w14:textId="77777777" w:rsidR="00EA1924" w:rsidRDefault="00EA1924">
            <w:pPr>
              <w:pStyle w:val="TableParagraph"/>
              <w:spacing w:line="240" w:lineRule="auto"/>
              <w:jc w:val="left"/>
              <w:rPr>
                <w:rFonts w:ascii="Times New Roman"/>
                <w:sz w:val="12"/>
              </w:rPr>
            </w:pPr>
          </w:p>
        </w:tc>
        <w:tc>
          <w:tcPr>
            <w:tcW w:w="705" w:type="dxa"/>
          </w:tcPr>
          <w:p w14:paraId="08F0C018" w14:textId="77777777" w:rsidR="00EA1924" w:rsidRDefault="00000000">
            <w:pPr>
              <w:pStyle w:val="TableParagraph"/>
              <w:spacing w:line="163" w:lineRule="exact"/>
              <w:ind w:left="3" w:right="94"/>
              <w:rPr>
                <w:sz w:val="16"/>
              </w:rPr>
            </w:pPr>
            <w:r>
              <w:rPr>
                <w:spacing w:val="-2"/>
                <w:sz w:val="16"/>
              </w:rPr>
              <w:t>0.046</w:t>
            </w:r>
          </w:p>
        </w:tc>
        <w:tc>
          <w:tcPr>
            <w:tcW w:w="676" w:type="dxa"/>
          </w:tcPr>
          <w:p w14:paraId="1706054E" w14:textId="77777777" w:rsidR="00EA1924" w:rsidRDefault="00000000">
            <w:pPr>
              <w:pStyle w:val="TableParagraph"/>
              <w:spacing w:line="163" w:lineRule="exact"/>
              <w:ind w:left="9" w:right="1"/>
              <w:rPr>
                <w:sz w:val="16"/>
              </w:rPr>
            </w:pPr>
            <w:r>
              <w:rPr>
                <w:spacing w:val="-2"/>
                <w:sz w:val="16"/>
              </w:rPr>
              <w:t>0.139</w:t>
            </w:r>
          </w:p>
        </w:tc>
        <w:tc>
          <w:tcPr>
            <w:tcW w:w="576" w:type="dxa"/>
          </w:tcPr>
          <w:p w14:paraId="5D0637BC" w14:textId="77777777" w:rsidR="00EA1924" w:rsidRDefault="00000000">
            <w:pPr>
              <w:pStyle w:val="TableParagraph"/>
              <w:spacing w:line="163" w:lineRule="exact"/>
              <w:ind w:left="111"/>
              <w:rPr>
                <w:sz w:val="16"/>
              </w:rPr>
            </w:pPr>
            <w:r>
              <w:rPr>
                <w:spacing w:val="-2"/>
                <w:sz w:val="16"/>
              </w:rPr>
              <w:t>1.747</w:t>
            </w:r>
          </w:p>
        </w:tc>
        <w:tc>
          <w:tcPr>
            <w:tcW w:w="197" w:type="dxa"/>
          </w:tcPr>
          <w:p w14:paraId="5294FC31" w14:textId="77777777" w:rsidR="00EA1924" w:rsidRDefault="00EA1924">
            <w:pPr>
              <w:pStyle w:val="TableParagraph"/>
              <w:spacing w:line="240" w:lineRule="auto"/>
              <w:jc w:val="left"/>
              <w:rPr>
                <w:rFonts w:ascii="Times New Roman"/>
                <w:sz w:val="12"/>
              </w:rPr>
            </w:pPr>
          </w:p>
        </w:tc>
        <w:tc>
          <w:tcPr>
            <w:tcW w:w="704" w:type="dxa"/>
          </w:tcPr>
          <w:p w14:paraId="389BB5EC" w14:textId="77777777" w:rsidR="00EA1924" w:rsidRDefault="00000000">
            <w:pPr>
              <w:pStyle w:val="TableParagraph"/>
              <w:spacing w:line="163" w:lineRule="exact"/>
              <w:ind w:right="76"/>
              <w:rPr>
                <w:sz w:val="16"/>
              </w:rPr>
            </w:pPr>
            <w:r>
              <w:rPr>
                <w:spacing w:val="-2"/>
                <w:sz w:val="16"/>
              </w:rPr>
              <w:t>0.057</w:t>
            </w:r>
          </w:p>
        </w:tc>
        <w:tc>
          <w:tcPr>
            <w:tcW w:w="675" w:type="dxa"/>
          </w:tcPr>
          <w:p w14:paraId="489EFB92" w14:textId="77777777" w:rsidR="00EA1924" w:rsidRDefault="00000000">
            <w:pPr>
              <w:pStyle w:val="TableParagraph"/>
              <w:spacing w:line="163" w:lineRule="exact"/>
              <w:ind w:left="25"/>
              <w:rPr>
                <w:sz w:val="16"/>
              </w:rPr>
            </w:pPr>
            <w:r>
              <w:rPr>
                <w:spacing w:val="-2"/>
                <w:sz w:val="16"/>
              </w:rPr>
              <w:t>0.182</w:t>
            </w:r>
          </w:p>
        </w:tc>
        <w:tc>
          <w:tcPr>
            <w:tcW w:w="555" w:type="dxa"/>
          </w:tcPr>
          <w:p w14:paraId="1625EBE7" w14:textId="77777777" w:rsidR="00EA1924" w:rsidRDefault="00000000">
            <w:pPr>
              <w:pStyle w:val="TableParagraph"/>
              <w:spacing w:line="163" w:lineRule="exact"/>
              <w:ind w:left="150"/>
              <w:rPr>
                <w:sz w:val="16"/>
              </w:rPr>
            </w:pPr>
            <w:r>
              <w:rPr>
                <w:spacing w:val="-2"/>
                <w:sz w:val="16"/>
              </w:rPr>
              <w:t>0.679</w:t>
            </w:r>
          </w:p>
        </w:tc>
      </w:tr>
      <w:tr w:rsidR="00EA1924" w14:paraId="0B2C6EBB" w14:textId="77777777">
        <w:trPr>
          <w:trHeight w:val="197"/>
        </w:trPr>
        <w:tc>
          <w:tcPr>
            <w:tcW w:w="2252" w:type="dxa"/>
          </w:tcPr>
          <w:p w14:paraId="3C907695" w14:textId="77777777" w:rsidR="00EA1924" w:rsidRDefault="00000000">
            <w:pPr>
              <w:pStyle w:val="TableParagraph"/>
              <w:spacing w:line="178" w:lineRule="exact"/>
              <w:jc w:val="left"/>
              <w:rPr>
                <w:position w:val="6"/>
                <w:sz w:val="12"/>
              </w:rPr>
            </w:pPr>
            <w:r>
              <w:rPr>
                <w:spacing w:val="-2"/>
                <w:sz w:val="16"/>
              </w:rPr>
              <w:t>Polynomial</w:t>
            </w:r>
            <w:r>
              <w:rPr>
                <w:spacing w:val="2"/>
                <w:sz w:val="16"/>
              </w:rPr>
              <w:t xml:space="preserve"> </w:t>
            </w:r>
            <w:r>
              <w:rPr>
                <w:spacing w:val="-2"/>
                <w:sz w:val="16"/>
              </w:rPr>
              <w:t>(4th</w:t>
            </w:r>
            <w:r>
              <w:rPr>
                <w:spacing w:val="2"/>
                <w:sz w:val="16"/>
              </w:rPr>
              <w:t xml:space="preserve"> </w:t>
            </w:r>
            <w:r>
              <w:rPr>
                <w:spacing w:val="-2"/>
                <w:sz w:val="16"/>
              </w:rPr>
              <w:t>order,</w:t>
            </w:r>
            <w:r>
              <w:rPr>
                <w:spacing w:val="2"/>
                <w:sz w:val="16"/>
              </w:rPr>
              <w:t xml:space="preserve"> </w:t>
            </w:r>
            <w:r>
              <w:rPr>
                <w:spacing w:val="-2"/>
                <w:sz w:val="16"/>
              </w:rPr>
              <w:t>cbrt)</w:t>
            </w:r>
            <w:r>
              <w:rPr>
                <w:spacing w:val="-2"/>
                <w:position w:val="6"/>
                <w:sz w:val="12"/>
              </w:rPr>
              <w:t>†</w:t>
            </w:r>
          </w:p>
        </w:tc>
        <w:tc>
          <w:tcPr>
            <w:tcW w:w="706" w:type="dxa"/>
          </w:tcPr>
          <w:p w14:paraId="0D220A79" w14:textId="77777777" w:rsidR="00EA1924" w:rsidRDefault="00000000">
            <w:pPr>
              <w:pStyle w:val="TableParagraph"/>
              <w:spacing w:before="8" w:line="170" w:lineRule="exact"/>
              <w:ind w:right="97"/>
              <w:rPr>
                <w:sz w:val="16"/>
              </w:rPr>
            </w:pPr>
            <w:r>
              <w:rPr>
                <w:spacing w:val="-2"/>
                <w:sz w:val="16"/>
              </w:rPr>
              <w:t>0.085</w:t>
            </w:r>
          </w:p>
        </w:tc>
        <w:tc>
          <w:tcPr>
            <w:tcW w:w="677" w:type="dxa"/>
          </w:tcPr>
          <w:p w14:paraId="6DF87D5A" w14:textId="77777777" w:rsidR="00EA1924" w:rsidRDefault="00000000">
            <w:pPr>
              <w:pStyle w:val="TableParagraph"/>
              <w:spacing w:before="8" w:line="170" w:lineRule="exact"/>
              <w:rPr>
                <w:sz w:val="16"/>
              </w:rPr>
            </w:pPr>
            <w:r>
              <w:rPr>
                <w:spacing w:val="-2"/>
                <w:sz w:val="16"/>
              </w:rPr>
              <w:t>0.255</w:t>
            </w:r>
          </w:p>
        </w:tc>
        <w:tc>
          <w:tcPr>
            <w:tcW w:w="577" w:type="dxa"/>
          </w:tcPr>
          <w:p w14:paraId="70EDC4C7" w14:textId="77777777" w:rsidR="00EA1924" w:rsidRDefault="00000000">
            <w:pPr>
              <w:pStyle w:val="TableParagraph"/>
              <w:spacing w:before="8" w:line="170" w:lineRule="exact"/>
              <w:ind w:left="101"/>
              <w:rPr>
                <w:sz w:val="16"/>
              </w:rPr>
            </w:pPr>
            <w:r>
              <w:rPr>
                <w:spacing w:val="-2"/>
                <w:sz w:val="16"/>
              </w:rPr>
              <w:t>2.171</w:t>
            </w:r>
          </w:p>
        </w:tc>
        <w:tc>
          <w:tcPr>
            <w:tcW w:w="198" w:type="dxa"/>
          </w:tcPr>
          <w:p w14:paraId="6CA2F376" w14:textId="77777777" w:rsidR="00EA1924" w:rsidRDefault="00EA1924">
            <w:pPr>
              <w:pStyle w:val="TableParagraph"/>
              <w:spacing w:line="240" w:lineRule="auto"/>
              <w:jc w:val="left"/>
              <w:rPr>
                <w:rFonts w:ascii="Times New Roman"/>
                <w:sz w:val="12"/>
              </w:rPr>
            </w:pPr>
          </w:p>
        </w:tc>
        <w:tc>
          <w:tcPr>
            <w:tcW w:w="705" w:type="dxa"/>
          </w:tcPr>
          <w:p w14:paraId="4262E8BC" w14:textId="77777777" w:rsidR="00EA1924" w:rsidRDefault="00000000">
            <w:pPr>
              <w:pStyle w:val="TableParagraph"/>
              <w:spacing w:before="8" w:line="170" w:lineRule="exact"/>
              <w:ind w:left="3" w:right="94"/>
              <w:rPr>
                <w:sz w:val="16"/>
              </w:rPr>
            </w:pPr>
            <w:r>
              <w:rPr>
                <w:spacing w:val="-2"/>
                <w:sz w:val="16"/>
              </w:rPr>
              <w:t>0.084</w:t>
            </w:r>
          </w:p>
        </w:tc>
        <w:tc>
          <w:tcPr>
            <w:tcW w:w="676" w:type="dxa"/>
          </w:tcPr>
          <w:p w14:paraId="6787394E" w14:textId="77777777" w:rsidR="00EA1924" w:rsidRDefault="00000000">
            <w:pPr>
              <w:pStyle w:val="TableParagraph"/>
              <w:spacing w:before="8" w:line="170" w:lineRule="exact"/>
              <w:ind w:left="9"/>
              <w:rPr>
                <w:sz w:val="16"/>
              </w:rPr>
            </w:pPr>
            <w:r>
              <w:rPr>
                <w:spacing w:val="-2"/>
                <w:sz w:val="16"/>
              </w:rPr>
              <w:t>0.226</w:t>
            </w:r>
          </w:p>
        </w:tc>
        <w:tc>
          <w:tcPr>
            <w:tcW w:w="576" w:type="dxa"/>
          </w:tcPr>
          <w:p w14:paraId="49AE4A57" w14:textId="77777777" w:rsidR="00EA1924" w:rsidRDefault="00000000">
            <w:pPr>
              <w:pStyle w:val="TableParagraph"/>
              <w:spacing w:before="8" w:line="170" w:lineRule="exact"/>
              <w:ind w:left="111"/>
              <w:rPr>
                <w:sz w:val="16"/>
              </w:rPr>
            </w:pPr>
            <w:r>
              <w:rPr>
                <w:spacing w:val="-2"/>
                <w:sz w:val="16"/>
              </w:rPr>
              <w:t>1.789</w:t>
            </w:r>
          </w:p>
        </w:tc>
        <w:tc>
          <w:tcPr>
            <w:tcW w:w="197" w:type="dxa"/>
          </w:tcPr>
          <w:p w14:paraId="3E66BFC0" w14:textId="77777777" w:rsidR="00EA1924" w:rsidRDefault="00EA1924">
            <w:pPr>
              <w:pStyle w:val="TableParagraph"/>
              <w:spacing w:line="240" w:lineRule="auto"/>
              <w:jc w:val="left"/>
              <w:rPr>
                <w:rFonts w:ascii="Times New Roman"/>
                <w:sz w:val="12"/>
              </w:rPr>
            </w:pPr>
          </w:p>
        </w:tc>
        <w:tc>
          <w:tcPr>
            <w:tcW w:w="704" w:type="dxa"/>
          </w:tcPr>
          <w:p w14:paraId="06D701EB" w14:textId="77777777" w:rsidR="00EA1924" w:rsidRDefault="00000000">
            <w:pPr>
              <w:pStyle w:val="TableParagraph"/>
              <w:spacing w:before="8" w:line="170" w:lineRule="exact"/>
              <w:ind w:right="76"/>
              <w:rPr>
                <w:sz w:val="16"/>
              </w:rPr>
            </w:pPr>
            <w:r>
              <w:rPr>
                <w:spacing w:val="-2"/>
                <w:sz w:val="16"/>
              </w:rPr>
              <w:t>0.156</w:t>
            </w:r>
          </w:p>
        </w:tc>
        <w:tc>
          <w:tcPr>
            <w:tcW w:w="675" w:type="dxa"/>
          </w:tcPr>
          <w:p w14:paraId="01714DB2" w14:textId="77777777" w:rsidR="00EA1924" w:rsidRDefault="00000000">
            <w:pPr>
              <w:pStyle w:val="TableParagraph"/>
              <w:spacing w:before="8" w:line="170" w:lineRule="exact"/>
              <w:ind w:left="25"/>
              <w:rPr>
                <w:sz w:val="16"/>
              </w:rPr>
            </w:pPr>
            <w:r>
              <w:rPr>
                <w:spacing w:val="-2"/>
                <w:sz w:val="16"/>
              </w:rPr>
              <w:t>0.341</w:t>
            </w:r>
          </w:p>
        </w:tc>
        <w:tc>
          <w:tcPr>
            <w:tcW w:w="555" w:type="dxa"/>
          </w:tcPr>
          <w:p w14:paraId="72BE576A" w14:textId="77777777" w:rsidR="00EA1924" w:rsidRDefault="00000000">
            <w:pPr>
              <w:pStyle w:val="TableParagraph"/>
              <w:spacing w:before="8" w:line="170" w:lineRule="exact"/>
              <w:ind w:left="150"/>
              <w:rPr>
                <w:sz w:val="16"/>
              </w:rPr>
            </w:pPr>
            <w:r>
              <w:rPr>
                <w:spacing w:val="-2"/>
                <w:sz w:val="16"/>
              </w:rPr>
              <w:t>1.168</w:t>
            </w:r>
          </w:p>
        </w:tc>
      </w:tr>
      <w:tr w:rsidR="00EA1924" w14:paraId="2C0D03F4" w14:textId="77777777">
        <w:trPr>
          <w:trHeight w:val="197"/>
        </w:trPr>
        <w:tc>
          <w:tcPr>
            <w:tcW w:w="2252" w:type="dxa"/>
          </w:tcPr>
          <w:p w14:paraId="42A0A645" w14:textId="77777777" w:rsidR="00EA1924" w:rsidRDefault="00000000">
            <w:pPr>
              <w:pStyle w:val="TableParagraph"/>
              <w:spacing w:line="178" w:lineRule="exact"/>
              <w:jc w:val="left"/>
              <w:rPr>
                <w:position w:val="6"/>
                <w:sz w:val="12"/>
              </w:rPr>
            </w:pPr>
            <w:r>
              <w:rPr>
                <w:sz w:val="16"/>
              </w:rPr>
              <w:t>Polynomial</w:t>
            </w:r>
            <w:r>
              <w:rPr>
                <w:spacing w:val="-7"/>
                <w:sz w:val="16"/>
              </w:rPr>
              <w:t xml:space="preserve"> </w:t>
            </w:r>
            <w:r>
              <w:rPr>
                <w:sz w:val="16"/>
              </w:rPr>
              <w:t>(4th</w:t>
            </w:r>
            <w:r>
              <w:rPr>
                <w:spacing w:val="-6"/>
                <w:sz w:val="16"/>
              </w:rPr>
              <w:t xml:space="preserve"> </w:t>
            </w:r>
            <w:r>
              <w:rPr>
                <w:spacing w:val="-2"/>
                <w:sz w:val="16"/>
              </w:rPr>
              <w:t>order)</w:t>
            </w:r>
            <w:r>
              <w:rPr>
                <w:spacing w:val="-2"/>
                <w:position w:val="6"/>
                <w:sz w:val="12"/>
              </w:rPr>
              <w:t>†</w:t>
            </w:r>
          </w:p>
        </w:tc>
        <w:tc>
          <w:tcPr>
            <w:tcW w:w="706" w:type="dxa"/>
          </w:tcPr>
          <w:p w14:paraId="28177099" w14:textId="77777777" w:rsidR="00EA1924" w:rsidRDefault="00000000">
            <w:pPr>
              <w:pStyle w:val="TableParagraph"/>
              <w:spacing w:before="8" w:line="170" w:lineRule="exact"/>
              <w:ind w:right="97"/>
              <w:rPr>
                <w:sz w:val="16"/>
              </w:rPr>
            </w:pPr>
            <w:r>
              <w:rPr>
                <w:spacing w:val="-2"/>
                <w:sz w:val="16"/>
              </w:rPr>
              <w:t>0.101</w:t>
            </w:r>
          </w:p>
        </w:tc>
        <w:tc>
          <w:tcPr>
            <w:tcW w:w="677" w:type="dxa"/>
          </w:tcPr>
          <w:p w14:paraId="264754A8" w14:textId="77777777" w:rsidR="00EA1924" w:rsidRDefault="00000000">
            <w:pPr>
              <w:pStyle w:val="TableParagraph"/>
              <w:spacing w:before="8" w:line="170" w:lineRule="exact"/>
              <w:rPr>
                <w:sz w:val="16"/>
              </w:rPr>
            </w:pPr>
            <w:r>
              <w:rPr>
                <w:spacing w:val="-2"/>
                <w:sz w:val="16"/>
              </w:rPr>
              <w:t>0.340</w:t>
            </w:r>
          </w:p>
        </w:tc>
        <w:tc>
          <w:tcPr>
            <w:tcW w:w="577" w:type="dxa"/>
          </w:tcPr>
          <w:p w14:paraId="198777EB" w14:textId="77777777" w:rsidR="00EA1924" w:rsidRDefault="00000000">
            <w:pPr>
              <w:pStyle w:val="TableParagraph"/>
              <w:spacing w:before="8" w:line="170" w:lineRule="exact"/>
              <w:ind w:left="101"/>
              <w:rPr>
                <w:sz w:val="16"/>
              </w:rPr>
            </w:pPr>
            <w:r>
              <w:rPr>
                <w:spacing w:val="-2"/>
                <w:sz w:val="16"/>
              </w:rPr>
              <w:t>2.331</w:t>
            </w:r>
          </w:p>
        </w:tc>
        <w:tc>
          <w:tcPr>
            <w:tcW w:w="198" w:type="dxa"/>
          </w:tcPr>
          <w:p w14:paraId="7D101F66" w14:textId="77777777" w:rsidR="00EA1924" w:rsidRDefault="00EA1924">
            <w:pPr>
              <w:pStyle w:val="TableParagraph"/>
              <w:spacing w:line="240" w:lineRule="auto"/>
              <w:jc w:val="left"/>
              <w:rPr>
                <w:rFonts w:ascii="Times New Roman"/>
                <w:sz w:val="12"/>
              </w:rPr>
            </w:pPr>
          </w:p>
        </w:tc>
        <w:tc>
          <w:tcPr>
            <w:tcW w:w="705" w:type="dxa"/>
          </w:tcPr>
          <w:p w14:paraId="6E9192A0" w14:textId="77777777" w:rsidR="00EA1924" w:rsidRDefault="00000000">
            <w:pPr>
              <w:pStyle w:val="TableParagraph"/>
              <w:spacing w:before="8" w:line="170" w:lineRule="exact"/>
              <w:ind w:left="3" w:right="94"/>
              <w:rPr>
                <w:sz w:val="16"/>
              </w:rPr>
            </w:pPr>
            <w:r>
              <w:rPr>
                <w:spacing w:val="-2"/>
                <w:sz w:val="16"/>
              </w:rPr>
              <w:t>0.097</w:t>
            </w:r>
          </w:p>
        </w:tc>
        <w:tc>
          <w:tcPr>
            <w:tcW w:w="676" w:type="dxa"/>
          </w:tcPr>
          <w:p w14:paraId="61B2E6A7" w14:textId="77777777" w:rsidR="00EA1924" w:rsidRDefault="00000000">
            <w:pPr>
              <w:pStyle w:val="TableParagraph"/>
              <w:spacing w:before="8" w:line="170" w:lineRule="exact"/>
              <w:ind w:left="9"/>
              <w:rPr>
                <w:sz w:val="16"/>
              </w:rPr>
            </w:pPr>
            <w:r>
              <w:rPr>
                <w:spacing w:val="-2"/>
                <w:sz w:val="16"/>
              </w:rPr>
              <w:t>0.325</w:t>
            </w:r>
          </w:p>
        </w:tc>
        <w:tc>
          <w:tcPr>
            <w:tcW w:w="576" w:type="dxa"/>
          </w:tcPr>
          <w:p w14:paraId="27478F7A" w14:textId="77777777" w:rsidR="00EA1924" w:rsidRDefault="00000000">
            <w:pPr>
              <w:pStyle w:val="TableParagraph"/>
              <w:spacing w:before="8" w:line="170" w:lineRule="exact"/>
              <w:ind w:left="111"/>
              <w:rPr>
                <w:sz w:val="16"/>
              </w:rPr>
            </w:pPr>
            <w:r>
              <w:rPr>
                <w:spacing w:val="-2"/>
                <w:sz w:val="16"/>
              </w:rPr>
              <w:t>1.680</w:t>
            </w:r>
          </w:p>
        </w:tc>
        <w:tc>
          <w:tcPr>
            <w:tcW w:w="197" w:type="dxa"/>
          </w:tcPr>
          <w:p w14:paraId="7F5809FE" w14:textId="77777777" w:rsidR="00EA1924" w:rsidRDefault="00EA1924">
            <w:pPr>
              <w:pStyle w:val="TableParagraph"/>
              <w:spacing w:line="240" w:lineRule="auto"/>
              <w:jc w:val="left"/>
              <w:rPr>
                <w:rFonts w:ascii="Times New Roman"/>
                <w:sz w:val="12"/>
              </w:rPr>
            </w:pPr>
          </w:p>
        </w:tc>
        <w:tc>
          <w:tcPr>
            <w:tcW w:w="704" w:type="dxa"/>
          </w:tcPr>
          <w:p w14:paraId="6F844AD5" w14:textId="77777777" w:rsidR="00EA1924" w:rsidRDefault="00000000">
            <w:pPr>
              <w:pStyle w:val="TableParagraph"/>
              <w:spacing w:before="8" w:line="170" w:lineRule="exact"/>
              <w:ind w:right="76"/>
              <w:rPr>
                <w:sz w:val="16"/>
              </w:rPr>
            </w:pPr>
            <w:r>
              <w:rPr>
                <w:spacing w:val="-2"/>
                <w:sz w:val="16"/>
              </w:rPr>
              <w:t>0.125</w:t>
            </w:r>
          </w:p>
        </w:tc>
        <w:tc>
          <w:tcPr>
            <w:tcW w:w="675" w:type="dxa"/>
          </w:tcPr>
          <w:p w14:paraId="4137CD6E" w14:textId="77777777" w:rsidR="00EA1924" w:rsidRDefault="00000000">
            <w:pPr>
              <w:pStyle w:val="TableParagraph"/>
              <w:spacing w:before="8" w:line="170" w:lineRule="exact"/>
              <w:ind w:left="25"/>
              <w:rPr>
                <w:sz w:val="16"/>
              </w:rPr>
            </w:pPr>
            <w:r>
              <w:rPr>
                <w:spacing w:val="-2"/>
                <w:sz w:val="16"/>
              </w:rPr>
              <w:t>0.410</w:t>
            </w:r>
          </w:p>
        </w:tc>
        <w:tc>
          <w:tcPr>
            <w:tcW w:w="555" w:type="dxa"/>
          </w:tcPr>
          <w:p w14:paraId="14D0DF23" w14:textId="77777777" w:rsidR="00EA1924" w:rsidRDefault="00000000">
            <w:pPr>
              <w:pStyle w:val="TableParagraph"/>
              <w:spacing w:before="8" w:line="170" w:lineRule="exact"/>
              <w:ind w:left="150"/>
              <w:rPr>
                <w:sz w:val="16"/>
              </w:rPr>
            </w:pPr>
            <w:r>
              <w:rPr>
                <w:spacing w:val="-2"/>
                <w:sz w:val="16"/>
              </w:rPr>
              <w:t>1.846</w:t>
            </w:r>
          </w:p>
        </w:tc>
      </w:tr>
      <w:tr w:rsidR="00EA1924" w14:paraId="5C6E5E42" w14:textId="77777777">
        <w:trPr>
          <w:trHeight w:val="203"/>
        </w:trPr>
        <w:tc>
          <w:tcPr>
            <w:tcW w:w="2252" w:type="dxa"/>
          </w:tcPr>
          <w:p w14:paraId="0A5D7100" w14:textId="77777777" w:rsidR="00EA1924" w:rsidRDefault="00000000">
            <w:pPr>
              <w:pStyle w:val="TableParagraph"/>
              <w:spacing w:line="184" w:lineRule="exact"/>
              <w:jc w:val="left"/>
              <w:rPr>
                <w:position w:val="6"/>
                <w:sz w:val="12"/>
              </w:rPr>
            </w:pPr>
            <w:r>
              <w:rPr>
                <w:spacing w:val="-2"/>
                <w:sz w:val="16"/>
              </w:rPr>
              <w:t>Polynomial</w:t>
            </w:r>
            <w:r>
              <w:rPr>
                <w:spacing w:val="1"/>
                <w:sz w:val="16"/>
              </w:rPr>
              <w:t xml:space="preserve"> </w:t>
            </w:r>
            <w:r>
              <w:rPr>
                <w:spacing w:val="-2"/>
                <w:sz w:val="16"/>
              </w:rPr>
              <w:t>(3rd</w:t>
            </w:r>
            <w:r>
              <w:rPr>
                <w:spacing w:val="1"/>
                <w:sz w:val="16"/>
              </w:rPr>
              <w:t xml:space="preserve"> </w:t>
            </w:r>
            <w:r>
              <w:rPr>
                <w:spacing w:val="-2"/>
                <w:sz w:val="16"/>
              </w:rPr>
              <w:t>order,</w:t>
            </w:r>
            <w:r>
              <w:rPr>
                <w:spacing w:val="1"/>
                <w:sz w:val="16"/>
              </w:rPr>
              <w:t xml:space="preserve"> </w:t>
            </w:r>
            <w:r>
              <w:rPr>
                <w:spacing w:val="-2"/>
                <w:sz w:val="16"/>
              </w:rPr>
              <w:t>cbrt)</w:t>
            </w:r>
            <w:r>
              <w:rPr>
                <w:spacing w:val="-2"/>
                <w:position w:val="6"/>
                <w:sz w:val="12"/>
              </w:rPr>
              <w:t>†</w:t>
            </w:r>
          </w:p>
        </w:tc>
        <w:tc>
          <w:tcPr>
            <w:tcW w:w="706" w:type="dxa"/>
          </w:tcPr>
          <w:p w14:paraId="3DC4B9CF" w14:textId="77777777" w:rsidR="00EA1924" w:rsidRDefault="00000000">
            <w:pPr>
              <w:pStyle w:val="TableParagraph"/>
              <w:spacing w:before="8" w:line="176" w:lineRule="exact"/>
              <w:ind w:right="97"/>
              <w:rPr>
                <w:sz w:val="16"/>
              </w:rPr>
            </w:pPr>
            <w:r>
              <w:rPr>
                <w:spacing w:val="-2"/>
                <w:sz w:val="16"/>
              </w:rPr>
              <w:t>0.148</w:t>
            </w:r>
          </w:p>
        </w:tc>
        <w:tc>
          <w:tcPr>
            <w:tcW w:w="677" w:type="dxa"/>
          </w:tcPr>
          <w:p w14:paraId="3F190581" w14:textId="77777777" w:rsidR="00EA1924" w:rsidRDefault="00000000">
            <w:pPr>
              <w:pStyle w:val="TableParagraph"/>
              <w:spacing w:before="8" w:line="176" w:lineRule="exact"/>
              <w:rPr>
                <w:sz w:val="16"/>
              </w:rPr>
            </w:pPr>
            <w:r>
              <w:rPr>
                <w:spacing w:val="-2"/>
                <w:sz w:val="16"/>
              </w:rPr>
              <w:t>0.454</w:t>
            </w:r>
          </w:p>
        </w:tc>
        <w:tc>
          <w:tcPr>
            <w:tcW w:w="577" w:type="dxa"/>
          </w:tcPr>
          <w:p w14:paraId="3DF4EE65" w14:textId="77777777" w:rsidR="00EA1924" w:rsidRDefault="00000000">
            <w:pPr>
              <w:pStyle w:val="TableParagraph"/>
              <w:spacing w:before="8" w:line="176" w:lineRule="exact"/>
              <w:ind w:left="101"/>
              <w:rPr>
                <w:sz w:val="16"/>
              </w:rPr>
            </w:pPr>
            <w:r>
              <w:rPr>
                <w:spacing w:val="-2"/>
                <w:sz w:val="16"/>
              </w:rPr>
              <w:t>2.048</w:t>
            </w:r>
          </w:p>
        </w:tc>
        <w:tc>
          <w:tcPr>
            <w:tcW w:w="198" w:type="dxa"/>
          </w:tcPr>
          <w:p w14:paraId="786A6BEF" w14:textId="77777777" w:rsidR="00EA1924" w:rsidRDefault="00EA1924">
            <w:pPr>
              <w:pStyle w:val="TableParagraph"/>
              <w:spacing w:line="240" w:lineRule="auto"/>
              <w:jc w:val="left"/>
              <w:rPr>
                <w:rFonts w:ascii="Times New Roman"/>
                <w:sz w:val="14"/>
              </w:rPr>
            </w:pPr>
          </w:p>
        </w:tc>
        <w:tc>
          <w:tcPr>
            <w:tcW w:w="705" w:type="dxa"/>
          </w:tcPr>
          <w:p w14:paraId="25BBA876" w14:textId="77777777" w:rsidR="00EA1924" w:rsidRDefault="00000000">
            <w:pPr>
              <w:pStyle w:val="TableParagraph"/>
              <w:spacing w:before="8" w:line="176" w:lineRule="exact"/>
              <w:ind w:left="3" w:right="94"/>
              <w:rPr>
                <w:sz w:val="16"/>
              </w:rPr>
            </w:pPr>
            <w:r>
              <w:rPr>
                <w:spacing w:val="-2"/>
                <w:sz w:val="16"/>
              </w:rPr>
              <w:t>0.140</w:t>
            </w:r>
          </w:p>
        </w:tc>
        <w:tc>
          <w:tcPr>
            <w:tcW w:w="676" w:type="dxa"/>
          </w:tcPr>
          <w:p w14:paraId="2B3A7B6E" w14:textId="77777777" w:rsidR="00EA1924" w:rsidRDefault="00000000">
            <w:pPr>
              <w:pStyle w:val="TableParagraph"/>
              <w:spacing w:before="8" w:line="176" w:lineRule="exact"/>
              <w:ind w:left="9"/>
              <w:rPr>
                <w:sz w:val="16"/>
              </w:rPr>
            </w:pPr>
            <w:r>
              <w:rPr>
                <w:spacing w:val="-2"/>
                <w:sz w:val="16"/>
              </w:rPr>
              <w:t>0.341</w:t>
            </w:r>
          </w:p>
        </w:tc>
        <w:tc>
          <w:tcPr>
            <w:tcW w:w="576" w:type="dxa"/>
          </w:tcPr>
          <w:p w14:paraId="7D9DE627" w14:textId="77777777" w:rsidR="00EA1924" w:rsidRDefault="00000000">
            <w:pPr>
              <w:pStyle w:val="TableParagraph"/>
              <w:spacing w:before="8" w:line="176" w:lineRule="exact"/>
              <w:ind w:left="111"/>
              <w:rPr>
                <w:sz w:val="16"/>
              </w:rPr>
            </w:pPr>
            <w:r>
              <w:rPr>
                <w:spacing w:val="-2"/>
                <w:sz w:val="16"/>
              </w:rPr>
              <w:t>1.653</w:t>
            </w:r>
          </w:p>
        </w:tc>
        <w:tc>
          <w:tcPr>
            <w:tcW w:w="197" w:type="dxa"/>
          </w:tcPr>
          <w:p w14:paraId="2D93530A" w14:textId="77777777" w:rsidR="00EA1924" w:rsidRDefault="00EA1924">
            <w:pPr>
              <w:pStyle w:val="TableParagraph"/>
              <w:spacing w:line="240" w:lineRule="auto"/>
              <w:jc w:val="left"/>
              <w:rPr>
                <w:rFonts w:ascii="Times New Roman"/>
                <w:sz w:val="14"/>
              </w:rPr>
            </w:pPr>
          </w:p>
        </w:tc>
        <w:tc>
          <w:tcPr>
            <w:tcW w:w="704" w:type="dxa"/>
          </w:tcPr>
          <w:p w14:paraId="07E57DA1" w14:textId="77777777" w:rsidR="00EA1924" w:rsidRDefault="00000000">
            <w:pPr>
              <w:pStyle w:val="TableParagraph"/>
              <w:spacing w:before="8" w:line="176" w:lineRule="exact"/>
              <w:ind w:right="76"/>
              <w:rPr>
                <w:sz w:val="16"/>
              </w:rPr>
            </w:pPr>
            <w:r>
              <w:rPr>
                <w:spacing w:val="-2"/>
                <w:sz w:val="16"/>
              </w:rPr>
              <w:t>0.432</w:t>
            </w:r>
          </w:p>
        </w:tc>
        <w:tc>
          <w:tcPr>
            <w:tcW w:w="675" w:type="dxa"/>
          </w:tcPr>
          <w:p w14:paraId="0A11388C" w14:textId="77777777" w:rsidR="00EA1924" w:rsidRDefault="00000000">
            <w:pPr>
              <w:pStyle w:val="TableParagraph"/>
              <w:spacing w:before="8" w:line="176" w:lineRule="exact"/>
              <w:ind w:left="25"/>
              <w:rPr>
                <w:sz w:val="16"/>
              </w:rPr>
            </w:pPr>
            <w:r>
              <w:rPr>
                <w:spacing w:val="-2"/>
                <w:sz w:val="16"/>
              </w:rPr>
              <w:t>0.916</w:t>
            </w:r>
          </w:p>
        </w:tc>
        <w:tc>
          <w:tcPr>
            <w:tcW w:w="555" w:type="dxa"/>
          </w:tcPr>
          <w:p w14:paraId="51B30908" w14:textId="77777777" w:rsidR="00EA1924" w:rsidRDefault="00000000">
            <w:pPr>
              <w:pStyle w:val="TableParagraph"/>
              <w:spacing w:before="8" w:line="176" w:lineRule="exact"/>
              <w:ind w:left="150"/>
              <w:rPr>
                <w:sz w:val="16"/>
              </w:rPr>
            </w:pPr>
            <w:r>
              <w:rPr>
                <w:spacing w:val="-2"/>
                <w:sz w:val="16"/>
              </w:rPr>
              <w:t>1.958</w:t>
            </w:r>
          </w:p>
        </w:tc>
      </w:tr>
      <w:tr w:rsidR="00EA1924" w14:paraId="34568D76" w14:textId="77777777">
        <w:trPr>
          <w:trHeight w:val="189"/>
        </w:trPr>
        <w:tc>
          <w:tcPr>
            <w:tcW w:w="2252" w:type="dxa"/>
          </w:tcPr>
          <w:p w14:paraId="1122E877" w14:textId="77777777" w:rsidR="00EA1924" w:rsidRDefault="00000000">
            <w:pPr>
              <w:pStyle w:val="TableParagraph"/>
              <w:jc w:val="left"/>
              <w:rPr>
                <w:sz w:val="16"/>
              </w:rPr>
            </w:pPr>
            <w:r>
              <w:rPr>
                <w:sz w:val="16"/>
              </w:rPr>
              <w:t>Polynomial</w:t>
            </w:r>
            <w:r>
              <w:rPr>
                <w:spacing w:val="-9"/>
                <w:sz w:val="16"/>
              </w:rPr>
              <w:t xml:space="preserve"> </w:t>
            </w:r>
            <w:r>
              <w:rPr>
                <w:sz w:val="16"/>
              </w:rPr>
              <w:t>(3rd</w:t>
            </w:r>
            <w:r>
              <w:rPr>
                <w:spacing w:val="-8"/>
                <w:sz w:val="16"/>
              </w:rPr>
              <w:t xml:space="preserve"> </w:t>
            </w:r>
            <w:r>
              <w:rPr>
                <w:spacing w:val="-2"/>
                <w:sz w:val="16"/>
              </w:rPr>
              <w:t>order)</w:t>
            </w:r>
          </w:p>
        </w:tc>
        <w:tc>
          <w:tcPr>
            <w:tcW w:w="706" w:type="dxa"/>
          </w:tcPr>
          <w:p w14:paraId="033CD295" w14:textId="77777777" w:rsidR="00EA1924" w:rsidRDefault="00000000">
            <w:pPr>
              <w:pStyle w:val="TableParagraph"/>
              <w:ind w:right="97"/>
              <w:rPr>
                <w:sz w:val="16"/>
              </w:rPr>
            </w:pPr>
            <w:r>
              <w:rPr>
                <w:spacing w:val="-2"/>
                <w:sz w:val="16"/>
              </w:rPr>
              <w:t>0.268</w:t>
            </w:r>
          </w:p>
        </w:tc>
        <w:tc>
          <w:tcPr>
            <w:tcW w:w="677" w:type="dxa"/>
          </w:tcPr>
          <w:p w14:paraId="4F675E31" w14:textId="77777777" w:rsidR="00EA1924" w:rsidRDefault="00000000">
            <w:pPr>
              <w:pStyle w:val="TableParagraph"/>
              <w:rPr>
                <w:sz w:val="16"/>
              </w:rPr>
            </w:pPr>
            <w:r>
              <w:rPr>
                <w:spacing w:val="-2"/>
                <w:sz w:val="16"/>
              </w:rPr>
              <w:t>0.982</w:t>
            </w:r>
          </w:p>
        </w:tc>
        <w:tc>
          <w:tcPr>
            <w:tcW w:w="577" w:type="dxa"/>
          </w:tcPr>
          <w:p w14:paraId="4B956341" w14:textId="77777777" w:rsidR="00EA1924" w:rsidRDefault="00000000">
            <w:pPr>
              <w:pStyle w:val="TableParagraph"/>
              <w:ind w:left="101"/>
              <w:rPr>
                <w:sz w:val="16"/>
              </w:rPr>
            </w:pPr>
            <w:r>
              <w:rPr>
                <w:spacing w:val="-2"/>
                <w:sz w:val="16"/>
              </w:rPr>
              <w:t>6.795</w:t>
            </w:r>
          </w:p>
        </w:tc>
        <w:tc>
          <w:tcPr>
            <w:tcW w:w="198" w:type="dxa"/>
          </w:tcPr>
          <w:p w14:paraId="3D0DA335" w14:textId="77777777" w:rsidR="00EA1924" w:rsidRDefault="00EA1924">
            <w:pPr>
              <w:pStyle w:val="TableParagraph"/>
              <w:spacing w:line="240" w:lineRule="auto"/>
              <w:jc w:val="left"/>
              <w:rPr>
                <w:rFonts w:ascii="Times New Roman"/>
                <w:sz w:val="12"/>
              </w:rPr>
            </w:pPr>
          </w:p>
        </w:tc>
        <w:tc>
          <w:tcPr>
            <w:tcW w:w="705" w:type="dxa"/>
          </w:tcPr>
          <w:p w14:paraId="4F3B05FD" w14:textId="77777777" w:rsidR="00EA1924" w:rsidRDefault="00000000">
            <w:pPr>
              <w:pStyle w:val="TableParagraph"/>
              <w:ind w:left="3" w:right="94"/>
              <w:rPr>
                <w:sz w:val="16"/>
              </w:rPr>
            </w:pPr>
            <w:r>
              <w:rPr>
                <w:spacing w:val="-2"/>
                <w:sz w:val="16"/>
              </w:rPr>
              <w:t>0.238</w:t>
            </w:r>
          </w:p>
        </w:tc>
        <w:tc>
          <w:tcPr>
            <w:tcW w:w="676" w:type="dxa"/>
          </w:tcPr>
          <w:p w14:paraId="26619DAB" w14:textId="77777777" w:rsidR="00EA1924" w:rsidRDefault="00000000">
            <w:pPr>
              <w:pStyle w:val="TableParagraph"/>
              <w:ind w:left="9" w:right="1"/>
              <w:rPr>
                <w:sz w:val="16"/>
              </w:rPr>
            </w:pPr>
            <w:r>
              <w:rPr>
                <w:spacing w:val="-2"/>
                <w:sz w:val="16"/>
              </w:rPr>
              <w:t>0.855</w:t>
            </w:r>
          </w:p>
        </w:tc>
        <w:tc>
          <w:tcPr>
            <w:tcW w:w="576" w:type="dxa"/>
          </w:tcPr>
          <w:p w14:paraId="09EA6C09" w14:textId="77777777" w:rsidR="00EA1924" w:rsidRDefault="00000000">
            <w:pPr>
              <w:pStyle w:val="TableParagraph"/>
              <w:ind w:left="111"/>
              <w:rPr>
                <w:sz w:val="16"/>
              </w:rPr>
            </w:pPr>
            <w:r>
              <w:rPr>
                <w:spacing w:val="-2"/>
                <w:sz w:val="16"/>
              </w:rPr>
              <w:t>7.838</w:t>
            </w:r>
          </w:p>
        </w:tc>
        <w:tc>
          <w:tcPr>
            <w:tcW w:w="197" w:type="dxa"/>
          </w:tcPr>
          <w:p w14:paraId="013F509E" w14:textId="77777777" w:rsidR="00EA1924" w:rsidRDefault="00EA1924">
            <w:pPr>
              <w:pStyle w:val="TableParagraph"/>
              <w:spacing w:line="240" w:lineRule="auto"/>
              <w:jc w:val="left"/>
              <w:rPr>
                <w:rFonts w:ascii="Times New Roman"/>
                <w:sz w:val="12"/>
              </w:rPr>
            </w:pPr>
          </w:p>
        </w:tc>
        <w:tc>
          <w:tcPr>
            <w:tcW w:w="704" w:type="dxa"/>
          </w:tcPr>
          <w:p w14:paraId="75046B7A" w14:textId="77777777" w:rsidR="00EA1924" w:rsidRDefault="00000000">
            <w:pPr>
              <w:pStyle w:val="TableParagraph"/>
              <w:ind w:right="76"/>
              <w:rPr>
                <w:sz w:val="16"/>
              </w:rPr>
            </w:pPr>
            <w:r>
              <w:rPr>
                <w:spacing w:val="-2"/>
                <w:sz w:val="16"/>
              </w:rPr>
              <w:t>0.369</w:t>
            </w:r>
          </w:p>
        </w:tc>
        <w:tc>
          <w:tcPr>
            <w:tcW w:w="675" w:type="dxa"/>
          </w:tcPr>
          <w:p w14:paraId="459C1C5C" w14:textId="77777777" w:rsidR="00EA1924" w:rsidRDefault="00000000">
            <w:pPr>
              <w:pStyle w:val="TableParagraph"/>
              <w:ind w:left="25"/>
              <w:rPr>
                <w:sz w:val="16"/>
              </w:rPr>
            </w:pPr>
            <w:r>
              <w:rPr>
                <w:spacing w:val="-2"/>
                <w:sz w:val="16"/>
              </w:rPr>
              <w:t>1.135</w:t>
            </w:r>
          </w:p>
        </w:tc>
        <w:tc>
          <w:tcPr>
            <w:tcW w:w="555" w:type="dxa"/>
          </w:tcPr>
          <w:p w14:paraId="10F8D02A" w14:textId="77777777" w:rsidR="00EA1924" w:rsidRDefault="00000000">
            <w:pPr>
              <w:pStyle w:val="TableParagraph"/>
              <w:ind w:left="150"/>
              <w:rPr>
                <w:sz w:val="16"/>
              </w:rPr>
            </w:pPr>
            <w:r>
              <w:rPr>
                <w:spacing w:val="-2"/>
                <w:sz w:val="16"/>
              </w:rPr>
              <w:t>8.251</w:t>
            </w:r>
          </w:p>
        </w:tc>
      </w:tr>
      <w:tr w:rsidR="00EA1924" w14:paraId="20A38644" w14:textId="77777777">
        <w:trPr>
          <w:trHeight w:val="189"/>
        </w:trPr>
        <w:tc>
          <w:tcPr>
            <w:tcW w:w="2252" w:type="dxa"/>
          </w:tcPr>
          <w:p w14:paraId="777DB62A" w14:textId="77777777" w:rsidR="00EA1924" w:rsidRDefault="00000000">
            <w:pPr>
              <w:pStyle w:val="TableParagraph"/>
              <w:jc w:val="left"/>
              <w:rPr>
                <w:sz w:val="16"/>
              </w:rPr>
            </w:pPr>
            <w:r>
              <w:rPr>
                <w:spacing w:val="-5"/>
                <w:sz w:val="16"/>
              </w:rPr>
              <w:t>SVM</w:t>
            </w:r>
          </w:p>
        </w:tc>
        <w:tc>
          <w:tcPr>
            <w:tcW w:w="706" w:type="dxa"/>
          </w:tcPr>
          <w:p w14:paraId="2CC26258" w14:textId="77777777" w:rsidR="00EA1924" w:rsidRDefault="00000000">
            <w:pPr>
              <w:pStyle w:val="TableParagraph"/>
              <w:ind w:right="97"/>
              <w:rPr>
                <w:sz w:val="16"/>
              </w:rPr>
            </w:pPr>
            <w:r>
              <w:rPr>
                <w:spacing w:val="-2"/>
                <w:sz w:val="16"/>
              </w:rPr>
              <w:t>0.730</w:t>
            </w:r>
          </w:p>
        </w:tc>
        <w:tc>
          <w:tcPr>
            <w:tcW w:w="677" w:type="dxa"/>
          </w:tcPr>
          <w:p w14:paraId="384391D3" w14:textId="77777777" w:rsidR="00EA1924" w:rsidRDefault="00000000">
            <w:pPr>
              <w:pStyle w:val="TableParagraph"/>
              <w:rPr>
                <w:sz w:val="16"/>
              </w:rPr>
            </w:pPr>
            <w:r>
              <w:rPr>
                <w:spacing w:val="-2"/>
                <w:sz w:val="16"/>
              </w:rPr>
              <w:t>1.835</w:t>
            </w:r>
          </w:p>
        </w:tc>
        <w:tc>
          <w:tcPr>
            <w:tcW w:w="577" w:type="dxa"/>
          </w:tcPr>
          <w:p w14:paraId="133E2CEA" w14:textId="77777777" w:rsidR="00EA1924" w:rsidRDefault="00000000">
            <w:pPr>
              <w:pStyle w:val="TableParagraph"/>
              <w:ind w:left="101"/>
              <w:rPr>
                <w:sz w:val="16"/>
              </w:rPr>
            </w:pPr>
            <w:r>
              <w:rPr>
                <w:spacing w:val="-2"/>
                <w:sz w:val="16"/>
              </w:rPr>
              <w:t>7.489</w:t>
            </w:r>
          </w:p>
        </w:tc>
        <w:tc>
          <w:tcPr>
            <w:tcW w:w="198" w:type="dxa"/>
          </w:tcPr>
          <w:p w14:paraId="534DB7A4" w14:textId="77777777" w:rsidR="00EA1924" w:rsidRDefault="00EA1924">
            <w:pPr>
              <w:pStyle w:val="TableParagraph"/>
              <w:spacing w:line="240" w:lineRule="auto"/>
              <w:jc w:val="left"/>
              <w:rPr>
                <w:rFonts w:ascii="Times New Roman"/>
                <w:sz w:val="12"/>
              </w:rPr>
            </w:pPr>
          </w:p>
        </w:tc>
        <w:tc>
          <w:tcPr>
            <w:tcW w:w="705" w:type="dxa"/>
          </w:tcPr>
          <w:p w14:paraId="678AF5FA" w14:textId="77777777" w:rsidR="00EA1924" w:rsidRDefault="00000000">
            <w:pPr>
              <w:pStyle w:val="TableParagraph"/>
              <w:ind w:left="3" w:right="94"/>
              <w:rPr>
                <w:sz w:val="16"/>
              </w:rPr>
            </w:pPr>
            <w:r>
              <w:rPr>
                <w:spacing w:val="-2"/>
                <w:sz w:val="16"/>
              </w:rPr>
              <w:t>0.693</w:t>
            </w:r>
          </w:p>
        </w:tc>
        <w:tc>
          <w:tcPr>
            <w:tcW w:w="676" w:type="dxa"/>
          </w:tcPr>
          <w:p w14:paraId="590B6B22" w14:textId="77777777" w:rsidR="00EA1924" w:rsidRDefault="00000000">
            <w:pPr>
              <w:pStyle w:val="TableParagraph"/>
              <w:ind w:left="9" w:right="1"/>
              <w:rPr>
                <w:sz w:val="16"/>
              </w:rPr>
            </w:pPr>
            <w:r>
              <w:rPr>
                <w:spacing w:val="-2"/>
                <w:sz w:val="16"/>
              </w:rPr>
              <w:t>1.831</w:t>
            </w:r>
          </w:p>
        </w:tc>
        <w:tc>
          <w:tcPr>
            <w:tcW w:w="576" w:type="dxa"/>
          </w:tcPr>
          <w:p w14:paraId="2619E619" w14:textId="77777777" w:rsidR="00EA1924" w:rsidRDefault="00000000">
            <w:pPr>
              <w:pStyle w:val="TableParagraph"/>
              <w:ind w:left="111"/>
              <w:rPr>
                <w:sz w:val="16"/>
              </w:rPr>
            </w:pPr>
            <w:r>
              <w:rPr>
                <w:spacing w:val="-2"/>
                <w:sz w:val="16"/>
              </w:rPr>
              <w:t>5.466</w:t>
            </w:r>
          </w:p>
        </w:tc>
        <w:tc>
          <w:tcPr>
            <w:tcW w:w="197" w:type="dxa"/>
          </w:tcPr>
          <w:p w14:paraId="4A9D1264" w14:textId="77777777" w:rsidR="00EA1924" w:rsidRDefault="00EA1924">
            <w:pPr>
              <w:pStyle w:val="TableParagraph"/>
              <w:spacing w:line="240" w:lineRule="auto"/>
              <w:jc w:val="left"/>
              <w:rPr>
                <w:rFonts w:ascii="Times New Roman"/>
                <w:sz w:val="12"/>
              </w:rPr>
            </w:pPr>
          </w:p>
        </w:tc>
        <w:tc>
          <w:tcPr>
            <w:tcW w:w="704" w:type="dxa"/>
          </w:tcPr>
          <w:p w14:paraId="06D760D8" w14:textId="77777777" w:rsidR="00EA1924" w:rsidRDefault="00000000">
            <w:pPr>
              <w:pStyle w:val="TableParagraph"/>
              <w:ind w:right="76"/>
              <w:rPr>
                <w:sz w:val="16"/>
              </w:rPr>
            </w:pPr>
            <w:r>
              <w:rPr>
                <w:spacing w:val="-2"/>
                <w:sz w:val="16"/>
              </w:rPr>
              <w:t>0.796</w:t>
            </w:r>
          </w:p>
        </w:tc>
        <w:tc>
          <w:tcPr>
            <w:tcW w:w="675" w:type="dxa"/>
          </w:tcPr>
          <w:p w14:paraId="0FAB0222" w14:textId="77777777" w:rsidR="00EA1924" w:rsidRDefault="00000000">
            <w:pPr>
              <w:pStyle w:val="TableParagraph"/>
              <w:ind w:left="25"/>
              <w:rPr>
                <w:sz w:val="16"/>
              </w:rPr>
            </w:pPr>
            <w:r>
              <w:rPr>
                <w:spacing w:val="-2"/>
                <w:sz w:val="16"/>
              </w:rPr>
              <w:t>1.913</w:t>
            </w:r>
          </w:p>
        </w:tc>
        <w:tc>
          <w:tcPr>
            <w:tcW w:w="555" w:type="dxa"/>
          </w:tcPr>
          <w:p w14:paraId="2E7D86A7" w14:textId="77777777" w:rsidR="00EA1924" w:rsidRDefault="00000000">
            <w:pPr>
              <w:pStyle w:val="TableParagraph"/>
              <w:ind w:left="150"/>
              <w:rPr>
                <w:sz w:val="16"/>
              </w:rPr>
            </w:pPr>
            <w:r>
              <w:rPr>
                <w:spacing w:val="-2"/>
                <w:sz w:val="16"/>
              </w:rPr>
              <w:t>6.107</w:t>
            </w:r>
          </w:p>
        </w:tc>
      </w:tr>
      <w:tr w:rsidR="00EA1924" w14:paraId="2F3682E3" w14:textId="77777777">
        <w:trPr>
          <w:trHeight w:val="189"/>
        </w:trPr>
        <w:tc>
          <w:tcPr>
            <w:tcW w:w="2252" w:type="dxa"/>
          </w:tcPr>
          <w:p w14:paraId="3C62B120" w14:textId="77777777" w:rsidR="00EA1924" w:rsidRDefault="00000000">
            <w:pPr>
              <w:pStyle w:val="TableParagraph"/>
              <w:jc w:val="left"/>
              <w:rPr>
                <w:sz w:val="16"/>
              </w:rPr>
            </w:pPr>
            <w:r>
              <w:rPr>
                <w:sz w:val="16"/>
              </w:rPr>
              <w:t>Gradient</w:t>
            </w:r>
            <w:r>
              <w:rPr>
                <w:spacing w:val="-8"/>
                <w:sz w:val="16"/>
              </w:rPr>
              <w:t xml:space="preserve"> </w:t>
            </w:r>
            <w:r>
              <w:rPr>
                <w:spacing w:val="-2"/>
                <w:sz w:val="16"/>
              </w:rPr>
              <w:t>Boosting</w:t>
            </w:r>
          </w:p>
        </w:tc>
        <w:tc>
          <w:tcPr>
            <w:tcW w:w="706" w:type="dxa"/>
          </w:tcPr>
          <w:p w14:paraId="3131EAF9" w14:textId="77777777" w:rsidR="00EA1924" w:rsidRDefault="00000000">
            <w:pPr>
              <w:pStyle w:val="TableParagraph"/>
              <w:ind w:right="97"/>
              <w:rPr>
                <w:sz w:val="16"/>
              </w:rPr>
            </w:pPr>
            <w:r>
              <w:rPr>
                <w:spacing w:val="-2"/>
                <w:sz w:val="16"/>
              </w:rPr>
              <w:t>0.901</w:t>
            </w:r>
          </w:p>
        </w:tc>
        <w:tc>
          <w:tcPr>
            <w:tcW w:w="677" w:type="dxa"/>
          </w:tcPr>
          <w:p w14:paraId="63101DD5" w14:textId="77777777" w:rsidR="00EA1924" w:rsidRDefault="00000000">
            <w:pPr>
              <w:pStyle w:val="TableParagraph"/>
              <w:rPr>
                <w:sz w:val="16"/>
              </w:rPr>
            </w:pPr>
            <w:r>
              <w:rPr>
                <w:spacing w:val="-2"/>
                <w:sz w:val="16"/>
              </w:rPr>
              <w:t>3.011</w:t>
            </w:r>
          </w:p>
        </w:tc>
        <w:tc>
          <w:tcPr>
            <w:tcW w:w="577" w:type="dxa"/>
          </w:tcPr>
          <w:p w14:paraId="7C556A3D" w14:textId="77777777" w:rsidR="00EA1924" w:rsidRDefault="00000000">
            <w:pPr>
              <w:pStyle w:val="TableParagraph"/>
              <w:ind w:left="101"/>
              <w:rPr>
                <w:sz w:val="16"/>
              </w:rPr>
            </w:pPr>
            <w:r>
              <w:rPr>
                <w:spacing w:val="-2"/>
                <w:sz w:val="16"/>
              </w:rPr>
              <w:t>25.767</w:t>
            </w:r>
          </w:p>
        </w:tc>
        <w:tc>
          <w:tcPr>
            <w:tcW w:w="198" w:type="dxa"/>
          </w:tcPr>
          <w:p w14:paraId="73D99BA5" w14:textId="77777777" w:rsidR="00EA1924" w:rsidRDefault="00EA1924">
            <w:pPr>
              <w:pStyle w:val="TableParagraph"/>
              <w:spacing w:line="240" w:lineRule="auto"/>
              <w:jc w:val="left"/>
              <w:rPr>
                <w:rFonts w:ascii="Times New Roman"/>
                <w:sz w:val="12"/>
              </w:rPr>
            </w:pPr>
          </w:p>
        </w:tc>
        <w:tc>
          <w:tcPr>
            <w:tcW w:w="705" w:type="dxa"/>
          </w:tcPr>
          <w:p w14:paraId="7E3501F2" w14:textId="77777777" w:rsidR="00EA1924" w:rsidRDefault="00000000">
            <w:pPr>
              <w:pStyle w:val="TableParagraph"/>
              <w:ind w:left="3" w:right="94"/>
              <w:rPr>
                <w:sz w:val="16"/>
              </w:rPr>
            </w:pPr>
            <w:r>
              <w:rPr>
                <w:spacing w:val="-2"/>
                <w:sz w:val="16"/>
              </w:rPr>
              <w:t>0.801</w:t>
            </w:r>
          </w:p>
        </w:tc>
        <w:tc>
          <w:tcPr>
            <w:tcW w:w="676" w:type="dxa"/>
          </w:tcPr>
          <w:p w14:paraId="5298AE9A" w14:textId="77777777" w:rsidR="00EA1924" w:rsidRDefault="00000000">
            <w:pPr>
              <w:pStyle w:val="TableParagraph"/>
              <w:ind w:left="9" w:right="1"/>
              <w:rPr>
                <w:sz w:val="16"/>
              </w:rPr>
            </w:pPr>
            <w:r>
              <w:rPr>
                <w:spacing w:val="-2"/>
                <w:sz w:val="16"/>
              </w:rPr>
              <w:t>2.600</w:t>
            </w:r>
          </w:p>
        </w:tc>
        <w:tc>
          <w:tcPr>
            <w:tcW w:w="576" w:type="dxa"/>
          </w:tcPr>
          <w:p w14:paraId="466F365E" w14:textId="77777777" w:rsidR="00EA1924" w:rsidRDefault="00000000">
            <w:pPr>
              <w:pStyle w:val="TableParagraph"/>
              <w:ind w:left="111"/>
              <w:rPr>
                <w:sz w:val="16"/>
              </w:rPr>
            </w:pPr>
            <w:r>
              <w:rPr>
                <w:spacing w:val="-2"/>
                <w:sz w:val="16"/>
              </w:rPr>
              <w:t>11.474</w:t>
            </w:r>
          </w:p>
        </w:tc>
        <w:tc>
          <w:tcPr>
            <w:tcW w:w="197" w:type="dxa"/>
          </w:tcPr>
          <w:p w14:paraId="3385879F" w14:textId="77777777" w:rsidR="00EA1924" w:rsidRDefault="00EA1924">
            <w:pPr>
              <w:pStyle w:val="TableParagraph"/>
              <w:spacing w:line="240" w:lineRule="auto"/>
              <w:jc w:val="left"/>
              <w:rPr>
                <w:rFonts w:ascii="Times New Roman"/>
                <w:sz w:val="12"/>
              </w:rPr>
            </w:pPr>
          </w:p>
        </w:tc>
        <w:tc>
          <w:tcPr>
            <w:tcW w:w="704" w:type="dxa"/>
          </w:tcPr>
          <w:p w14:paraId="24B09F94" w14:textId="77777777" w:rsidR="00EA1924" w:rsidRDefault="00000000">
            <w:pPr>
              <w:pStyle w:val="TableParagraph"/>
              <w:ind w:right="76"/>
              <w:rPr>
                <w:sz w:val="16"/>
              </w:rPr>
            </w:pPr>
            <w:r>
              <w:rPr>
                <w:spacing w:val="-2"/>
                <w:sz w:val="16"/>
              </w:rPr>
              <w:t>0.834</w:t>
            </w:r>
          </w:p>
        </w:tc>
        <w:tc>
          <w:tcPr>
            <w:tcW w:w="675" w:type="dxa"/>
          </w:tcPr>
          <w:p w14:paraId="26E6A8D0" w14:textId="77777777" w:rsidR="00EA1924" w:rsidRDefault="00000000">
            <w:pPr>
              <w:pStyle w:val="TableParagraph"/>
              <w:ind w:left="25"/>
              <w:rPr>
                <w:sz w:val="16"/>
              </w:rPr>
            </w:pPr>
            <w:r>
              <w:rPr>
                <w:spacing w:val="-2"/>
                <w:sz w:val="16"/>
              </w:rPr>
              <w:t>3.491</w:t>
            </w:r>
          </w:p>
        </w:tc>
        <w:tc>
          <w:tcPr>
            <w:tcW w:w="555" w:type="dxa"/>
          </w:tcPr>
          <w:p w14:paraId="79E7084E" w14:textId="77777777" w:rsidR="00EA1924" w:rsidRDefault="00000000">
            <w:pPr>
              <w:pStyle w:val="TableParagraph"/>
              <w:ind w:left="133" w:right="-29"/>
              <w:rPr>
                <w:sz w:val="16"/>
              </w:rPr>
            </w:pPr>
            <w:r>
              <w:rPr>
                <w:spacing w:val="-2"/>
                <w:sz w:val="16"/>
              </w:rPr>
              <w:t>16.821</w:t>
            </w:r>
          </w:p>
        </w:tc>
      </w:tr>
      <w:tr w:rsidR="00EA1924" w14:paraId="2EC6DD0D" w14:textId="77777777">
        <w:trPr>
          <w:trHeight w:val="189"/>
        </w:trPr>
        <w:tc>
          <w:tcPr>
            <w:tcW w:w="2252" w:type="dxa"/>
          </w:tcPr>
          <w:p w14:paraId="5947FD54" w14:textId="77777777" w:rsidR="00EA1924" w:rsidRDefault="00000000">
            <w:pPr>
              <w:pStyle w:val="TableParagraph"/>
              <w:jc w:val="left"/>
              <w:rPr>
                <w:sz w:val="16"/>
              </w:rPr>
            </w:pPr>
            <w:r>
              <w:rPr>
                <w:sz w:val="16"/>
              </w:rPr>
              <w:t>MLP</w:t>
            </w:r>
            <w:r>
              <w:rPr>
                <w:spacing w:val="-5"/>
                <w:sz w:val="16"/>
              </w:rPr>
              <w:t xml:space="preserve"> </w:t>
            </w:r>
            <w:r>
              <w:rPr>
                <w:spacing w:val="-2"/>
                <w:sz w:val="16"/>
              </w:rPr>
              <w:t>(Deep)</w:t>
            </w:r>
          </w:p>
        </w:tc>
        <w:tc>
          <w:tcPr>
            <w:tcW w:w="706" w:type="dxa"/>
          </w:tcPr>
          <w:p w14:paraId="39CE6891" w14:textId="77777777" w:rsidR="00EA1924" w:rsidRDefault="00000000">
            <w:pPr>
              <w:pStyle w:val="TableParagraph"/>
              <w:ind w:right="97"/>
              <w:rPr>
                <w:sz w:val="16"/>
              </w:rPr>
            </w:pPr>
            <w:r>
              <w:rPr>
                <w:spacing w:val="-2"/>
                <w:sz w:val="16"/>
              </w:rPr>
              <w:t>1.134</w:t>
            </w:r>
          </w:p>
        </w:tc>
        <w:tc>
          <w:tcPr>
            <w:tcW w:w="677" w:type="dxa"/>
          </w:tcPr>
          <w:p w14:paraId="3E8E4F7A" w14:textId="77777777" w:rsidR="00EA1924" w:rsidRDefault="00000000">
            <w:pPr>
              <w:pStyle w:val="TableParagraph"/>
              <w:rPr>
                <w:sz w:val="16"/>
              </w:rPr>
            </w:pPr>
            <w:r>
              <w:rPr>
                <w:spacing w:val="-2"/>
                <w:sz w:val="16"/>
              </w:rPr>
              <w:t>4.072</w:t>
            </w:r>
          </w:p>
        </w:tc>
        <w:tc>
          <w:tcPr>
            <w:tcW w:w="577" w:type="dxa"/>
          </w:tcPr>
          <w:p w14:paraId="748BDC20" w14:textId="77777777" w:rsidR="00EA1924" w:rsidRDefault="00000000">
            <w:pPr>
              <w:pStyle w:val="TableParagraph"/>
              <w:ind w:left="101"/>
              <w:rPr>
                <w:sz w:val="16"/>
              </w:rPr>
            </w:pPr>
            <w:r>
              <w:rPr>
                <w:spacing w:val="-2"/>
                <w:sz w:val="16"/>
              </w:rPr>
              <w:t>15.654</w:t>
            </w:r>
          </w:p>
        </w:tc>
        <w:tc>
          <w:tcPr>
            <w:tcW w:w="198" w:type="dxa"/>
          </w:tcPr>
          <w:p w14:paraId="3488AB8A" w14:textId="77777777" w:rsidR="00EA1924" w:rsidRDefault="00EA1924">
            <w:pPr>
              <w:pStyle w:val="TableParagraph"/>
              <w:spacing w:line="240" w:lineRule="auto"/>
              <w:jc w:val="left"/>
              <w:rPr>
                <w:rFonts w:ascii="Times New Roman"/>
                <w:sz w:val="12"/>
              </w:rPr>
            </w:pPr>
          </w:p>
        </w:tc>
        <w:tc>
          <w:tcPr>
            <w:tcW w:w="705" w:type="dxa"/>
          </w:tcPr>
          <w:p w14:paraId="7A29A6F8" w14:textId="77777777" w:rsidR="00EA1924" w:rsidRDefault="00000000">
            <w:pPr>
              <w:pStyle w:val="TableParagraph"/>
              <w:ind w:left="3" w:right="94"/>
              <w:rPr>
                <w:sz w:val="16"/>
              </w:rPr>
            </w:pPr>
            <w:r>
              <w:rPr>
                <w:spacing w:val="-2"/>
                <w:sz w:val="16"/>
              </w:rPr>
              <w:t>1.132</w:t>
            </w:r>
          </w:p>
        </w:tc>
        <w:tc>
          <w:tcPr>
            <w:tcW w:w="676" w:type="dxa"/>
          </w:tcPr>
          <w:p w14:paraId="2AF77021" w14:textId="77777777" w:rsidR="00EA1924" w:rsidRDefault="00000000">
            <w:pPr>
              <w:pStyle w:val="TableParagraph"/>
              <w:ind w:left="9" w:right="1"/>
              <w:rPr>
                <w:sz w:val="16"/>
              </w:rPr>
            </w:pPr>
            <w:r>
              <w:rPr>
                <w:spacing w:val="-2"/>
                <w:sz w:val="16"/>
              </w:rPr>
              <w:t>3.767</w:t>
            </w:r>
          </w:p>
        </w:tc>
        <w:tc>
          <w:tcPr>
            <w:tcW w:w="576" w:type="dxa"/>
          </w:tcPr>
          <w:p w14:paraId="71957B86" w14:textId="77777777" w:rsidR="00EA1924" w:rsidRDefault="00000000">
            <w:pPr>
              <w:pStyle w:val="TableParagraph"/>
              <w:ind w:left="111"/>
              <w:rPr>
                <w:sz w:val="16"/>
              </w:rPr>
            </w:pPr>
            <w:r>
              <w:rPr>
                <w:spacing w:val="-2"/>
                <w:sz w:val="16"/>
              </w:rPr>
              <w:t>22.840</w:t>
            </w:r>
          </w:p>
        </w:tc>
        <w:tc>
          <w:tcPr>
            <w:tcW w:w="197" w:type="dxa"/>
          </w:tcPr>
          <w:p w14:paraId="0EB0C635" w14:textId="77777777" w:rsidR="00EA1924" w:rsidRDefault="00EA1924">
            <w:pPr>
              <w:pStyle w:val="TableParagraph"/>
              <w:spacing w:line="240" w:lineRule="auto"/>
              <w:jc w:val="left"/>
              <w:rPr>
                <w:rFonts w:ascii="Times New Roman"/>
                <w:sz w:val="12"/>
              </w:rPr>
            </w:pPr>
          </w:p>
        </w:tc>
        <w:tc>
          <w:tcPr>
            <w:tcW w:w="704" w:type="dxa"/>
          </w:tcPr>
          <w:p w14:paraId="2EB0A2EA" w14:textId="77777777" w:rsidR="00EA1924" w:rsidRDefault="00000000">
            <w:pPr>
              <w:pStyle w:val="TableParagraph"/>
              <w:ind w:right="76"/>
              <w:rPr>
                <w:sz w:val="16"/>
              </w:rPr>
            </w:pPr>
            <w:r>
              <w:rPr>
                <w:spacing w:val="-2"/>
                <w:sz w:val="16"/>
              </w:rPr>
              <w:t>1.083</w:t>
            </w:r>
          </w:p>
        </w:tc>
        <w:tc>
          <w:tcPr>
            <w:tcW w:w="675" w:type="dxa"/>
          </w:tcPr>
          <w:p w14:paraId="4966C5AC" w14:textId="77777777" w:rsidR="00EA1924" w:rsidRDefault="00000000">
            <w:pPr>
              <w:pStyle w:val="TableParagraph"/>
              <w:ind w:left="25"/>
              <w:rPr>
                <w:sz w:val="16"/>
              </w:rPr>
            </w:pPr>
            <w:r>
              <w:rPr>
                <w:spacing w:val="-2"/>
                <w:sz w:val="16"/>
              </w:rPr>
              <w:t>4.223</w:t>
            </w:r>
          </w:p>
        </w:tc>
        <w:tc>
          <w:tcPr>
            <w:tcW w:w="555" w:type="dxa"/>
          </w:tcPr>
          <w:p w14:paraId="06BA2916" w14:textId="77777777" w:rsidR="00EA1924" w:rsidRDefault="00000000">
            <w:pPr>
              <w:pStyle w:val="TableParagraph"/>
              <w:ind w:left="133" w:right="-29"/>
              <w:rPr>
                <w:sz w:val="16"/>
              </w:rPr>
            </w:pPr>
            <w:r>
              <w:rPr>
                <w:spacing w:val="-2"/>
                <w:sz w:val="16"/>
              </w:rPr>
              <w:t>13.447</w:t>
            </w:r>
          </w:p>
        </w:tc>
      </w:tr>
      <w:tr w:rsidR="00EA1924" w14:paraId="7A8BE2F6" w14:textId="77777777">
        <w:trPr>
          <w:trHeight w:val="189"/>
        </w:trPr>
        <w:tc>
          <w:tcPr>
            <w:tcW w:w="2252" w:type="dxa"/>
          </w:tcPr>
          <w:p w14:paraId="1E1B0E12" w14:textId="77777777" w:rsidR="00EA1924" w:rsidRDefault="00000000">
            <w:pPr>
              <w:pStyle w:val="TableParagraph"/>
              <w:jc w:val="left"/>
              <w:rPr>
                <w:sz w:val="16"/>
              </w:rPr>
            </w:pPr>
            <w:r>
              <w:rPr>
                <w:sz w:val="16"/>
              </w:rPr>
              <w:t>MLP</w:t>
            </w:r>
            <w:r>
              <w:rPr>
                <w:spacing w:val="-5"/>
                <w:sz w:val="16"/>
              </w:rPr>
              <w:t xml:space="preserve"> </w:t>
            </w:r>
            <w:r>
              <w:rPr>
                <w:spacing w:val="-2"/>
                <w:sz w:val="16"/>
              </w:rPr>
              <w:t>(Shallow)</w:t>
            </w:r>
          </w:p>
        </w:tc>
        <w:tc>
          <w:tcPr>
            <w:tcW w:w="706" w:type="dxa"/>
          </w:tcPr>
          <w:p w14:paraId="0EF793EC" w14:textId="77777777" w:rsidR="00EA1924" w:rsidRDefault="00000000">
            <w:pPr>
              <w:pStyle w:val="TableParagraph"/>
              <w:ind w:right="97"/>
              <w:rPr>
                <w:sz w:val="16"/>
              </w:rPr>
            </w:pPr>
            <w:r>
              <w:rPr>
                <w:spacing w:val="-2"/>
                <w:sz w:val="16"/>
              </w:rPr>
              <w:t>1.265</w:t>
            </w:r>
          </w:p>
        </w:tc>
        <w:tc>
          <w:tcPr>
            <w:tcW w:w="677" w:type="dxa"/>
          </w:tcPr>
          <w:p w14:paraId="4AF26DDF" w14:textId="77777777" w:rsidR="00EA1924" w:rsidRDefault="00000000">
            <w:pPr>
              <w:pStyle w:val="TableParagraph"/>
              <w:rPr>
                <w:sz w:val="16"/>
              </w:rPr>
            </w:pPr>
            <w:r>
              <w:rPr>
                <w:spacing w:val="-2"/>
                <w:sz w:val="16"/>
              </w:rPr>
              <w:t>4.777</w:t>
            </w:r>
          </w:p>
        </w:tc>
        <w:tc>
          <w:tcPr>
            <w:tcW w:w="577" w:type="dxa"/>
          </w:tcPr>
          <w:p w14:paraId="516DD323" w14:textId="77777777" w:rsidR="00EA1924" w:rsidRDefault="00000000">
            <w:pPr>
              <w:pStyle w:val="TableParagraph"/>
              <w:ind w:left="101"/>
              <w:rPr>
                <w:sz w:val="16"/>
              </w:rPr>
            </w:pPr>
            <w:r>
              <w:rPr>
                <w:spacing w:val="-2"/>
                <w:sz w:val="16"/>
              </w:rPr>
              <w:t>20.787</w:t>
            </w:r>
          </w:p>
        </w:tc>
        <w:tc>
          <w:tcPr>
            <w:tcW w:w="198" w:type="dxa"/>
          </w:tcPr>
          <w:p w14:paraId="7D49B85B" w14:textId="77777777" w:rsidR="00EA1924" w:rsidRDefault="00EA1924">
            <w:pPr>
              <w:pStyle w:val="TableParagraph"/>
              <w:spacing w:line="240" w:lineRule="auto"/>
              <w:jc w:val="left"/>
              <w:rPr>
                <w:rFonts w:ascii="Times New Roman"/>
                <w:sz w:val="12"/>
              </w:rPr>
            </w:pPr>
          </w:p>
        </w:tc>
        <w:tc>
          <w:tcPr>
            <w:tcW w:w="705" w:type="dxa"/>
          </w:tcPr>
          <w:p w14:paraId="103288AD" w14:textId="77777777" w:rsidR="00EA1924" w:rsidRDefault="00000000">
            <w:pPr>
              <w:pStyle w:val="TableParagraph"/>
              <w:ind w:left="3" w:right="94"/>
              <w:rPr>
                <w:sz w:val="16"/>
              </w:rPr>
            </w:pPr>
            <w:r>
              <w:rPr>
                <w:spacing w:val="-2"/>
                <w:sz w:val="16"/>
              </w:rPr>
              <w:t>1.137</w:t>
            </w:r>
          </w:p>
        </w:tc>
        <w:tc>
          <w:tcPr>
            <w:tcW w:w="676" w:type="dxa"/>
          </w:tcPr>
          <w:p w14:paraId="7DB21402" w14:textId="77777777" w:rsidR="00EA1924" w:rsidRDefault="00000000">
            <w:pPr>
              <w:pStyle w:val="TableParagraph"/>
              <w:ind w:left="9" w:right="1"/>
              <w:rPr>
                <w:sz w:val="16"/>
              </w:rPr>
            </w:pPr>
            <w:r>
              <w:rPr>
                <w:spacing w:val="-2"/>
                <w:sz w:val="16"/>
              </w:rPr>
              <w:t>4.020</w:t>
            </w:r>
          </w:p>
        </w:tc>
        <w:tc>
          <w:tcPr>
            <w:tcW w:w="576" w:type="dxa"/>
          </w:tcPr>
          <w:p w14:paraId="33B695A7" w14:textId="77777777" w:rsidR="00EA1924" w:rsidRDefault="00000000">
            <w:pPr>
              <w:pStyle w:val="TableParagraph"/>
              <w:ind w:left="111"/>
              <w:rPr>
                <w:sz w:val="16"/>
              </w:rPr>
            </w:pPr>
            <w:r>
              <w:rPr>
                <w:spacing w:val="-2"/>
                <w:sz w:val="16"/>
              </w:rPr>
              <w:t>9.511</w:t>
            </w:r>
          </w:p>
        </w:tc>
        <w:tc>
          <w:tcPr>
            <w:tcW w:w="197" w:type="dxa"/>
          </w:tcPr>
          <w:p w14:paraId="7E97E422" w14:textId="77777777" w:rsidR="00EA1924" w:rsidRDefault="00EA1924">
            <w:pPr>
              <w:pStyle w:val="TableParagraph"/>
              <w:spacing w:line="240" w:lineRule="auto"/>
              <w:jc w:val="left"/>
              <w:rPr>
                <w:rFonts w:ascii="Times New Roman"/>
                <w:sz w:val="12"/>
              </w:rPr>
            </w:pPr>
          </w:p>
        </w:tc>
        <w:tc>
          <w:tcPr>
            <w:tcW w:w="704" w:type="dxa"/>
          </w:tcPr>
          <w:p w14:paraId="2417DC99" w14:textId="77777777" w:rsidR="00EA1924" w:rsidRDefault="00000000">
            <w:pPr>
              <w:pStyle w:val="TableParagraph"/>
              <w:ind w:right="76"/>
              <w:rPr>
                <w:sz w:val="16"/>
              </w:rPr>
            </w:pPr>
            <w:r>
              <w:rPr>
                <w:spacing w:val="-2"/>
                <w:sz w:val="16"/>
              </w:rPr>
              <w:t>1.304</w:t>
            </w:r>
          </w:p>
        </w:tc>
        <w:tc>
          <w:tcPr>
            <w:tcW w:w="675" w:type="dxa"/>
          </w:tcPr>
          <w:p w14:paraId="427690F4" w14:textId="77777777" w:rsidR="00EA1924" w:rsidRDefault="00000000">
            <w:pPr>
              <w:pStyle w:val="TableParagraph"/>
              <w:ind w:left="25"/>
              <w:rPr>
                <w:sz w:val="16"/>
              </w:rPr>
            </w:pPr>
            <w:r>
              <w:rPr>
                <w:spacing w:val="-2"/>
                <w:sz w:val="16"/>
              </w:rPr>
              <w:t>4.934</w:t>
            </w:r>
          </w:p>
        </w:tc>
        <w:tc>
          <w:tcPr>
            <w:tcW w:w="555" w:type="dxa"/>
          </w:tcPr>
          <w:p w14:paraId="59A3C365" w14:textId="77777777" w:rsidR="00EA1924" w:rsidRDefault="00000000">
            <w:pPr>
              <w:pStyle w:val="TableParagraph"/>
              <w:ind w:left="133" w:right="-29"/>
              <w:rPr>
                <w:sz w:val="16"/>
              </w:rPr>
            </w:pPr>
            <w:r>
              <w:rPr>
                <w:spacing w:val="-2"/>
                <w:sz w:val="16"/>
              </w:rPr>
              <w:t>20.615</w:t>
            </w:r>
          </w:p>
        </w:tc>
      </w:tr>
      <w:tr w:rsidR="00EA1924" w14:paraId="74B298DC" w14:textId="77777777">
        <w:trPr>
          <w:trHeight w:val="189"/>
        </w:trPr>
        <w:tc>
          <w:tcPr>
            <w:tcW w:w="2252" w:type="dxa"/>
          </w:tcPr>
          <w:p w14:paraId="638EFF6F" w14:textId="77777777" w:rsidR="00EA1924" w:rsidRDefault="00000000">
            <w:pPr>
              <w:pStyle w:val="TableParagraph"/>
              <w:jc w:val="left"/>
              <w:rPr>
                <w:sz w:val="16"/>
              </w:rPr>
            </w:pPr>
            <w:r>
              <w:rPr>
                <w:sz w:val="16"/>
              </w:rPr>
              <w:t>Random</w:t>
            </w:r>
            <w:r>
              <w:rPr>
                <w:spacing w:val="-8"/>
                <w:sz w:val="16"/>
              </w:rPr>
              <w:t xml:space="preserve"> </w:t>
            </w:r>
            <w:r>
              <w:rPr>
                <w:spacing w:val="-2"/>
                <w:sz w:val="16"/>
              </w:rPr>
              <w:t>Forest</w:t>
            </w:r>
          </w:p>
        </w:tc>
        <w:tc>
          <w:tcPr>
            <w:tcW w:w="706" w:type="dxa"/>
          </w:tcPr>
          <w:p w14:paraId="7FEA4021" w14:textId="77777777" w:rsidR="00EA1924" w:rsidRDefault="00000000">
            <w:pPr>
              <w:pStyle w:val="TableParagraph"/>
              <w:ind w:right="97"/>
              <w:rPr>
                <w:sz w:val="16"/>
              </w:rPr>
            </w:pPr>
            <w:r>
              <w:rPr>
                <w:spacing w:val="-2"/>
                <w:sz w:val="16"/>
              </w:rPr>
              <w:t>1.731</w:t>
            </w:r>
          </w:p>
        </w:tc>
        <w:tc>
          <w:tcPr>
            <w:tcW w:w="677" w:type="dxa"/>
          </w:tcPr>
          <w:p w14:paraId="58AB2706" w14:textId="77777777" w:rsidR="00EA1924" w:rsidRDefault="00000000">
            <w:pPr>
              <w:pStyle w:val="TableParagraph"/>
              <w:rPr>
                <w:sz w:val="16"/>
              </w:rPr>
            </w:pPr>
            <w:r>
              <w:rPr>
                <w:spacing w:val="-2"/>
                <w:sz w:val="16"/>
              </w:rPr>
              <w:t>4.040</w:t>
            </w:r>
          </w:p>
        </w:tc>
        <w:tc>
          <w:tcPr>
            <w:tcW w:w="577" w:type="dxa"/>
          </w:tcPr>
          <w:p w14:paraId="390506E5" w14:textId="77777777" w:rsidR="00EA1924" w:rsidRDefault="00000000">
            <w:pPr>
              <w:pStyle w:val="TableParagraph"/>
              <w:ind w:left="101"/>
              <w:rPr>
                <w:sz w:val="16"/>
              </w:rPr>
            </w:pPr>
            <w:r>
              <w:rPr>
                <w:spacing w:val="-2"/>
                <w:sz w:val="16"/>
              </w:rPr>
              <w:t>10.446</w:t>
            </w:r>
          </w:p>
        </w:tc>
        <w:tc>
          <w:tcPr>
            <w:tcW w:w="198" w:type="dxa"/>
          </w:tcPr>
          <w:p w14:paraId="10E64062" w14:textId="77777777" w:rsidR="00EA1924" w:rsidRDefault="00EA1924">
            <w:pPr>
              <w:pStyle w:val="TableParagraph"/>
              <w:spacing w:line="240" w:lineRule="auto"/>
              <w:jc w:val="left"/>
              <w:rPr>
                <w:rFonts w:ascii="Times New Roman"/>
                <w:sz w:val="12"/>
              </w:rPr>
            </w:pPr>
          </w:p>
        </w:tc>
        <w:tc>
          <w:tcPr>
            <w:tcW w:w="705" w:type="dxa"/>
          </w:tcPr>
          <w:p w14:paraId="6C40A420" w14:textId="77777777" w:rsidR="00EA1924" w:rsidRDefault="00000000">
            <w:pPr>
              <w:pStyle w:val="TableParagraph"/>
              <w:ind w:left="3" w:right="94"/>
              <w:rPr>
                <w:sz w:val="16"/>
              </w:rPr>
            </w:pPr>
            <w:r>
              <w:rPr>
                <w:spacing w:val="-2"/>
                <w:sz w:val="16"/>
              </w:rPr>
              <w:t>1.710</w:t>
            </w:r>
          </w:p>
        </w:tc>
        <w:tc>
          <w:tcPr>
            <w:tcW w:w="676" w:type="dxa"/>
          </w:tcPr>
          <w:p w14:paraId="06E54621" w14:textId="77777777" w:rsidR="00EA1924" w:rsidRDefault="00000000">
            <w:pPr>
              <w:pStyle w:val="TableParagraph"/>
              <w:ind w:left="9" w:right="1"/>
              <w:rPr>
                <w:sz w:val="16"/>
              </w:rPr>
            </w:pPr>
            <w:r>
              <w:rPr>
                <w:spacing w:val="-2"/>
                <w:sz w:val="16"/>
              </w:rPr>
              <w:t>4.181</w:t>
            </w:r>
          </w:p>
        </w:tc>
        <w:tc>
          <w:tcPr>
            <w:tcW w:w="576" w:type="dxa"/>
          </w:tcPr>
          <w:p w14:paraId="24C0260C" w14:textId="77777777" w:rsidR="00EA1924" w:rsidRDefault="00000000">
            <w:pPr>
              <w:pStyle w:val="TableParagraph"/>
              <w:ind w:left="111"/>
              <w:rPr>
                <w:sz w:val="16"/>
              </w:rPr>
            </w:pPr>
            <w:r>
              <w:rPr>
                <w:spacing w:val="-2"/>
                <w:sz w:val="16"/>
              </w:rPr>
              <w:t>10.425</w:t>
            </w:r>
          </w:p>
        </w:tc>
        <w:tc>
          <w:tcPr>
            <w:tcW w:w="197" w:type="dxa"/>
          </w:tcPr>
          <w:p w14:paraId="7A806DD4" w14:textId="77777777" w:rsidR="00EA1924" w:rsidRDefault="00EA1924">
            <w:pPr>
              <w:pStyle w:val="TableParagraph"/>
              <w:spacing w:line="240" w:lineRule="auto"/>
              <w:jc w:val="left"/>
              <w:rPr>
                <w:rFonts w:ascii="Times New Roman"/>
                <w:sz w:val="12"/>
              </w:rPr>
            </w:pPr>
          </w:p>
        </w:tc>
        <w:tc>
          <w:tcPr>
            <w:tcW w:w="704" w:type="dxa"/>
          </w:tcPr>
          <w:p w14:paraId="2C024532" w14:textId="77777777" w:rsidR="00EA1924" w:rsidRDefault="00000000">
            <w:pPr>
              <w:pStyle w:val="TableParagraph"/>
              <w:ind w:right="76"/>
              <w:rPr>
                <w:sz w:val="16"/>
              </w:rPr>
            </w:pPr>
            <w:r>
              <w:rPr>
                <w:spacing w:val="-2"/>
                <w:sz w:val="16"/>
              </w:rPr>
              <w:t>1.887</w:t>
            </w:r>
          </w:p>
        </w:tc>
        <w:tc>
          <w:tcPr>
            <w:tcW w:w="675" w:type="dxa"/>
          </w:tcPr>
          <w:p w14:paraId="6E254748" w14:textId="77777777" w:rsidR="00EA1924" w:rsidRDefault="00000000">
            <w:pPr>
              <w:pStyle w:val="TableParagraph"/>
              <w:ind w:left="25"/>
              <w:rPr>
                <w:sz w:val="16"/>
              </w:rPr>
            </w:pPr>
            <w:r>
              <w:rPr>
                <w:spacing w:val="-2"/>
                <w:sz w:val="16"/>
              </w:rPr>
              <w:t>4.316</w:t>
            </w:r>
          </w:p>
        </w:tc>
        <w:tc>
          <w:tcPr>
            <w:tcW w:w="555" w:type="dxa"/>
          </w:tcPr>
          <w:p w14:paraId="272C973C" w14:textId="77777777" w:rsidR="00EA1924" w:rsidRDefault="00000000">
            <w:pPr>
              <w:pStyle w:val="TableParagraph"/>
              <w:ind w:left="133" w:right="-29"/>
              <w:rPr>
                <w:sz w:val="16"/>
              </w:rPr>
            </w:pPr>
            <w:r>
              <w:rPr>
                <w:spacing w:val="-2"/>
                <w:sz w:val="16"/>
              </w:rPr>
              <w:t>10.982</w:t>
            </w:r>
          </w:p>
        </w:tc>
      </w:tr>
      <w:tr w:rsidR="00EA1924" w14:paraId="2FC828A6" w14:textId="77777777">
        <w:trPr>
          <w:trHeight w:val="191"/>
        </w:trPr>
        <w:tc>
          <w:tcPr>
            <w:tcW w:w="2252" w:type="dxa"/>
          </w:tcPr>
          <w:p w14:paraId="029F1561" w14:textId="77777777" w:rsidR="00EA1924" w:rsidRDefault="00000000">
            <w:pPr>
              <w:pStyle w:val="TableParagraph"/>
              <w:spacing w:line="171" w:lineRule="exact"/>
              <w:ind w:left="1"/>
              <w:jc w:val="left"/>
              <w:rPr>
                <w:sz w:val="16"/>
              </w:rPr>
            </w:pPr>
            <w:r>
              <w:rPr>
                <w:i/>
                <w:sz w:val="16"/>
              </w:rPr>
              <w:t>k</w:t>
            </w:r>
            <w:r>
              <w:rPr>
                <w:sz w:val="16"/>
              </w:rPr>
              <w:t>-</w:t>
            </w:r>
            <w:r>
              <w:rPr>
                <w:spacing w:val="-5"/>
                <w:sz w:val="16"/>
              </w:rPr>
              <w:t>NN</w:t>
            </w:r>
          </w:p>
        </w:tc>
        <w:tc>
          <w:tcPr>
            <w:tcW w:w="706" w:type="dxa"/>
          </w:tcPr>
          <w:p w14:paraId="2C03DB9E" w14:textId="77777777" w:rsidR="00EA1924" w:rsidRDefault="00000000">
            <w:pPr>
              <w:pStyle w:val="TableParagraph"/>
              <w:spacing w:line="171" w:lineRule="exact"/>
              <w:ind w:right="97"/>
              <w:rPr>
                <w:sz w:val="16"/>
              </w:rPr>
            </w:pPr>
            <w:r>
              <w:rPr>
                <w:spacing w:val="-2"/>
                <w:sz w:val="16"/>
              </w:rPr>
              <w:t>1.998</w:t>
            </w:r>
          </w:p>
        </w:tc>
        <w:tc>
          <w:tcPr>
            <w:tcW w:w="677" w:type="dxa"/>
          </w:tcPr>
          <w:p w14:paraId="2B0D0AC7" w14:textId="77777777" w:rsidR="00EA1924" w:rsidRDefault="00000000">
            <w:pPr>
              <w:pStyle w:val="TableParagraph"/>
              <w:spacing w:line="171" w:lineRule="exact"/>
              <w:rPr>
                <w:sz w:val="16"/>
              </w:rPr>
            </w:pPr>
            <w:r>
              <w:rPr>
                <w:spacing w:val="-2"/>
                <w:sz w:val="16"/>
              </w:rPr>
              <w:t>4.210</w:t>
            </w:r>
          </w:p>
        </w:tc>
        <w:tc>
          <w:tcPr>
            <w:tcW w:w="577" w:type="dxa"/>
          </w:tcPr>
          <w:p w14:paraId="2E633EA0" w14:textId="77777777" w:rsidR="00EA1924" w:rsidRDefault="00000000">
            <w:pPr>
              <w:pStyle w:val="TableParagraph"/>
              <w:spacing w:line="171" w:lineRule="exact"/>
              <w:ind w:left="101"/>
              <w:rPr>
                <w:sz w:val="16"/>
              </w:rPr>
            </w:pPr>
            <w:r>
              <w:rPr>
                <w:spacing w:val="-2"/>
                <w:sz w:val="16"/>
              </w:rPr>
              <w:t>13.466</w:t>
            </w:r>
          </w:p>
        </w:tc>
        <w:tc>
          <w:tcPr>
            <w:tcW w:w="198" w:type="dxa"/>
          </w:tcPr>
          <w:p w14:paraId="30663ACC" w14:textId="77777777" w:rsidR="00EA1924" w:rsidRDefault="00EA1924">
            <w:pPr>
              <w:pStyle w:val="TableParagraph"/>
              <w:spacing w:line="240" w:lineRule="auto"/>
              <w:jc w:val="left"/>
              <w:rPr>
                <w:rFonts w:ascii="Times New Roman"/>
                <w:sz w:val="12"/>
              </w:rPr>
            </w:pPr>
          </w:p>
        </w:tc>
        <w:tc>
          <w:tcPr>
            <w:tcW w:w="705" w:type="dxa"/>
          </w:tcPr>
          <w:p w14:paraId="5CEA6033" w14:textId="77777777" w:rsidR="00EA1924" w:rsidRDefault="00000000">
            <w:pPr>
              <w:pStyle w:val="TableParagraph"/>
              <w:spacing w:line="171" w:lineRule="exact"/>
              <w:ind w:left="3" w:right="94"/>
              <w:rPr>
                <w:sz w:val="16"/>
              </w:rPr>
            </w:pPr>
            <w:r>
              <w:rPr>
                <w:spacing w:val="-2"/>
                <w:sz w:val="16"/>
              </w:rPr>
              <w:t>1.923</w:t>
            </w:r>
          </w:p>
        </w:tc>
        <w:tc>
          <w:tcPr>
            <w:tcW w:w="676" w:type="dxa"/>
          </w:tcPr>
          <w:p w14:paraId="2679784B" w14:textId="77777777" w:rsidR="00EA1924" w:rsidRDefault="00000000">
            <w:pPr>
              <w:pStyle w:val="TableParagraph"/>
              <w:spacing w:line="171" w:lineRule="exact"/>
              <w:ind w:left="9"/>
              <w:rPr>
                <w:sz w:val="16"/>
              </w:rPr>
            </w:pPr>
            <w:r>
              <w:rPr>
                <w:spacing w:val="-2"/>
                <w:sz w:val="16"/>
              </w:rPr>
              <w:t>4.087</w:t>
            </w:r>
          </w:p>
        </w:tc>
        <w:tc>
          <w:tcPr>
            <w:tcW w:w="576" w:type="dxa"/>
          </w:tcPr>
          <w:p w14:paraId="1D08A113" w14:textId="77777777" w:rsidR="00EA1924" w:rsidRDefault="00000000">
            <w:pPr>
              <w:pStyle w:val="TableParagraph"/>
              <w:spacing w:line="171" w:lineRule="exact"/>
              <w:ind w:left="111"/>
              <w:rPr>
                <w:sz w:val="16"/>
              </w:rPr>
            </w:pPr>
            <w:r>
              <w:rPr>
                <w:spacing w:val="-2"/>
                <w:sz w:val="16"/>
              </w:rPr>
              <w:t>15.360</w:t>
            </w:r>
          </w:p>
        </w:tc>
        <w:tc>
          <w:tcPr>
            <w:tcW w:w="197" w:type="dxa"/>
          </w:tcPr>
          <w:p w14:paraId="6F1828D8" w14:textId="77777777" w:rsidR="00EA1924" w:rsidRDefault="00EA1924">
            <w:pPr>
              <w:pStyle w:val="TableParagraph"/>
              <w:spacing w:line="240" w:lineRule="auto"/>
              <w:jc w:val="left"/>
              <w:rPr>
                <w:rFonts w:ascii="Times New Roman"/>
                <w:sz w:val="12"/>
              </w:rPr>
            </w:pPr>
          </w:p>
        </w:tc>
        <w:tc>
          <w:tcPr>
            <w:tcW w:w="704" w:type="dxa"/>
          </w:tcPr>
          <w:p w14:paraId="0CE3E999" w14:textId="77777777" w:rsidR="00EA1924" w:rsidRDefault="00000000">
            <w:pPr>
              <w:pStyle w:val="TableParagraph"/>
              <w:spacing w:line="171" w:lineRule="exact"/>
              <w:ind w:right="76"/>
              <w:rPr>
                <w:sz w:val="16"/>
              </w:rPr>
            </w:pPr>
            <w:r>
              <w:rPr>
                <w:spacing w:val="-2"/>
                <w:sz w:val="16"/>
              </w:rPr>
              <w:t>1.905</w:t>
            </w:r>
          </w:p>
        </w:tc>
        <w:tc>
          <w:tcPr>
            <w:tcW w:w="675" w:type="dxa"/>
          </w:tcPr>
          <w:p w14:paraId="1E854144" w14:textId="77777777" w:rsidR="00EA1924" w:rsidRDefault="00000000">
            <w:pPr>
              <w:pStyle w:val="TableParagraph"/>
              <w:spacing w:line="171" w:lineRule="exact"/>
              <w:ind w:left="25"/>
              <w:rPr>
                <w:sz w:val="16"/>
              </w:rPr>
            </w:pPr>
            <w:r>
              <w:rPr>
                <w:spacing w:val="-2"/>
                <w:sz w:val="16"/>
              </w:rPr>
              <w:t>4.180</w:t>
            </w:r>
          </w:p>
        </w:tc>
        <w:tc>
          <w:tcPr>
            <w:tcW w:w="555" w:type="dxa"/>
          </w:tcPr>
          <w:p w14:paraId="79258765" w14:textId="77777777" w:rsidR="00EA1924" w:rsidRDefault="00000000">
            <w:pPr>
              <w:pStyle w:val="TableParagraph"/>
              <w:spacing w:line="171" w:lineRule="exact"/>
              <w:ind w:left="133" w:right="-29"/>
              <w:rPr>
                <w:sz w:val="16"/>
              </w:rPr>
            </w:pPr>
            <w:r>
              <w:rPr>
                <w:spacing w:val="-2"/>
                <w:sz w:val="16"/>
              </w:rPr>
              <w:t>13.354</w:t>
            </w:r>
          </w:p>
        </w:tc>
      </w:tr>
      <w:tr w:rsidR="00EA1924" w14:paraId="08BA0602" w14:textId="77777777">
        <w:trPr>
          <w:trHeight w:val="187"/>
        </w:trPr>
        <w:tc>
          <w:tcPr>
            <w:tcW w:w="2252" w:type="dxa"/>
          </w:tcPr>
          <w:p w14:paraId="2CCC44FE" w14:textId="77777777" w:rsidR="00EA1924" w:rsidRDefault="00000000">
            <w:pPr>
              <w:pStyle w:val="TableParagraph"/>
              <w:spacing w:line="168" w:lineRule="exact"/>
              <w:jc w:val="left"/>
              <w:rPr>
                <w:sz w:val="16"/>
              </w:rPr>
            </w:pPr>
            <w:r>
              <w:rPr>
                <w:sz w:val="16"/>
              </w:rPr>
              <w:t>Decision</w:t>
            </w:r>
            <w:r>
              <w:rPr>
                <w:spacing w:val="-8"/>
                <w:sz w:val="16"/>
              </w:rPr>
              <w:t xml:space="preserve"> </w:t>
            </w:r>
            <w:r>
              <w:rPr>
                <w:spacing w:val="-4"/>
                <w:sz w:val="16"/>
              </w:rPr>
              <w:t>Tree</w:t>
            </w:r>
          </w:p>
        </w:tc>
        <w:tc>
          <w:tcPr>
            <w:tcW w:w="706" w:type="dxa"/>
          </w:tcPr>
          <w:p w14:paraId="337F9233" w14:textId="77777777" w:rsidR="00EA1924" w:rsidRDefault="00000000">
            <w:pPr>
              <w:pStyle w:val="TableParagraph"/>
              <w:spacing w:line="168" w:lineRule="exact"/>
              <w:ind w:right="97"/>
              <w:rPr>
                <w:sz w:val="16"/>
              </w:rPr>
            </w:pPr>
            <w:r>
              <w:rPr>
                <w:spacing w:val="-2"/>
                <w:sz w:val="16"/>
              </w:rPr>
              <w:t>4.410</w:t>
            </w:r>
          </w:p>
        </w:tc>
        <w:tc>
          <w:tcPr>
            <w:tcW w:w="677" w:type="dxa"/>
          </w:tcPr>
          <w:p w14:paraId="401884C5" w14:textId="77777777" w:rsidR="00EA1924" w:rsidRDefault="00000000">
            <w:pPr>
              <w:pStyle w:val="TableParagraph"/>
              <w:spacing w:line="168" w:lineRule="exact"/>
              <w:rPr>
                <w:sz w:val="16"/>
              </w:rPr>
            </w:pPr>
            <w:r>
              <w:rPr>
                <w:spacing w:val="-2"/>
                <w:sz w:val="16"/>
              </w:rPr>
              <w:t>9.723</w:t>
            </w:r>
          </w:p>
        </w:tc>
        <w:tc>
          <w:tcPr>
            <w:tcW w:w="577" w:type="dxa"/>
          </w:tcPr>
          <w:p w14:paraId="07AA5608" w14:textId="77777777" w:rsidR="00EA1924" w:rsidRDefault="00000000">
            <w:pPr>
              <w:pStyle w:val="TableParagraph"/>
              <w:spacing w:line="168" w:lineRule="exact"/>
              <w:ind w:left="101"/>
              <w:rPr>
                <w:sz w:val="16"/>
              </w:rPr>
            </w:pPr>
            <w:r>
              <w:rPr>
                <w:spacing w:val="-2"/>
                <w:sz w:val="16"/>
              </w:rPr>
              <w:t>16.067</w:t>
            </w:r>
          </w:p>
        </w:tc>
        <w:tc>
          <w:tcPr>
            <w:tcW w:w="198" w:type="dxa"/>
          </w:tcPr>
          <w:p w14:paraId="2CB329EE" w14:textId="77777777" w:rsidR="00EA1924" w:rsidRDefault="00EA1924">
            <w:pPr>
              <w:pStyle w:val="TableParagraph"/>
              <w:spacing w:line="240" w:lineRule="auto"/>
              <w:jc w:val="left"/>
              <w:rPr>
                <w:rFonts w:ascii="Times New Roman"/>
                <w:sz w:val="12"/>
              </w:rPr>
            </w:pPr>
          </w:p>
        </w:tc>
        <w:tc>
          <w:tcPr>
            <w:tcW w:w="705" w:type="dxa"/>
          </w:tcPr>
          <w:p w14:paraId="705C4BB3" w14:textId="77777777" w:rsidR="00EA1924" w:rsidRDefault="00000000">
            <w:pPr>
              <w:pStyle w:val="TableParagraph"/>
              <w:spacing w:line="168" w:lineRule="exact"/>
              <w:ind w:left="3" w:right="94"/>
              <w:rPr>
                <w:sz w:val="16"/>
              </w:rPr>
            </w:pPr>
            <w:r>
              <w:rPr>
                <w:spacing w:val="-2"/>
                <w:sz w:val="16"/>
              </w:rPr>
              <w:t>4.327</w:t>
            </w:r>
          </w:p>
        </w:tc>
        <w:tc>
          <w:tcPr>
            <w:tcW w:w="676" w:type="dxa"/>
          </w:tcPr>
          <w:p w14:paraId="1FD113BB" w14:textId="77777777" w:rsidR="00EA1924" w:rsidRDefault="00000000">
            <w:pPr>
              <w:pStyle w:val="TableParagraph"/>
              <w:spacing w:line="168" w:lineRule="exact"/>
              <w:ind w:left="9" w:right="1"/>
              <w:rPr>
                <w:sz w:val="16"/>
              </w:rPr>
            </w:pPr>
            <w:r>
              <w:rPr>
                <w:spacing w:val="-2"/>
                <w:sz w:val="16"/>
              </w:rPr>
              <w:t>9.040</w:t>
            </w:r>
          </w:p>
        </w:tc>
        <w:tc>
          <w:tcPr>
            <w:tcW w:w="576" w:type="dxa"/>
          </w:tcPr>
          <w:p w14:paraId="32EEB098" w14:textId="77777777" w:rsidR="00EA1924" w:rsidRDefault="00000000">
            <w:pPr>
              <w:pStyle w:val="TableParagraph"/>
              <w:spacing w:line="168" w:lineRule="exact"/>
              <w:ind w:left="111"/>
              <w:rPr>
                <w:sz w:val="16"/>
              </w:rPr>
            </w:pPr>
            <w:r>
              <w:rPr>
                <w:spacing w:val="-2"/>
                <w:sz w:val="16"/>
              </w:rPr>
              <w:t>15.703</w:t>
            </w:r>
          </w:p>
        </w:tc>
        <w:tc>
          <w:tcPr>
            <w:tcW w:w="197" w:type="dxa"/>
          </w:tcPr>
          <w:p w14:paraId="09F991E3" w14:textId="77777777" w:rsidR="00EA1924" w:rsidRDefault="00EA1924">
            <w:pPr>
              <w:pStyle w:val="TableParagraph"/>
              <w:spacing w:line="240" w:lineRule="auto"/>
              <w:jc w:val="left"/>
              <w:rPr>
                <w:rFonts w:ascii="Times New Roman"/>
                <w:sz w:val="12"/>
              </w:rPr>
            </w:pPr>
          </w:p>
        </w:tc>
        <w:tc>
          <w:tcPr>
            <w:tcW w:w="704" w:type="dxa"/>
          </w:tcPr>
          <w:p w14:paraId="465E5CB3" w14:textId="77777777" w:rsidR="00EA1924" w:rsidRDefault="00000000">
            <w:pPr>
              <w:pStyle w:val="TableParagraph"/>
              <w:spacing w:line="168" w:lineRule="exact"/>
              <w:ind w:right="76"/>
              <w:rPr>
                <w:sz w:val="16"/>
              </w:rPr>
            </w:pPr>
            <w:r>
              <w:rPr>
                <w:spacing w:val="-2"/>
                <w:sz w:val="16"/>
              </w:rPr>
              <w:t>4.412</w:t>
            </w:r>
          </w:p>
        </w:tc>
        <w:tc>
          <w:tcPr>
            <w:tcW w:w="675" w:type="dxa"/>
          </w:tcPr>
          <w:p w14:paraId="2D171173" w14:textId="77777777" w:rsidR="00EA1924" w:rsidRDefault="00000000">
            <w:pPr>
              <w:pStyle w:val="TableParagraph"/>
              <w:spacing w:line="168" w:lineRule="exact"/>
              <w:ind w:left="25"/>
              <w:rPr>
                <w:sz w:val="16"/>
              </w:rPr>
            </w:pPr>
            <w:r>
              <w:rPr>
                <w:spacing w:val="-2"/>
                <w:sz w:val="16"/>
              </w:rPr>
              <w:t>9.425</w:t>
            </w:r>
          </w:p>
        </w:tc>
        <w:tc>
          <w:tcPr>
            <w:tcW w:w="555" w:type="dxa"/>
          </w:tcPr>
          <w:p w14:paraId="69053B1F" w14:textId="77777777" w:rsidR="00EA1924" w:rsidRDefault="00000000">
            <w:pPr>
              <w:pStyle w:val="TableParagraph"/>
              <w:spacing w:line="168" w:lineRule="exact"/>
              <w:ind w:left="133" w:right="-29"/>
              <w:rPr>
                <w:sz w:val="16"/>
              </w:rPr>
            </w:pPr>
            <w:r>
              <w:rPr>
                <w:spacing w:val="-2"/>
                <w:sz w:val="16"/>
              </w:rPr>
              <w:t>18.467</w:t>
            </w:r>
          </w:p>
        </w:tc>
      </w:tr>
      <w:tr w:rsidR="00EA1924" w14:paraId="316E569C" w14:textId="77777777">
        <w:trPr>
          <w:trHeight w:val="189"/>
        </w:trPr>
        <w:tc>
          <w:tcPr>
            <w:tcW w:w="2252" w:type="dxa"/>
          </w:tcPr>
          <w:p w14:paraId="638523DC" w14:textId="77777777" w:rsidR="00EA1924" w:rsidRDefault="00000000">
            <w:pPr>
              <w:pStyle w:val="TableParagraph"/>
              <w:jc w:val="left"/>
              <w:rPr>
                <w:sz w:val="16"/>
              </w:rPr>
            </w:pPr>
            <w:r>
              <w:rPr>
                <w:spacing w:val="-2"/>
                <w:sz w:val="16"/>
              </w:rPr>
              <w:t>Lasso</w:t>
            </w:r>
          </w:p>
        </w:tc>
        <w:tc>
          <w:tcPr>
            <w:tcW w:w="706" w:type="dxa"/>
          </w:tcPr>
          <w:p w14:paraId="05BDA46A" w14:textId="77777777" w:rsidR="00EA1924" w:rsidRDefault="00000000">
            <w:pPr>
              <w:pStyle w:val="TableParagraph"/>
              <w:ind w:right="97"/>
              <w:rPr>
                <w:sz w:val="16"/>
              </w:rPr>
            </w:pPr>
            <w:r>
              <w:rPr>
                <w:spacing w:val="-2"/>
                <w:sz w:val="16"/>
              </w:rPr>
              <w:t>6.478</w:t>
            </w:r>
          </w:p>
        </w:tc>
        <w:tc>
          <w:tcPr>
            <w:tcW w:w="677" w:type="dxa"/>
          </w:tcPr>
          <w:p w14:paraId="575922CA" w14:textId="77777777" w:rsidR="00EA1924" w:rsidRDefault="00000000">
            <w:pPr>
              <w:pStyle w:val="TableParagraph"/>
              <w:rPr>
                <w:sz w:val="16"/>
              </w:rPr>
            </w:pPr>
            <w:r>
              <w:rPr>
                <w:spacing w:val="-2"/>
                <w:sz w:val="16"/>
              </w:rPr>
              <w:t>24.696</w:t>
            </w:r>
          </w:p>
        </w:tc>
        <w:tc>
          <w:tcPr>
            <w:tcW w:w="577" w:type="dxa"/>
          </w:tcPr>
          <w:p w14:paraId="119886A3" w14:textId="77777777" w:rsidR="00EA1924" w:rsidRDefault="00000000">
            <w:pPr>
              <w:pStyle w:val="TableParagraph"/>
              <w:ind w:left="101"/>
              <w:rPr>
                <w:sz w:val="16"/>
              </w:rPr>
            </w:pPr>
            <w:r>
              <w:rPr>
                <w:spacing w:val="-2"/>
                <w:sz w:val="16"/>
              </w:rPr>
              <w:t>44.001</w:t>
            </w:r>
          </w:p>
        </w:tc>
        <w:tc>
          <w:tcPr>
            <w:tcW w:w="198" w:type="dxa"/>
          </w:tcPr>
          <w:p w14:paraId="2371DA3B" w14:textId="77777777" w:rsidR="00EA1924" w:rsidRDefault="00EA1924">
            <w:pPr>
              <w:pStyle w:val="TableParagraph"/>
              <w:spacing w:line="240" w:lineRule="auto"/>
              <w:jc w:val="left"/>
              <w:rPr>
                <w:rFonts w:ascii="Times New Roman"/>
                <w:sz w:val="12"/>
              </w:rPr>
            </w:pPr>
          </w:p>
        </w:tc>
        <w:tc>
          <w:tcPr>
            <w:tcW w:w="705" w:type="dxa"/>
          </w:tcPr>
          <w:p w14:paraId="61CDDA0E" w14:textId="77777777" w:rsidR="00EA1924" w:rsidRDefault="00000000">
            <w:pPr>
              <w:pStyle w:val="TableParagraph"/>
              <w:ind w:left="3" w:right="94"/>
              <w:rPr>
                <w:sz w:val="16"/>
              </w:rPr>
            </w:pPr>
            <w:r>
              <w:rPr>
                <w:spacing w:val="-2"/>
                <w:sz w:val="16"/>
              </w:rPr>
              <w:t>6.151</w:t>
            </w:r>
          </w:p>
        </w:tc>
        <w:tc>
          <w:tcPr>
            <w:tcW w:w="676" w:type="dxa"/>
          </w:tcPr>
          <w:p w14:paraId="31333603" w14:textId="77777777" w:rsidR="00EA1924" w:rsidRDefault="00000000">
            <w:pPr>
              <w:pStyle w:val="TableParagraph"/>
              <w:ind w:left="9" w:right="1"/>
              <w:rPr>
                <w:sz w:val="16"/>
              </w:rPr>
            </w:pPr>
            <w:r>
              <w:rPr>
                <w:spacing w:val="-2"/>
                <w:sz w:val="16"/>
              </w:rPr>
              <w:t>23.682</w:t>
            </w:r>
          </w:p>
        </w:tc>
        <w:tc>
          <w:tcPr>
            <w:tcW w:w="576" w:type="dxa"/>
          </w:tcPr>
          <w:p w14:paraId="14ABCC49" w14:textId="77777777" w:rsidR="00EA1924" w:rsidRDefault="00000000">
            <w:pPr>
              <w:pStyle w:val="TableParagraph"/>
              <w:ind w:left="111"/>
              <w:rPr>
                <w:sz w:val="16"/>
              </w:rPr>
            </w:pPr>
            <w:r>
              <w:rPr>
                <w:spacing w:val="-2"/>
                <w:sz w:val="16"/>
              </w:rPr>
              <w:t>45.374</w:t>
            </w:r>
          </w:p>
        </w:tc>
        <w:tc>
          <w:tcPr>
            <w:tcW w:w="197" w:type="dxa"/>
          </w:tcPr>
          <w:p w14:paraId="1DC8D308" w14:textId="77777777" w:rsidR="00EA1924" w:rsidRDefault="00EA1924">
            <w:pPr>
              <w:pStyle w:val="TableParagraph"/>
              <w:spacing w:line="240" w:lineRule="auto"/>
              <w:jc w:val="left"/>
              <w:rPr>
                <w:rFonts w:ascii="Times New Roman"/>
                <w:sz w:val="12"/>
              </w:rPr>
            </w:pPr>
          </w:p>
        </w:tc>
        <w:tc>
          <w:tcPr>
            <w:tcW w:w="704" w:type="dxa"/>
          </w:tcPr>
          <w:p w14:paraId="3C548A76" w14:textId="77777777" w:rsidR="00EA1924" w:rsidRDefault="00000000">
            <w:pPr>
              <w:pStyle w:val="TableParagraph"/>
              <w:ind w:right="76"/>
              <w:rPr>
                <w:sz w:val="16"/>
              </w:rPr>
            </w:pPr>
            <w:r>
              <w:rPr>
                <w:spacing w:val="-2"/>
                <w:sz w:val="16"/>
              </w:rPr>
              <w:t>6.642</w:t>
            </w:r>
          </w:p>
        </w:tc>
        <w:tc>
          <w:tcPr>
            <w:tcW w:w="675" w:type="dxa"/>
          </w:tcPr>
          <w:p w14:paraId="12509F52" w14:textId="77777777" w:rsidR="00EA1924" w:rsidRDefault="00000000">
            <w:pPr>
              <w:pStyle w:val="TableParagraph"/>
              <w:ind w:left="25"/>
              <w:rPr>
                <w:sz w:val="16"/>
              </w:rPr>
            </w:pPr>
            <w:r>
              <w:rPr>
                <w:spacing w:val="-2"/>
                <w:sz w:val="16"/>
              </w:rPr>
              <w:t>25.267</w:t>
            </w:r>
          </w:p>
        </w:tc>
        <w:tc>
          <w:tcPr>
            <w:tcW w:w="555" w:type="dxa"/>
          </w:tcPr>
          <w:p w14:paraId="39FCC715" w14:textId="77777777" w:rsidR="00EA1924" w:rsidRDefault="00000000">
            <w:pPr>
              <w:pStyle w:val="TableParagraph"/>
              <w:ind w:left="133" w:right="-29"/>
              <w:rPr>
                <w:sz w:val="16"/>
              </w:rPr>
            </w:pPr>
            <w:r>
              <w:rPr>
                <w:spacing w:val="-2"/>
                <w:sz w:val="16"/>
              </w:rPr>
              <w:t>42.222</w:t>
            </w:r>
          </w:p>
        </w:tc>
      </w:tr>
      <w:tr w:rsidR="00EA1924" w14:paraId="5A1B8488" w14:textId="77777777">
        <w:trPr>
          <w:trHeight w:val="189"/>
        </w:trPr>
        <w:tc>
          <w:tcPr>
            <w:tcW w:w="2252" w:type="dxa"/>
          </w:tcPr>
          <w:p w14:paraId="70FD5A50" w14:textId="77777777" w:rsidR="00EA1924" w:rsidRDefault="00000000">
            <w:pPr>
              <w:pStyle w:val="TableParagraph"/>
              <w:jc w:val="left"/>
              <w:rPr>
                <w:sz w:val="16"/>
              </w:rPr>
            </w:pPr>
            <w:r>
              <w:rPr>
                <w:spacing w:val="-4"/>
                <w:sz w:val="16"/>
              </w:rPr>
              <w:t>PLSR</w:t>
            </w:r>
          </w:p>
        </w:tc>
        <w:tc>
          <w:tcPr>
            <w:tcW w:w="706" w:type="dxa"/>
          </w:tcPr>
          <w:p w14:paraId="427E9F61" w14:textId="77777777" w:rsidR="00EA1924" w:rsidRDefault="00000000">
            <w:pPr>
              <w:pStyle w:val="TableParagraph"/>
              <w:ind w:right="97"/>
              <w:rPr>
                <w:sz w:val="16"/>
              </w:rPr>
            </w:pPr>
            <w:r>
              <w:rPr>
                <w:spacing w:val="-2"/>
                <w:sz w:val="16"/>
              </w:rPr>
              <w:t>6.520</w:t>
            </w:r>
          </w:p>
        </w:tc>
        <w:tc>
          <w:tcPr>
            <w:tcW w:w="677" w:type="dxa"/>
          </w:tcPr>
          <w:p w14:paraId="0EB530DF" w14:textId="77777777" w:rsidR="00EA1924" w:rsidRDefault="00000000">
            <w:pPr>
              <w:pStyle w:val="TableParagraph"/>
              <w:rPr>
                <w:sz w:val="16"/>
              </w:rPr>
            </w:pPr>
            <w:r>
              <w:rPr>
                <w:spacing w:val="-2"/>
                <w:sz w:val="16"/>
              </w:rPr>
              <w:t>24.734</w:t>
            </w:r>
          </w:p>
        </w:tc>
        <w:tc>
          <w:tcPr>
            <w:tcW w:w="577" w:type="dxa"/>
          </w:tcPr>
          <w:p w14:paraId="58208C50" w14:textId="77777777" w:rsidR="00EA1924" w:rsidRDefault="00000000">
            <w:pPr>
              <w:pStyle w:val="TableParagraph"/>
              <w:ind w:left="101"/>
              <w:rPr>
                <w:sz w:val="16"/>
              </w:rPr>
            </w:pPr>
            <w:r>
              <w:rPr>
                <w:spacing w:val="-2"/>
                <w:sz w:val="16"/>
              </w:rPr>
              <w:t>43.855</w:t>
            </w:r>
          </w:p>
        </w:tc>
        <w:tc>
          <w:tcPr>
            <w:tcW w:w="198" w:type="dxa"/>
          </w:tcPr>
          <w:p w14:paraId="73B3C6D4" w14:textId="77777777" w:rsidR="00EA1924" w:rsidRDefault="00EA1924">
            <w:pPr>
              <w:pStyle w:val="TableParagraph"/>
              <w:spacing w:line="240" w:lineRule="auto"/>
              <w:jc w:val="left"/>
              <w:rPr>
                <w:rFonts w:ascii="Times New Roman"/>
                <w:sz w:val="12"/>
              </w:rPr>
            </w:pPr>
          </w:p>
        </w:tc>
        <w:tc>
          <w:tcPr>
            <w:tcW w:w="705" w:type="dxa"/>
          </w:tcPr>
          <w:p w14:paraId="52DFB730" w14:textId="77777777" w:rsidR="00EA1924" w:rsidRDefault="00000000">
            <w:pPr>
              <w:pStyle w:val="TableParagraph"/>
              <w:ind w:left="3" w:right="94"/>
              <w:rPr>
                <w:sz w:val="16"/>
              </w:rPr>
            </w:pPr>
            <w:r>
              <w:rPr>
                <w:spacing w:val="-2"/>
                <w:sz w:val="16"/>
              </w:rPr>
              <w:t>6.161</w:t>
            </w:r>
          </w:p>
        </w:tc>
        <w:tc>
          <w:tcPr>
            <w:tcW w:w="676" w:type="dxa"/>
          </w:tcPr>
          <w:p w14:paraId="6B839629" w14:textId="77777777" w:rsidR="00EA1924" w:rsidRDefault="00000000">
            <w:pPr>
              <w:pStyle w:val="TableParagraph"/>
              <w:ind w:left="9" w:right="1"/>
              <w:rPr>
                <w:sz w:val="16"/>
              </w:rPr>
            </w:pPr>
            <w:r>
              <w:rPr>
                <w:spacing w:val="-2"/>
                <w:sz w:val="16"/>
              </w:rPr>
              <w:t>23.939</w:t>
            </w:r>
          </w:p>
        </w:tc>
        <w:tc>
          <w:tcPr>
            <w:tcW w:w="576" w:type="dxa"/>
          </w:tcPr>
          <w:p w14:paraId="3224880D" w14:textId="77777777" w:rsidR="00EA1924" w:rsidRDefault="00000000">
            <w:pPr>
              <w:pStyle w:val="TableParagraph"/>
              <w:ind w:left="111"/>
              <w:rPr>
                <w:sz w:val="16"/>
              </w:rPr>
            </w:pPr>
            <w:r>
              <w:rPr>
                <w:spacing w:val="-2"/>
                <w:sz w:val="16"/>
              </w:rPr>
              <w:t>45.211</w:t>
            </w:r>
          </w:p>
        </w:tc>
        <w:tc>
          <w:tcPr>
            <w:tcW w:w="197" w:type="dxa"/>
          </w:tcPr>
          <w:p w14:paraId="3E841697" w14:textId="77777777" w:rsidR="00EA1924" w:rsidRDefault="00EA1924">
            <w:pPr>
              <w:pStyle w:val="TableParagraph"/>
              <w:spacing w:line="240" w:lineRule="auto"/>
              <w:jc w:val="left"/>
              <w:rPr>
                <w:rFonts w:ascii="Times New Roman"/>
                <w:sz w:val="12"/>
              </w:rPr>
            </w:pPr>
          </w:p>
        </w:tc>
        <w:tc>
          <w:tcPr>
            <w:tcW w:w="704" w:type="dxa"/>
          </w:tcPr>
          <w:p w14:paraId="6C637DB6" w14:textId="77777777" w:rsidR="00EA1924" w:rsidRDefault="00000000">
            <w:pPr>
              <w:pStyle w:val="TableParagraph"/>
              <w:ind w:right="76"/>
              <w:rPr>
                <w:sz w:val="16"/>
              </w:rPr>
            </w:pPr>
            <w:r>
              <w:rPr>
                <w:spacing w:val="-2"/>
                <w:sz w:val="16"/>
              </w:rPr>
              <w:t>6.650</w:t>
            </w:r>
          </w:p>
        </w:tc>
        <w:tc>
          <w:tcPr>
            <w:tcW w:w="675" w:type="dxa"/>
          </w:tcPr>
          <w:p w14:paraId="3FDAADAC" w14:textId="77777777" w:rsidR="00EA1924" w:rsidRDefault="00000000">
            <w:pPr>
              <w:pStyle w:val="TableParagraph"/>
              <w:ind w:left="25"/>
              <w:rPr>
                <w:sz w:val="16"/>
              </w:rPr>
            </w:pPr>
            <w:r>
              <w:rPr>
                <w:spacing w:val="-2"/>
                <w:sz w:val="16"/>
              </w:rPr>
              <w:t>25.305</w:t>
            </w:r>
          </w:p>
        </w:tc>
        <w:tc>
          <w:tcPr>
            <w:tcW w:w="555" w:type="dxa"/>
          </w:tcPr>
          <w:p w14:paraId="43457162" w14:textId="77777777" w:rsidR="00EA1924" w:rsidRDefault="00000000">
            <w:pPr>
              <w:pStyle w:val="TableParagraph"/>
              <w:ind w:left="133" w:right="-29"/>
              <w:rPr>
                <w:sz w:val="16"/>
              </w:rPr>
            </w:pPr>
            <w:r>
              <w:rPr>
                <w:spacing w:val="-2"/>
                <w:sz w:val="16"/>
              </w:rPr>
              <w:t>42.061</w:t>
            </w:r>
          </w:p>
        </w:tc>
      </w:tr>
      <w:tr w:rsidR="00EA1924" w14:paraId="7AC0D788" w14:textId="77777777">
        <w:trPr>
          <w:trHeight w:val="189"/>
        </w:trPr>
        <w:tc>
          <w:tcPr>
            <w:tcW w:w="2252" w:type="dxa"/>
          </w:tcPr>
          <w:p w14:paraId="6CB83DA1" w14:textId="77777777" w:rsidR="00EA1924" w:rsidRDefault="00000000">
            <w:pPr>
              <w:pStyle w:val="TableParagraph"/>
              <w:jc w:val="left"/>
              <w:rPr>
                <w:sz w:val="16"/>
              </w:rPr>
            </w:pPr>
            <w:r>
              <w:rPr>
                <w:sz w:val="16"/>
              </w:rPr>
              <w:t>Elastic</w:t>
            </w:r>
            <w:r>
              <w:rPr>
                <w:spacing w:val="-6"/>
                <w:sz w:val="16"/>
              </w:rPr>
              <w:t xml:space="preserve"> </w:t>
            </w:r>
            <w:r>
              <w:rPr>
                <w:spacing w:val="-5"/>
                <w:sz w:val="16"/>
              </w:rPr>
              <w:t>Net</w:t>
            </w:r>
          </w:p>
        </w:tc>
        <w:tc>
          <w:tcPr>
            <w:tcW w:w="706" w:type="dxa"/>
          </w:tcPr>
          <w:p w14:paraId="73213CBA" w14:textId="77777777" w:rsidR="00EA1924" w:rsidRDefault="00000000">
            <w:pPr>
              <w:pStyle w:val="TableParagraph"/>
              <w:ind w:right="97"/>
              <w:rPr>
                <w:sz w:val="16"/>
              </w:rPr>
            </w:pPr>
            <w:r>
              <w:rPr>
                <w:spacing w:val="-2"/>
                <w:sz w:val="16"/>
              </w:rPr>
              <w:t>6.532</w:t>
            </w:r>
          </w:p>
        </w:tc>
        <w:tc>
          <w:tcPr>
            <w:tcW w:w="677" w:type="dxa"/>
          </w:tcPr>
          <w:p w14:paraId="5D23937F" w14:textId="77777777" w:rsidR="00EA1924" w:rsidRDefault="00000000">
            <w:pPr>
              <w:pStyle w:val="TableParagraph"/>
              <w:rPr>
                <w:sz w:val="16"/>
              </w:rPr>
            </w:pPr>
            <w:r>
              <w:rPr>
                <w:spacing w:val="-2"/>
                <w:sz w:val="16"/>
              </w:rPr>
              <w:t>24.777</w:t>
            </w:r>
          </w:p>
        </w:tc>
        <w:tc>
          <w:tcPr>
            <w:tcW w:w="577" w:type="dxa"/>
          </w:tcPr>
          <w:p w14:paraId="38DE4694" w14:textId="77777777" w:rsidR="00EA1924" w:rsidRDefault="00000000">
            <w:pPr>
              <w:pStyle w:val="TableParagraph"/>
              <w:ind w:left="101"/>
              <w:rPr>
                <w:sz w:val="16"/>
              </w:rPr>
            </w:pPr>
            <w:r>
              <w:rPr>
                <w:spacing w:val="-2"/>
                <w:sz w:val="16"/>
              </w:rPr>
              <w:t>43.927</w:t>
            </w:r>
          </w:p>
        </w:tc>
        <w:tc>
          <w:tcPr>
            <w:tcW w:w="198" w:type="dxa"/>
          </w:tcPr>
          <w:p w14:paraId="424674A1" w14:textId="77777777" w:rsidR="00EA1924" w:rsidRDefault="00EA1924">
            <w:pPr>
              <w:pStyle w:val="TableParagraph"/>
              <w:spacing w:line="240" w:lineRule="auto"/>
              <w:jc w:val="left"/>
              <w:rPr>
                <w:rFonts w:ascii="Times New Roman"/>
                <w:sz w:val="12"/>
              </w:rPr>
            </w:pPr>
          </w:p>
        </w:tc>
        <w:tc>
          <w:tcPr>
            <w:tcW w:w="705" w:type="dxa"/>
          </w:tcPr>
          <w:p w14:paraId="23F52EAA" w14:textId="77777777" w:rsidR="00EA1924" w:rsidRDefault="00000000">
            <w:pPr>
              <w:pStyle w:val="TableParagraph"/>
              <w:ind w:left="3" w:right="94"/>
              <w:rPr>
                <w:sz w:val="16"/>
              </w:rPr>
            </w:pPr>
            <w:r>
              <w:rPr>
                <w:spacing w:val="-2"/>
                <w:sz w:val="16"/>
              </w:rPr>
              <w:t>6.143</w:t>
            </w:r>
          </w:p>
        </w:tc>
        <w:tc>
          <w:tcPr>
            <w:tcW w:w="676" w:type="dxa"/>
          </w:tcPr>
          <w:p w14:paraId="100BF1FF" w14:textId="77777777" w:rsidR="00EA1924" w:rsidRDefault="00000000">
            <w:pPr>
              <w:pStyle w:val="TableParagraph"/>
              <w:ind w:left="9" w:right="1"/>
              <w:rPr>
                <w:sz w:val="16"/>
              </w:rPr>
            </w:pPr>
            <w:r>
              <w:rPr>
                <w:spacing w:val="-2"/>
                <w:sz w:val="16"/>
              </w:rPr>
              <w:t>23.591</w:t>
            </w:r>
          </w:p>
        </w:tc>
        <w:tc>
          <w:tcPr>
            <w:tcW w:w="576" w:type="dxa"/>
          </w:tcPr>
          <w:p w14:paraId="354F8CFE" w14:textId="77777777" w:rsidR="00EA1924" w:rsidRDefault="00000000">
            <w:pPr>
              <w:pStyle w:val="TableParagraph"/>
              <w:ind w:left="111"/>
              <w:rPr>
                <w:sz w:val="16"/>
              </w:rPr>
            </w:pPr>
            <w:r>
              <w:rPr>
                <w:spacing w:val="-2"/>
                <w:sz w:val="16"/>
              </w:rPr>
              <w:t>45.294</w:t>
            </w:r>
          </w:p>
        </w:tc>
        <w:tc>
          <w:tcPr>
            <w:tcW w:w="197" w:type="dxa"/>
          </w:tcPr>
          <w:p w14:paraId="47E0BF72" w14:textId="77777777" w:rsidR="00EA1924" w:rsidRDefault="00EA1924">
            <w:pPr>
              <w:pStyle w:val="TableParagraph"/>
              <w:spacing w:line="240" w:lineRule="auto"/>
              <w:jc w:val="left"/>
              <w:rPr>
                <w:rFonts w:ascii="Times New Roman"/>
                <w:sz w:val="12"/>
              </w:rPr>
            </w:pPr>
          </w:p>
        </w:tc>
        <w:tc>
          <w:tcPr>
            <w:tcW w:w="704" w:type="dxa"/>
          </w:tcPr>
          <w:p w14:paraId="141D43B8" w14:textId="77777777" w:rsidR="00EA1924" w:rsidRDefault="00000000">
            <w:pPr>
              <w:pStyle w:val="TableParagraph"/>
              <w:ind w:right="76"/>
              <w:rPr>
                <w:sz w:val="16"/>
              </w:rPr>
            </w:pPr>
            <w:r>
              <w:rPr>
                <w:spacing w:val="-2"/>
                <w:sz w:val="16"/>
              </w:rPr>
              <w:t>6.640</w:t>
            </w:r>
          </w:p>
        </w:tc>
        <w:tc>
          <w:tcPr>
            <w:tcW w:w="675" w:type="dxa"/>
          </w:tcPr>
          <w:p w14:paraId="41BBB260" w14:textId="77777777" w:rsidR="00EA1924" w:rsidRDefault="00000000">
            <w:pPr>
              <w:pStyle w:val="TableParagraph"/>
              <w:ind w:left="25"/>
              <w:rPr>
                <w:sz w:val="16"/>
              </w:rPr>
            </w:pPr>
            <w:r>
              <w:rPr>
                <w:spacing w:val="-2"/>
                <w:sz w:val="16"/>
              </w:rPr>
              <w:t>25.312</w:t>
            </w:r>
          </w:p>
        </w:tc>
        <w:tc>
          <w:tcPr>
            <w:tcW w:w="555" w:type="dxa"/>
          </w:tcPr>
          <w:p w14:paraId="58B6E01F" w14:textId="77777777" w:rsidR="00EA1924" w:rsidRDefault="00000000">
            <w:pPr>
              <w:pStyle w:val="TableParagraph"/>
              <w:ind w:left="133" w:right="-29"/>
              <w:rPr>
                <w:sz w:val="16"/>
              </w:rPr>
            </w:pPr>
            <w:r>
              <w:rPr>
                <w:spacing w:val="-2"/>
                <w:sz w:val="16"/>
              </w:rPr>
              <w:t>42.144</w:t>
            </w:r>
          </w:p>
        </w:tc>
      </w:tr>
      <w:tr w:rsidR="00EA1924" w14:paraId="75E8D9F4" w14:textId="77777777">
        <w:trPr>
          <w:trHeight w:val="189"/>
        </w:trPr>
        <w:tc>
          <w:tcPr>
            <w:tcW w:w="2252" w:type="dxa"/>
          </w:tcPr>
          <w:p w14:paraId="5319672E" w14:textId="77777777" w:rsidR="00EA1924" w:rsidRDefault="00000000">
            <w:pPr>
              <w:pStyle w:val="TableParagraph"/>
              <w:jc w:val="left"/>
              <w:rPr>
                <w:sz w:val="16"/>
              </w:rPr>
            </w:pPr>
            <w:r>
              <w:rPr>
                <w:spacing w:val="-2"/>
                <w:sz w:val="16"/>
              </w:rPr>
              <w:t>Ridge</w:t>
            </w:r>
          </w:p>
        </w:tc>
        <w:tc>
          <w:tcPr>
            <w:tcW w:w="706" w:type="dxa"/>
          </w:tcPr>
          <w:p w14:paraId="10982369" w14:textId="77777777" w:rsidR="00EA1924" w:rsidRDefault="00000000">
            <w:pPr>
              <w:pStyle w:val="TableParagraph"/>
              <w:ind w:right="97"/>
              <w:rPr>
                <w:sz w:val="16"/>
              </w:rPr>
            </w:pPr>
            <w:r>
              <w:rPr>
                <w:spacing w:val="-2"/>
                <w:sz w:val="16"/>
              </w:rPr>
              <w:t>6.545</w:t>
            </w:r>
          </w:p>
        </w:tc>
        <w:tc>
          <w:tcPr>
            <w:tcW w:w="677" w:type="dxa"/>
          </w:tcPr>
          <w:p w14:paraId="37932280" w14:textId="77777777" w:rsidR="00EA1924" w:rsidRDefault="00000000">
            <w:pPr>
              <w:pStyle w:val="TableParagraph"/>
              <w:rPr>
                <w:sz w:val="16"/>
              </w:rPr>
            </w:pPr>
            <w:r>
              <w:rPr>
                <w:spacing w:val="-2"/>
                <w:sz w:val="16"/>
              </w:rPr>
              <w:t>24.698</w:t>
            </w:r>
          </w:p>
        </w:tc>
        <w:tc>
          <w:tcPr>
            <w:tcW w:w="577" w:type="dxa"/>
          </w:tcPr>
          <w:p w14:paraId="229F5A8C" w14:textId="77777777" w:rsidR="00EA1924" w:rsidRDefault="00000000">
            <w:pPr>
              <w:pStyle w:val="TableParagraph"/>
              <w:ind w:left="101"/>
              <w:rPr>
                <w:sz w:val="16"/>
              </w:rPr>
            </w:pPr>
            <w:r>
              <w:rPr>
                <w:spacing w:val="-2"/>
                <w:sz w:val="16"/>
              </w:rPr>
              <w:t>43.854</w:t>
            </w:r>
          </w:p>
        </w:tc>
        <w:tc>
          <w:tcPr>
            <w:tcW w:w="198" w:type="dxa"/>
          </w:tcPr>
          <w:p w14:paraId="566182BA" w14:textId="77777777" w:rsidR="00EA1924" w:rsidRDefault="00EA1924">
            <w:pPr>
              <w:pStyle w:val="TableParagraph"/>
              <w:spacing w:line="240" w:lineRule="auto"/>
              <w:jc w:val="left"/>
              <w:rPr>
                <w:rFonts w:ascii="Times New Roman"/>
                <w:sz w:val="12"/>
              </w:rPr>
            </w:pPr>
          </w:p>
        </w:tc>
        <w:tc>
          <w:tcPr>
            <w:tcW w:w="705" w:type="dxa"/>
          </w:tcPr>
          <w:p w14:paraId="75E0F98D" w14:textId="77777777" w:rsidR="00EA1924" w:rsidRDefault="00000000">
            <w:pPr>
              <w:pStyle w:val="TableParagraph"/>
              <w:ind w:left="3" w:right="94"/>
              <w:rPr>
                <w:sz w:val="16"/>
              </w:rPr>
            </w:pPr>
            <w:r>
              <w:rPr>
                <w:spacing w:val="-2"/>
                <w:sz w:val="16"/>
              </w:rPr>
              <w:t>6.148</w:t>
            </w:r>
          </w:p>
        </w:tc>
        <w:tc>
          <w:tcPr>
            <w:tcW w:w="676" w:type="dxa"/>
          </w:tcPr>
          <w:p w14:paraId="52D28A36" w14:textId="77777777" w:rsidR="00EA1924" w:rsidRDefault="00000000">
            <w:pPr>
              <w:pStyle w:val="TableParagraph"/>
              <w:ind w:left="9" w:right="1"/>
              <w:rPr>
                <w:sz w:val="16"/>
              </w:rPr>
            </w:pPr>
            <w:r>
              <w:rPr>
                <w:spacing w:val="-2"/>
                <w:sz w:val="16"/>
              </w:rPr>
              <w:t>23.799</w:t>
            </w:r>
          </w:p>
        </w:tc>
        <w:tc>
          <w:tcPr>
            <w:tcW w:w="576" w:type="dxa"/>
          </w:tcPr>
          <w:p w14:paraId="720D1A59" w14:textId="77777777" w:rsidR="00EA1924" w:rsidRDefault="00000000">
            <w:pPr>
              <w:pStyle w:val="TableParagraph"/>
              <w:ind w:left="111"/>
              <w:rPr>
                <w:sz w:val="16"/>
              </w:rPr>
            </w:pPr>
            <w:r>
              <w:rPr>
                <w:spacing w:val="-2"/>
                <w:sz w:val="16"/>
              </w:rPr>
              <w:t>45.213</w:t>
            </w:r>
          </w:p>
        </w:tc>
        <w:tc>
          <w:tcPr>
            <w:tcW w:w="197" w:type="dxa"/>
          </w:tcPr>
          <w:p w14:paraId="7BB8B546" w14:textId="77777777" w:rsidR="00EA1924" w:rsidRDefault="00EA1924">
            <w:pPr>
              <w:pStyle w:val="TableParagraph"/>
              <w:spacing w:line="240" w:lineRule="auto"/>
              <w:jc w:val="left"/>
              <w:rPr>
                <w:rFonts w:ascii="Times New Roman"/>
                <w:sz w:val="12"/>
              </w:rPr>
            </w:pPr>
          </w:p>
        </w:tc>
        <w:tc>
          <w:tcPr>
            <w:tcW w:w="704" w:type="dxa"/>
          </w:tcPr>
          <w:p w14:paraId="780F42D3" w14:textId="77777777" w:rsidR="00EA1924" w:rsidRDefault="00000000">
            <w:pPr>
              <w:pStyle w:val="TableParagraph"/>
              <w:ind w:right="76"/>
              <w:rPr>
                <w:sz w:val="16"/>
              </w:rPr>
            </w:pPr>
            <w:r>
              <w:rPr>
                <w:spacing w:val="-2"/>
                <w:sz w:val="16"/>
              </w:rPr>
              <w:t>6.658</w:t>
            </w:r>
          </w:p>
        </w:tc>
        <w:tc>
          <w:tcPr>
            <w:tcW w:w="675" w:type="dxa"/>
          </w:tcPr>
          <w:p w14:paraId="7C83975A" w14:textId="77777777" w:rsidR="00EA1924" w:rsidRDefault="00000000">
            <w:pPr>
              <w:pStyle w:val="TableParagraph"/>
              <w:ind w:left="25"/>
              <w:rPr>
                <w:sz w:val="16"/>
              </w:rPr>
            </w:pPr>
            <w:r>
              <w:rPr>
                <w:spacing w:val="-2"/>
                <w:sz w:val="16"/>
              </w:rPr>
              <w:t>25.175</w:t>
            </w:r>
          </w:p>
        </w:tc>
        <w:tc>
          <w:tcPr>
            <w:tcW w:w="555" w:type="dxa"/>
          </w:tcPr>
          <w:p w14:paraId="5F525DE4" w14:textId="77777777" w:rsidR="00EA1924" w:rsidRDefault="00000000">
            <w:pPr>
              <w:pStyle w:val="TableParagraph"/>
              <w:ind w:left="133" w:right="-29"/>
              <w:rPr>
                <w:sz w:val="16"/>
              </w:rPr>
            </w:pPr>
            <w:r>
              <w:rPr>
                <w:spacing w:val="-2"/>
                <w:sz w:val="16"/>
              </w:rPr>
              <w:t>42.065</w:t>
            </w:r>
          </w:p>
        </w:tc>
      </w:tr>
      <w:tr w:rsidR="00EA1924" w14:paraId="5C24F6B8" w14:textId="77777777">
        <w:trPr>
          <w:trHeight w:val="236"/>
        </w:trPr>
        <w:tc>
          <w:tcPr>
            <w:tcW w:w="2252" w:type="dxa"/>
            <w:tcBorders>
              <w:bottom w:val="single" w:sz="8" w:space="0" w:color="000000"/>
            </w:tcBorders>
          </w:tcPr>
          <w:p w14:paraId="00FE5596" w14:textId="77777777" w:rsidR="00EA1924" w:rsidRDefault="00000000">
            <w:pPr>
              <w:pStyle w:val="TableParagraph"/>
              <w:spacing w:line="192" w:lineRule="exact"/>
              <w:jc w:val="left"/>
              <w:rPr>
                <w:sz w:val="16"/>
              </w:rPr>
            </w:pPr>
            <w:r>
              <w:rPr>
                <w:spacing w:val="-5"/>
                <w:sz w:val="16"/>
              </w:rPr>
              <w:t>PCR</w:t>
            </w:r>
          </w:p>
        </w:tc>
        <w:tc>
          <w:tcPr>
            <w:tcW w:w="706" w:type="dxa"/>
            <w:tcBorders>
              <w:bottom w:val="single" w:sz="8" w:space="0" w:color="000000"/>
            </w:tcBorders>
          </w:tcPr>
          <w:p w14:paraId="38261D5B" w14:textId="77777777" w:rsidR="00EA1924" w:rsidRDefault="00000000">
            <w:pPr>
              <w:pStyle w:val="TableParagraph"/>
              <w:spacing w:line="192" w:lineRule="exact"/>
              <w:ind w:right="97"/>
              <w:rPr>
                <w:sz w:val="16"/>
              </w:rPr>
            </w:pPr>
            <w:r>
              <w:rPr>
                <w:spacing w:val="-2"/>
                <w:sz w:val="16"/>
              </w:rPr>
              <w:t>6.545</w:t>
            </w:r>
          </w:p>
        </w:tc>
        <w:tc>
          <w:tcPr>
            <w:tcW w:w="677" w:type="dxa"/>
            <w:tcBorders>
              <w:bottom w:val="single" w:sz="8" w:space="0" w:color="000000"/>
            </w:tcBorders>
          </w:tcPr>
          <w:p w14:paraId="2940F8F0" w14:textId="77777777" w:rsidR="00EA1924" w:rsidRDefault="00000000">
            <w:pPr>
              <w:pStyle w:val="TableParagraph"/>
              <w:spacing w:line="192" w:lineRule="exact"/>
              <w:rPr>
                <w:sz w:val="16"/>
              </w:rPr>
            </w:pPr>
            <w:r>
              <w:rPr>
                <w:spacing w:val="-2"/>
                <w:sz w:val="16"/>
              </w:rPr>
              <w:t>24.698</w:t>
            </w:r>
          </w:p>
        </w:tc>
        <w:tc>
          <w:tcPr>
            <w:tcW w:w="577" w:type="dxa"/>
            <w:tcBorders>
              <w:bottom w:val="single" w:sz="8" w:space="0" w:color="000000"/>
            </w:tcBorders>
          </w:tcPr>
          <w:p w14:paraId="3C9ADC11" w14:textId="77777777" w:rsidR="00EA1924" w:rsidRDefault="00000000">
            <w:pPr>
              <w:pStyle w:val="TableParagraph"/>
              <w:spacing w:line="192" w:lineRule="exact"/>
              <w:ind w:left="101"/>
              <w:rPr>
                <w:sz w:val="16"/>
              </w:rPr>
            </w:pPr>
            <w:r>
              <w:rPr>
                <w:spacing w:val="-2"/>
                <w:sz w:val="16"/>
              </w:rPr>
              <w:t>43.854</w:t>
            </w:r>
          </w:p>
        </w:tc>
        <w:tc>
          <w:tcPr>
            <w:tcW w:w="198" w:type="dxa"/>
            <w:tcBorders>
              <w:bottom w:val="single" w:sz="8" w:space="0" w:color="000000"/>
            </w:tcBorders>
          </w:tcPr>
          <w:p w14:paraId="1BF93997" w14:textId="77777777" w:rsidR="00EA1924" w:rsidRDefault="00EA1924">
            <w:pPr>
              <w:pStyle w:val="TableParagraph"/>
              <w:spacing w:line="240" w:lineRule="auto"/>
              <w:jc w:val="left"/>
              <w:rPr>
                <w:rFonts w:ascii="Times New Roman"/>
                <w:sz w:val="16"/>
              </w:rPr>
            </w:pPr>
          </w:p>
        </w:tc>
        <w:tc>
          <w:tcPr>
            <w:tcW w:w="705" w:type="dxa"/>
            <w:tcBorders>
              <w:bottom w:val="single" w:sz="8" w:space="0" w:color="000000"/>
            </w:tcBorders>
          </w:tcPr>
          <w:p w14:paraId="43231F49" w14:textId="77777777" w:rsidR="00EA1924" w:rsidRDefault="00000000">
            <w:pPr>
              <w:pStyle w:val="TableParagraph"/>
              <w:spacing w:line="192" w:lineRule="exact"/>
              <w:ind w:left="3" w:right="94"/>
              <w:rPr>
                <w:sz w:val="16"/>
              </w:rPr>
            </w:pPr>
            <w:r>
              <w:rPr>
                <w:spacing w:val="-2"/>
                <w:sz w:val="16"/>
              </w:rPr>
              <w:t>6.148</w:t>
            </w:r>
          </w:p>
        </w:tc>
        <w:tc>
          <w:tcPr>
            <w:tcW w:w="676" w:type="dxa"/>
            <w:tcBorders>
              <w:bottom w:val="single" w:sz="8" w:space="0" w:color="000000"/>
            </w:tcBorders>
          </w:tcPr>
          <w:p w14:paraId="35740DA9" w14:textId="77777777" w:rsidR="00EA1924" w:rsidRDefault="00000000">
            <w:pPr>
              <w:pStyle w:val="TableParagraph"/>
              <w:spacing w:line="192" w:lineRule="exact"/>
              <w:ind w:left="9" w:right="1"/>
              <w:rPr>
                <w:sz w:val="16"/>
              </w:rPr>
            </w:pPr>
            <w:r>
              <w:rPr>
                <w:spacing w:val="-2"/>
                <w:sz w:val="16"/>
              </w:rPr>
              <w:t>23.799</w:t>
            </w:r>
          </w:p>
        </w:tc>
        <w:tc>
          <w:tcPr>
            <w:tcW w:w="576" w:type="dxa"/>
            <w:tcBorders>
              <w:bottom w:val="single" w:sz="8" w:space="0" w:color="000000"/>
            </w:tcBorders>
          </w:tcPr>
          <w:p w14:paraId="403CD394" w14:textId="77777777" w:rsidR="00EA1924" w:rsidRDefault="00000000">
            <w:pPr>
              <w:pStyle w:val="TableParagraph"/>
              <w:spacing w:line="192" w:lineRule="exact"/>
              <w:ind w:left="111"/>
              <w:rPr>
                <w:sz w:val="16"/>
              </w:rPr>
            </w:pPr>
            <w:r>
              <w:rPr>
                <w:spacing w:val="-2"/>
                <w:sz w:val="16"/>
              </w:rPr>
              <w:t>45.213</w:t>
            </w:r>
          </w:p>
        </w:tc>
        <w:tc>
          <w:tcPr>
            <w:tcW w:w="197" w:type="dxa"/>
            <w:tcBorders>
              <w:bottom w:val="single" w:sz="8" w:space="0" w:color="000000"/>
            </w:tcBorders>
          </w:tcPr>
          <w:p w14:paraId="788D9DAB" w14:textId="77777777" w:rsidR="00EA1924" w:rsidRDefault="00EA1924">
            <w:pPr>
              <w:pStyle w:val="TableParagraph"/>
              <w:spacing w:line="240" w:lineRule="auto"/>
              <w:jc w:val="left"/>
              <w:rPr>
                <w:rFonts w:ascii="Times New Roman"/>
                <w:sz w:val="16"/>
              </w:rPr>
            </w:pPr>
          </w:p>
        </w:tc>
        <w:tc>
          <w:tcPr>
            <w:tcW w:w="704" w:type="dxa"/>
            <w:tcBorders>
              <w:bottom w:val="single" w:sz="8" w:space="0" w:color="000000"/>
            </w:tcBorders>
          </w:tcPr>
          <w:p w14:paraId="6BE69F35" w14:textId="77777777" w:rsidR="00EA1924" w:rsidRDefault="00000000">
            <w:pPr>
              <w:pStyle w:val="TableParagraph"/>
              <w:spacing w:line="192" w:lineRule="exact"/>
              <w:ind w:right="76"/>
              <w:rPr>
                <w:sz w:val="16"/>
              </w:rPr>
            </w:pPr>
            <w:r>
              <w:rPr>
                <w:spacing w:val="-2"/>
                <w:sz w:val="16"/>
              </w:rPr>
              <w:t>6.658</w:t>
            </w:r>
          </w:p>
        </w:tc>
        <w:tc>
          <w:tcPr>
            <w:tcW w:w="675" w:type="dxa"/>
            <w:tcBorders>
              <w:bottom w:val="single" w:sz="8" w:space="0" w:color="000000"/>
            </w:tcBorders>
          </w:tcPr>
          <w:p w14:paraId="09769849" w14:textId="77777777" w:rsidR="00EA1924" w:rsidRDefault="00000000">
            <w:pPr>
              <w:pStyle w:val="TableParagraph"/>
              <w:spacing w:line="192" w:lineRule="exact"/>
              <w:ind w:left="25"/>
              <w:rPr>
                <w:sz w:val="16"/>
              </w:rPr>
            </w:pPr>
            <w:r>
              <w:rPr>
                <w:spacing w:val="-2"/>
                <w:sz w:val="16"/>
              </w:rPr>
              <w:t>25.175</w:t>
            </w:r>
          </w:p>
        </w:tc>
        <w:tc>
          <w:tcPr>
            <w:tcW w:w="555" w:type="dxa"/>
            <w:tcBorders>
              <w:bottom w:val="single" w:sz="8" w:space="0" w:color="000000"/>
            </w:tcBorders>
          </w:tcPr>
          <w:p w14:paraId="25BCEEE1" w14:textId="77777777" w:rsidR="00EA1924" w:rsidRDefault="00000000">
            <w:pPr>
              <w:pStyle w:val="TableParagraph"/>
              <w:spacing w:line="192" w:lineRule="exact"/>
              <w:ind w:left="133" w:right="-29"/>
              <w:rPr>
                <w:sz w:val="16"/>
              </w:rPr>
            </w:pPr>
            <w:r>
              <w:rPr>
                <w:spacing w:val="-2"/>
                <w:sz w:val="16"/>
              </w:rPr>
              <w:t>42.065</w:t>
            </w:r>
          </w:p>
        </w:tc>
      </w:tr>
    </w:tbl>
    <w:p w14:paraId="1119C78A" w14:textId="77777777" w:rsidR="00EA1924" w:rsidRDefault="00EA1924">
      <w:pPr>
        <w:pStyle w:val="TableParagraph"/>
        <w:spacing w:line="192" w:lineRule="exact"/>
        <w:rPr>
          <w:sz w:val="16"/>
        </w:rPr>
        <w:sectPr w:rsidR="00EA1924">
          <w:pgSz w:w="11910" w:h="16840"/>
          <w:pgMar w:top="1020" w:right="283" w:bottom="760" w:left="566" w:header="685" w:footer="563" w:gutter="0"/>
          <w:cols w:space="720"/>
        </w:sectPr>
      </w:pPr>
    </w:p>
    <w:p w14:paraId="2508B2AE" w14:textId="77777777" w:rsidR="00EA1924" w:rsidRDefault="00EA1924">
      <w:pPr>
        <w:pStyle w:val="BodyText"/>
        <w:rPr>
          <w:b/>
          <w:sz w:val="20"/>
        </w:rPr>
      </w:pPr>
    </w:p>
    <w:p w14:paraId="59BB83DE" w14:textId="77777777" w:rsidR="00EA1924" w:rsidRDefault="00EA1924">
      <w:pPr>
        <w:pStyle w:val="BodyText"/>
        <w:spacing w:before="10"/>
        <w:rPr>
          <w:b/>
          <w:sz w:val="20"/>
        </w:rPr>
      </w:pPr>
    </w:p>
    <w:p w14:paraId="09BEC081" w14:textId="77777777" w:rsidR="00EA1924" w:rsidRDefault="00000000">
      <w:pPr>
        <w:ind w:left="3854"/>
        <w:rPr>
          <w:sz w:val="20"/>
        </w:rPr>
      </w:pPr>
      <w:r>
        <w:rPr>
          <w:noProof/>
          <w:sz w:val="20"/>
        </w:rPr>
        <w:drawing>
          <wp:inline distT="0" distB="0" distL="0" distR="0" wp14:anchorId="4836D6A0" wp14:editId="7AD4873F">
            <wp:extent cx="3521582" cy="287521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3521582" cy="2875216"/>
                    </a:xfrm>
                    <a:prstGeom prst="rect">
                      <a:avLst/>
                    </a:prstGeom>
                  </pic:spPr>
                </pic:pic>
              </a:graphicData>
            </a:graphic>
          </wp:inline>
        </w:drawing>
      </w:r>
    </w:p>
    <w:p w14:paraId="75EBDB11" w14:textId="77777777" w:rsidR="00EA1924" w:rsidRDefault="00EA1924">
      <w:pPr>
        <w:pStyle w:val="BodyText"/>
        <w:spacing w:before="152"/>
        <w:rPr>
          <w:b/>
        </w:rPr>
      </w:pPr>
    </w:p>
    <w:p w14:paraId="744022F1" w14:textId="5D1352ED" w:rsidR="00EA1924" w:rsidRDefault="00000000">
      <w:pPr>
        <w:pStyle w:val="BodyText"/>
        <w:spacing w:line="273" w:lineRule="auto"/>
        <w:ind w:left="2756" w:right="412" w:firstLine="5"/>
        <w:jc w:val="both"/>
      </w:pPr>
      <w:bookmarkStart w:id="415" w:name="_bookmark10"/>
      <w:bookmarkEnd w:id="415"/>
      <w:r>
        <w:rPr>
          <w:b/>
        </w:rPr>
        <w:t>Figure</w:t>
      </w:r>
      <w:r>
        <w:rPr>
          <w:b/>
          <w:spacing w:val="-1"/>
        </w:rPr>
        <w:t xml:space="preserve"> </w:t>
      </w:r>
      <w:r>
        <w:rPr>
          <w:b/>
        </w:rPr>
        <w:t xml:space="preserve">1. </w:t>
      </w:r>
      <w:r>
        <w:t xml:space="preserve">Median </w:t>
      </w:r>
      <w:r>
        <w:rPr>
          <w:rFonts w:ascii="Calibri" w:hAnsi="Calibri"/>
        </w:rPr>
        <w:t>∆</w:t>
      </w:r>
      <w:r>
        <w:rPr>
          <w:i/>
        </w:rPr>
        <w:t>E</w:t>
      </w:r>
      <w:r>
        <w:rPr>
          <w:vertAlign w:val="subscript"/>
        </w:rPr>
        <w:t>00</w:t>
      </w:r>
      <w:r>
        <w:t xml:space="preserve"> per</w:t>
      </w:r>
      <w:r>
        <w:rPr>
          <w:spacing w:val="-1"/>
        </w:rPr>
        <w:t xml:space="preserve"> </w:t>
      </w:r>
      <w:r>
        <w:t>model</w:t>
      </w:r>
      <w:r>
        <w:rPr>
          <w:spacing w:val="-1"/>
        </w:rPr>
        <w:t xml:space="preserve"> </w:t>
      </w:r>
      <w:r>
        <w:t>across</w:t>
      </w:r>
      <w:r>
        <w:rPr>
          <w:spacing w:val="-1"/>
        </w:rPr>
        <w:t xml:space="preserve"> </w:t>
      </w:r>
      <w:r>
        <w:t>the</w:t>
      </w:r>
      <w:r>
        <w:rPr>
          <w:spacing w:val="-1"/>
        </w:rPr>
        <w:t xml:space="preserve"> </w:t>
      </w:r>
      <w:r>
        <w:t>three</w:t>
      </w:r>
      <w:r>
        <w:rPr>
          <w:spacing w:val="-1"/>
        </w:rPr>
        <w:t xml:space="preserve"> </w:t>
      </w:r>
      <w:r>
        <w:t>CMY</w:t>
      </w:r>
      <w:r>
        <w:rPr>
          <w:spacing w:val="-1"/>
        </w:rPr>
        <w:t xml:space="preserve"> </w:t>
      </w:r>
      <w:r>
        <w:t>datasets</w:t>
      </w:r>
      <w:r>
        <w:rPr>
          <w:spacing w:val="-1"/>
        </w:rPr>
        <w:t xml:space="preserve"> </w:t>
      </w:r>
      <w:r>
        <w:t>(795</w:t>
      </w:r>
      <w:r>
        <w:rPr>
          <w:spacing w:val="-1"/>
        </w:rPr>
        <w:t xml:space="preserve"> </w:t>
      </w:r>
      <w:r>
        <w:t xml:space="preserve">analyzed </w:t>
      </w:r>
      <w:r>
        <w:rPr>
          <w:i/>
        </w:rPr>
        <w:t xml:space="preserve">K </w:t>
      </w:r>
      <w:r>
        <w:rPr>
          <w:rFonts w:ascii="Tahoma" w:hAnsi="Tahoma"/>
        </w:rPr>
        <w:t>=</w:t>
      </w:r>
      <w:r>
        <w:rPr>
          <w:rFonts w:ascii="Tahoma" w:hAnsi="Tahoma"/>
          <w:spacing w:val="-5"/>
        </w:rPr>
        <w:t xml:space="preserve"> </w:t>
      </w:r>
      <w:r>
        <w:t>0</w:t>
      </w:r>
      <w:r>
        <w:rPr>
          <w:spacing w:val="-1"/>
        </w:rPr>
        <w:t xml:space="preserve"> </w:t>
      </w:r>
      <w:r>
        <w:t>samples</w:t>
      </w:r>
      <w:r>
        <w:rPr>
          <w:spacing w:val="-1"/>
        </w:rPr>
        <w:t xml:space="preserve"> </w:t>
      </w:r>
      <w:r>
        <w:t xml:space="preserve">each, 5-fold cross-validation), ranked by mean median across datasets; the two </w:t>
      </w:r>
      <w:r>
        <w:rPr>
          <w:rFonts w:ascii="Calibri" w:hAnsi="Calibri"/>
        </w:rPr>
        <w:t>∆</w:t>
      </w:r>
      <w:r>
        <w:rPr>
          <w:i/>
        </w:rPr>
        <w:t>E</w:t>
      </w:r>
      <w:r>
        <w:rPr>
          <w:vertAlign w:val="subscript"/>
        </w:rPr>
        <w:t>00</w:t>
      </w:r>
      <w:r>
        <w:t>-refined polynomial variants</w:t>
      </w:r>
      <w:r>
        <w:rPr>
          <w:spacing w:val="-4"/>
        </w:rPr>
        <w:t xml:space="preserve"> </w:t>
      </w:r>
      <w:r>
        <w:t>of</w:t>
      </w:r>
      <w:r>
        <w:rPr>
          <w:spacing w:val="-4"/>
        </w:rPr>
        <w:t xml:space="preserve"> </w:t>
      </w:r>
      <w:r>
        <w:t>Section</w:t>
      </w:r>
      <w:r>
        <w:rPr>
          <w:spacing w:val="-4"/>
        </w:rPr>
        <w:t xml:space="preserve"> </w:t>
      </w:r>
      <w:hyperlink w:anchor="_bookmark15" w:history="1">
        <w:r>
          <w:rPr>
            <w:color w:val="0774B7"/>
          </w:rPr>
          <w:t>4.4</w:t>
        </w:r>
      </w:hyperlink>
      <w:r>
        <w:rPr>
          <w:color w:val="0774B7"/>
          <w:spacing w:val="-4"/>
        </w:rPr>
        <w:t xml:space="preserve"> </w:t>
      </w:r>
      <w:r>
        <w:t>are</w:t>
      </w:r>
      <w:r>
        <w:rPr>
          <w:spacing w:val="-4"/>
        </w:rPr>
        <w:t xml:space="preserve"> </w:t>
      </w:r>
      <w:r>
        <w:t>shown</w:t>
      </w:r>
      <w:r>
        <w:rPr>
          <w:spacing w:val="-4"/>
        </w:rPr>
        <w:t xml:space="preserve"> </w:t>
      </w:r>
      <w:r>
        <w:t>alongside</w:t>
      </w:r>
      <w:r>
        <w:rPr>
          <w:spacing w:val="-4"/>
        </w:rPr>
        <w:t xml:space="preserve"> </w:t>
      </w:r>
      <w:r>
        <w:t>the</w:t>
      </w:r>
      <w:r>
        <w:rPr>
          <w:spacing w:val="-4"/>
        </w:rPr>
        <w:t xml:space="preserve"> </w:t>
      </w:r>
      <w:r>
        <w:t>14</w:t>
      </w:r>
      <w:r>
        <w:rPr>
          <w:spacing w:val="-4"/>
        </w:rPr>
        <w:t xml:space="preserve"> </w:t>
      </w:r>
      <w:r>
        <w:t>registry</w:t>
      </w:r>
      <w:r>
        <w:rPr>
          <w:spacing w:val="-4"/>
        </w:rPr>
        <w:t xml:space="preserve"> </w:t>
      </w:r>
      <w:r>
        <w:t xml:space="preserve">models. </w:t>
      </w:r>
      <w:commentRangeStart w:id="416"/>
      <w:r>
        <w:t>Log</w:t>
      </w:r>
      <w:r>
        <w:rPr>
          <w:spacing w:val="-4"/>
        </w:rPr>
        <w:t xml:space="preserve"> </w:t>
      </w:r>
      <w:r>
        <w:t>scale</w:t>
      </w:r>
      <w:commentRangeEnd w:id="416"/>
      <w:r w:rsidR="00D006F5">
        <w:rPr>
          <w:rStyle w:val="CommentReference"/>
          <w:sz w:val="18"/>
          <w:szCs w:val="18"/>
        </w:rPr>
        <w:commentReference w:id="416"/>
      </w:r>
      <w:r>
        <w:t>;</w:t>
      </w:r>
      <w:del w:id="417" w:author="Phil Green" w:date="2026-08-30T16:09:00Z" w16du:dateUtc="2026-08-30T14:09:00Z">
        <w:r w:rsidDel="00D006F5">
          <w:rPr>
            <w:spacing w:val="-4"/>
          </w:rPr>
          <w:delText xml:space="preserve"> </w:delText>
        </w:r>
        <w:r w:rsidDel="00D006F5">
          <w:delText>the</w:delText>
        </w:r>
        <w:r w:rsidDel="00D006F5">
          <w:rPr>
            <w:spacing w:val="-4"/>
          </w:rPr>
          <w:delText xml:space="preserve"> </w:delText>
        </w:r>
        <w:r w:rsidDel="00D006F5">
          <w:delText>dashed</w:delText>
        </w:r>
        <w:r w:rsidDel="00D006F5">
          <w:rPr>
            <w:spacing w:val="-4"/>
          </w:rPr>
          <w:delText xml:space="preserve"> </w:delText>
        </w:r>
        <w:r w:rsidDel="00D006F5">
          <w:delText>line</w:delText>
        </w:r>
        <w:r w:rsidDel="00D006F5">
          <w:rPr>
            <w:spacing w:val="-4"/>
          </w:rPr>
          <w:delText xml:space="preserve"> </w:delText>
        </w:r>
        <w:r w:rsidDel="00D006F5">
          <w:delText>marks the just-noticeable difference (</w:delText>
        </w:r>
        <w:r w:rsidDel="00D006F5">
          <w:rPr>
            <w:rFonts w:ascii="Calibri" w:hAnsi="Calibri"/>
          </w:rPr>
          <w:delText>∆</w:delText>
        </w:r>
        <w:r w:rsidDel="00D006F5">
          <w:rPr>
            <w:i/>
          </w:rPr>
          <w:delText>E</w:delText>
        </w:r>
        <w:r w:rsidDel="00D006F5">
          <w:rPr>
            <w:position w:val="-2"/>
            <w:sz w:val="14"/>
          </w:rPr>
          <w:delText>00</w:delText>
        </w:r>
        <w:r w:rsidDel="00D006F5">
          <w:rPr>
            <w:spacing w:val="40"/>
            <w:w w:val="125"/>
            <w:position w:val="-2"/>
            <w:sz w:val="14"/>
          </w:rPr>
          <w:delText xml:space="preserve"> </w:delText>
        </w:r>
        <w:r w:rsidDel="00D006F5">
          <w:rPr>
            <w:rFonts w:ascii="Libertinus Sans" w:hAnsi="Libertinus Sans"/>
            <w:i/>
            <w:w w:val="125"/>
          </w:rPr>
          <w:delText xml:space="preserve">≈ </w:delText>
        </w:r>
        <w:r w:rsidDel="00D006F5">
          <w:delText>1</w:delText>
        </w:r>
      </w:del>
      <w:r>
        <w:t>).</w:t>
      </w:r>
    </w:p>
    <w:p w14:paraId="5B897CD9" w14:textId="77777777" w:rsidR="00EA1924" w:rsidRDefault="00000000">
      <w:pPr>
        <w:pStyle w:val="ListParagraph"/>
        <w:numPr>
          <w:ilvl w:val="1"/>
          <w:numId w:val="3"/>
        </w:numPr>
        <w:tabs>
          <w:tab w:val="left" w:pos="3123"/>
          <w:tab w:val="right" w:pos="11017"/>
        </w:tabs>
        <w:spacing w:before="132"/>
        <w:ind w:left="3123" w:hanging="362"/>
        <w:rPr>
          <w:rFonts w:ascii="Trebuchet MS" w:hAnsi="Trebuchet MS"/>
          <w:sz w:val="10"/>
        </w:rPr>
      </w:pPr>
      <w:bookmarkStart w:id="418" w:name="n=4_(CMYK)_and_the_n=3_n=4_Comparison"/>
      <w:bookmarkStart w:id="419" w:name="_bookmark11"/>
      <w:bookmarkEnd w:id="418"/>
      <w:bookmarkEnd w:id="419"/>
      <w:r>
        <w:rPr>
          <w:i/>
          <w:sz w:val="20"/>
        </w:rPr>
        <w:t>n</w:t>
      </w:r>
      <w:r>
        <w:rPr>
          <w:i/>
          <w:spacing w:val="12"/>
          <w:sz w:val="20"/>
        </w:rPr>
        <w:t xml:space="preserve"> </w:t>
      </w:r>
      <w:r>
        <w:rPr>
          <w:rFonts w:ascii="Tahoma" w:hAnsi="Tahoma"/>
          <w:sz w:val="20"/>
        </w:rPr>
        <w:t>=</w:t>
      </w:r>
      <w:r>
        <w:rPr>
          <w:rFonts w:ascii="Tahoma" w:hAnsi="Tahoma"/>
          <w:spacing w:val="-4"/>
          <w:sz w:val="20"/>
        </w:rPr>
        <w:t xml:space="preserve"> </w:t>
      </w:r>
      <w:r>
        <w:rPr>
          <w:sz w:val="20"/>
        </w:rPr>
        <w:t>4</w:t>
      </w:r>
      <w:r>
        <w:rPr>
          <w:spacing w:val="1"/>
          <w:sz w:val="20"/>
        </w:rPr>
        <w:t xml:space="preserve"> </w:t>
      </w:r>
      <w:r>
        <w:rPr>
          <w:i/>
          <w:sz w:val="20"/>
        </w:rPr>
        <w:t>(CMYK)</w:t>
      </w:r>
      <w:r>
        <w:rPr>
          <w:i/>
          <w:spacing w:val="1"/>
          <w:sz w:val="20"/>
        </w:rPr>
        <w:t xml:space="preserve"> </w:t>
      </w:r>
      <w:r>
        <w:rPr>
          <w:i/>
          <w:sz w:val="20"/>
        </w:rPr>
        <w:t>and the</w:t>
      </w:r>
      <w:r>
        <w:rPr>
          <w:i/>
          <w:spacing w:val="4"/>
          <w:sz w:val="20"/>
        </w:rPr>
        <w:t xml:space="preserve"> </w:t>
      </w:r>
      <w:r>
        <w:rPr>
          <w:i/>
          <w:sz w:val="20"/>
        </w:rPr>
        <w:t>n</w:t>
      </w:r>
      <w:r>
        <w:rPr>
          <w:rFonts w:ascii="Tahoma" w:hAnsi="Tahoma"/>
          <w:sz w:val="20"/>
        </w:rPr>
        <w:t>=</w:t>
      </w:r>
      <w:r>
        <w:rPr>
          <w:sz w:val="20"/>
        </w:rPr>
        <w:t>3</w:t>
      </w:r>
      <w:r>
        <w:rPr>
          <w:spacing w:val="9"/>
          <w:sz w:val="20"/>
        </w:rPr>
        <w:t xml:space="preserve"> </w:t>
      </w:r>
      <w:r>
        <w:rPr>
          <w:rFonts w:ascii="Libertinus Sans" w:hAnsi="Libertinus Sans"/>
          <w:i/>
          <w:sz w:val="20"/>
        </w:rPr>
        <w:t>→</w:t>
      </w:r>
      <w:r>
        <w:rPr>
          <w:rFonts w:ascii="Libertinus Sans" w:hAnsi="Libertinus Sans"/>
          <w:i/>
          <w:spacing w:val="12"/>
          <w:sz w:val="20"/>
        </w:rPr>
        <w:t xml:space="preserve"> </w:t>
      </w:r>
      <w:r>
        <w:rPr>
          <w:i/>
          <w:sz w:val="20"/>
        </w:rPr>
        <w:t>n</w:t>
      </w:r>
      <w:r>
        <w:rPr>
          <w:rFonts w:ascii="Tahoma" w:hAnsi="Tahoma"/>
          <w:sz w:val="20"/>
        </w:rPr>
        <w:t>=</w:t>
      </w:r>
      <w:r>
        <w:rPr>
          <w:sz w:val="20"/>
        </w:rPr>
        <w:t>4</w:t>
      </w:r>
      <w:r>
        <w:rPr>
          <w:spacing w:val="1"/>
          <w:sz w:val="20"/>
        </w:rPr>
        <w:t xml:space="preserve"> </w:t>
      </w:r>
      <w:r>
        <w:rPr>
          <w:i/>
          <w:spacing w:val="-2"/>
          <w:sz w:val="20"/>
        </w:rPr>
        <w:t>Comparison</w:t>
      </w:r>
      <w:r>
        <w:rPr>
          <w:rFonts w:ascii="Times New Roman" w:hAnsi="Times New Roman"/>
          <w:sz w:val="20"/>
        </w:rPr>
        <w:tab/>
      </w:r>
      <w:r>
        <w:rPr>
          <w:rFonts w:ascii="Trebuchet MS" w:hAnsi="Trebuchet MS"/>
          <w:spacing w:val="-5"/>
          <w:sz w:val="10"/>
        </w:rPr>
        <w:t>307</w:t>
      </w:r>
    </w:p>
    <w:p w14:paraId="44877011" w14:textId="77777777" w:rsidR="00EA1924" w:rsidRDefault="00000000">
      <w:pPr>
        <w:tabs>
          <w:tab w:val="right" w:pos="11017"/>
        </w:tabs>
        <w:spacing w:before="82"/>
        <w:ind w:left="3187"/>
        <w:rPr>
          <w:rFonts w:ascii="Trebuchet MS"/>
          <w:sz w:val="10"/>
        </w:rPr>
      </w:pPr>
      <w:r>
        <w:rPr>
          <w:sz w:val="20"/>
        </w:rPr>
        <w:t>Table</w:t>
      </w:r>
      <w:r>
        <w:rPr>
          <w:spacing w:val="18"/>
          <w:sz w:val="20"/>
        </w:rPr>
        <w:t xml:space="preserve"> </w:t>
      </w:r>
      <w:hyperlink w:anchor="_bookmark12" w:history="1">
        <w:r>
          <w:rPr>
            <w:color w:val="0774B7"/>
            <w:sz w:val="20"/>
          </w:rPr>
          <w:t>4</w:t>
        </w:r>
      </w:hyperlink>
      <w:r>
        <w:rPr>
          <w:color w:val="0774B7"/>
          <w:spacing w:val="18"/>
          <w:sz w:val="20"/>
        </w:rPr>
        <w:t xml:space="preserve"> </w:t>
      </w:r>
      <w:r>
        <w:rPr>
          <w:sz w:val="20"/>
        </w:rPr>
        <w:t>reports</w:t>
      </w:r>
      <w:r>
        <w:rPr>
          <w:spacing w:val="18"/>
          <w:sz w:val="20"/>
        </w:rPr>
        <w:t xml:space="preserve"> </w:t>
      </w:r>
      <w:r>
        <w:rPr>
          <w:sz w:val="20"/>
        </w:rPr>
        <w:t>the</w:t>
      </w:r>
      <w:r>
        <w:rPr>
          <w:spacing w:val="18"/>
          <w:sz w:val="20"/>
        </w:rPr>
        <w:t xml:space="preserve"> </w:t>
      </w:r>
      <w:r>
        <w:rPr>
          <w:sz w:val="20"/>
        </w:rPr>
        <w:t>same</w:t>
      </w:r>
      <w:r>
        <w:rPr>
          <w:spacing w:val="18"/>
          <w:sz w:val="20"/>
        </w:rPr>
        <w:t xml:space="preserve"> </w:t>
      </w:r>
      <w:r>
        <w:rPr>
          <w:sz w:val="20"/>
        </w:rPr>
        <w:t>statistics</w:t>
      </w:r>
      <w:r>
        <w:rPr>
          <w:spacing w:val="18"/>
          <w:sz w:val="20"/>
        </w:rPr>
        <w:t xml:space="preserve"> </w:t>
      </w:r>
      <w:r>
        <w:rPr>
          <w:sz w:val="20"/>
        </w:rPr>
        <w:t>for</w:t>
      </w:r>
      <w:r>
        <w:rPr>
          <w:spacing w:val="18"/>
          <w:sz w:val="20"/>
        </w:rPr>
        <w:t xml:space="preserve"> </w:t>
      </w:r>
      <w:r>
        <w:rPr>
          <w:sz w:val="20"/>
        </w:rPr>
        <w:t>the</w:t>
      </w:r>
      <w:r>
        <w:rPr>
          <w:spacing w:val="20"/>
          <w:sz w:val="20"/>
        </w:rPr>
        <w:t xml:space="preserve"> </w:t>
      </w:r>
      <w:r>
        <w:rPr>
          <w:i/>
          <w:sz w:val="20"/>
        </w:rPr>
        <w:t>n</w:t>
      </w:r>
      <w:r>
        <w:rPr>
          <w:i/>
          <w:spacing w:val="43"/>
          <w:sz w:val="20"/>
        </w:rPr>
        <w:t xml:space="preserve"> </w:t>
      </w:r>
      <w:r>
        <w:rPr>
          <w:rFonts w:ascii="Tahoma"/>
          <w:sz w:val="20"/>
        </w:rPr>
        <w:t>=</w:t>
      </w:r>
      <w:r>
        <w:rPr>
          <w:rFonts w:ascii="Tahoma"/>
          <w:spacing w:val="28"/>
          <w:sz w:val="20"/>
        </w:rPr>
        <w:t xml:space="preserve"> </w:t>
      </w:r>
      <w:r>
        <w:rPr>
          <w:sz w:val="20"/>
        </w:rPr>
        <w:t>4</w:t>
      </w:r>
      <w:r>
        <w:rPr>
          <w:spacing w:val="18"/>
          <w:sz w:val="20"/>
        </w:rPr>
        <w:t xml:space="preserve"> </w:t>
      </w:r>
      <w:r>
        <w:rPr>
          <w:sz w:val="20"/>
        </w:rPr>
        <w:t>(CMYK)</w:t>
      </w:r>
      <w:r>
        <w:rPr>
          <w:spacing w:val="18"/>
          <w:sz w:val="20"/>
        </w:rPr>
        <w:t xml:space="preserve"> </w:t>
      </w:r>
      <w:r>
        <w:rPr>
          <w:sz w:val="20"/>
        </w:rPr>
        <w:t>condition,</w:t>
      </w:r>
      <w:r>
        <w:rPr>
          <w:spacing w:val="22"/>
          <w:sz w:val="20"/>
        </w:rPr>
        <w:t xml:space="preserve"> </w:t>
      </w:r>
      <w:r>
        <w:rPr>
          <w:sz w:val="20"/>
        </w:rPr>
        <w:t>using</w:t>
      </w:r>
      <w:r>
        <w:rPr>
          <w:spacing w:val="18"/>
          <w:sz w:val="20"/>
        </w:rPr>
        <w:t xml:space="preserve"> </w:t>
      </w:r>
      <w:r>
        <w:rPr>
          <w:sz w:val="20"/>
        </w:rPr>
        <w:t>the</w:t>
      </w:r>
      <w:r>
        <w:rPr>
          <w:spacing w:val="18"/>
          <w:sz w:val="20"/>
        </w:rPr>
        <w:t xml:space="preserve"> </w:t>
      </w:r>
      <w:r>
        <w:rPr>
          <w:spacing w:val="-4"/>
          <w:sz w:val="20"/>
        </w:rPr>
        <w:t>full</w:t>
      </w:r>
      <w:r>
        <w:rPr>
          <w:rFonts w:ascii="Times New Roman"/>
          <w:sz w:val="20"/>
        </w:rPr>
        <w:tab/>
      </w:r>
      <w:r>
        <w:rPr>
          <w:rFonts w:ascii="Trebuchet MS"/>
          <w:spacing w:val="-5"/>
          <w:sz w:val="10"/>
        </w:rPr>
        <w:t>308</w:t>
      </w:r>
    </w:p>
    <w:p w14:paraId="1AE310D9" w14:textId="77777777" w:rsidR="00EA1924" w:rsidRDefault="00000000">
      <w:pPr>
        <w:tabs>
          <w:tab w:val="right" w:pos="11017"/>
        </w:tabs>
        <w:spacing w:before="22"/>
        <w:ind w:left="2761"/>
        <w:rPr>
          <w:rFonts w:ascii="Trebuchet MS"/>
          <w:sz w:val="10"/>
        </w:rPr>
      </w:pPr>
      <w:r>
        <w:rPr>
          <w:sz w:val="20"/>
        </w:rPr>
        <w:t>sample</w:t>
      </w:r>
      <w:r>
        <w:rPr>
          <w:spacing w:val="19"/>
          <w:sz w:val="20"/>
        </w:rPr>
        <w:t xml:space="preserve"> </w:t>
      </w:r>
      <w:r>
        <w:rPr>
          <w:sz w:val="20"/>
        </w:rPr>
        <w:t>set</w:t>
      </w:r>
      <w:r>
        <w:rPr>
          <w:spacing w:val="19"/>
          <w:sz w:val="20"/>
        </w:rPr>
        <w:t xml:space="preserve"> </w:t>
      </w:r>
      <w:r>
        <w:rPr>
          <w:sz w:val="20"/>
        </w:rPr>
        <w:t>of</w:t>
      </w:r>
      <w:r>
        <w:rPr>
          <w:spacing w:val="19"/>
          <w:sz w:val="20"/>
        </w:rPr>
        <w:t xml:space="preserve"> </w:t>
      </w:r>
      <w:r>
        <w:rPr>
          <w:sz w:val="20"/>
        </w:rPr>
        <w:t>1,588</w:t>
      </w:r>
      <w:r>
        <w:rPr>
          <w:spacing w:val="19"/>
          <w:sz w:val="20"/>
        </w:rPr>
        <w:t xml:space="preserve"> </w:t>
      </w:r>
      <w:r>
        <w:rPr>
          <w:sz w:val="20"/>
        </w:rPr>
        <w:t>analyzed</w:t>
      </w:r>
      <w:r>
        <w:rPr>
          <w:spacing w:val="19"/>
          <w:sz w:val="20"/>
        </w:rPr>
        <w:t xml:space="preserve"> </w:t>
      </w:r>
      <w:r>
        <w:rPr>
          <w:sz w:val="20"/>
        </w:rPr>
        <w:t>rows,</w:t>
      </w:r>
      <w:r>
        <w:rPr>
          <w:spacing w:val="24"/>
          <w:sz w:val="20"/>
        </w:rPr>
        <w:t xml:space="preserve"> </w:t>
      </w:r>
      <w:r>
        <w:rPr>
          <w:sz w:val="20"/>
        </w:rPr>
        <w:t>the</w:t>
      </w:r>
      <w:r>
        <w:rPr>
          <w:spacing w:val="20"/>
          <w:sz w:val="20"/>
        </w:rPr>
        <w:t xml:space="preserve"> </w:t>
      </w:r>
      <w:r>
        <w:rPr>
          <w:sz w:val="20"/>
        </w:rPr>
        <w:t>795</w:t>
      </w:r>
      <w:r>
        <w:rPr>
          <w:spacing w:val="22"/>
          <w:sz w:val="20"/>
        </w:rPr>
        <w:t xml:space="preserve"> </w:t>
      </w:r>
      <w:r>
        <w:rPr>
          <w:i/>
          <w:sz w:val="20"/>
        </w:rPr>
        <w:t>K</w:t>
      </w:r>
      <w:r>
        <w:rPr>
          <w:i/>
          <w:spacing w:val="49"/>
          <w:sz w:val="20"/>
        </w:rPr>
        <w:t xml:space="preserve"> </w:t>
      </w:r>
      <w:r>
        <w:rPr>
          <w:rFonts w:ascii="Tahoma"/>
          <w:sz w:val="20"/>
        </w:rPr>
        <w:t>=</w:t>
      </w:r>
      <w:r>
        <w:rPr>
          <w:rFonts w:ascii="Tahoma"/>
          <w:spacing w:val="31"/>
          <w:sz w:val="20"/>
        </w:rPr>
        <w:t xml:space="preserve"> </w:t>
      </w:r>
      <w:r>
        <w:rPr>
          <w:sz w:val="20"/>
        </w:rPr>
        <w:t>0</w:t>
      </w:r>
      <w:r>
        <w:rPr>
          <w:spacing w:val="19"/>
          <w:sz w:val="20"/>
        </w:rPr>
        <w:t xml:space="preserve"> </w:t>
      </w:r>
      <w:r>
        <w:rPr>
          <w:sz w:val="20"/>
        </w:rPr>
        <w:t>rows</w:t>
      </w:r>
      <w:r>
        <w:rPr>
          <w:spacing w:val="19"/>
          <w:sz w:val="20"/>
        </w:rPr>
        <w:t xml:space="preserve"> </w:t>
      </w:r>
      <w:r>
        <w:rPr>
          <w:sz w:val="20"/>
        </w:rPr>
        <w:t>of</w:t>
      </w:r>
      <w:r>
        <w:rPr>
          <w:spacing w:val="19"/>
          <w:sz w:val="20"/>
        </w:rPr>
        <w:t xml:space="preserve"> </w:t>
      </w:r>
      <w:r>
        <w:rPr>
          <w:sz w:val="20"/>
        </w:rPr>
        <w:t>Table</w:t>
      </w:r>
      <w:r>
        <w:rPr>
          <w:spacing w:val="19"/>
          <w:sz w:val="20"/>
        </w:rPr>
        <w:t xml:space="preserve"> </w:t>
      </w:r>
      <w:hyperlink w:anchor="_bookmark9" w:history="1">
        <w:r>
          <w:rPr>
            <w:color w:val="0774B7"/>
            <w:sz w:val="20"/>
          </w:rPr>
          <w:t>3</w:t>
        </w:r>
      </w:hyperlink>
      <w:r>
        <w:rPr>
          <w:color w:val="0774B7"/>
          <w:spacing w:val="19"/>
          <w:sz w:val="20"/>
        </w:rPr>
        <w:t xml:space="preserve"> </w:t>
      </w:r>
      <w:r>
        <w:rPr>
          <w:sz w:val="20"/>
        </w:rPr>
        <w:t>plus</w:t>
      </w:r>
      <w:r>
        <w:rPr>
          <w:spacing w:val="20"/>
          <w:sz w:val="20"/>
        </w:rPr>
        <w:t xml:space="preserve"> </w:t>
      </w:r>
      <w:r>
        <w:rPr>
          <w:sz w:val="20"/>
        </w:rPr>
        <w:t>793</w:t>
      </w:r>
      <w:r>
        <w:rPr>
          <w:spacing w:val="19"/>
          <w:sz w:val="20"/>
        </w:rPr>
        <w:t xml:space="preserve"> </w:t>
      </w:r>
      <w:r>
        <w:rPr>
          <w:sz w:val="20"/>
        </w:rPr>
        <w:t>rows</w:t>
      </w:r>
      <w:r>
        <w:rPr>
          <w:spacing w:val="19"/>
          <w:sz w:val="20"/>
        </w:rPr>
        <w:t xml:space="preserve"> </w:t>
      </w:r>
      <w:r>
        <w:rPr>
          <w:spacing w:val="-4"/>
          <w:sz w:val="20"/>
        </w:rPr>
        <w:t>with</w:t>
      </w:r>
      <w:r>
        <w:rPr>
          <w:rFonts w:ascii="Times New Roman"/>
          <w:sz w:val="20"/>
        </w:rPr>
        <w:tab/>
      </w:r>
      <w:r>
        <w:rPr>
          <w:rFonts w:ascii="Trebuchet MS"/>
          <w:spacing w:val="-5"/>
          <w:sz w:val="10"/>
        </w:rPr>
        <w:t>309</w:t>
      </w:r>
    </w:p>
    <w:p w14:paraId="140A120D" w14:textId="77777777" w:rsidR="00EA1924" w:rsidRDefault="00000000">
      <w:pPr>
        <w:tabs>
          <w:tab w:val="right" w:pos="11017"/>
        </w:tabs>
        <w:spacing w:before="21"/>
        <w:ind w:left="2764"/>
        <w:rPr>
          <w:rFonts w:ascii="Trebuchet MS"/>
          <w:sz w:val="10"/>
        </w:rPr>
      </w:pPr>
      <w:r>
        <w:rPr>
          <w:i/>
          <w:sz w:val="20"/>
        </w:rPr>
        <w:t>K</w:t>
      </w:r>
      <w:r>
        <w:rPr>
          <w:i/>
          <w:spacing w:val="-4"/>
          <w:sz w:val="20"/>
        </w:rPr>
        <w:t xml:space="preserve"> </w:t>
      </w:r>
      <w:r>
        <w:rPr>
          <w:rFonts w:ascii="Verdana"/>
          <w:i/>
          <w:sz w:val="20"/>
        </w:rPr>
        <w:t>&gt;</w:t>
      </w:r>
      <w:r>
        <w:rPr>
          <w:rFonts w:ascii="Verdana"/>
          <w:i/>
          <w:spacing w:val="-17"/>
          <w:sz w:val="20"/>
        </w:rPr>
        <w:t xml:space="preserve"> </w:t>
      </w:r>
      <w:r>
        <w:rPr>
          <w:sz w:val="20"/>
        </w:rPr>
        <w:t>0,</w:t>
      </w:r>
      <w:r>
        <w:rPr>
          <w:spacing w:val="-9"/>
          <w:sz w:val="20"/>
        </w:rPr>
        <w:t xml:space="preserve"> </w:t>
      </w:r>
      <w:r>
        <w:rPr>
          <w:sz w:val="20"/>
        </w:rPr>
        <w:t>with</w:t>
      </w:r>
      <w:r>
        <w:rPr>
          <w:spacing w:val="-9"/>
          <w:sz w:val="20"/>
        </w:rPr>
        <w:t xml:space="preserve"> </w:t>
      </w:r>
      <w:r>
        <w:rPr>
          <w:sz w:val="20"/>
        </w:rPr>
        <w:t>K</w:t>
      </w:r>
      <w:r>
        <w:rPr>
          <w:spacing w:val="-9"/>
          <w:sz w:val="20"/>
        </w:rPr>
        <w:t xml:space="preserve"> </w:t>
      </w:r>
      <w:r>
        <w:rPr>
          <w:sz w:val="20"/>
        </w:rPr>
        <w:t>retained</w:t>
      </w:r>
      <w:r>
        <w:rPr>
          <w:spacing w:val="-8"/>
          <w:sz w:val="20"/>
        </w:rPr>
        <w:t xml:space="preserve"> </w:t>
      </w:r>
      <w:r>
        <w:rPr>
          <w:sz w:val="20"/>
        </w:rPr>
        <w:t>as</w:t>
      </w:r>
      <w:r>
        <w:rPr>
          <w:spacing w:val="-9"/>
          <w:sz w:val="20"/>
        </w:rPr>
        <w:t xml:space="preserve"> </w:t>
      </w:r>
      <w:r>
        <w:rPr>
          <w:sz w:val="20"/>
        </w:rPr>
        <w:t>a</w:t>
      </w:r>
      <w:r>
        <w:rPr>
          <w:spacing w:val="-9"/>
          <w:sz w:val="20"/>
        </w:rPr>
        <w:t xml:space="preserve"> </w:t>
      </w:r>
      <w:r>
        <w:rPr>
          <w:sz w:val="20"/>
        </w:rPr>
        <w:t>fourth</w:t>
      </w:r>
      <w:r>
        <w:rPr>
          <w:spacing w:val="-9"/>
          <w:sz w:val="20"/>
        </w:rPr>
        <w:t xml:space="preserve"> </w:t>
      </w:r>
      <w:r>
        <w:rPr>
          <w:sz w:val="20"/>
        </w:rPr>
        <w:t>input</w:t>
      </w:r>
      <w:r>
        <w:rPr>
          <w:spacing w:val="-9"/>
          <w:sz w:val="20"/>
        </w:rPr>
        <w:t xml:space="preserve"> </w:t>
      </w:r>
      <w:r>
        <w:rPr>
          <w:sz w:val="20"/>
        </w:rPr>
        <w:t>rather</w:t>
      </w:r>
      <w:r>
        <w:rPr>
          <w:spacing w:val="-9"/>
          <w:sz w:val="20"/>
        </w:rPr>
        <w:t xml:space="preserve"> </w:t>
      </w:r>
      <w:r>
        <w:rPr>
          <w:sz w:val="20"/>
        </w:rPr>
        <w:t>than</w:t>
      </w:r>
      <w:r>
        <w:rPr>
          <w:spacing w:val="-9"/>
          <w:sz w:val="20"/>
        </w:rPr>
        <w:t xml:space="preserve"> </w:t>
      </w:r>
      <w:r>
        <w:rPr>
          <w:sz w:val="20"/>
        </w:rPr>
        <w:t>dropped.</w:t>
      </w:r>
      <w:r>
        <w:rPr>
          <w:spacing w:val="2"/>
          <w:sz w:val="20"/>
        </w:rPr>
        <w:t xml:space="preserve"> </w:t>
      </w:r>
      <w:r>
        <w:rPr>
          <w:sz w:val="20"/>
        </w:rPr>
        <w:t>Gaussian</w:t>
      </w:r>
      <w:r>
        <w:rPr>
          <w:spacing w:val="-9"/>
          <w:sz w:val="20"/>
        </w:rPr>
        <w:t xml:space="preserve"> </w:t>
      </w:r>
      <w:r>
        <w:rPr>
          <w:sz w:val="20"/>
        </w:rPr>
        <w:t>process</w:t>
      </w:r>
      <w:r>
        <w:rPr>
          <w:spacing w:val="-9"/>
          <w:sz w:val="20"/>
        </w:rPr>
        <w:t xml:space="preserve"> </w:t>
      </w:r>
      <w:r>
        <w:rPr>
          <w:spacing w:val="-2"/>
          <w:sz w:val="20"/>
        </w:rPr>
        <w:t>regression</w:t>
      </w:r>
      <w:r>
        <w:rPr>
          <w:rFonts w:ascii="Times New Roman"/>
          <w:sz w:val="20"/>
        </w:rPr>
        <w:tab/>
      </w:r>
      <w:r>
        <w:rPr>
          <w:rFonts w:ascii="Trebuchet MS"/>
          <w:spacing w:val="-5"/>
          <w:sz w:val="10"/>
        </w:rPr>
        <w:t>310</w:t>
      </w:r>
    </w:p>
    <w:p w14:paraId="61633F8F" w14:textId="019CF9EB" w:rsidR="00EA1924" w:rsidDel="00D006F5" w:rsidRDefault="00000000" w:rsidP="00D006F5">
      <w:pPr>
        <w:tabs>
          <w:tab w:val="right" w:pos="11017"/>
        </w:tabs>
        <w:spacing w:before="30"/>
        <w:ind w:left="2761"/>
        <w:rPr>
          <w:del w:id="420" w:author="Phil Green" w:date="2026-08-30T16:11:00Z" w16du:dateUtc="2026-08-30T14:11:00Z"/>
          <w:rFonts w:ascii="Trebuchet MS"/>
          <w:sz w:val="10"/>
        </w:rPr>
      </w:pPr>
      <w:r>
        <w:rPr>
          <w:sz w:val="20"/>
        </w:rPr>
        <w:t>remains</w:t>
      </w:r>
      <w:r>
        <w:rPr>
          <w:spacing w:val="24"/>
          <w:sz w:val="20"/>
        </w:rPr>
        <w:t xml:space="preserve"> </w:t>
      </w:r>
      <w:r>
        <w:rPr>
          <w:sz w:val="20"/>
        </w:rPr>
        <w:t>the</w:t>
      </w:r>
      <w:r>
        <w:rPr>
          <w:spacing w:val="24"/>
          <w:sz w:val="20"/>
        </w:rPr>
        <w:t xml:space="preserve"> </w:t>
      </w:r>
      <w:r>
        <w:rPr>
          <w:sz w:val="20"/>
        </w:rPr>
        <w:t>best-median</w:t>
      </w:r>
      <w:r>
        <w:rPr>
          <w:spacing w:val="24"/>
          <w:sz w:val="20"/>
        </w:rPr>
        <w:t xml:space="preserve"> </w:t>
      </w:r>
      <w:r>
        <w:rPr>
          <w:sz w:val="20"/>
        </w:rPr>
        <w:t>model</w:t>
      </w:r>
      <w:r>
        <w:rPr>
          <w:spacing w:val="24"/>
          <w:sz w:val="20"/>
        </w:rPr>
        <w:t xml:space="preserve"> </w:t>
      </w:r>
      <w:r>
        <w:rPr>
          <w:sz w:val="20"/>
        </w:rPr>
        <w:t>on</w:t>
      </w:r>
      <w:r>
        <w:rPr>
          <w:spacing w:val="24"/>
          <w:sz w:val="20"/>
        </w:rPr>
        <w:t xml:space="preserve"> </w:t>
      </w:r>
      <w:r>
        <w:rPr>
          <w:sz w:val="20"/>
        </w:rPr>
        <w:t>all</w:t>
      </w:r>
      <w:r>
        <w:rPr>
          <w:spacing w:val="24"/>
          <w:sz w:val="20"/>
        </w:rPr>
        <w:t xml:space="preserve"> </w:t>
      </w:r>
      <w:r>
        <w:rPr>
          <w:sz w:val="20"/>
        </w:rPr>
        <w:t>three</w:t>
      </w:r>
      <w:r>
        <w:rPr>
          <w:spacing w:val="24"/>
          <w:sz w:val="20"/>
        </w:rPr>
        <w:t xml:space="preserve"> </w:t>
      </w:r>
      <w:r>
        <w:rPr>
          <w:sz w:val="20"/>
        </w:rPr>
        <w:t>datasets</w:t>
      </w:r>
      <w:ins w:id="421" w:author="Phil Green" w:date="2026-08-30T16:11:00Z" w16du:dateUtc="2026-08-30T14:11:00Z">
        <w:r w:rsidR="00D006F5">
          <w:rPr>
            <w:sz w:val="20"/>
          </w:rPr>
          <w:t>.</w:t>
        </w:r>
      </w:ins>
      <w:del w:id="422" w:author="Phil Green" w:date="2026-08-30T16:11:00Z" w16du:dateUtc="2026-08-30T14:11:00Z">
        <w:r w:rsidDel="00D006F5">
          <w:rPr>
            <w:sz w:val="20"/>
          </w:rPr>
          <w:delText>,</w:delText>
        </w:r>
        <w:r w:rsidDel="00D006F5">
          <w:rPr>
            <w:spacing w:val="29"/>
            <w:sz w:val="20"/>
          </w:rPr>
          <w:delText xml:space="preserve"> </w:delText>
        </w:r>
        <w:r w:rsidDel="00D006F5">
          <w:rPr>
            <w:sz w:val="20"/>
          </w:rPr>
          <w:delText>in</w:delText>
        </w:r>
        <w:r w:rsidDel="00D006F5">
          <w:rPr>
            <w:spacing w:val="24"/>
            <w:sz w:val="20"/>
          </w:rPr>
          <w:delText xml:space="preserve"> </w:delText>
        </w:r>
        <w:r w:rsidDel="00D006F5">
          <w:rPr>
            <w:sz w:val="20"/>
          </w:rPr>
          <w:delText>cube-root</w:delText>
        </w:r>
        <w:r w:rsidDel="00D006F5">
          <w:rPr>
            <w:spacing w:val="24"/>
            <w:sz w:val="20"/>
          </w:rPr>
          <w:delText xml:space="preserve"> </w:delText>
        </w:r>
        <w:r w:rsidDel="00D006F5">
          <w:rPr>
            <w:sz w:val="20"/>
          </w:rPr>
          <w:delText>space</w:delText>
        </w:r>
        <w:r w:rsidDel="00D006F5">
          <w:rPr>
            <w:spacing w:val="24"/>
            <w:sz w:val="20"/>
          </w:rPr>
          <w:delText xml:space="preserve"> </w:delText>
        </w:r>
        <w:r w:rsidDel="00D006F5">
          <w:rPr>
            <w:sz w:val="20"/>
          </w:rPr>
          <w:delText>on</w:delText>
        </w:r>
        <w:r w:rsidDel="00D006F5">
          <w:rPr>
            <w:spacing w:val="24"/>
            <w:sz w:val="20"/>
          </w:rPr>
          <w:delText xml:space="preserve"> </w:delText>
        </w:r>
        <w:r w:rsidDel="00D006F5">
          <w:rPr>
            <w:sz w:val="20"/>
          </w:rPr>
          <w:delText>PC10</w:delText>
        </w:r>
        <w:r w:rsidDel="00D006F5">
          <w:rPr>
            <w:spacing w:val="25"/>
            <w:sz w:val="20"/>
          </w:rPr>
          <w:delText xml:space="preserve"> </w:delText>
        </w:r>
        <w:r w:rsidDel="00D006F5">
          <w:rPr>
            <w:spacing w:val="-5"/>
            <w:sz w:val="20"/>
          </w:rPr>
          <w:delText>and</w:delText>
        </w:r>
        <w:r w:rsidDel="00D006F5">
          <w:rPr>
            <w:rFonts w:ascii="Times New Roman"/>
            <w:sz w:val="20"/>
          </w:rPr>
          <w:tab/>
        </w:r>
        <w:r w:rsidDel="00D006F5">
          <w:rPr>
            <w:rFonts w:ascii="Trebuchet MS"/>
            <w:spacing w:val="-5"/>
            <w:sz w:val="10"/>
          </w:rPr>
          <w:delText>311</w:delText>
        </w:r>
      </w:del>
    </w:p>
    <w:p w14:paraId="378A2BB0" w14:textId="2A7A63AE" w:rsidR="00EA1924" w:rsidDel="00D006F5" w:rsidRDefault="00000000" w:rsidP="00D006F5">
      <w:pPr>
        <w:tabs>
          <w:tab w:val="right" w:pos="11017"/>
        </w:tabs>
        <w:spacing w:before="30"/>
        <w:ind w:left="2761"/>
        <w:rPr>
          <w:del w:id="423" w:author="Phil Green" w:date="2026-08-30T16:11:00Z" w16du:dateUtc="2026-08-30T14:11:00Z"/>
          <w:rFonts w:ascii="Trebuchet MS"/>
          <w:sz w:val="10"/>
        </w:rPr>
      </w:pPr>
      <w:del w:id="424" w:author="Phil Green" w:date="2026-08-30T16:11:00Z" w16du:dateUtc="2026-08-30T14:11:00Z">
        <w:r w:rsidDel="00D006F5">
          <w:rPr>
            <w:sz w:val="20"/>
          </w:rPr>
          <w:delText>PC11</w:delText>
        </w:r>
        <w:r w:rsidDel="00D006F5">
          <w:rPr>
            <w:spacing w:val="23"/>
            <w:sz w:val="20"/>
          </w:rPr>
          <w:delText xml:space="preserve"> </w:delText>
        </w:r>
        <w:r w:rsidDel="00D006F5">
          <w:rPr>
            <w:sz w:val="20"/>
          </w:rPr>
          <w:delText>(0.050,</w:delText>
        </w:r>
        <w:r w:rsidDel="00D006F5">
          <w:rPr>
            <w:spacing w:val="30"/>
            <w:sz w:val="20"/>
          </w:rPr>
          <w:delText xml:space="preserve"> </w:delText>
        </w:r>
        <w:r w:rsidDel="00D006F5">
          <w:rPr>
            <w:sz w:val="20"/>
          </w:rPr>
          <w:delText>0.052)</w:delText>
        </w:r>
        <w:r w:rsidDel="00D006F5">
          <w:rPr>
            <w:spacing w:val="23"/>
            <w:sz w:val="20"/>
          </w:rPr>
          <w:delText xml:space="preserve"> </w:delText>
        </w:r>
        <w:r w:rsidDel="00D006F5">
          <w:rPr>
            <w:sz w:val="20"/>
          </w:rPr>
          <w:delText>and</w:delText>
        </w:r>
        <w:r w:rsidDel="00D006F5">
          <w:rPr>
            <w:spacing w:val="24"/>
            <w:sz w:val="20"/>
          </w:rPr>
          <w:delText xml:space="preserve"> </w:delText>
        </w:r>
        <w:r w:rsidDel="00D006F5">
          <w:rPr>
            <w:sz w:val="20"/>
          </w:rPr>
          <w:delText>in</w:delText>
        </w:r>
        <w:r w:rsidDel="00D006F5">
          <w:rPr>
            <w:spacing w:val="23"/>
            <w:sz w:val="20"/>
          </w:rPr>
          <w:delText xml:space="preserve"> </w:delText>
        </w:r>
        <w:r w:rsidDel="00D006F5">
          <w:rPr>
            <w:sz w:val="20"/>
          </w:rPr>
          <w:delText>XYZ</w:delText>
        </w:r>
        <w:r w:rsidDel="00D006F5">
          <w:rPr>
            <w:spacing w:val="23"/>
            <w:sz w:val="20"/>
          </w:rPr>
          <w:delText xml:space="preserve"> </w:delText>
        </w:r>
        <w:r w:rsidDel="00D006F5">
          <w:rPr>
            <w:sz w:val="20"/>
          </w:rPr>
          <w:delText>by</w:delText>
        </w:r>
        <w:r w:rsidDel="00D006F5">
          <w:rPr>
            <w:spacing w:val="24"/>
            <w:sz w:val="20"/>
          </w:rPr>
          <w:delText xml:space="preserve"> </w:delText>
        </w:r>
        <w:r w:rsidDel="00D006F5">
          <w:rPr>
            <w:sz w:val="20"/>
          </w:rPr>
          <w:delText>a</w:delText>
        </w:r>
        <w:r w:rsidDel="00D006F5">
          <w:rPr>
            <w:spacing w:val="23"/>
            <w:sz w:val="20"/>
          </w:rPr>
          <w:delText xml:space="preserve"> </w:delText>
        </w:r>
        <w:r w:rsidDel="00D006F5">
          <w:rPr>
            <w:sz w:val="20"/>
          </w:rPr>
          <w:delText>single</w:delText>
        </w:r>
        <w:r w:rsidDel="00D006F5">
          <w:rPr>
            <w:spacing w:val="24"/>
            <w:sz w:val="20"/>
          </w:rPr>
          <w:delText xml:space="preserve"> </w:delText>
        </w:r>
        <w:r w:rsidDel="00D006F5">
          <w:rPr>
            <w:sz w:val="20"/>
          </w:rPr>
          <w:delText>thousandth</w:delText>
        </w:r>
        <w:r w:rsidDel="00D006F5">
          <w:rPr>
            <w:spacing w:val="23"/>
            <w:sz w:val="20"/>
          </w:rPr>
          <w:delText xml:space="preserve"> </w:delText>
        </w:r>
        <w:r w:rsidDel="00D006F5">
          <w:rPr>
            <w:sz w:val="20"/>
          </w:rPr>
          <w:delText>on</w:delText>
        </w:r>
        <w:r w:rsidDel="00D006F5">
          <w:rPr>
            <w:spacing w:val="23"/>
            <w:sz w:val="20"/>
          </w:rPr>
          <w:delText xml:space="preserve"> </w:delText>
        </w:r>
        <w:r w:rsidDel="00D006F5">
          <w:rPr>
            <w:sz w:val="20"/>
          </w:rPr>
          <w:delText>FOGRA51</w:delText>
        </w:r>
        <w:r w:rsidDel="00D006F5">
          <w:rPr>
            <w:spacing w:val="24"/>
            <w:sz w:val="20"/>
          </w:rPr>
          <w:delText xml:space="preserve"> </w:delText>
        </w:r>
        <w:r w:rsidDel="00D006F5">
          <w:rPr>
            <w:sz w:val="20"/>
          </w:rPr>
          <w:delText>(0.069</w:delText>
        </w:r>
        <w:r w:rsidDel="00D006F5">
          <w:rPr>
            <w:spacing w:val="23"/>
            <w:sz w:val="20"/>
          </w:rPr>
          <w:delText xml:space="preserve"> </w:delText>
        </w:r>
        <w:r w:rsidDel="00D006F5">
          <w:rPr>
            <w:sz w:val="20"/>
          </w:rPr>
          <w:delText>vs.</w:delText>
        </w:r>
        <w:r w:rsidDel="00D006F5">
          <w:rPr>
            <w:spacing w:val="24"/>
            <w:sz w:val="20"/>
          </w:rPr>
          <w:delText xml:space="preserve"> </w:delText>
        </w:r>
        <w:r w:rsidDel="00D006F5">
          <w:rPr>
            <w:spacing w:val="-2"/>
            <w:sz w:val="20"/>
          </w:rPr>
          <w:delText>0.070);</w:delText>
        </w:r>
        <w:r w:rsidDel="00D006F5">
          <w:rPr>
            <w:rFonts w:ascii="Times New Roman"/>
            <w:sz w:val="20"/>
          </w:rPr>
          <w:tab/>
        </w:r>
        <w:r w:rsidDel="00D006F5">
          <w:rPr>
            <w:rFonts w:ascii="Trebuchet MS"/>
            <w:spacing w:val="-5"/>
            <w:sz w:val="10"/>
          </w:rPr>
          <w:delText>312</w:delText>
        </w:r>
      </w:del>
    </w:p>
    <w:p w14:paraId="4ABAD781" w14:textId="7E91220B" w:rsidR="00EA1924" w:rsidDel="00D006F5" w:rsidRDefault="00000000" w:rsidP="00D006F5">
      <w:pPr>
        <w:tabs>
          <w:tab w:val="right" w:pos="11017"/>
        </w:tabs>
        <w:spacing w:before="30"/>
        <w:ind w:left="2761"/>
        <w:rPr>
          <w:del w:id="425" w:author="Phil Green" w:date="2026-08-30T16:11:00Z" w16du:dateUtc="2026-08-30T14:11:00Z"/>
          <w:rFonts w:ascii="Trebuchet MS"/>
          <w:sz w:val="10"/>
        </w:rPr>
        <w:pPrChange w:id="426" w:author="Phil Green" w:date="2026-08-30T16:11:00Z" w16du:dateUtc="2026-08-30T14:11:00Z">
          <w:pPr>
            <w:tabs>
              <w:tab w:val="right" w:pos="11017"/>
            </w:tabs>
            <w:spacing w:before="30"/>
            <w:ind w:left="2755"/>
          </w:pPr>
        </w:pPrChange>
      </w:pPr>
      <w:del w:id="427" w:author="Phil Green" w:date="2026-08-30T16:11:00Z" w16du:dateUtc="2026-08-30T14:11:00Z">
        <w:r w:rsidDel="00D006F5">
          <w:rPr>
            <w:sz w:val="20"/>
          </w:rPr>
          <w:delText>polynomial</w:delText>
        </w:r>
        <w:r w:rsidDel="00D006F5">
          <w:rPr>
            <w:spacing w:val="-4"/>
            <w:sz w:val="20"/>
          </w:rPr>
          <w:delText xml:space="preserve"> </w:delText>
        </w:r>
        <w:r w:rsidDel="00D006F5">
          <w:rPr>
            <w:sz w:val="20"/>
          </w:rPr>
          <w:delText>regression</w:delText>
        </w:r>
        <w:r w:rsidDel="00D006F5">
          <w:rPr>
            <w:spacing w:val="-3"/>
            <w:sz w:val="20"/>
          </w:rPr>
          <w:delText xml:space="preserve"> </w:delText>
        </w:r>
        <w:r w:rsidDel="00D006F5">
          <w:rPr>
            <w:sz w:val="20"/>
          </w:rPr>
          <w:delText>remains</w:delText>
        </w:r>
        <w:r w:rsidDel="00D006F5">
          <w:rPr>
            <w:spacing w:val="-3"/>
            <w:sz w:val="20"/>
          </w:rPr>
          <w:delText xml:space="preserve"> </w:delText>
        </w:r>
        <w:r w:rsidDel="00D006F5">
          <w:rPr>
            <w:sz w:val="20"/>
          </w:rPr>
          <w:delText>second,</w:delText>
        </w:r>
        <w:r w:rsidDel="00D006F5">
          <w:rPr>
            <w:spacing w:val="-4"/>
            <w:sz w:val="20"/>
          </w:rPr>
          <w:delText xml:space="preserve"> </w:delText>
        </w:r>
        <w:r w:rsidDel="00D006F5">
          <w:rPr>
            <w:sz w:val="20"/>
          </w:rPr>
          <w:delText>and</w:delText>
        </w:r>
        <w:r w:rsidDel="00D006F5">
          <w:rPr>
            <w:spacing w:val="-3"/>
            <w:sz w:val="20"/>
          </w:rPr>
          <w:delText xml:space="preserve"> </w:delText>
        </w:r>
        <w:r w:rsidDel="00D006F5">
          <w:rPr>
            <w:sz w:val="20"/>
          </w:rPr>
          <w:delText>the</w:delText>
        </w:r>
        <w:r w:rsidDel="00D006F5">
          <w:rPr>
            <w:spacing w:val="-3"/>
            <w:sz w:val="20"/>
          </w:rPr>
          <w:delText xml:space="preserve"> </w:delText>
        </w:r>
        <w:r w:rsidDel="00D006F5">
          <w:rPr>
            <w:sz w:val="20"/>
          </w:rPr>
          <w:delText>degree-4</w:delText>
        </w:r>
        <w:r w:rsidDel="00D006F5">
          <w:rPr>
            <w:spacing w:val="-4"/>
            <w:sz w:val="20"/>
          </w:rPr>
          <w:delText xml:space="preserve"> </w:delText>
        </w:r>
        <w:r w:rsidDel="00D006F5">
          <w:rPr>
            <w:sz w:val="20"/>
          </w:rPr>
          <w:delText>cube-root</w:delText>
        </w:r>
        <w:r w:rsidDel="00D006F5">
          <w:rPr>
            <w:spacing w:val="-3"/>
            <w:sz w:val="20"/>
          </w:rPr>
          <w:delText xml:space="preserve"> </w:delText>
        </w:r>
        <w:r w:rsidDel="00D006F5">
          <w:rPr>
            <w:sz w:val="20"/>
          </w:rPr>
          <w:delText>fit</w:delText>
        </w:r>
        <w:r w:rsidDel="00D006F5">
          <w:rPr>
            <w:spacing w:val="-3"/>
            <w:sz w:val="20"/>
          </w:rPr>
          <w:delText xml:space="preserve"> </w:delText>
        </w:r>
        <w:r w:rsidDel="00D006F5">
          <w:rPr>
            <w:sz w:val="20"/>
          </w:rPr>
          <w:delText>narrows</w:delText>
        </w:r>
        <w:r w:rsidDel="00D006F5">
          <w:rPr>
            <w:spacing w:val="-4"/>
            <w:sz w:val="20"/>
          </w:rPr>
          <w:delText xml:space="preserve"> </w:delText>
        </w:r>
        <w:r w:rsidDel="00D006F5">
          <w:rPr>
            <w:sz w:val="20"/>
          </w:rPr>
          <w:delText>the</w:delText>
        </w:r>
        <w:r w:rsidDel="00D006F5">
          <w:rPr>
            <w:spacing w:val="-3"/>
            <w:sz w:val="20"/>
          </w:rPr>
          <w:delText xml:space="preserve"> </w:delText>
        </w:r>
        <w:r w:rsidDel="00D006F5">
          <w:rPr>
            <w:sz w:val="20"/>
          </w:rPr>
          <w:delText>gap</w:delText>
        </w:r>
        <w:r w:rsidDel="00D006F5">
          <w:rPr>
            <w:spacing w:val="-3"/>
            <w:sz w:val="20"/>
          </w:rPr>
          <w:delText xml:space="preserve"> </w:delText>
        </w:r>
        <w:r w:rsidDel="00D006F5">
          <w:rPr>
            <w:spacing w:val="-5"/>
            <w:sz w:val="20"/>
          </w:rPr>
          <w:delText>to</w:delText>
        </w:r>
        <w:r w:rsidDel="00D006F5">
          <w:rPr>
            <w:rFonts w:ascii="Times New Roman"/>
            <w:sz w:val="20"/>
          </w:rPr>
          <w:tab/>
        </w:r>
        <w:r w:rsidDel="00D006F5">
          <w:rPr>
            <w:rFonts w:ascii="Trebuchet MS"/>
            <w:spacing w:val="-5"/>
            <w:sz w:val="10"/>
          </w:rPr>
          <w:delText>313</w:delText>
        </w:r>
      </w:del>
    </w:p>
    <w:p w14:paraId="7CEA3E29" w14:textId="0499F779" w:rsidR="00EA1924" w:rsidRDefault="00000000" w:rsidP="00D006F5">
      <w:pPr>
        <w:tabs>
          <w:tab w:val="right" w:pos="11017"/>
        </w:tabs>
        <w:spacing w:before="30"/>
        <w:ind w:left="2761"/>
        <w:rPr>
          <w:rFonts w:ascii="Trebuchet MS"/>
          <w:sz w:val="10"/>
        </w:rPr>
      </w:pPr>
      <w:del w:id="428" w:author="Phil Green" w:date="2026-08-30T16:11:00Z" w16du:dateUtc="2026-08-30T14:11:00Z">
        <w:r w:rsidDel="00D006F5">
          <w:rPr>
            <w:sz w:val="20"/>
          </w:rPr>
          <w:delText>roughly</w:delText>
        </w:r>
        <w:r w:rsidDel="00D006F5">
          <w:rPr>
            <w:spacing w:val="-12"/>
            <w:sz w:val="20"/>
          </w:rPr>
          <w:delText xml:space="preserve"> </w:delText>
        </w:r>
        <w:r w:rsidDel="00D006F5">
          <w:rPr>
            <w:sz w:val="20"/>
          </w:rPr>
          <w:delText>a</w:delText>
        </w:r>
        <w:r w:rsidDel="00D006F5">
          <w:rPr>
            <w:spacing w:val="-11"/>
            <w:sz w:val="20"/>
          </w:rPr>
          <w:delText xml:space="preserve"> </w:delText>
        </w:r>
        <w:r w:rsidDel="00D006F5">
          <w:rPr>
            <w:sz w:val="20"/>
          </w:rPr>
          <w:delText>factor</w:delText>
        </w:r>
        <w:r w:rsidDel="00D006F5">
          <w:rPr>
            <w:spacing w:val="-12"/>
            <w:sz w:val="20"/>
          </w:rPr>
          <w:delText xml:space="preserve"> </w:delText>
        </w:r>
        <w:r w:rsidDel="00D006F5">
          <w:rPr>
            <w:sz w:val="20"/>
          </w:rPr>
          <w:delText>of</w:delText>
        </w:r>
        <w:r w:rsidDel="00D006F5">
          <w:rPr>
            <w:spacing w:val="-11"/>
            <w:sz w:val="20"/>
          </w:rPr>
          <w:delText xml:space="preserve"> </w:delText>
        </w:r>
        <w:r w:rsidDel="00D006F5">
          <w:rPr>
            <w:sz w:val="20"/>
          </w:rPr>
          <w:delText>two</w:delText>
        </w:r>
        <w:r w:rsidDel="00D006F5">
          <w:rPr>
            <w:spacing w:val="-11"/>
            <w:sz w:val="20"/>
          </w:rPr>
          <w:delText xml:space="preserve"> </w:delText>
        </w:r>
        <w:r w:rsidDel="00D006F5">
          <w:rPr>
            <w:sz w:val="20"/>
          </w:rPr>
          <w:delText>(0.112,</w:delText>
        </w:r>
        <w:r w:rsidDel="00D006F5">
          <w:rPr>
            <w:spacing w:val="-12"/>
            <w:sz w:val="20"/>
          </w:rPr>
          <w:delText xml:space="preserve"> </w:delText>
        </w:r>
        <w:r w:rsidDel="00D006F5">
          <w:rPr>
            <w:sz w:val="20"/>
          </w:rPr>
          <w:delText>0.112,</w:delText>
        </w:r>
        <w:r w:rsidDel="00D006F5">
          <w:rPr>
            <w:spacing w:val="-11"/>
            <w:sz w:val="20"/>
          </w:rPr>
          <w:delText xml:space="preserve"> </w:delText>
        </w:r>
        <w:r w:rsidDel="00D006F5">
          <w:rPr>
            <w:sz w:val="20"/>
          </w:rPr>
          <w:delText>0.167).</w:delText>
        </w:r>
      </w:del>
      <w:r>
        <w:rPr>
          <w:spacing w:val="-2"/>
          <w:sz w:val="20"/>
        </w:rPr>
        <w:t xml:space="preserve"> </w:t>
      </w:r>
      <w:r>
        <w:rPr>
          <w:sz w:val="20"/>
        </w:rPr>
        <w:t>The</w:t>
      </w:r>
      <w:r>
        <w:rPr>
          <w:spacing w:val="-12"/>
          <w:sz w:val="20"/>
        </w:rPr>
        <w:t xml:space="preserve"> </w:t>
      </w:r>
      <w:r>
        <w:rPr>
          <w:sz w:val="20"/>
        </w:rPr>
        <w:t>relative</w:t>
      </w:r>
      <w:r>
        <w:rPr>
          <w:spacing w:val="-11"/>
          <w:sz w:val="20"/>
        </w:rPr>
        <w:t xml:space="preserve"> </w:t>
      </w:r>
      <w:r>
        <w:rPr>
          <w:sz w:val="20"/>
        </w:rPr>
        <w:t>ordering</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remaining</w:t>
      </w:r>
      <w:r>
        <w:rPr>
          <w:spacing w:val="-12"/>
          <w:sz w:val="20"/>
        </w:rPr>
        <w:t xml:space="preserve"> </w:t>
      </w:r>
      <w:r>
        <w:rPr>
          <w:spacing w:val="-2"/>
          <w:sz w:val="20"/>
        </w:rPr>
        <w:t>models</w:t>
      </w:r>
      <w:r>
        <w:rPr>
          <w:rFonts w:ascii="Times New Roman"/>
          <w:sz w:val="20"/>
        </w:rPr>
        <w:tab/>
      </w:r>
      <w:r>
        <w:rPr>
          <w:rFonts w:ascii="Trebuchet MS"/>
          <w:spacing w:val="-5"/>
          <w:sz w:val="10"/>
        </w:rPr>
        <w:t>314</w:t>
      </w:r>
    </w:p>
    <w:p w14:paraId="415FA3FB" w14:textId="77777777" w:rsidR="00EA1924" w:rsidRDefault="00000000">
      <w:pPr>
        <w:tabs>
          <w:tab w:val="right" w:pos="11017"/>
        </w:tabs>
        <w:spacing w:before="22"/>
        <w:ind w:left="2761"/>
        <w:rPr>
          <w:rFonts w:ascii="Trebuchet MS"/>
          <w:sz w:val="10"/>
        </w:rPr>
      </w:pPr>
      <w:r>
        <w:rPr>
          <w:sz w:val="20"/>
        </w:rPr>
        <w:t>is otherwise stable between</w:t>
      </w:r>
      <w:r>
        <w:rPr>
          <w:spacing w:val="4"/>
          <w:sz w:val="20"/>
        </w:rPr>
        <w:t xml:space="preserve"> </w:t>
      </w:r>
      <w:r>
        <w:rPr>
          <w:i/>
          <w:sz w:val="20"/>
        </w:rPr>
        <w:t>n</w:t>
      </w:r>
      <w:r>
        <w:rPr>
          <w:i/>
          <w:spacing w:val="11"/>
          <w:sz w:val="20"/>
        </w:rPr>
        <w:t xml:space="preserve"> </w:t>
      </w:r>
      <w:r>
        <w:rPr>
          <w:rFonts w:ascii="Tahoma"/>
          <w:sz w:val="20"/>
        </w:rPr>
        <w:t>=</w:t>
      </w:r>
      <w:r>
        <w:rPr>
          <w:rFonts w:ascii="Tahoma"/>
          <w:spacing w:val="-3"/>
          <w:sz w:val="20"/>
        </w:rPr>
        <w:t xml:space="preserve"> </w:t>
      </w:r>
      <w:r>
        <w:rPr>
          <w:sz w:val="20"/>
        </w:rPr>
        <w:t>3 and</w:t>
      </w:r>
      <w:r>
        <w:rPr>
          <w:spacing w:val="3"/>
          <w:sz w:val="20"/>
        </w:rPr>
        <w:t xml:space="preserve"> </w:t>
      </w:r>
      <w:r>
        <w:rPr>
          <w:i/>
          <w:sz w:val="20"/>
        </w:rPr>
        <w:t>n</w:t>
      </w:r>
      <w:r>
        <w:rPr>
          <w:i/>
          <w:spacing w:val="12"/>
          <w:sz w:val="20"/>
        </w:rPr>
        <w:t xml:space="preserve"> </w:t>
      </w:r>
      <w:r>
        <w:rPr>
          <w:rFonts w:ascii="Tahoma"/>
          <w:sz w:val="20"/>
        </w:rPr>
        <w:t>=</w:t>
      </w:r>
      <w:r>
        <w:rPr>
          <w:rFonts w:ascii="Tahoma"/>
          <w:spacing w:val="-4"/>
          <w:sz w:val="20"/>
        </w:rPr>
        <w:t xml:space="preserve"> </w:t>
      </w:r>
      <w:r>
        <w:rPr>
          <w:sz w:val="20"/>
        </w:rPr>
        <w:t>4</w:t>
      </w:r>
      <w:r>
        <w:rPr>
          <w:spacing w:val="1"/>
          <w:sz w:val="20"/>
        </w:rPr>
        <w:t xml:space="preserve"> </w:t>
      </w:r>
      <w:r>
        <w:rPr>
          <w:sz w:val="20"/>
        </w:rPr>
        <w:t>(SVM third, gradient</w:t>
      </w:r>
      <w:r>
        <w:rPr>
          <w:spacing w:val="1"/>
          <w:sz w:val="20"/>
        </w:rPr>
        <w:t xml:space="preserve"> </w:t>
      </w:r>
      <w:r>
        <w:rPr>
          <w:sz w:val="20"/>
        </w:rPr>
        <w:t xml:space="preserve">boosting fourth, on </w:t>
      </w:r>
      <w:r>
        <w:rPr>
          <w:spacing w:val="-5"/>
          <w:sz w:val="20"/>
        </w:rPr>
        <w:t>all</w:t>
      </w:r>
      <w:r>
        <w:rPr>
          <w:rFonts w:ascii="Times New Roman"/>
          <w:sz w:val="20"/>
        </w:rPr>
        <w:tab/>
      </w:r>
      <w:r>
        <w:rPr>
          <w:rFonts w:ascii="Trebuchet MS"/>
          <w:spacing w:val="-5"/>
          <w:sz w:val="10"/>
        </w:rPr>
        <w:t>315</w:t>
      </w:r>
    </w:p>
    <w:p w14:paraId="0D229C0B" w14:textId="54B863F1" w:rsidR="00EA1924" w:rsidDel="00CC08B5" w:rsidRDefault="00000000">
      <w:pPr>
        <w:tabs>
          <w:tab w:val="right" w:pos="11017"/>
        </w:tabs>
        <w:spacing w:before="30"/>
        <w:ind w:left="2761"/>
        <w:rPr>
          <w:del w:id="429" w:author="Phil Green" w:date="2026-08-30T16:12:00Z" w16du:dateUtc="2026-08-30T14:12:00Z"/>
          <w:rFonts w:ascii="Trebuchet MS" w:hAnsi="Trebuchet MS"/>
          <w:sz w:val="10"/>
        </w:rPr>
      </w:pPr>
      <w:r>
        <w:rPr>
          <w:sz w:val="20"/>
        </w:rPr>
        <w:t>three</w:t>
      </w:r>
      <w:r>
        <w:rPr>
          <w:spacing w:val="-5"/>
          <w:sz w:val="20"/>
        </w:rPr>
        <w:t xml:space="preserve"> </w:t>
      </w:r>
      <w:r>
        <w:rPr>
          <w:sz w:val="20"/>
        </w:rPr>
        <w:t>datasets)</w:t>
      </w:r>
      <w:del w:id="430" w:author="Phil Green" w:date="2026-08-30T16:12:00Z" w16du:dateUtc="2026-08-30T14:12:00Z">
        <w:r w:rsidDel="00CC08B5">
          <w:rPr>
            <w:sz w:val="20"/>
          </w:rPr>
          <w:delText>,</w:delText>
        </w:r>
        <w:r w:rsidDel="00CC08B5">
          <w:rPr>
            <w:spacing w:val="-3"/>
            <w:sz w:val="20"/>
          </w:rPr>
          <w:delText xml:space="preserve"> </w:delText>
        </w:r>
        <w:r w:rsidDel="00CC08B5">
          <w:rPr>
            <w:sz w:val="20"/>
          </w:rPr>
          <w:delText>but</w:delText>
        </w:r>
        <w:r w:rsidDel="00CC08B5">
          <w:rPr>
            <w:spacing w:val="-2"/>
            <w:sz w:val="20"/>
          </w:rPr>
          <w:delText xml:space="preserve"> </w:delText>
        </w:r>
        <w:r w:rsidDel="00CC08B5">
          <w:rPr>
            <w:sz w:val="20"/>
          </w:rPr>
          <w:delText>every</w:delText>
        </w:r>
        <w:r w:rsidDel="00CC08B5">
          <w:rPr>
            <w:spacing w:val="-3"/>
            <w:sz w:val="20"/>
          </w:rPr>
          <w:delText xml:space="preserve"> </w:delText>
        </w:r>
        <w:r w:rsidDel="00CC08B5">
          <w:rPr>
            <w:sz w:val="20"/>
          </w:rPr>
          <w:delText>model’s</w:delText>
        </w:r>
        <w:r w:rsidDel="00CC08B5">
          <w:rPr>
            <w:spacing w:val="-3"/>
            <w:sz w:val="20"/>
          </w:rPr>
          <w:delText xml:space="preserve"> </w:delText>
        </w:r>
        <w:r w:rsidDel="00CC08B5">
          <w:rPr>
            <w:sz w:val="20"/>
          </w:rPr>
          <w:delText>absolute</w:delText>
        </w:r>
        <w:r w:rsidDel="00CC08B5">
          <w:rPr>
            <w:spacing w:val="-2"/>
            <w:sz w:val="20"/>
          </w:rPr>
          <w:delText xml:space="preserve"> </w:delText>
        </w:r>
        <w:r w:rsidDel="00CC08B5">
          <w:rPr>
            <w:sz w:val="20"/>
          </w:rPr>
          <w:delText>error</w:delText>
        </w:r>
        <w:r w:rsidDel="00CC08B5">
          <w:rPr>
            <w:spacing w:val="-3"/>
            <w:sz w:val="20"/>
          </w:rPr>
          <w:delText xml:space="preserve"> </w:delText>
        </w:r>
        <w:r w:rsidDel="00CC08B5">
          <w:rPr>
            <w:sz w:val="20"/>
          </w:rPr>
          <w:delText>grows,</w:delText>
        </w:r>
        <w:r w:rsidDel="00CC08B5">
          <w:rPr>
            <w:spacing w:val="-2"/>
            <w:sz w:val="20"/>
          </w:rPr>
          <w:delText xml:space="preserve"> </w:delText>
        </w:r>
        <w:r w:rsidDel="00CC08B5">
          <w:rPr>
            <w:sz w:val="20"/>
          </w:rPr>
          <w:delText>and</w:delText>
        </w:r>
        <w:r w:rsidDel="00CC08B5">
          <w:rPr>
            <w:spacing w:val="-3"/>
            <w:sz w:val="20"/>
          </w:rPr>
          <w:delText xml:space="preserve"> </w:delText>
        </w:r>
        <w:r w:rsidDel="00CC08B5">
          <w:rPr>
            <w:sz w:val="20"/>
          </w:rPr>
          <w:delText>by</w:delText>
        </w:r>
        <w:r w:rsidDel="00CC08B5">
          <w:rPr>
            <w:spacing w:val="-3"/>
            <w:sz w:val="20"/>
          </w:rPr>
          <w:delText xml:space="preserve"> </w:delText>
        </w:r>
        <w:r w:rsidDel="00CC08B5">
          <w:rPr>
            <w:sz w:val="20"/>
          </w:rPr>
          <w:delText>very</w:delText>
        </w:r>
        <w:r w:rsidDel="00CC08B5">
          <w:rPr>
            <w:spacing w:val="-2"/>
            <w:sz w:val="20"/>
          </w:rPr>
          <w:delText xml:space="preserve"> </w:delText>
        </w:r>
        <w:r w:rsidDel="00CC08B5">
          <w:rPr>
            <w:sz w:val="20"/>
          </w:rPr>
          <w:delText>different</w:delText>
        </w:r>
        <w:r w:rsidDel="00CC08B5">
          <w:rPr>
            <w:spacing w:val="-3"/>
            <w:sz w:val="20"/>
          </w:rPr>
          <w:delText xml:space="preserve"> </w:delText>
        </w:r>
        <w:r w:rsidDel="00CC08B5">
          <w:rPr>
            <w:sz w:val="20"/>
          </w:rPr>
          <w:delText>factors,</w:delText>
        </w:r>
        <w:r w:rsidDel="00CC08B5">
          <w:rPr>
            <w:spacing w:val="-2"/>
            <w:sz w:val="20"/>
          </w:rPr>
          <w:delText xml:space="preserve"> </w:delText>
        </w:r>
        <w:r w:rsidDel="00CC08B5">
          <w:rPr>
            <w:spacing w:val="-5"/>
            <w:sz w:val="20"/>
          </w:rPr>
          <w:delText>the</w:delText>
        </w:r>
        <w:r w:rsidDel="00CC08B5">
          <w:rPr>
            <w:rFonts w:ascii="Times New Roman" w:hAnsi="Times New Roman"/>
            <w:sz w:val="20"/>
          </w:rPr>
          <w:tab/>
        </w:r>
        <w:r w:rsidDel="00CC08B5">
          <w:rPr>
            <w:rFonts w:ascii="Trebuchet MS" w:hAnsi="Trebuchet MS"/>
            <w:spacing w:val="-5"/>
            <w:sz w:val="10"/>
          </w:rPr>
          <w:delText>316</w:delText>
        </w:r>
      </w:del>
    </w:p>
    <w:p w14:paraId="03C90CE5" w14:textId="451BB483" w:rsidR="00EA1924" w:rsidRDefault="00000000" w:rsidP="00CC08B5">
      <w:pPr>
        <w:tabs>
          <w:tab w:val="right" w:pos="11017"/>
        </w:tabs>
        <w:spacing w:before="30"/>
        <w:ind w:left="2761"/>
        <w:rPr>
          <w:rFonts w:ascii="Trebuchet MS"/>
          <w:sz w:val="10"/>
        </w:rPr>
      </w:pPr>
      <w:del w:id="431" w:author="Phil Green" w:date="2026-08-30T16:12:00Z" w16du:dateUtc="2026-08-30T14:12:00Z">
        <w:r w:rsidDel="00CC08B5">
          <w:rPr>
            <w:sz w:val="20"/>
          </w:rPr>
          <w:delText>subject</w:delText>
        </w:r>
        <w:r w:rsidDel="00CC08B5">
          <w:rPr>
            <w:spacing w:val="-7"/>
            <w:sz w:val="20"/>
          </w:rPr>
          <w:delText xml:space="preserve"> </w:delText>
        </w:r>
        <w:r w:rsidDel="00CC08B5">
          <w:rPr>
            <w:sz w:val="20"/>
          </w:rPr>
          <w:delText>of</w:delText>
        </w:r>
        <w:r w:rsidDel="00CC08B5">
          <w:rPr>
            <w:spacing w:val="-7"/>
            <w:sz w:val="20"/>
          </w:rPr>
          <w:delText xml:space="preserve"> </w:delText>
        </w:r>
        <w:r w:rsidDel="00CC08B5">
          <w:rPr>
            <w:sz w:val="20"/>
          </w:rPr>
          <w:delText>Figure</w:delText>
        </w:r>
        <w:r w:rsidDel="00CC08B5">
          <w:rPr>
            <w:spacing w:val="-7"/>
            <w:sz w:val="20"/>
          </w:rPr>
          <w:delText xml:space="preserve"> </w:delText>
        </w:r>
        <w:r w:rsidDel="00CC08B5">
          <w:fldChar w:fldCharType="begin"/>
        </w:r>
        <w:r w:rsidDel="00CC08B5">
          <w:delInstrText>HYPERLINK \l "_bookmark13"</w:delInstrText>
        </w:r>
        <w:r w:rsidDel="00CC08B5">
          <w:fldChar w:fldCharType="separate"/>
        </w:r>
        <w:r w:rsidDel="00CC08B5">
          <w:rPr>
            <w:color w:val="0774B7"/>
            <w:spacing w:val="-5"/>
            <w:sz w:val="20"/>
          </w:rPr>
          <w:delText>2</w:delText>
        </w:r>
        <w:r w:rsidDel="00CC08B5">
          <w:fldChar w:fldCharType="end"/>
        </w:r>
        <w:r w:rsidDel="00CC08B5">
          <w:rPr>
            <w:spacing w:val="-5"/>
            <w:sz w:val="20"/>
          </w:rPr>
          <w:delText>.</w:delText>
        </w:r>
      </w:del>
      <w:ins w:id="432" w:author="Phil Green" w:date="2026-08-30T16:12:00Z" w16du:dateUtc="2026-08-30T14:12:00Z">
        <w:r w:rsidR="00CC08B5">
          <w:rPr>
            <w:sz w:val="20"/>
          </w:rPr>
          <w:t>.</w:t>
        </w:r>
      </w:ins>
      <w:r>
        <w:rPr>
          <w:rFonts w:ascii="Times New Roman"/>
          <w:sz w:val="20"/>
        </w:rPr>
        <w:tab/>
      </w:r>
      <w:r>
        <w:rPr>
          <w:rFonts w:ascii="Trebuchet MS"/>
          <w:spacing w:val="-5"/>
          <w:sz w:val="10"/>
        </w:rPr>
        <w:t>317</w:t>
      </w:r>
    </w:p>
    <w:p w14:paraId="530057D3" w14:textId="77777777" w:rsidR="00EA1924" w:rsidRDefault="00EA1924">
      <w:pPr>
        <w:rPr>
          <w:rFonts w:ascii="Trebuchet MS"/>
          <w:sz w:val="10"/>
        </w:rPr>
        <w:sectPr w:rsidR="00EA1924">
          <w:pgSz w:w="11910" w:h="16840"/>
          <w:pgMar w:top="1020" w:right="283" w:bottom="760" w:left="566" w:header="685" w:footer="563" w:gutter="0"/>
          <w:cols w:space="720"/>
        </w:sectPr>
      </w:pPr>
    </w:p>
    <w:p w14:paraId="4F36210E" w14:textId="77777777" w:rsidR="00EA1924" w:rsidRDefault="00000000">
      <w:pPr>
        <w:pStyle w:val="BodyText"/>
        <w:spacing w:before="402" w:line="271" w:lineRule="auto"/>
        <w:ind w:left="2761" w:right="405" w:hanging="6"/>
        <w:jc w:val="both"/>
      </w:pPr>
      <w:r>
        <w:rPr>
          <w:noProof/>
        </w:rPr>
        <w:lastRenderedPageBreak/>
        <mc:AlternateContent>
          <mc:Choice Requires="wps">
            <w:drawing>
              <wp:anchor distT="0" distB="0" distL="0" distR="0" simplePos="0" relativeHeight="15736320" behindDoc="0" locked="0" layoutInCell="1" allowOverlap="1" wp14:anchorId="465574E5" wp14:editId="57725C84">
                <wp:simplePos x="0" y="0"/>
                <wp:positionH relativeFrom="page">
                  <wp:posOffset>1074750</wp:posOffset>
                </wp:positionH>
                <wp:positionV relativeFrom="paragraph">
                  <wp:posOffset>1176210</wp:posOffset>
                </wp:positionV>
                <wp:extent cx="540702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7025" cy="1270"/>
                        </a:xfrm>
                        <a:custGeom>
                          <a:avLst/>
                          <a:gdLst/>
                          <a:ahLst/>
                          <a:cxnLst/>
                          <a:rect l="l" t="t" r="r" b="b"/>
                          <a:pathLst>
                            <a:path w="5407025">
                              <a:moveTo>
                                <a:pt x="0" y="0"/>
                              </a:moveTo>
                              <a:lnTo>
                                <a:pt x="540689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A3982" id="Graphic 31" o:spid="_x0000_s1026" style="position:absolute;margin-left:84.65pt;margin-top:92.6pt;width:425.7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407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" path="m,l5406898,e" filled="f" strokeweight=".28114mm">
                <v:path arrowok="t"/>
                <w10:wrap anchorx="page"/>
              </v:shape>
            </w:pict>
          </mc:Fallback>
        </mc:AlternateContent>
      </w:r>
      <w:bookmarkStart w:id="433" w:name="_bookmark12"/>
      <w:bookmarkEnd w:id="433"/>
      <w:r>
        <w:rPr>
          <w:b/>
          <w:w w:val="105"/>
        </w:rPr>
        <w:t>Table 4.</w:t>
      </w:r>
      <w:r>
        <w:rPr>
          <w:b/>
          <w:spacing w:val="38"/>
          <w:w w:val="105"/>
        </w:rPr>
        <w:t xml:space="preserve"> </w:t>
      </w:r>
      <w:r>
        <w:rPr>
          <w:w w:val="105"/>
        </w:rPr>
        <w:t xml:space="preserve">Median, 95th-percentile, and maximum </w:t>
      </w:r>
      <w:r>
        <w:rPr>
          <w:rFonts w:ascii="Calibri" w:hAnsi="Calibri"/>
          <w:w w:val="105"/>
        </w:rPr>
        <w:t>∆</w:t>
      </w:r>
      <w:r>
        <w:rPr>
          <w:i/>
          <w:w w:val="105"/>
        </w:rPr>
        <w:t>E</w:t>
      </w:r>
      <w:r>
        <w:rPr>
          <w:w w:val="105"/>
          <w:vertAlign w:val="subscript"/>
        </w:rPr>
        <w:t>00</w:t>
      </w:r>
      <w:r>
        <w:rPr>
          <w:w w:val="105"/>
        </w:rPr>
        <w:t xml:space="preserve"> per model for the </w:t>
      </w:r>
      <w:r>
        <w:rPr>
          <w:i/>
          <w:w w:val="105"/>
        </w:rPr>
        <w:t xml:space="preserve">n </w:t>
      </w:r>
      <w:r>
        <w:rPr>
          <w:rFonts w:ascii="Tahoma" w:hAnsi="Tahoma"/>
          <w:w w:val="105"/>
        </w:rPr>
        <w:t xml:space="preserve">= </w:t>
      </w:r>
      <w:r>
        <w:rPr>
          <w:w w:val="105"/>
        </w:rPr>
        <w:t xml:space="preserve">4 (CMYK) condi-tion on the three printer datasets, 1,588 analyzed samples each (795 with </w:t>
      </w:r>
      <w:r>
        <w:rPr>
          <w:i/>
          <w:w w:val="105"/>
        </w:rPr>
        <w:t>K</w:t>
      </w:r>
      <w:r>
        <w:rPr>
          <w:i/>
          <w:spacing w:val="29"/>
          <w:w w:val="105"/>
        </w:rPr>
        <w:t xml:space="preserve"> </w:t>
      </w:r>
      <w:r>
        <w:rPr>
          <w:rFonts w:ascii="Tahoma" w:hAnsi="Tahoma"/>
          <w:w w:val="105"/>
        </w:rPr>
        <w:t>=</w:t>
      </w:r>
      <w:r>
        <w:rPr>
          <w:rFonts w:ascii="Tahoma" w:hAnsi="Tahoma"/>
          <w:spacing w:val="13"/>
          <w:w w:val="105"/>
        </w:rPr>
        <w:t xml:space="preserve"> </w:t>
      </w:r>
      <w:r>
        <w:rPr>
          <w:w w:val="105"/>
        </w:rPr>
        <w:t>0 plus 793 with</w:t>
      </w:r>
      <w:r>
        <w:rPr>
          <w:spacing w:val="40"/>
          <w:w w:val="105"/>
        </w:rPr>
        <w:t xml:space="preserve"> </w:t>
      </w:r>
      <w:r>
        <w:rPr>
          <w:i/>
          <w:w w:val="105"/>
        </w:rPr>
        <w:t>K</w:t>
      </w:r>
      <w:r>
        <w:rPr>
          <w:i/>
          <w:spacing w:val="28"/>
          <w:w w:val="105"/>
        </w:rPr>
        <w:t xml:space="preserve"> </w:t>
      </w:r>
      <w:r>
        <w:rPr>
          <w:rFonts w:ascii="Verdana" w:hAnsi="Verdana"/>
          <w:i/>
          <w:w w:val="105"/>
        </w:rPr>
        <w:t xml:space="preserve">&gt; </w:t>
      </w:r>
      <w:r>
        <w:rPr>
          <w:w w:val="105"/>
        </w:rPr>
        <w:t>0; 1,617 as received, less 29 byte-identical duplicates).</w:t>
      </w:r>
      <w:r>
        <w:rPr>
          <w:spacing w:val="40"/>
          <w:w w:val="105"/>
        </w:rPr>
        <w:t xml:space="preserve"> </w:t>
      </w:r>
      <w:r>
        <w:rPr>
          <w:w w:val="105"/>
        </w:rPr>
        <w:t xml:space="preserve">Same protocol as Table </w:t>
      </w:r>
      <w:hyperlink w:anchor="_bookmark9" w:history="1">
        <w:r>
          <w:rPr>
            <w:color w:val="0774B7"/>
            <w:w w:val="105"/>
          </w:rPr>
          <w:t>3</w:t>
        </w:r>
      </w:hyperlink>
      <w:r>
        <w:rPr>
          <w:w w:val="105"/>
        </w:rPr>
        <w:t>.</w:t>
      </w:r>
      <w:r>
        <w:rPr>
          <w:spacing w:val="40"/>
          <w:w w:val="105"/>
        </w:rPr>
        <w:t xml:space="preserve"> </w:t>
      </w:r>
      <w:r>
        <w:rPr>
          <w:w w:val="105"/>
        </w:rPr>
        <w:t>Models are</w:t>
      </w:r>
      <w:r>
        <w:rPr>
          <w:spacing w:val="-1"/>
          <w:w w:val="105"/>
        </w:rPr>
        <w:t xml:space="preserve"> </w:t>
      </w:r>
      <w:r>
        <w:rPr>
          <w:w w:val="105"/>
        </w:rPr>
        <w:t>sorted</w:t>
      </w:r>
      <w:r>
        <w:rPr>
          <w:spacing w:val="-1"/>
          <w:w w:val="105"/>
        </w:rPr>
        <w:t xml:space="preserve"> </w:t>
      </w:r>
      <w:r>
        <w:rPr>
          <w:w w:val="105"/>
        </w:rPr>
        <w:t>by</w:t>
      </w:r>
      <w:r>
        <w:rPr>
          <w:spacing w:val="-1"/>
          <w:w w:val="105"/>
        </w:rPr>
        <w:t xml:space="preserve"> </w:t>
      </w:r>
      <w:r>
        <w:rPr>
          <w:w w:val="105"/>
        </w:rPr>
        <w:t>PC10</w:t>
      </w:r>
      <w:r>
        <w:rPr>
          <w:spacing w:val="-1"/>
          <w:w w:val="105"/>
        </w:rPr>
        <w:t xml:space="preserve"> </w:t>
      </w:r>
      <w:r>
        <w:rPr>
          <w:w w:val="105"/>
        </w:rPr>
        <w:t>median; the</w:t>
      </w:r>
      <w:r>
        <w:rPr>
          <w:spacing w:val="-1"/>
          <w:w w:val="105"/>
        </w:rPr>
        <w:t xml:space="preserve"> </w:t>
      </w:r>
      <w:r>
        <w:rPr>
          <w:w w:val="105"/>
        </w:rPr>
        <w:t>four</w:t>
      </w:r>
      <w:r>
        <w:rPr>
          <w:spacing w:val="-1"/>
          <w:w w:val="105"/>
        </w:rPr>
        <w:t xml:space="preserve"> </w:t>
      </w:r>
      <w:r>
        <w:rPr>
          <w:w w:val="105"/>
        </w:rPr>
        <w:t>fitting-space</w:t>
      </w:r>
      <w:r>
        <w:rPr>
          <w:spacing w:val="-1"/>
          <w:w w:val="105"/>
        </w:rPr>
        <w:t xml:space="preserve"> </w:t>
      </w:r>
      <w:r>
        <w:rPr>
          <w:w w:val="105"/>
        </w:rPr>
        <w:t>variants</w:t>
      </w:r>
      <w:r>
        <w:rPr>
          <w:spacing w:val="-1"/>
          <w:w w:val="105"/>
        </w:rPr>
        <w:t xml:space="preserve"> </w:t>
      </w:r>
      <w:r>
        <w:rPr>
          <w:w w:val="105"/>
        </w:rPr>
        <w:t>of</w:t>
      </w:r>
      <w:r>
        <w:rPr>
          <w:spacing w:val="-1"/>
          <w:w w:val="105"/>
        </w:rPr>
        <w:t xml:space="preserve"> </w:t>
      </w:r>
      <w:r>
        <w:rPr>
          <w:w w:val="105"/>
        </w:rPr>
        <w:t>Section</w:t>
      </w:r>
      <w:r>
        <w:rPr>
          <w:spacing w:val="-1"/>
          <w:w w:val="105"/>
        </w:rPr>
        <w:t xml:space="preserve"> </w:t>
      </w:r>
      <w:hyperlink w:anchor="_bookmark18" w:history="1">
        <w:r>
          <w:rPr>
            <w:color w:val="0774B7"/>
            <w:w w:val="105"/>
          </w:rPr>
          <w:t>4.5</w:t>
        </w:r>
      </w:hyperlink>
      <w:r>
        <w:rPr>
          <w:color w:val="0774B7"/>
          <w:spacing w:val="-1"/>
          <w:w w:val="105"/>
        </w:rPr>
        <w:t xml:space="preserve"> </w:t>
      </w:r>
      <w:r>
        <w:rPr>
          <w:w w:val="105"/>
        </w:rPr>
        <w:t>are</w:t>
      </w:r>
      <w:r>
        <w:rPr>
          <w:spacing w:val="-1"/>
          <w:w w:val="105"/>
        </w:rPr>
        <w:t xml:space="preserve"> </w:t>
      </w:r>
      <w:r>
        <w:rPr>
          <w:w w:val="105"/>
        </w:rPr>
        <w:t>marked †.</w:t>
      </w:r>
      <w:r>
        <w:rPr>
          <w:spacing w:val="35"/>
          <w:w w:val="105"/>
        </w:rPr>
        <w:t xml:space="preserve"> </w:t>
      </w:r>
      <w:r>
        <w:rPr>
          <w:w w:val="105"/>
        </w:rPr>
        <w:t xml:space="preserve">Source: </w:t>
      </w:r>
      <w:r>
        <w:rPr>
          <w:rFonts w:ascii="Cambria" w:hAnsi="Cambria"/>
          <w:spacing w:val="-2"/>
          <w:w w:val="105"/>
        </w:rPr>
        <w:t>journal/results/{PC10,PC11,FOGRA51}-CMYK/summary.csv</w:t>
      </w:r>
      <w:r>
        <w:rPr>
          <w:spacing w:val="-2"/>
          <w:w w:val="105"/>
        </w:rPr>
        <w:t>.</w:t>
      </w:r>
    </w:p>
    <w:p w14:paraId="6A9EE309" w14:textId="77777777" w:rsidR="00EA1924" w:rsidRDefault="00000000">
      <w:pPr>
        <w:tabs>
          <w:tab w:val="left" w:pos="6333"/>
          <w:tab w:val="left" w:pos="8244"/>
        </w:tabs>
        <w:spacing w:before="209" w:after="52"/>
        <w:ind w:left="4173"/>
        <w:rPr>
          <w:b/>
          <w:sz w:val="16"/>
        </w:rPr>
      </w:pPr>
      <w:r>
        <w:rPr>
          <w:b/>
          <w:spacing w:val="-4"/>
          <w:sz w:val="16"/>
        </w:rPr>
        <w:t>PC10</w:t>
      </w:r>
      <w:r>
        <w:rPr>
          <w:b/>
          <w:sz w:val="16"/>
        </w:rPr>
        <w:tab/>
      </w:r>
      <w:r>
        <w:rPr>
          <w:b/>
          <w:spacing w:val="-4"/>
          <w:sz w:val="16"/>
        </w:rPr>
        <w:t>PC11</w:t>
      </w:r>
      <w:r>
        <w:rPr>
          <w:b/>
          <w:sz w:val="16"/>
        </w:rPr>
        <w:tab/>
      </w:r>
      <w:r>
        <w:rPr>
          <w:b/>
          <w:spacing w:val="-2"/>
          <w:sz w:val="16"/>
        </w:rPr>
        <w:t>FOGRA51</w:t>
      </w:r>
    </w:p>
    <w:tbl>
      <w:tblPr>
        <w:tblW w:w="0" w:type="auto"/>
        <w:tblInd w:w="1134" w:type="dxa"/>
        <w:tblLayout w:type="fixed"/>
        <w:tblCellMar>
          <w:left w:w="0" w:type="dxa"/>
          <w:right w:w="0" w:type="dxa"/>
        </w:tblCellMar>
        <w:tblLook w:val="01E0" w:firstRow="1" w:lastRow="1" w:firstColumn="1" w:lastColumn="1" w:noHBand="0" w:noVBand="0"/>
      </w:tblPr>
      <w:tblGrid>
        <w:gridCol w:w="2252"/>
        <w:gridCol w:w="706"/>
        <w:gridCol w:w="677"/>
        <w:gridCol w:w="577"/>
        <w:gridCol w:w="198"/>
        <w:gridCol w:w="705"/>
        <w:gridCol w:w="676"/>
        <w:gridCol w:w="576"/>
        <w:gridCol w:w="197"/>
        <w:gridCol w:w="704"/>
        <w:gridCol w:w="675"/>
        <w:gridCol w:w="555"/>
      </w:tblGrid>
      <w:tr w:rsidR="00EA1924" w14:paraId="3BCCCF8E" w14:textId="77777777">
        <w:trPr>
          <w:trHeight w:val="277"/>
        </w:trPr>
        <w:tc>
          <w:tcPr>
            <w:tcW w:w="2252" w:type="dxa"/>
            <w:tcBorders>
              <w:bottom w:val="single" w:sz="4" w:space="0" w:color="000000"/>
            </w:tcBorders>
          </w:tcPr>
          <w:p w14:paraId="6C78BF03" w14:textId="77777777" w:rsidR="00EA1924" w:rsidRDefault="00000000">
            <w:pPr>
              <w:pStyle w:val="TableParagraph"/>
              <w:spacing w:before="35" w:line="240" w:lineRule="auto"/>
              <w:jc w:val="left"/>
              <w:rPr>
                <w:b/>
                <w:sz w:val="16"/>
              </w:rPr>
            </w:pPr>
            <w:r>
              <w:rPr>
                <w:b/>
                <w:spacing w:val="-2"/>
                <w:sz w:val="16"/>
              </w:rPr>
              <w:t>Model</w:t>
            </w:r>
          </w:p>
        </w:tc>
        <w:tc>
          <w:tcPr>
            <w:tcW w:w="706" w:type="dxa"/>
            <w:tcBorders>
              <w:top w:val="single" w:sz="4" w:space="0" w:color="000000"/>
              <w:bottom w:val="single" w:sz="4" w:space="0" w:color="000000"/>
            </w:tcBorders>
          </w:tcPr>
          <w:p w14:paraId="6F44C1C2" w14:textId="77777777" w:rsidR="00EA1924" w:rsidRDefault="00000000">
            <w:pPr>
              <w:pStyle w:val="TableParagraph"/>
              <w:spacing w:before="35" w:line="240" w:lineRule="auto"/>
              <w:ind w:right="97"/>
              <w:rPr>
                <w:b/>
                <w:sz w:val="16"/>
              </w:rPr>
            </w:pPr>
            <w:r>
              <w:rPr>
                <w:b/>
                <w:spacing w:val="-2"/>
                <w:sz w:val="16"/>
              </w:rPr>
              <w:t>Median</w:t>
            </w:r>
          </w:p>
        </w:tc>
        <w:tc>
          <w:tcPr>
            <w:tcW w:w="677" w:type="dxa"/>
            <w:tcBorders>
              <w:top w:val="single" w:sz="4" w:space="0" w:color="000000"/>
              <w:bottom w:val="single" w:sz="4" w:space="0" w:color="000000"/>
            </w:tcBorders>
          </w:tcPr>
          <w:p w14:paraId="3BCA306E" w14:textId="77777777" w:rsidR="00EA1924" w:rsidRDefault="00000000">
            <w:pPr>
              <w:pStyle w:val="TableParagraph"/>
              <w:spacing w:before="35" w:line="240" w:lineRule="auto"/>
              <w:rPr>
                <w:b/>
                <w:sz w:val="16"/>
              </w:rPr>
            </w:pPr>
            <w:r>
              <w:rPr>
                <w:b/>
                <w:spacing w:val="-5"/>
                <w:sz w:val="16"/>
              </w:rPr>
              <w:t>P95</w:t>
            </w:r>
          </w:p>
        </w:tc>
        <w:tc>
          <w:tcPr>
            <w:tcW w:w="577" w:type="dxa"/>
            <w:tcBorders>
              <w:top w:val="single" w:sz="4" w:space="0" w:color="000000"/>
              <w:bottom w:val="single" w:sz="4" w:space="0" w:color="000000"/>
            </w:tcBorders>
          </w:tcPr>
          <w:p w14:paraId="56B0B6AA" w14:textId="77777777" w:rsidR="00EA1924" w:rsidRDefault="00000000">
            <w:pPr>
              <w:pStyle w:val="TableParagraph"/>
              <w:spacing w:before="35" w:line="240" w:lineRule="auto"/>
              <w:ind w:left="101"/>
              <w:rPr>
                <w:b/>
                <w:sz w:val="16"/>
              </w:rPr>
            </w:pPr>
            <w:r>
              <w:rPr>
                <w:b/>
                <w:spacing w:val="-5"/>
                <w:sz w:val="16"/>
              </w:rPr>
              <w:t>Max</w:t>
            </w:r>
          </w:p>
        </w:tc>
        <w:tc>
          <w:tcPr>
            <w:tcW w:w="198" w:type="dxa"/>
            <w:tcBorders>
              <w:bottom w:val="single" w:sz="4" w:space="0" w:color="000000"/>
            </w:tcBorders>
          </w:tcPr>
          <w:p w14:paraId="545C7544" w14:textId="77777777" w:rsidR="00EA1924" w:rsidRDefault="00EA1924">
            <w:pPr>
              <w:pStyle w:val="TableParagraph"/>
              <w:spacing w:line="240" w:lineRule="auto"/>
              <w:jc w:val="left"/>
              <w:rPr>
                <w:rFonts w:ascii="Times New Roman"/>
                <w:sz w:val="16"/>
              </w:rPr>
            </w:pPr>
          </w:p>
        </w:tc>
        <w:tc>
          <w:tcPr>
            <w:tcW w:w="705" w:type="dxa"/>
            <w:tcBorders>
              <w:top w:val="single" w:sz="4" w:space="0" w:color="000000"/>
              <w:bottom w:val="single" w:sz="4" w:space="0" w:color="000000"/>
            </w:tcBorders>
          </w:tcPr>
          <w:p w14:paraId="7A0BA5EA" w14:textId="77777777" w:rsidR="00EA1924" w:rsidRDefault="00000000">
            <w:pPr>
              <w:pStyle w:val="TableParagraph"/>
              <w:spacing w:before="35" w:line="240" w:lineRule="auto"/>
              <w:ind w:left="3" w:right="94"/>
              <w:rPr>
                <w:b/>
                <w:sz w:val="16"/>
              </w:rPr>
            </w:pPr>
            <w:r>
              <w:rPr>
                <w:b/>
                <w:spacing w:val="-2"/>
                <w:sz w:val="16"/>
              </w:rPr>
              <w:t>Median</w:t>
            </w:r>
          </w:p>
        </w:tc>
        <w:tc>
          <w:tcPr>
            <w:tcW w:w="676" w:type="dxa"/>
            <w:tcBorders>
              <w:top w:val="single" w:sz="4" w:space="0" w:color="000000"/>
              <w:bottom w:val="single" w:sz="4" w:space="0" w:color="000000"/>
            </w:tcBorders>
          </w:tcPr>
          <w:p w14:paraId="2BE8F7A6" w14:textId="77777777" w:rsidR="00EA1924" w:rsidRDefault="00000000">
            <w:pPr>
              <w:pStyle w:val="TableParagraph"/>
              <w:spacing w:before="35" w:line="240" w:lineRule="auto"/>
              <w:ind w:left="9"/>
              <w:rPr>
                <w:b/>
                <w:sz w:val="16"/>
              </w:rPr>
            </w:pPr>
            <w:r>
              <w:rPr>
                <w:b/>
                <w:spacing w:val="-5"/>
                <w:sz w:val="16"/>
              </w:rPr>
              <w:t>P95</w:t>
            </w:r>
          </w:p>
        </w:tc>
        <w:tc>
          <w:tcPr>
            <w:tcW w:w="576" w:type="dxa"/>
            <w:tcBorders>
              <w:top w:val="single" w:sz="4" w:space="0" w:color="000000"/>
              <w:bottom w:val="single" w:sz="4" w:space="0" w:color="000000"/>
            </w:tcBorders>
          </w:tcPr>
          <w:p w14:paraId="237155AD" w14:textId="77777777" w:rsidR="00EA1924" w:rsidRDefault="00000000">
            <w:pPr>
              <w:pStyle w:val="TableParagraph"/>
              <w:spacing w:before="35" w:line="240" w:lineRule="auto"/>
              <w:ind w:left="111"/>
              <w:rPr>
                <w:b/>
                <w:sz w:val="16"/>
              </w:rPr>
            </w:pPr>
            <w:r>
              <w:rPr>
                <w:b/>
                <w:spacing w:val="-5"/>
                <w:sz w:val="16"/>
              </w:rPr>
              <w:t>Max</w:t>
            </w:r>
          </w:p>
        </w:tc>
        <w:tc>
          <w:tcPr>
            <w:tcW w:w="197" w:type="dxa"/>
            <w:tcBorders>
              <w:bottom w:val="single" w:sz="4" w:space="0" w:color="000000"/>
            </w:tcBorders>
          </w:tcPr>
          <w:p w14:paraId="4DF0946E" w14:textId="77777777" w:rsidR="00EA1924" w:rsidRDefault="00EA1924">
            <w:pPr>
              <w:pStyle w:val="TableParagraph"/>
              <w:spacing w:line="240" w:lineRule="auto"/>
              <w:jc w:val="left"/>
              <w:rPr>
                <w:rFonts w:ascii="Times New Roman"/>
                <w:sz w:val="16"/>
              </w:rPr>
            </w:pPr>
          </w:p>
        </w:tc>
        <w:tc>
          <w:tcPr>
            <w:tcW w:w="704" w:type="dxa"/>
            <w:tcBorders>
              <w:top w:val="single" w:sz="4" w:space="0" w:color="000000"/>
              <w:bottom w:val="single" w:sz="4" w:space="0" w:color="000000"/>
            </w:tcBorders>
          </w:tcPr>
          <w:p w14:paraId="217B1DD9" w14:textId="77777777" w:rsidR="00EA1924" w:rsidRDefault="00000000">
            <w:pPr>
              <w:pStyle w:val="TableParagraph"/>
              <w:spacing w:before="35" w:line="240" w:lineRule="auto"/>
              <w:ind w:right="76"/>
              <w:rPr>
                <w:b/>
                <w:sz w:val="16"/>
              </w:rPr>
            </w:pPr>
            <w:r>
              <w:rPr>
                <w:b/>
                <w:spacing w:val="-2"/>
                <w:sz w:val="16"/>
              </w:rPr>
              <w:t>Median</w:t>
            </w:r>
          </w:p>
        </w:tc>
        <w:tc>
          <w:tcPr>
            <w:tcW w:w="675" w:type="dxa"/>
            <w:tcBorders>
              <w:top w:val="single" w:sz="4" w:space="0" w:color="000000"/>
              <w:bottom w:val="single" w:sz="4" w:space="0" w:color="000000"/>
            </w:tcBorders>
          </w:tcPr>
          <w:p w14:paraId="0B34D82A" w14:textId="77777777" w:rsidR="00EA1924" w:rsidRDefault="00000000">
            <w:pPr>
              <w:pStyle w:val="TableParagraph"/>
              <w:spacing w:before="35" w:line="240" w:lineRule="auto"/>
              <w:ind w:left="25"/>
              <w:rPr>
                <w:b/>
                <w:sz w:val="16"/>
              </w:rPr>
            </w:pPr>
            <w:r>
              <w:rPr>
                <w:b/>
                <w:spacing w:val="-5"/>
                <w:sz w:val="16"/>
              </w:rPr>
              <w:t>P95</w:t>
            </w:r>
          </w:p>
        </w:tc>
        <w:tc>
          <w:tcPr>
            <w:tcW w:w="555" w:type="dxa"/>
            <w:tcBorders>
              <w:top w:val="single" w:sz="4" w:space="0" w:color="000000"/>
              <w:bottom w:val="single" w:sz="4" w:space="0" w:color="000000"/>
            </w:tcBorders>
          </w:tcPr>
          <w:p w14:paraId="05557DEE" w14:textId="77777777" w:rsidR="00EA1924" w:rsidRDefault="00000000">
            <w:pPr>
              <w:pStyle w:val="TableParagraph"/>
              <w:spacing w:before="35" w:line="240" w:lineRule="auto"/>
              <w:ind w:left="150"/>
              <w:rPr>
                <w:b/>
                <w:sz w:val="16"/>
              </w:rPr>
            </w:pPr>
            <w:r>
              <w:rPr>
                <w:b/>
                <w:spacing w:val="-5"/>
                <w:sz w:val="16"/>
              </w:rPr>
              <w:t>Max</w:t>
            </w:r>
          </w:p>
        </w:tc>
      </w:tr>
      <w:tr w:rsidR="00EA1924" w14:paraId="78AFDEF9" w14:textId="77777777">
        <w:trPr>
          <w:trHeight w:val="238"/>
        </w:trPr>
        <w:tc>
          <w:tcPr>
            <w:tcW w:w="2252" w:type="dxa"/>
            <w:tcBorders>
              <w:top w:val="single" w:sz="4" w:space="0" w:color="000000"/>
            </w:tcBorders>
          </w:tcPr>
          <w:p w14:paraId="3B4347FD" w14:textId="77777777" w:rsidR="00EA1924" w:rsidRDefault="00000000">
            <w:pPr>
              <w:pStyle w:val="TableParagraph"/>
              <w:spacing w:before="21" w:line="197" w:lineRule="exact"/>
              <w:jc w:val="left"/>
              <w:rPr>
                <w:position w:val="6"/>
                <w:sz w:val="12"/>
              </w:rPr>
            </w:pPr>
            <w:r>
              <w:rPr>
                <w:sz w:val="16"/>
              </w:rPr>
              <w:t>Gaussian</w:t>
            </w:r>
            <w:r>
              <w:rPr>
                <w:spacing w:val="-9"/>
                <w:sz w:val="16"/>
              </w:rPr>
              <w:t xml:space="preserve"> </w:t>
            </w:r>
            <w:r>
              <w:rPr>
                <w:sz w:val="16"/>
              </w:rPr>
              <w:t>Process</w:t>
            </w:r>
            <w:r>
              <w:rPr>
                <w:spacing w:val="-8"/>
                <w:sz w:val="16"/>
              </w:rPr>
              <w:t xml:space="preserve"> </w:t>
            </w:r>
            <w:r>
              <w:rPr>
                <w:spacing w:val="-2"/>
                <w:sz w:val="16"/>
              </w:rPr>
              <w:t>(cbrt)</w:t>
            </w:r>
            <w:r>
              <w:rPr>
                <w:spacing w:val="-2"/>
                <w:position w:val="6"/>
                <w:sz w:val="12"/>
              </w:rPr>
              <w:t>†</w:t>
            </w:r>
          </w:p>
        </w:tc>
        <w:tc>
          <w:tcPr>
            <w:tcW w:w="706" w:type="dxa"/>
            <w:tcBorders>
              <w:top w:val="single" w:sz="4" w:space="0" w:color="000000"/>
            </w:tcBorders>
          </w:tcPr>
          <w:p w14:paraId="1F2D80BD" w14:textId="77777777" w:rsidR="00EA1924" w:rsidRDefault="00000000">
            <w:pPr>
              <w:pStyle w:val="TableParagraph"/>
              <w:spacing w:before="43" w:line="176" w:lineRule="exact"/>
              <w:ind w:right="97"/>
              <w:rPr>
                <w:sz w:val="16"/>
              </w:rPr>
            </w:pPr>
            <w:r>
              <w:rPr>
                <w:spacing w:val="-2"/>
                <w:sz w:val="16"/>
              </w:rPr>
              <w:t>0.050</w:t>
            </w:r>
          </w:p>
        </w:tc>
        <w:tc>
          <w:tcPr>
            <w:tcW w:w="677" w:type="dxa"/>
            <w:tcBorders>
              <w:top w:val="single" w:sz="4" w:space="0" w:color="000000"/>
            </w:tcBorders>
          </w:tcPr>
          <w:p w14:paraId="2FB0A59B" w14:textId="77777777" w:rsidR="00EA1924" w:rsidRDefault="00000000">
            <w:pPr>
              <w:pStyle w:val="TableParagraph"/>
              <w:spacing w:before="43" w:line="176" w:lineRule="exact"/>
              <w:rPr>
                <w:sz w:val="16"/>
              </w:rPr>
            </w:pPr>
            <w:r>
              <w:rPr>
                <w:spacing w:val="-2"/>
                <w:sz w:val="16"/>
              </w:rPr>
              <w:t>0.229</w:t>
            </w:r>
          </w:p>
        </w:tc>
        <w:tc>
          <w:tcPr>
            <w:tcW w:w="577" w:type="dxa"/>
            <w:tcBorders>
              <w:top w:val="single" w:sz="4" w:space="0" w:color="000000"/>
            </w:tcBorders>
          </w:tcPr>
          <w:p w14:paraId="26CE0812" w14:textId="77777777" w:rsidR="00EA1924" w:rsidRDefault="00000000">
            <w:pPr>
              <w:pStyle w:val="TableParagraph"/>
              <w:spacing w:before="43" w:line="176" w:lineRule="exact"/>
              <w:ind w:left="101"/>
              <w:rPr>
                <w:sz w:val="16"/>
              </w:rPr>
            </w:pPr>
            <w:r>
              <w:rPr>
                <w:spacing w:val="-2"/>
                <w:sz w:val="16"/>
              </w:rPr>
              <w:t>2.723</w:t>
            </w:r>
          </w:p>
        </w:tc>
        <w:tc>
          <w:tcPr>
            <w:tcW w:w="198" w:type="dxa"/>
            <w:tcBorders>
              <w:top w:val="single" w:sz="4" w:space="0" w:color="000000"/>
            </w:tcBorders>
          </w:tcPr>
          <w:p w14:paraId="49186F6F" w14:textId="77777777" w:rsidR="00EA1924" w:rsidRDefault="00EA1924">
            <w:pPr>
              <w:pStyle w:val="TableParagraph"/>
              <w:spacing w:line="240" w:lineRule="auto"/>
              <w:jc w:val="left"/>
              <w:rPr>
                <w:rFonts w:ascii="Times New Roman"/>
                <w:sz w:val="16"/>
              </w:rPr>
            </w:pPr>
          </w:p>
        </w:tc>
        <w:tc>
          <w:tcPr>
            <w:tcW w:w="705" w:type="dxa"/>
            <w:tcBorders>
              <w:top w:val="single" w:sz="4" w:space="0" w:color="000000"/>
            </w:tcBorders>
          </w:tcPr>
          <w:p w14:paraId="4977C772" w14:textId="77777777" w:rsidR="00EA1924" w:rsidRDefault="00000000">
            <w:pPr>
              <w:pStyle w:val="TableParagraph"/>
              <w:spacing w:before="43" w:line="176" w:lineRule="exact"/>
              <w:ind w:left="3" w:right="94"/>
              <w:rPr>
                <w:sz w:val="16"/>
              </w:rPr>
            </w:pPr>
            <w:r>
              <w:rPr>
                <w:spacing w:val="-2"/>
                <w:sz w:val="16"/>
              </w:rPr>
              <w:t>0.052</w:t>
            </w:r>
          </w:p>
        </w:tc>
        <w:tc>
          <w:tcPr>
            <w:tcW w:w="676" w:type="dxa"/>
            <w:tcBorders>
              <w:top w:val="single" w:sz="4" w:space="0" w:color="000000"/>
            </w:tcBorders>
          </w:tcPr>
          <w:p w14:paraId="132B3D41" w14:textId="77777777" w:rsidR="00EA1924" w:rsidRDefault="00000000">
            <w:pPr>
              <w:pStyle w:val="TableParagraph"/>
              <w:spacing w:before="43" w:line="176" w:lineRule="exact"/>
              <w:ind w:left="9"/>
              <w:rPr>
                <w:sz w:val="16"/>
              </w:rPr>
            </w:pPr>
            <w:r>
              <w:rPr>
                <w:spacing w:val="-2"/>
                <w:sz w:val="16"/>
              </w:rPr>
              <w:t>0.216</w:t>
            </w:r>
          </w:p>
        </w:tc>
        <w:tc>
          <w:tcPr>
            <w:tcW w:w="576" w:type="dxa"/>
            <w:tcBorders>
              <w:top w:val="single" w:sz="4" w:space="0" w:color="000000"/>
            </w:tcBorders>
          </w:tcPr>
          <w:p w14:paraId="7CD99C1C" w14:textId="77777777" w:rsidR="00EA1924" w:rsidRDefault="00000000">
            <w:pPr>
              <w:pStyle w:val="TableParagraph"/>
              <w:spacing w:before="43" w:line="176" w:lineRule="exact"/>
              <w:ind w:left="111"/>
              <w:rPr>
                <w:sz w:val="16"/>
              </w:rPr>
            </w:pPr>
            <w:r>
              <w:rPr>
                <w:spacing w:val="-2"/>
                <w:sz w:val="16"/>
              </w:rPr>
              <w:t>1.766</w:t>
            </w:r>
          </w:p>
        </w:tc>
        <w:tc>
          <w:tcPr>
            <w:tcW w:w="197" w:type="dxa"/>
            <w:tcBorders>
              <w:top w:val="single" w:sz="4" w:space="0" w:color="000000"/>
            </w:tcBorders>
          </w:tcPr>
          <w:p w14:paraId="4346D289" w14:textId="77777777" w:rsidR="00EA1924" w:rsidRDefault="00EA1924">
            <w:pPr>
              <w:pStyle w:val="TableParagraph"/>
              <w:spacing w:line="240" w:lineRule="auto"/>
              <w:jc w:val="left"/>
              <w:rPr>
                <w:rFonts w:ascii="Times New Roman"/>
                <w:sz w:val="16"/>
              </w:rPr>
            </w:pPr>
          </w:p>
        </w:tc>
        <w:tc>
          <w:tcPr>
            <w:tcW w:w="704" w:type="dxa"/>
            <w:tcBorders>
              <w:top w:val="single" w:sz="4" w:space="0" w:color="000000"/>
            </w:tcBorders>
          </w:tcPr>
          <w:p w14:paraId="0F07AF0F" w14:textId="77777777" w:rsidR="00EA1924" w:rsidRDefault="00000000">
            <w:pPr>
              <w:pStyle w:val="TableParagraph"/>
              <w:spacing w:before="43" w:line="176" w:lineRule="exact"/>
              <w:ind w:right="76"/>
              <w:rPr>
                <w:sz w:val="16"/>
              </w:rPr>
            </w:pPr>
            <w:r>
              <w:rPr>
                <w:spacing w:val="-2"/>
                <w:sz w:val="16"/>
              </w:rPr>
              <w:t>0.070</w:t>
            </w:r>
          </w:p>
        </w:tc>
        <w:tc>
          <w:tcPr>
            <w:tcW w:w="675" w:type="dxa"/>
            <w:tcBorders>
              <w:top w:val="single" w:sz="4" w:space="0" w:color="000000"/>
            </w:tcBorders>
          </w:tcPr>
          <w:p w14:paraId="34D38B65" w14:textId="77777777" w:rsidR="00EA1924" w:rsidRDefault="00000000">
            <w:pPr>
              <w:pStyle w:val="TableParagraph"/>
              <w:spacing w:before="43" w:line="176" w:lineRule="exact"/>
              <w:ind w:left="25"/>
              <w:rPr>
                <w:sz w:val="16"/>
              </w:rPr>
            </w:pPr>
            <w:r>
              <w:rPr>
                <w:spacing w:val="-2"/>
                <w:sz w:val="16"/>
              </w:rPr>
              <w:t>0.213</w:t>
            </w:r>
          </w:p>
        </w:tc>
        <w:tc>
          <w:tcPr>
            <w:tcW w:w="555" w:type="dxa"/>
            <w:tcBorders>
              <w:top w:val="single" w:sz="4" w:space="0" w:color="000000"/>
            </w:tcBorders>
          </w:tcPr>
          <w:p w14:paraId="32977D54" w14:textId="77777777" w:rsidR="00EA1924" w:rsidRDefault="00000000">
            <w:pPr>
              <w:pStyle w:val="TableParagraph"/>
              <w:spacing w:before="43" w:line="176" w:lineRule="exact"/>
              <w:ind w:left="150"/>
              <w:rPr>
                <w:sz w:val="16"/>
              </w:rPr>
            </w:pPr>
            <w:r>
              <w:rPr>
                <w:spacing w:val="-2"/>
                <w:sz w:val="16"/>
              </w:rPr>
              <w:t>1.412</w:t>
            </w:r>
          </w:p>
        </w:tc>
      </w:tr>
      <w:tr w:rsidR="00EA1924" w14:paraId="70151B0F" w14:textId="77777777">
        <w:trPr>
          <w:trHeight w:val="183"/>
        </w:trPr>
        <w:tc>
          <w:tcPr>
            <w:tcW w:w="2252" w:type="dxa"/>
          </w:tcPr>
          <w:p w14:paraId="0E09E009" w14:textId="77777777" w:rsidR="00EA1924" w:rsidRDefault="00000000">
            <w:pPr>
              <w:pStyle w:val="TableParagraph"/>
              <w:spacing w:line="163" w:lineRule="exact"/>
              <w:jc w:val="left"/>
              <w:rPr>
                <w:sz w:val="16"/>
              </w:rPr>
            </w:pPr>
            <w:r>
              <w:rPr>
                <w:sz w:val="16"/>
              </w:rPr>
              <w:t>Gaussian</w:t>
            </w:r>
            <w:r>
              <w:rPr>
                <w:spacing w:val="-8"/>
                <w:sz w:val="16"/>
              </w:rPr>
              <w:t xml:space="preserve"> </w:t>
            </w:r>
            <w:r>
              <w:rPr>
                <w:spacing w:val="-2"/>
                <w:sz w:val="16"/>
              </w:rPr>
              <w:t>Process</w:t>
            </w:r>
          </w:p>
        </w:tc>
        <w:tc>
          <w:tcPr>
            <w:tcW w:w="706" w:type="dxa"/>
          </w:tcPr>
          <w:p w14:paraId="2BE46A33" w14:textId="77777777" w:rsidR="00EA1924" w:rsidRDefault="00000000">
            <w:pPr>
              <w:pStyle w:val="TableParagraph"/>
              <w:spacing w:line="163" w:lineRule="exact"/>
              <w:ind w:right="97"/>
              <w:rPr>
                <w:sz w:val="16"/>
              </w:rPr>
            </w:pPr>
            <w:r>
              <w:rPr>
                <w:spacing w:val="-2"/>
                <w:sz w:val="16"/>
              </w:rPr>
              <w:t>0.056</w:t>
            </w:r>
          </w:p>
        </w:tc>
        <w:tc>
          <w:tcPr>
            <w:tcW w:w="677" w:type="dxa"/>
          </w:tcPr>
          <w:p w14:paraId="74CAF174" w14:textId="77777777" w:rsidR="00EA1924" w:rsidRDefault="00000000">
            <w:pPr>
              <w:pStyle w:val="TableParagraph"/>
              <w:spacing w:line="163" w:lineRule="exact"/>
              <w:rPr>
                <w:sz w:val="16"/>
              </w:rPr>
            </w:pPr>
            <w:r>
              <w:rPr>
                <w:spacing w:val="-2"/>
                <w:sz w:val="16"/>
              </w:rPr>
              <w:t>0.471</w:t>
            </w:r>
          </w:p>
        </w:tc>
        <w:tc>
          <w:tcPr>
            <w:tcW w:w="577" w:type="dxa"/>
          </w:tcPr>
          <w:p w14:paraId="289DE18F" w14:textId="77777777" w:rsidR="00EA1924" w:rsidRDefault="00000000">
            <w:pPr>
              <w:pStyle w:val="TableParagraph"/>
              <w:spacing w:line="163" w:lineRule="exact"/>
              <w:ind w:left="101"/>
              <w:rPr>
                <w:sz w:val="16"/>
              </w:rPr>
            </w:pPr>
            <w:r>
              <w:rPr>
                <w:spacing w:val="-2"/>
                <w:sz w:val="16"/>
              </w:rPr>
              <w:t>7.227</w:t>
            </w:r>
          </w:p>
        </w:tc>
        <w:tc>
          <w:tcPr>
            <w:tcW w:w="198" w:type="dxa"/>
          </w:tcPr>
          <w:p w14:paraId="4BE2EC83" w14:textId="77777777" w:rsidR="00EA1924" w:rsidRDefault="00EA1924">
            <w:pPr>
              <w:pStyle w:val="TableParagraph"/>
              <w:spacing w:line="240" w:lineRule="auto"/>
              <w:jc w:val="left"/>
              <w:rPr>
                <w:rFonts w:ascii="Times New Roman"/>
                <w:sz w:val="12"/>
              </w:rPr>
            </w:pPr>
          </w:p>
        </w:tc>
        <w:tc>
          <w:tcPr>
            <w:tcW w:w="705" w:type="dxa"/>
          </w:tcPr>
          <w:p w14:paraId="5B9834F4" w14:textId="77777777" w:rsidR="00EA1924" w:rsidRDefault="00000000">
            <w:pPr>
              <w:pStyle w:val="TableParagraph"/>
              <w:spacing w:line="163" w:lineRule="exact"/>
              <w:ind w:left="3" w:right="94"/>
              <w:rPr>
                <w:sz w:val="16"/>
              </w:rPr>
            </w:pPr>
            <w:r>
              <w:rPr>
                <w:spacing w:val="-2"/>
                <w:sz w:val="16"/>
              </w:rPr>
              <w:t>0.057</w:t>
            </w:r>
          </w:p>
        </w:tc>
        <w:tc>
          <w:tcPr>
            <w:tcW w:w="676" w:type="dxa"/>
          </w:tcPr>
          <w:p w14:paraId="79346CE6" w14:textId="77777777" w:rsidR="00EA1924" w:rsidRDefault="00000000">
            <w:pPr>
              <w:pStyle w:val="TableParagraph"/>
              <w:spacing w:line="163" w:lineRule="exact"/>
              <w:ind w:left="9" w:right="1"/>
              <w:rPr>
                <w:sz w:val="16"/>
              </w:rPr>
            </w:pPr>
            <w:r>
              <w:rPr>
                <w:spacing w:val="-2"/>
                <w:sz w:val="16"/>
              </w:rPr>
              <w:t>0.383</w:t>
            </w:r>
          </w:p>
        </w:tc>
        <w:tc>
          <w:tcPr>
            <w:tcW w:w="576" w:type="dxa"/>
          </w:tcPr>
          <w:p w14:paraId="6B42A1D9" w14:textId="77777777" w:rsidR="00EA1924" w:rsidRDefault="00000000">
            <w:pPr>
              <w:pStyle w:val="TableParagraph"/>
              <w:spacing w:line="163" w:lineRule="exact"/>
              <w:ind w:left="111"/>
              <w:rPr>
                <w:sz w:val="16"/>
              </w:rPr>
            </w:pPr>
            <w:r>
              <w:rPr>
                <w:spacing w:val="-2"/>
                <w:sz w:val="16"/>
              </w:rPr>
              <w:t>7.684</w:t>
            </w:r>
          </w:p>
        </w:tc>
        <w:tc>
          <w:tcPr>
            <w:tcW w:w="197" w:type="dxa"/>
          </w:tcPr>
          <w:p w14:paraId="7647EA0E" w14:textId="77777777" w:rsidR="00EA1924" w:rsidRDefault="00EA1924">
            <w:pPr>
              <w:pStyle w:val="TableParagraph"/>
              <w:spacing w:line="240" w:lineRule="auto"/>
              <w:jc w:val="left"/>
              <w:rPr>
                <w:rFonts w:ascii="Times New Roman"/>
                <w:sz w:val="12"/>
              </w:rPr>
            </w:pPr>
          </w:p>
        </w:tc>
        <w:tc>
          <w:tcPr>
            <w:tcW w:w="704" w:type="dxa"/>
          </w:tcPr>
          <w:p w14:paraId="3FEB0E67" w14:textId="77777777" w:rsidR="00EA1924" w:rsidRDefault="00000000">
            <w:pPr>
              <w:pStyle w:val="TableParagraph"/>
              <w:spacing w:line="163" w:lineRule="exact"/>
              <w:ind w:right="76"/>
              <w:rPr>
                <w:sz w:val="16"/>
              </w:rPr>
            </w:pPr>
            <w:r>
              <w:rPr>
                <w:spacing w:val="-2"/>
                <w:sz w:val="16"/>
              </w:rPr>
              <w:t>0.069</w:t>
            </w:r>
          </w:p>
        </w:tc>
        <w:tc>
          <w:tcPr>
            <w:tcW w:w="675" w:type="dxa"/>
          </w:tcPr>
          <w:p w14:paraId="37944DE0" w14:textId="77777777" w:rsidR="00EA1924" w:rsidRDefault="00000000">
            <w:pPr>
              <w:pStyle w:val="TableParagraph"/>
              <w:spacing w:line="163" w:lineRule="exact"/>
              <w:ind w:left="25"/>
              <w:rPr>
                <w:sz w:val="16"/>
              </w:rPr>
            </w:pPr>
            <w:r>
              <w:rPr>
                <w:spacing w:val="-2"/>
                <w:sz w:val="16"/>
              </w:rPr>
              <w:t>0.267</w:t>
            </w:r>
          </w:p>
        </w:tc>
        <w:tc>
          <w:tcPr>
            <w:tcW w:w="555" w:type="dxa"/>
          </w:tcPr>
          <w:p w14:paraId="4F7C56A7" w14:textId="77777777" w:rsidR="00EA1924" w:rsidRDefault="00000000">
            <w:pPr>
              <w:pStyle w:val="TableParagraph"/>
              <w:spacing w:line="163" w:lineRule="exact"/>
              <w:ind w:left="150"/>
              <w:rPr>
                <w:sz w:val="16"/>
              </w:rPr>
            </w:pPr>
            <w:r>
              <w:rPr>
                <w:spacing w:val="-2"/>
                <w:sz w:val="16"/>
              </w:rPr>
              <w:t>3.153</w:t>
            </w:r>
          </w:p>
        </w:tc>
      </w:tr>
      <w:tr w:rsidR="00EA1924" w14:paraId="55FD37FF" w14:textId="77777777">
        <w:trPr>
          <w:trHeight w:val="197"/>
        </w:trPr>
        <w:tc>
          <w:tcPr>
            <w:tcW w:w="2252" w:type="dxa"/>
          </w:tcPr>
          <w:p w14:paraId="74BBF8D8" w14:textId="77777777" w:rsidR="00EA1924" w:rsidRDefault="00000000">
            <w:pPr>
              <w:pStyle w:val="TableParagraph"/>
              <w:spacing w:line="178" w:lineRule="exact"/>
              <w:jc w:val="left"/>
              <w:rPr>
                <w:position w:val="6"/>
                <w:sz w:val="12"/>
              </w:rPr>
            </w:pPr>
            <w:r>
              <w:rPr>
                <w:spacing w:val="-2"/>
                <w:sz w:val="16"/>
              </w:rPr>
              <w:t>Polynomial</w:t>
            </w:r>
            <w:r>
              <w:rPr>
                <w:spacing w:val="2"/>
                <w:sz w:val="16"/>
              </w:rPr>
              <w:t xml:space="preserve"> </w:t>
            </w:r>
            <w:r>
              <w:rPr>
                <w:spacing w:val="-2"/>
                <w:sz w:val="16"/>
              </w:rPr>
              <w:t>(4th</w:t>
            </w:r>
            <w:r>
              <w:rPr>
                <w:spacing w:val="2"/>
                <w:sz w:val="16"/>
              </w:rPr>
              <w:t xml:space="preserve"> </w:t>
            </w:r>
            <w:r>
              <w:rPr>
                <w:spacing w:val="-2"/>
                <w:sz w:val="16"/>
              </w:rPr>
              <w:t>order,</w:t>
            </w:r>
            <w:r>
              <w:rPr>
                <w:spacing w:val="2"/>
                <w:sz w:val="16"/>
              </w:rPr>
              <w:t xml:space="preserve"> </w:t>
            </w:r>
            <w:r>
              <w:rPr>
                <w:spacing w:val="-2"/>
                <w:sz w:val="16"/>
              </w:rPr>
              <w:t>cbrt)</w:t>
            </w:r>
            <w:r>
              <w:rPr>
                <w:spacing w:val="-2"/>
                <w:position w:val="6"/>
                <w:sz w:val="12"/>
              </w:rPr>
              <w:t>†</w:t>
            </w:r>
          </w:p>
        </w:tc>
        <w:tc>
          <w:tcPr>
            <w:tcW w:w="706" w:type="dxa"/>
          </w:tcPr>
          <w:p w14:paraId="6A4673F9" w14:textId="77777777" w:rsidR="00EA1924" w:rsidRDefault="00000000">
            <w:pPr>
              <w:pStyle w:val="TableParagraph"/>
              <w:spacing w:before="8" w:line="170" w:lineRule="exact"/>
              <w:ind w:right="97"/>
              <w:rPr>
                <w:sz w:val="16"/>
              </w:rPr>
            </w:pPr>
            <w:r>
              <w:rPr>
                <w:spacing w:val="-2"/>
                <w:sz w:val="16"/>
              </w:rPr>
              <w:t>0.112</w:t>
            </w:r>
          </w:p>
        </w:tc>
        <w:tc>
          <w:tcPr>
            <w:tcW w:w="677" w:type="dxa"/>
          </w:tcPr>
          <w:p w14:paraId="2BDBFAE3" w14:textId="77777777" w:rsidR="00EA1924" w:rsidRDefault="00000000">
            <w:pPr>
              <w:pStyle w:val="TableParagraph"/>
              <w:spacing w:before="8" w:line="170" w:lineRule="exact"/>
              <w:rPr>
                <w:sz w:val="16"/>
              </w:rPr>
            </w:pPr>
            <w:r>
              <w:rPr>
                <w:spacing w:val="-2"/>
                <w:sz w:val="16"/>
              </w:rPr>
              <w:t>0.387</w:t>
            </w:r>
          </w:p>
        </w:tc>
        <w:tc>
          <w:tcPr>
            <w:tcW w:w="577" w:type="dxa"/>
          </w:tcPr>
          <w:p w14:paraId="3134B1BB" w14:textId="77777777" w:rsidR="00EA1924" w:rsidRDefault="00000000">
            <w:pPr>
              <w:pStyle w:val="TableParagraph"/>
              <w:spacing w:before="8" w:line="170" w:lineRule="exact"/>
              <w:ind w:left="101"/>
              <w:rPr>
                <w:sz w:val="16"/>
              </w:rPr>
            </w:pPr>
            <w:r>
              <w:rPr>
                <w:spacing w:val="-2"/>
                <w:sz w:val="16"/>
              </w:rPr>
              <w:t>2.625</w:t>
            </w:r>
          </w:p>
        </w:tc>
        <w:tc>
          <w:tcPr>
            <w:tcW w:w="198" w:type="dxa"/>
          </w:tcPr>
          <w:p w14:paraId="4D930F8D" w14:textId="77777777" w:rsidR="00EA1924" w:rsidRDefault="00EA1924">
            <w:pPr>
              <w:pStyle w:val="TableParagraph"/>
              <w:spacing w:line="240" w:lineRule="auto"/>
              <w:jc w:val="left"/>
              <w:rPr>
                <w:rFonts w:ascii="Times New Roman"/>
                <w:sz w:val="12"/>
              </w:rPr>
            </w:pPr>
          </w:p>
        </w:tc>
        <w:tc>
          <w:tcPr>
            <w:tcW w:w="705" w:type="dxa"/>
          </w:tcPr>
          <w:p w14:paraId="1DC86C0B" w14:textId="77777777" w:rsidR="00EA1924" w:rsidRDefault="00000000">
            <w:pPr>
              <w:pStyle w:val="TableParagraph"/>
              <w:spacing w:before="8" w:line="170" w:lineRule="exact"/>
              <w:ind w:left="3" w:right="94"/>
              <w:rPr>
                <w:sz w:val="16"/>
              </w:rPr>
            </w:pPr>
            <w:r>
              <w:rPr>
                <w:spacing w:val="-2"/>
                <w:sz w:val="16"/>
              </w:rPr>
              <w:t>0.112</w:t>
            </w:r>
          </w:p>
        </w:tc>
        <w:tc>
          <w:tcPr>
            <w:tcW w:w="676" w:type="dxa"/>
          </w:tcPr>
          <w:p w14:paraId="2CE590FA" w14:textId="77777777" w:rsidR="00EA1924" w:rsidRDefault="00000000">
            <w:pPr>
              <w:pStyle w:val="TableParagraph"/>
              <w:spacing w:before="8" w:line="170" w:lineRule="exact"/>
              <w:ind w:left="9"/>
              <w:rPr>
                <w:sz w:val="16"/>
              </w:rPr>
            </w:pPr>
            <w:r>
              <w:rPr>
                <w:spacing w:val="-2"/>
                <w:sz w:val="16"/>
              </w:rPr>
              <w:t>0.380</w:t>
            </w:r>
          </w:p>
        </w:tc>
        <w:tc>
          <w:tcPr>
            <w:tcW w:w="576" w:type="dxa"/>
          </w:tcPr>
          <w:p w14:paraId="7DF79C63" w14:textId="77777777" w:rsidR="00EA1924" w:rsidRDefault="00000000">
            <w:pPr>
              <w:pStyle w:val="TableParagraph"/>
              <w:spacing w:before="8" w:line="170" w:lineRule="exact"/>
              <w:ind w:left="111"/>
              <w:rPr>
                <w:sz w:val="16"/>
              </w:rPr>
            </w:pPr>
            <w:r>
              <w:rPr>
                <w:spacing w:val="-2"/>
                <w:sz w:val="16"/>
              </w:rPr>
              <w:t>2.709</w:t>
            </w:r>
          </w:p>
        </w:tc>
        <w:tc>
          <w:tcPr>
            <w:tcW w:w="197" w:type="dxa"/>
          </w:tcPr>
          <w:p w14:paraId="1F376C71" w14:textId="77777777" w:rsidR="00EA1924" w:rsidRDefault="00EA1924">
            <w:pPr>
              <w:pStyle w:val="TableParagraph"/>
              <w:spacing w:line="240" w:lineRule="auto"/>
              <w:jc w:val="left"/>
              <w:rPr>
                <w:rFonts w:ascii="Times New Roman"/>
                <w:sz w:val="12"/>
              </w:rPr>
            </w:pPr>
          </w:p>
        </w:tc>
        <w:tc>
          <w:tcPr>
            <w:tcW w:w="704" w:type="dxa"/>
          </w:tcPr>
          <w:p w14:paraId="2C47E2E0" w14:textId="77777777" w:rsidR="00EA1924" w:rsidRDefault="00000000">
            <w:pPr>
              <w:pStyle w:val="TableParagraph"/>
              <w:spacing w:before="8" w:line="170" w:lineRule="exact"/>
              <w:ind w:right="76"/>
              <w:rPr>
                <w:sz w:val="16"/>
              </w:rPr>
            </w:pPr>
            <w:r>
              <w:rPr>
                <w:spacing w:val="-2"/>
                <w:sz w:val="16"/>
              </w:rPr>
              <w:t>0.167</w:t>
            </w:r>
          </w:p>
        </w:tc>
        <w:tc>
          <w:tcPr>
            <w:tcW w:w="675" w:type="dxa"/>
          </w:tcPr>
          <w:p w14:paraId="5CD76B36" w14:textId="77777777" w:rsidR="00EA1924" w:rsidRDefault="00000000">
            <w:pPr>
              <w:pStyle w:val="TableParagraph"/>
              <w:spacing w:before="8" w:line="170" w:lineRule="exact"/>
              <w:ind w:left="25"/>
              <w:rPr>
                <w:sz w:val="16"/>
              </w:rPr>
            </w:pPr>
            <w:r>
              <w:rPr>
                <w:spacing w:val="-2"/>
                <w:sz w:val="16"/>
              </w:rPr>
              <w:t>0.484</w:t>
            </w:r>
          </w:p>
        </w:tc>
        <w:tc>
          <w:tcPr>
            <w:tcW w:w="555" w:type="dxa"/>
          </w:tcPr>
          <w:p w14:paraId="4F38ED87" w14:textId="77777777" w:rsidR="00EA1924" w:rsidRDefault="00000000">
            <w:pPr>
              <w:pStyle w:val="TableParagraph"/>
              <w:spacing w:before="8" w:line="170" w:lineRule="exact"/>
              <w:ind w:left="150"/>
              <w:rPr>
                <w:sz w:val="16"/>
              </w:rPr>
            </w:pPr>
            <w:r>
              <w:rPr>
                <w:spacing w:val="-2"/>
                <w:sz w:val="16"/>
              </w:rPr>
              <w:t>3.642</w:t>
            </w:r>
          </w:p>
        </w:tc>
      </w:tr>
      <w:tr w:rsidR="00EA1924" w14:paraId="75C5C233" w14:textId="77777777">
        <w:trPr>
          <w:trHeight w:val="197"/>
        </w:trPr>
        <w:tc>
          <w:tcPr>
            <w:tcW w:w="2252" w:type="dxa"/>
          </w:tcPr>
          <w:p w14:paraId="6E5A1750" w14:textId="77777777" w:rsidR="00EA1924" w:rsidRDefault="00000000">
            <w:pPr>
              <w:pStyle w:val="TableParagraph"/>
              <w:spacing w:line="178" w:lineRule="exact"/>
              <w:jc w:val="left"/>
              <w:rPr>
                <w:position w:val="6"/>
                <w:sz w:val="12"/>
              </w:rPr>
            </w:pPr>
            <w:r>
              <w:rPr>
                <w:spacing w:val="-2"/>
                <w:sz w:val="16"/>
              </w:rPr>
              <w:t>Polynomial</w:t>
            </w:r>
            <w:r>
              <w:rPr>
                <w:spacing w:val="1"/>
                <w:sz w:val="16"/>
              </w:rPr>
              <w:t xml:space="preserve"> </w:t>
            </w:r>
            <w:r>
              <w:rPr>
                <w:spacing w:val="-2"/>
                <w:sz w:val="16"/>
              </w:rPr>
              <w:t>(3rd</w:t>
            </w:r>
            <w:r>
              <w:rPr>
                <w:spacing w:val="1"/>
                <w:sz w:val="16"/>
              </w:rPr>
              <w:t xml:space="preserve"> </w:t>
            </w:r>
            <w:r>
              <w:rPr>
                <w:spacing w:val="-2"/>
                <w:sz w:val="16"/>
              </w:rPr>
              <w:t>order,</w:t>
            </w:r>
            <w:r>
              <w:rPr>
                <w:spacing w:val="1"/>
                <w:sz w:val="16"/>
              </w:rPr>
              <w:t xml:space="preserve"> </w:t>
            </w:r>
            <w:r>
              <w:rPr>
                <w:spacing w:val="-2"/>
                <w:sz w:val="16"/>
              </w:rPr>
              <w:t>cbrt)</w:t>
            </w:r>
            <w:r>
              <w:rPr>
                <w:spacing w:val="-2"/>
                <w:position w:val="6"/>
                <w:sz w:val="12"/>
              </w:rPr>
              <w:t>†</w:t>
            </w:r>
          </w:p>
        </w:tc>
        <w:tc>
          <w:tcPr>
            <w:tcW w:w="706" w:type="dxa"/>
          </w:tcPr>
          <w:p w14:paraId="113D4490" w14:textId="77777777" w:rsidR="00EA1924" w:rsidRDefault="00000000">
            <w:pPr>
              <w:pStyle w:val="TableParagraph"/>
              <w:spacing w:before="8" w:line="170" w:lineRule="exact"/>
              <w:ind w:right="97"/>
              <w:rPr>
                <w:sz w:val="16"/>
              </w:rPr>
            </w:pPr>
            <w:r>
              <w:rPr>
                <w:spacing w:val="-2"/>
                <w:sz w:val="16"/>
              </w:rPr>
              <w:t>0.219</w:t>
            </w:r>
          </w:p>
        </w:tc>
        <w:tc>
          <w:tcPr>
            <w:tcW w:w="677" w:type="dxa"/>
          </w:tcPr>
          <w:p w14:paraId="767BFC62" w14:textId="77777777" w:rsidR="00EA1924" w:rsidRDefault="00000000">
            <w:pPr>
              <w:pStyle w:val="TableParagraph"/>
              <w:spacing w:before="8" w:line="170" w:lineRule="exact"/>
              <w:rPr>
                <w:sz w:val="16"/>
              </w:rPr>
            </w:pPr>
            <w:r>
              <w:rPr>
                <w:spacing w:val="-2"/>
                <w:sz w:val="16"/>
              </w:rPr>
              <w:t>0.759</w:t>
            </w:r>
          </w:p>
        </w:tc>
        <w:tc>
          <w:tcPr>
            <w:tcW w:w="577" w:type="dxa"/>
          </w:tcPr>
          <w:p w14:paraId="0D8E4506" w14:textId="77777777" w:rsidR="00EA1924" w:rsidRDefault="00000000">
            <w:pPr>
              <w:pStyle w:val="TableParagraph"/>
              <w:spacing w:before="8" w:line="170" w:lineRule="exact"/>
              <w:ind w:left="101"/>
              <w:rPr>
                <w:sz w:val="16"/>
              </w:rPr>
            </w:pPr>
            <w:r>
              <w:rPr>
                <w:spacing w:val="-2"/>
                <w:sz w:val="16"/>
              </w:rPr>
              <w:t>3.506</w:t>
            </w:r>
          </w:p>
        </w:tc>
        <w:tc>
          <w:tcPr>
            <w:tcW w:w="198" w:type="dxa"/>
          </w:tcPr>
          <w:p w14:paraId="25FAAFC1" w14:textId="77777777" w:rsidR="00EA1924" w:rsidRDefault="00EA1924">
            <w:pPr>
              <w:pStyle w:val="TableParagraph"/>
              <w:spacing w:line="240" w:lineRule="auto"/>
              <w:jc w:val="left"/>
              <w:rPr>
                <w:rFonts w:ascii="Times New Roman"/>
                <w:sz w:val="12"/>
              </w:rPr>
            </w:pPr>
          </w:p>
        </w:tc>
        <w:tc>
          <w:tcPr>
            <w:tcW w:w="705" w:type="dxa"/>
          </w:tcPr>
          <w:p w14:paraId="1D3537E9" w14:textId="77777777" w:rsidR="00EA1924" w:rsidRDefault="00000000">
            <w:pPr>
              <w:pStyle w:val="TableParagraph"/>
              <w:spacing w:before="8" w:line="170" w:lineRule="exact"/>
              <w:ind w:left="3" w:right="94"/>
              <w:rPr>
                <w:sz w:val="16"/>
              </w:rPr>
            </w:pPr>
            <w:r>
              <w:rPr>
                <w:spacing w:val="-2"/>
                <w:sz w:val="16"/>
              </w:rPr>
              <w:t>0.216</w:t>
            </w:r>
          </w:p>
        </w:tc>
        <w:tc>
          <w:tcPr>
            <w:tcW w:w="676" w:type="dxa"/>
          </w:tcPr>
          <w:p w14:paraId="1DAEB359" w14:textId="77777777" w:rsidR="00EA1924" w:rsidRDefault="00000000">
            <w:pPr>
              <w:pStyle w:val="TableParagraph"/>
              <w:spacing w:before="8" w:line="170" w:lineRule="exact"/>
              <w:ind w:left="9"/>
              <w:rPr>
                <w:sz w:val="16"/>
              </w:rPr>
            </w:pPr>
            <w:r>
              <w:rPr>
                <w:spacing w:val="-2"/>
                <w:sz w:val="16"/>
              </w:rPr>
              <w:t>0.752</w:t>
            </w:r>
          </w:p>
        </w:tc>
        <w:tc>
          <w:tcPr>
            <w:tcW w:w="576" w:type="dxa"/>
          </w:tcPr>
          <w:p w14:paraId="52231EAB" w14:textId="77777777" w:rsidR="00EA1924" w:rsidRDefault="00000000">
            <w:pPr>
              <w:pStyle w:val="TableParagraph"/>
              <w:spacing w:before="8" w:line="170" w:lineRule="exact"/>
              <w:ind w:left="111"/>
              <w:rPr>
                <w:sz w:val="16"/>
              </w:rPr>
            </w:pPr>
            <w:r>
              <w:rPr>
                <w:spacing w:val="-2"/>
                <w:sz w:val="16"/>
              </w:rPr>
              <w:t>3.511</w:t>
            </w:r>
          </w:p>
        </w:tc>
        <w:tc>
          <w:tcPr>
            <w:tcW w:w="197" w:type="dxa"/>
          </w:tcPr>
          <w:p w14:paraId="285C6EF3" w14:textId="77777777" w:rsidR="00EA1924" w:rsidRDefault="00EA1924">
            <w:pPr>
              <w:pStyle w:val="TableParagraph"/>
              <w:spacing w:line="240" w:lineRule="auto"/>
              <w:jc w:val="left"/>
              <w:rPr>
                <w:rFonts w:ascii="Times New Roman"/>
                <w:sz w:val="12"/>
              </w:rPr>
            </w:pPr>
          </w:p>
        </w:tc>
        <w:tc>
          <w:tcPr>
            <w:tcW w:w="704" w:type="dxa"/>
          </w:tcPr>
          <w:p w14:paraId="7D19182C" w14:textId="77777777" w:rsidR="00EA1924" w:rsidRDefault="00000000">
            <w:pPr>
              <w:pStyle w:val="TableParagraph"/>
              <w:spacing w:before="8" w:line="170" w:lineRule="exact"/>
              <w:ind w:right="76"/>
              <w:rPr>
                <w:sz w:val="16"/>
              </w:rPr>
            </w:pPr>
            <w:r>
              <w:rPr>
                <w:spacing w:val="-2"/>
                <w:sz w:val="16"/>
              </w:rPr>
              <w:t>0.437</w:t>
            </w:r>
          </w:p>
        </w:tc>
        <w:tc>
          <w:tcPr>
            <w:tcW w:w="675" w:type="dxa"/>
          </w:tcPr>
          <w:p w14:paraId="46C13D28" w14:textId="77777777" w:rsidR="00EA1924" w:rsidRDefault="00000000">
            <w:pPr>
              <w:pStyle w:val="TableParagraph"/>
              <w:spacing w:before="8" w:line="170" w:lineRule="exact"/>
              <w:ind w:left="25"/>
              <w:rPr>
                <w:sz w:val="16"/>
              </w:rPr>
            </w:pPr>
            <w:r>
              <w:rPr>
                <w:spacing w:val="-2"/>
                <w:sz w:val="16"/>
              </w:rPr>
              <w:t>1.097</w:t>
            </w:r>
          </w:p>
        </w:tc>
        <w:tc>
          <w:tcPr>
            <w:tcW w:w="555" w:type="dxa"/>
          </w:tcPr>
          <w:p w14:paraId="7E53F408" w14:textId="77777777" w:rsidR="00EA1924" w:rsidRDefault="00000000">
            <w:pPr>
              <w:pStyle w:val="TableParagraph"/>
              <w:spacing w:before="8" w:line="170" w:lineRule="exact"/>
              <w:ind w:left="150"/>
              <w:rPr>
                <w:sz w:val="16"/>
              </w:rPr>
            </w:pPr>
            <w:r>
              <w:rPr>
                <w:spacing w:val="-2"/>
                <w:sz w:val="16"/>
              </w:rPr>
              <w:t>5.786</w:t>
            </w:r>
          </w:p>
        </w:tc>
      </w:tr>
      <w:tr w:rsidR="00EA1924" w14:paraId="66EDDEC4" w14:textId="77777777">
        <w:trPr>
          <w:trHeight w:val="203"/>
        </w:trPr>
        <w:tc>
          <w:tcPr>
            <w:tcW w:w="2252" w:type="dxa"/>
          </w:tcPr>
          <w:p w14:paraId="3EB822ED" w14:textId="77777777" w:rsidR="00EA1924" w:rsidRDefault="00000000">
            <w:pPr>
              <w:pStyle w:val="TableParagraph"/>
              <w:spacing w:line="184" w:lineRule="exact"/>
              <w:jc w:val="left"/>
              <w:rPr>
                <w:position w:val="6"/>
                <w:sz w:val="12"/>
              </w:rPr>
            </w:pPr>
            <w:r>
              <w:rPr>
                <w:sz w:val="16"/>
              </w:rPr>
              <w:t>Polynomial</w:t>
            </w:r>
            <w:r>
              <w:rPr>
                <w:spacing w:val="-7"/>
                <w:sz w:val="16"/>
              </w:rPr>
              <w:t xml:space="preserve"> </w:t>
            </w:r>
            <w:r>
              <w:rPr>
                <w:sz w:val="16"/>
              </w:rPr>
              <w:t>(4th</w:t>
            </w:r>
            <w:r>
              <w:rPr>
                <w:spacing w:val="-6"/>
                <w:sz w:val="16"/>
              </w:rPr>
              <w:t xml:space="preserve"> </w:t>
            </w:r>
            <w:r>
              <w:rPr>
                <w:spacing w:val="-2"/>
                <w:sz w:val="16"/>
              </w:rPr>
              <w:t>order)</w:t>
            </w:r>
            <w:r>
              <w:rPr>
                <w:spacing w:val="-2"/>
                <w:position w:val="6"/>
                <w:sz w:val="12"/>
              </w:rPr>
              <w:t>†</w:t>
            </w:r>
          </w:p>
        </w:tc>
        <w:tc>
          <w:tcPr>
            <w:tcW w:w="706" w:type="dxa"/>
          </w:tcPr>
          <w:p w14:paraId="3920B670" w14:textId="77777777" w:rsidR="00EA1924" w:rsidRDefault="00000000">
            <w:pPr>
              <w:pStyle w:val="TableParagraph"/>
              <w:spacing w:before="8" w:line="176" w:lineRule="exact"/>
              <w:ind w:right="97"/>
              <w:rPr>
                <w:sz w:val="16"/>
              </w:rPr>
            </w:pPr>
            <w:r>
              <w:rPr>
                <w:spacing w:val="-2"/>
                <w:sz w:val="16"/>
              </w:rPr>
              <w:t>0.246</w:t>
            </w:r>
          </w:p>
        </w:tc>
        <w:tc>
          <w:tcPr>
            <w:tcW w:w="677" w:type="dxa"/>
          </w:tcPr>
          <w:p w14:paraId="3703C672" w14:textId="77777777" w:rsidR="00EA1924" w:rsidRDefault="00000000">
            <w:pPr>
              <w:pStyle w:val="TableParagraph"/>
              <w:spacing w:before="8" w:line="176" w:lineRule="exact"/>
              <w:rPr>
                <w:sz w:val="16"/>
              </w:rPr>
            </w:pPr>
            <w:r>
              <w:rPr>
                <w:spacing w:val="-2"/>
                <w:sz w:val="16"/>
              </w:rPr>
              <w:t>2.811</w:t>
            </w:r>
          </w:p>
        </w:tc>
        <w:tc>
          <w:tcPr>
            <w:tcW w:w="577" w:type="dxa"/>
          </w:tcPr>
          <w:p w14:paraId="26E0E280" w14:textId="77777777" w:rsidR="00EA1924" w:rsidRDefault="00000000">
            <w:pPr>
              <w:pStyle w:val="TableParagraph"/>
              <w:spacing w:before="8" w:line="176" w:lineRule="exact"/>
              <w:ind w:left="101"/>
              <w:rPr>
                <w:sz w:val="16"/>
              </w:rPr>
            </w:pPr>
            <w:r>
              <w:rPr>
                <w:spacing w:val="-2"/>
                <w:sz w:val="16"/>
              </w:rPr>
              <w:t>25.385</w:t>
            </w:r>
          </w:p>
        </w:tc>
        <w:tc>
          <w:tcPr>
            <w:tcW w:w="198" w:type="dxa"/>
          </w:tcPr>
          <w:p w14:paraId="1C5E0F3C" w14:textId="77777777" w:rsidR="00EA1924" w:rsidRDefault="00EA1924">
            <w:pPr>
              <w:pStyle w:val="TableParagraph"/>
              <w:spacing w:line="240" w:lineRule="auto"/>
              <w:jc w:val="left"/>
              <w:rPr>
                <w:rFonts w:ascii="Times New Roman"/>
                <w:sz w:val="14"/>
              </w:rPr>
            </w:pPr>
          </w:p>
        </w:tc>
        <w:tc>
          <w:tcPr>
            <w:tcW w:w="705" w:type="dxa"/>
          </w:tcPr>
          <w:p w14:paraId="5F7B3641" w14:textId="77777777" w:rsidR="00EA1924" w:rsidRDefault="00000000">
            <w:pPr>
              <w:pStyle w:val="TableParagraph"/>
              <w:spacing w:before="8" w:line="176" w:lineRule="exact"/>
              <w:ind w:left="3" w:right="94"/>
              <w:rPr>
                <w:sz w:val="16"/>
              </w:rPr>
            </w:pPr>
            <w:r>
              <w:rPr>
                <w:spacing w:val="-2"/>
                <w:sz w:val="16"/>
              </w:rPr>
              <w:t>0.227</w:t>
            </w:r>
          </w:p>
        </w:tc>
        <w:tc>
          <w:tcPr>
            <w:tcW w:w="676" w:type="dxa"/>
          </w:tcPr>
          <w:p w14:paraId="14DD4411" w14:textId="77777777" w:rsidR="00EA1924" w:rsidRDefault="00000000">
            <w:pPr>
              <w:pStyle w:val="TableParagraph"/>
              <w:spacing w:before="8" w:line="176" w:lineRule="exact"/>
              <w:ind w:left="9"/>
              <w:rPr>
                <w:sz w:val="16"/>
              </w:rPr>
            </w:pPr>
            <w:r>
              <w:rPr>
                <w:spacing w:val="-2"/>
                <w:sz w:val="16"/>
              </w:rPr>
              <w:t>2.464</w:t>
            </w:r>
          </w:p>
        </w:tc>
        <w:tc>
          <w:tcPr>
            <w:tcW w:w="576" w:type="dxa"/>
          </w:tcPr>
          <w:p w14:paraId="0788FB99" w14:textId="77777777" w:rsidR="00EA1924" w:rsidRDefault="00000000">
            <w:pPr>
              <w:pStyle w:val="TableParagraph"/>
              <w:spacing w:before="8" w:line="176" w:lineRule="exact"/>
              <w:ind w:left="111"/>
              <w:rPr>
                <w:sz w:val="16"/>
              </w:rPr>
            </w:pPr>
            <w:r>
              <w:rPr>
                <w:spacing w:val="-2"/>
                <w:sz w:val="16"/>
              </w:rPr>
              <w:t>23.535</w:t>
            </w:r>
          </w:p>
        </w:tc>
        <w:tc>
          <w:tcPr>
            <w:tcW w:w="197" w:type="dxa"/>
          </w:tcPr>
          <w:p w14:paraId="2D28D1A2" w14:textId="77777777" w:rsidR="00EA1924" w:rsidRDefault="00EA1924">
            <w:pPr>
              <w:pStyle w:val="TableParagraph"/>
              <w:spacing w:line="240" w:lineRule="auto"/>
              <w:jc w:val="left"/>
              <w:rPr>
                <w:rFonts w:ascii="Times New Roman"/>
                <w:sz w:val="14"/>
              </w:rPr>
            </w:pPr>
          </w:p>
        </w:tc>
        <w:tc>
          <w:tcPr>
            <w:tcW w:w="704" w:type="dxa"/>
          </w:tcPr>
          <w:p w14:paraId="11FEFE69" w14:textId="77777777" w:rsidR="00EA1924" w:rsidRDefault="00000000">
            <w:pPr>
              <w:pStyle w:val="TableParagraph"/>
              <w:spacing w:before="8" w:line="176" w:lineRule="exact"/>
              <w:ind w:right="76"/>
              <w:rPr>
                <w:sz w:val="16"/>
              </w:rPr>
            </w:pPr>
            <w:r>
              <w:rPr>
                <w:spacing w:val="-2"/>
                <w:sz w:val="16"/>
              </w:rPr>
              <w:t>0.213</w:t>
            </w:r>
          </w:p>
        </w:tc>
        <w:tc>
          <w:tcPr>
            <w:tcW w:w="675" w:type="dxa"/>
          </w:tcPr>
          <w:p w14:paraId="7E72AB5A" w14:textId="77777777" w:rsidR="00EA1924" w:rsidRDefault="00000000">
            <w:pPr>
              <w:pStyle w:val="TableParagraph"/>
              <w:spacing w:before="8" w:line="176" w:lineRule="exact"/>
              <w:ind w:left="25"/>
              <w:rPr>
                <w:sz w:val="16"/>
              </w:rPr>
            </w:pPr>
            <w:r>
              <w:rPr>
                <w:spacing w:val="-2"/>
                <w:sz w:val="16"/>
              </w:rPr>
              <w:t>1.772</w:t>
            </w:r>
          </w:p>
        </w:tc>
        <w:tc>
          <w:tcPr>
            <w:tcW w:w="555" w:type="dxa"/>
          </w:tcPr>
          <w:p w14:paraId="10249828" w14:textId="77777777" w:rsidR="00EA1924" w:rsidRDefault="00000000">
            <w:pPr>
              <w:pStyle w:val="TableParagraph"/>
              <w:spacing w:before="8" w:line="176" w:lineRule="exact"/>
              <w:ind w:left="133" w:right="-29"/>
              <w:rPr>
                <w:sz w:val="16"/>
              </w:rPr>
            </w:pPr>
            <w:r>
              <w:rPr>
                <w:spacing w:val="-2"/>
                <w:sz w:val="16"/>
              </w:rPr>
              <w:t>19.665</w:t>
            </w:r>
          </w:p>
        </w:tc>
      </w:tr>
      <w:tr w:rsidR="00EA1924" w14:paraId="77674A3E" w14:textId="77777777">
        <w:trPr>
          <w:trHeight w:val="189"/>
        </w:trPr>
        <w:tc>
          <w:tcPr>
            <w:tcW w:w="2252" w:type="dxa"/>
          </w:tcPr>
          <w:p w14:paraId="4E87F3CC" w14:textId="77777777" w:rsidR="00EA1924" w:rsidRDefault="00000000">
            <w:pPr>
              <w:pStyle w:val="TableParagraph"/>
              <w:jc w:val="left"/>
              <w:rPr>
                <w:sz w:val="16"/>
              </w:rPr>
            </w:pPr>
            <w:r>
              <w:rPr>
                <w:sz w:val="16"/>
              </w:rPr>
              <w:t>Polynomial</w:t>
            </w:r>
            <w:r>
              <w:rPr>
                <w:spacing w:val="-9"/>
                <w:sz w:val="16"/>
              </w:rPr>
              <w:t xml:space="preserve"> </w:t>
            </w:r>
            <w:r>
              <w:rPr>
                <w:sz w:val="16"/>
              </w:rPr>
              <w:t>(3rd</w:t>
            </w:r>
            <w:r>
              <w:rPr>
                <w:spacing w:val="-8"/>
                <w:sz w:val="16"/>
              </w:rPr>
              <w:t xml:space="preserve"> </w:t>
            </w:r>
            <w:r>
              <w:rPr>
                <w:spacing w:val="-2"/>
                <w:sz w:val="16"/>
              </w:rPr>
              <w:t>order)</w:t>
            </w:r>
          </w:p>
        </w:tc>
        <w:tc>
          <w:tcPr>
            <w:tcW w:w="706" w:type="dxa"/>
          </w:tcPr>
          <w:p w14:paraId="50A0B6D8" w14:textId="77777777" w:rsidR="00EA1924" w:rsidRDefault="00000000">
            <w:pPr>
              <w:pStyle w:val="TableParagraph"/>
              <w:ind w:right="97"/>
              <w:rPr>
                <w:sz w:val="16"/>
              </w:rPr>
            </w:pPr>
            <w:r>
              <w:rPr>
                <w:spacing w:val="-2"/>
                <w:sz w:val="16"/>
              </w:rPr>
              <w:t>0.942</w:t>
            </w:r>
          </w:p>
        </w:tc>
        <w:tc>
          <w:tcPr>
            <w:tcW w:w="677" w:type="dxa"/>
          </w:tcPr>
          <w:p w14:paraId="40935F39" w14:textId="77777777" w:rsidR="00EA1924" w:rsidRDefault="00000000">
            <w:pPr>
              <w:pStyle w:val="TableParagraph"/>
              <w:rPr>
                <w:sz w:val="16"/>
              </w:rPr>
            </w:pPr>
            <w:r>
              <w:rPr>
                <w:spacing w:val="-2"/>
                <w:sz w:val="16"/>
              </w:rPr>
              <w:t>8.310</w:t>
            </w:r>
          </w:p>
        </w:tc>
        <w:tc>
          <w:tcPr>
            <w:tcW w:w="577" w:type="dxa"/>
          </w:tcPr>
          <w:p w14:paraId="70B8F6FB" w14:textId="77777777" w:rsidR="00EA1924" w:rsidRDefault="00000000">
            <w:pPr>
              <w:pStyle w:val="TableParagraph"/>
              <w:ind w:left="101"/>
              <w:rPr>
                <w:sz w:val="16"/>
              </w:rPr>
            </w:pPr>
            <w:r>
              <w:rPr>
                <w:spacing w:val="-2"/>
                <w:sz w:val="16"/>
              </w:rPr>
              <w:t>33.978</w:t>
            </w:r>
          </w:p>
        </w:tc>
        <w:tc>
          <w:tcPr>
            <w:tcW w:w="198" w:type="dxa"/>
          </w:tcPr>
          <w:p w14:paraId="02E7DCE5" w14:textId="77777777" w:rsidR="00EA1924" w:rsidRDefault="00EA1924">
            <w:pPr>
              <w:pStyle w:val="TableParagraph"/>
              <w:spacing w:line="240" w:lineRule="auto"/>
              <w:jc w:val="left"/>
              <w:rPr>
                <w:rFonts w:ascii="Times New Roman"/>
                <w:sz w:val="12"/>
              </w:rPr>
            </w:pPr>
          </w:p>
        </w:tc>
        <w:tc>
          <w:tcPr>
            <w:tcW w:w="705" w:type="dxa"/>
          </w:tcPr>
          <w:p w14:paraId="1411EB46" w14:textId="77777777" w:rsidR="00EA1924" w:rsidRDefault="00000000">
            <w:pPr>
              <w:pStyle w:val="TableParagraph"/>
              <w:ind w:left="3" w:right="94"/>
              <w:rPr>
                <w:sz w:val="16"/>
              </w:rPr>
            </w:pPr>
            <w:r>
              <w:rPr>
                <w:spacing w:val="-2"/>
                <w:sz w:val="16"/>
              </w:rPr>
              <w:t>0.869</w:t>
            </w:r>
          </w:p>
        </w:tc>
        <w:tc>
          <w:tcPr>
            <w:tcW w:w="676" w:type="dxa"/>
          </w:tcPr>
          <w:p w14:paraId="0E7BAB1C" w14:textId="77777777" w:rsidR="00EA1924" w:rsidRDefault="00000000">
            <w:pPr>
              <w:pStyle w:val="TableParagraph"/>
              <w:ind w:left="9" w:right="1"/>
              <w:rPr>
                <w:sz w:val="16"/>
              </w:rPr>
            </w:pPr>
            <w:r>
              <w:rPr>
                <w:spacing w:val="-2"/>
                <w:sz w:val="16"/>
              </w:rPr>
              <w:t>7.500</w:t>
            </w:r>
          </w:p>
        </w:tc>
        <w:tc>
          <w:tcPr>
            <w:tcW w:w="576" w:type="dxa"/>
          </w:tcPr>
          <w:p w14:paraId="39601103" w14:textId="77777777" w:rsidR="00EA1924" w:rsidRDefault="00000000">
            <w:pPr>
              <w:pStyle w:val="TableParagraph"/>
              <w:ind w:left="111"/>
              <w:rPr>
                <w:sz w:val="16"/>
              </w:rPr>
            </w:pPr>
            <w:r>
              <w:rPr>
                <w:spacing w:val="-2"/>
                <w:sz w:val="16"/>
              </w:rPr>
              <w:t>33.070</w:t>
            </w:r>
          </w:p>
        </w:tc>
        <w:tc>
          <w:tcPr>
            <w:tcW w:w="197" w:type="dxa"/>
          </w:tcPr>
          <w:p w14:paraId="357970A4" w14:textId="77777777" w:rsidR="00EA1924" w:rsidRDefault="00EA1924">
            <w:pPr>
              <w:pStyle w:val="TableParagraph"/>
              <w:spacing w:line="240" w:lineRule="auto"/>
              <w:jc w:val="left"/>
              <w:rPr>
                <w:rFonts w:ascii="Times New Roman"/>
                <w:sz w:val="12"/>
              </w:rPr>
            </w:pPr>
          </w:p>
        </w:tc>
        <w:tc>
          <w:tcPr>
            <w:tcW w:w="704" w:type="dxa"/>
          </w:tcPr>
          <w:p w14:paraId="0EE3012C" w14:textId="77777777" w:rsidR="00EA1924" w:rsidRDefault="00000000">
            <w:pPr>
              <w:pStyle w:val="TableParagraph"/>
              <w:ind w:right="76"/>
              <w:rPr>
                <w:sz w:val="16"/>
              </w:rPr>
            </w:pPr>
            <w:r>
              <w:rPr>
                <w:spacing w:val="-2"/>
                <w:sz w:val="16"/>
              </w:rPr>
              <w:t>0.816</w:t>
            </w:r>
          </w:p>
        </w:tc>
        <w:tc>
          <w:tcPr>
            <w:tcW w:w="675" w:type="dxa"/>
          </w:tcPr>
          <w:p w14:paraId="35B0B44D" w14:textId="77777777" w:rsidR="00EA1924" w:rsidRDefault="00000000">
            <w:pPr>
              <w:pStyle w:val="TableParagraph"/>
              <w:ind w:left="25"/>
              <w:rPr>
                <w:sz w:val="16"/>
              </w:rPr>
            </w:pPr>
            <w:r>
              <w:rPr>
                <w:spacing w:val="-2"/>
                <w:sz w:val="16"/>
              </w:rPr>
              <w:t>6.733</w:t>
            </w:r>
          </w:p>
        </w:tc>
        <w:tc>
          <w:tcPr>
            <w:tcW w:w="555" w:type="dxa"/>
          </w:tcPr>
          <w:p w14:paraId="5701B41B" w14:textId="77777777" w:rsidR="00EA1924" w:rsidRDefault="00000000">
            <w:pPr>
              <w:pStyle w:val="TableParagraph"/>
              <w:ind w:left="133" w:right="-29"/>
              <w:rPr>
                <w:sz w:val="16"/>
              </w:rPr>
            </w:pPr>
            <w:r>
              <w:rPr>
                <w:spacing w:val="-2"/>
                <w:sz w:val="16"/>
              </w:rPr>
              <w:t>29.287</w:t>
            </w:r>
          </w:p>
        </w:tc>
      </w:tr>
      <w:tr w:rsidR="00EA1924" w14:paraId="3234F1C8" w14:textId="77777777">
        <w:trPr>
          <w:trHeight w:val="189"/>
        </w:trPr>
        <w:tc>
          <w:tcPr>
            <w:tcW w:w="2252" w:type="dxa"/>
          </w:tcPr>
          <w:p w14:paraId="509835F1" w14:textId="77777777" w:rsidR="00EA1924" w:rsidRDefault="00000000">
            <w:pPr>
              <w:pStyle w:val="TableParagraph"/>
              <w:jc w:val="left"/>
              <w:rPr>
                <w:sz w:val="16"/>
              </w:rPr>
            </w:pPr>
            <w:r>
              <w:rPr>
                <w:spacing w:val="-5"/>
                <w:sz w:val="16"/>
              </w:rPr>
              <w:t>SVM</w:t>
            </w:r>
          </w:p>
        </w:tc>
        <w:tc>
          <w:tcPr>
            <w:tcW w:w="706" w:type="dxa"/>
          </w:tcPr>
          <w:p w14:paraId="7A5A3D7B" w14:textId="77777777" w:rsidR="00EA1924" w:rsidRDefault="00000000">
            <w:pPr>
              <w:pStyle w:val="TableParagraph"/>
              <w:ind w:right="97"/>
              <w:rPr>
                <w:sz w:val="16"/>
              </w:rPr>
            </w:pPr>
            <w:r>
              <w:rPr>
                <w:spacing w:val="-2"/>
                <w:sz w:val="16"/>
              </w:rPr>
              <w:t>1.017</w:t>
            </w:r>
          </w:p>
        </w:tc>
        <w:tc>
          <w:tcPr>
            <w:tcW w:w="677" w:type="dxa"/>
          </w:tcPr>
          <w:p w14:paraId="72F59D34" w14:textId="77777777" w:rsidR="00EA1924" w:rsidRDefault="00000000">
            <w:pPr>
              <w:pStyle w:val="TableParagraph"/>
              <w:rPr>
                <w:sz w:val="16"/>
              </w:rPr>
            </w:pPr>
            <w:r>
              <w:rPr>
                <w:spacing w:val="-2"/>
                <w:sz w:val="16"/>
              </w:rPr>
              <w:t>5.387</w:t>
            </w:r>
          </w:p>
        </w:tc>
        <w:tc>
          <w:tcPr>
            <w:tcW w:w="577" w:type="dxa"/>
          </w:tcPr>
          <w:p w14:paraId="539CC81B" w14:textId="77777777" w:rsidR="00EA1924" w:rsidRDefault="00000000">
            <w:pPr>
              <w:pStyle w:val="TableParagraph"/>
              <w:ind w:left="101"/>
              <w:rPr>
                <w:sz w:val="16"/>
              </w:rPr>
            </w:pPr>
            <w:r>
              <w:rPr>
                <w:spacing w:val="-2"/>
                <w:sz w:val="16"/>
              </w:rPr>
              <w:t>23.175</w:t>
            </w:r>
          </w:p>
        </w:tc>
        <w:tc>
          <w:tcPr>
            <w:tcW w:w="198" w:type="dxa"/>
          </w:tcPr>
          <w:p w14:paraId="40B58328" w14:textId="77777777" w:rsidR="00EA1924" w:rsidRDefault="00EA1924">
            <w:pPr>
              <w:pStyle w:val="TableParagraph"/>
              <w:spacing w:line="240" w:lineRule="auto"/>
              <w:jc w:val="left"/>
              <w:rPr>
                <w:rFonts w:ascii="Times New Roman"/>
                <w:sz w:val="12"/>
              </w:rPr>
            </w:pPr>
          </w:p>
        </w:tc>
        <w:tc>
          <w:tcPr>
            <w:tcW w:w="705" w:type="dxa"/>
          </w:tcPr>
          <w:p w14:paraId="0E757D16" w14:textId="77777777" w:rsidR="00EA1924" w:rsidRDefault="00000000">
            <w:pPr>
              <w:pStyle w:val="TableParagraph"/>
              <w:ind w:left="3" w:right="94"/>
              <w:rPr>
                <w:sz w:val="16"/>
              </w:rPr>
            </w:pPr>
            <w:r>
              <w:rPr>
                <w:spacing w:val="-2"/>
                <w:sz w:val="16"/>
              </w:rPr>
              <w:t>0.994</w:t>
            </w:r>
          </w:p>
        </w:tc>
        <w:tc>
          <w:tcPr>
            <w:tcW w:w="676" w:type="dxa"/>
          </w:tcPr>
          <w:p w14:paraId="4C4C6984" w14:textId="77777777" w:rsidR="00EA1924" w:rsidRDefault="00000000">
            <w:pPr>
              <w:pStyle w:val="TableParagraph"/>
              <w:ind w:left="9" w:right="1"/>
              <w:rPr>
                <w:sz w:val="16"/>
              </w:rPr>
            </w:pPr>
            <w:r>
              <w:rPr>
                <w:spacing w:val="-2"/>
                <w:sz w:val="16"/>
              </w:rPr>
              <w:t>4.731</w:t>
            </w:r>
          </w:p>
        </w:tc>
        <w:tc>
          <w:tcPr>
            <w:tcW w:w="576" w:type="dxa"/>
          </w:tcPr>
          <w:p w14:paraId="2A78D375" w14:textId="77777777" w:rsidR="00EA1924" w:rsidRDefault="00000000">
            <w:pPr>
              <w:pStyle w:val="TableParagraph"/>
              <w:ind w:left="111"/>
              <w:rPr>
                <w:sz w:val="16"/>
              </w:rPr>
            </w:pPr>
            <w:r>
              <w:rPr>
                <w:spacing w:val="-2"/>
                <w:sz w:val="16"/>
              </w:rPr>
              <w:t>19.743</w:t>
            </w:r>
          </w:p>
        </w:tc>
        <w:tc>
          <w:tcPr>
            <w:tcW w:w="197" w:type="dxa"/>
          </w:tcPr>
          <w:p w14:paraId="7854F58F" w14:textId="77777777" w:rsidR="00EA1924" w:rsidRDefault="00EA1924">
            <w:pPr>
              <w:pStyle w:val="TableParagraph"/>
              <w:spacing w:line="240" w:lineRule="auto"/>
              <w:jc w:val="left"/>
              <w:rPr>
                <w:rFonts w:ascii="Times New Roman"/>
                <w:sz w:val="12"/>
              </w:rPr>
            </w:pPr>
          </w:p>
        </w:tc>
        <w:tc>
          <w:tcPr>
            <w:tcW w:w="704" w:type="dxa"/>
          </w:tcPr>
          <w:p w14:paraId="6E5D68C8" w14:textId="77777777" w:rsidR="00EA1924" w:rsidRDefault="00000000">
            <w:pPr>
              <w:pStyle w:val="TableParagraph"/>
              <w:ind w:right="76"/>
              <w:rPr>
                <w:sz w:val="16"/>
              </w:rPr>
            </w:pPr>
            <w:r>
              <w:rPr>
                <w:spacing w:val="-2"/>
                <w:sz w:val="16"/>
              </w:rPr>
              <w:t>0.996</w:t>
            </w:r>
          </w:p>
        </w:tc>
        <w:tc>
          <w:tcPr>
            <w:tcW w:w="675" w:type="dxa"/>
          </w:tcPr>
          <w:p w14:paraId="1089A7FC" w14:textId="77777777" w:rsidR="00EA1924" w:rsidRDefault="00000000">
            <w:pPr>
              <w:pStyle w:val="TableParagraph"/>
              <w:ind w:left="25"/>
              <w:rPr>
                <w:sz w:val="16"/>
              </w:rPr>
            </w:pPr>
            <w:r>
              <w:rPr>
                <w:spacing w:val="-2"/>
                <w:sz w:val="16"/>
              </w:rPr>
              <w:t>4.872</w:t>
            </w:r>
          </w:p>
        </w:tc>
        <w:tc>
          <w:tcPr>
            <w:tcW w:w="555" w:type="dxa"/>
          </w:tcPr>
          <w:p w14:paraId="0BFE349C" w14:textId="77777777" w:rsidR="00EA1924" w:rsidRDefault="00000000">
            <w:pPr>
              <w:pStyle w:val="TableParagraph"/>
              <w:ind w:left="133" w:right="-29"/>
              <w:rPr>
                <w:sz w:val="16"/>
              </w:rPr>
            </w:pPr>
            <w:r>
              <w:rPr>
                <w:spacing w:val="-2"/>
                <w:sz w:val="16"/>
              </w:rPr>
              <w:t>13.246</w:t>
            </w:r>
          </w:p>
        </w:tc>
      </w:tr>
      <w:tr w:rsidR="00EA1924" w14:paraId="1E85CCF4" w14:textId="77777777">
        <w:trPr>
          <w:trHeight w:val="189"/>
        </w:trPr>
        <w:tc>
          <w:tcPr>
            <w:tcW w:w="2252" w:type="dxa"/>
          </w:tcPr>
          <w:p w14:paraId="342C4678" w14:textId="77777777" w:rsidR="00EA1924" w:rsidRDefault="00000000">
            <w:pPr>
              <w:pStyle w:val="TableParagraph"/>
              <w:jc w:val="left"/>
              <w:rPr>
                <w:sz w:val="16"/>
              </w:rPr>
            </w:pPr>
            <w:r>
              <w:rPr>
                <w:sz w:val="16"/>
              </w:rPr>
              <w:t>Gradient</w:t>
            </w:r>
            <w:r>
              <w:rPr>
                <w:spacing w:val="-8"/>
                <w:sz w:val="16"/>
              </w:rPr>
              <w:t xml:space="preserve"> </w:t>
            </w:r>
            <w:r>
              <w:rPr>
                <w:spacing w:val="-2"/>
                <w:sz w:val="16"/>
              </w:rPr>
              <w:t>Boosting</w:t>
            </w:r>
          </w:p>
        </w:tc>
        <w:tc>
          <w:tcPr>
            <w:tcW w:w="706" w:type="dxa"/>
          </w:tcPr>
          <w:p w14:paraId="21984801" w14:textId="77777777" w:rsidR="00EA1924" w:rsidRDefault="00000000">
            <w:pPr>
              <w:pStyle w:val="TableParagraph"/>
              <w:ind w:right="97"/>
              <w:rPr>
                <w:sz w:val="16"/>
              </w:rPr>
            </w:pPr>
            <w:r>
              <w:rPr>
                <w:spacing w:val="-2"/>
                <w:sz w:val="16"/>
              </w:rPr>
              <w:t>1.541</w:t>
            </w:r>
          </w:p>
        </w:tc>
        <w:tc>
          <w:tcPr>
            <w:tcW w:w="677" w:type="dxa"/>
          </w:tcPr>
          <w:p w14:paraId="6A0F231B" w14:textId="77777777" w:rsidR="00EA1924" w:rsidRDefault="00000000">
            <w:pPr>
              <w:pStyle w:val="TableParagraph"/>
              <w:rPr>
                <w:sz w:val="16"/>
              </w:rPr>
            </w:pPr>
            <w:r>
              <w:rPr>
                <w:spacing w:val="-2"/>
                <w:sz w:val="16"/>
              </w:rPr>
              <w:t>6.959</w:t>
            </w:r>
          </w:p>
        </w:tc>
        <w:tc>
          <w:tcPr>
            <w:tcW w:w="577" w:type="dxa"/>
          </w:tcPr>
          <w:p w14:paraId="61C2AD5B" w14:textId="77777777" w:rsidR="00EA1924" w:rsidRDefault="00000000">
            <w:pPr>
              <w:pStyle w:val="TableParagraph"/>
              <w:ind w:left="101"/>
              <w:rPr>
                <w:sz w:val="16"/>
              </w:rPr>
            </w:pPr>
            <w:r>
              <w:rPr>
                <w:spacing w:val="-2"/>
                <w:sz w:val="16"/>
              </w:rPr>
              <w:t>29.019</w:t>
            </w:r>
          </w:p>
        </w:tc>
        <w:tc>
          <w:tcPr>
            <w:tcW w:w="198" w:type="dxa"/>
          </w:tcPr>
          <w:p w14:paraId="04816124" w14:textId="77777777" w:rsidR="00EA1924" w:rsidRDefault="00EA1924">
            <w:pPr>
              <w:pStyle w:val="TableParagraph"/>
              <w:spacing w:line="240" w:lineRule="auto"/>
              <w:jc w:val="left"/>
              <w:rPr>
                <w:rFonts w:ascii="Times New Roman"/>
                <w:sz w:val="12"/>
              </w:rPr>
            </w:pPr>
          </w:p>
        </w:tc>
        <w:tc>
          <w:tcPr>
            <w:tcW w:w="705" w:type="dxa"/>
          </w:tcPr>
          <w:p w14:paraId="727856D3" w14:textId="77777777" w:rsidR="00EA1924" w:rsidRDefault="00000000">
            <w:pPr>
              <w:pStyle w:val="TableParagraph"/>
              <w:ind w:left="3" w:right="94"/>
              <w:rPr>
                <w:sz w:val="16"/>
              </w:rPr>
            </w:pPr>
            <w:r>
              <w:rPr>
                <w:spacing w:val="-2"/>
                <w:sz w:val="16"/>
              </w:rPr>
              <w:t>1.410</w:t>
            </w:r>
          </w:p>
        </w:tc>
        <w:tc>
          <w:tcPr>
            <w:tcW w:w="676" w:type="dxa"/>
          </w:tcPr>
          <w:p w14:paraId="0DA7D810" w14:textId="77777777" w:rsidR="00EA1924" w:rsidRDefault="00000000">
            <w:pPr>
              <w:pStyle w:val="TableParagraph"/>
              <w:ind w:left="9" w:right="1"/>
              <w:rPr>
                <w:sz w:val="16"/>
              </w:rPr>
            </w:pPr>
            <w:r>
              <w:rPr>
                <w:spacing w:val="-2"/>
                <w:sz w:val="16"/>
              </w:rPr>
              <w:t>5.721</w:t>
            </w:r>
          </w:p>
        </w:tc>
        <w:tc>
          <w:tcPr>
            <w:tcW w:w="576" w:type="dxa"/>
          </w:tcPr>
          <w:p w14:paraId="7B189794" w14:textId="77777777" w:rsidR="00EA1924" w:rsidRDefault="00000000">
            <w:pPr>
              <w:pStyle w:val="TableParagraph"/>
              <w:ind w:left="111"/>
              <w:rPr>
                <w:sz w:val="16"/>
              </w:rPr>
            </w:pPr>
            <w:r>
              <w:rPr>
                <w:spacing w:val="-2"/>
                <w:sz w:val="16"/>
              </w:rPr>
              <w:t>25.210</w:t>
            </w:r>
          </w:p>
        </w:tc>
        <w:tc>
          <w:tcPr>
            <w:tcW w:w="197" w:type="dxa"/>
          </w:tcPr>
          <w:p w14:paraId="797C0AB0" w14:textId="77777777" w:rsidR="00EA1924" w:rsidRDefault="00EA1924">
            <w:pPr>
              <w:pStyle w:val="TableParagraph"/>
              <w:spacing w:line="240" w:lineRule="auto"/>
              <w:jc w:val="left"/>
              <w:rPr>
                <w:rFonts w:ascii="Times New Roman"/>
                <w:sz w:val="12"/>
              </w:rPr>
            </w:pPr>
          </w:p>
        </w:tc>
        <w:tc>
          <w:tcPr>
            <w:tcW w:w="704" w:type="dxa"/>
          </w:tcPr>
          <w:p w14:paraId="26B300F1" w14:textId="77777777" w:rsidR="00EA1924" w:rsidRDefault="00000000">
            <w:pPr>
              <w:pStyle w:val="TableParagraph"/>
              <w:ind w:right="76"/>
              <w:rPr>
                <w:sz w:val="16"/>
              </w:rPr>
            </w:pPr>
            <w:r>
              <w:rPr>
                <w:spacing w:val="-2"/>
                <w:sz w:val="16"/>
              </w:rPr>
              <w:t>1.508</w:t>
            </w:r>
          </w:p>
        </w:tc>
        <w:tc>
          <w:tcPr>
            <w:tcW w:w="675" w:type="dxa"/>
          </w:tcPr>
          <w:p w14:paraId="3C37F2E5" w14:textId="77777777" w:rsidR="00EA1924" w:rsidRDefault="00000000">
            <w:pPr>
              <w:pStyle w:val="TableParagraph"/>
              <w:ind w:left="25"/>
              <w:rPr>
                <w:sz w:val="16"/>
              </w:rPr>
            </w:pPr>
            <w:r>
              <w:rPr>
                <w:spacing w:val="-2"/>
                <w:sz w:val="16"/>
              </w:rPr>
              <w:t>6.578</w:t>
            </w:r>
          </w:p>
        </w:tc>
        <w:tc>
          <w:tcPr>
            <w:tcW w:w="555" w:type="dxa"/>
          </w:tcPr>
          <w:p w14:paraId="496E10C2" w14:textId="77777777" w:rsidR="00EA1924" w:rsidRDefault="00000000">
            <w:pPr>
              <w:pStyle w:val="TableParagraph"/>
              <w:ind w:left="133" w:right="-29"/>
              <w:rPr>
                <w:sz w:val="16"/>
              </w:rPr>
            </w:pPr>
            <w:r>
              <w:rPr>
                <w:spacing w:val="-2"/>
                <w:sz w:val="16"/>
              </w:rPr>
              <w:t>30.742</w:t>
            </w:r>
          </w:p>
        </w:tc>
      </w:tr>
      <w:tr w:rsidR="00EA1924" w14:paraId="127298AD" w14:textId="77777777">
        <w:trPr>
          <w:trHeight w:val="189"/>
        </w:trPr>
        <w:tc>
          <w:tcPr>
            <w:tcW w:w="2252" w:type="dxa"/>
          </w:tcPr>
          <w:p w14:paraId="0E146464" w14:textId="77777777" w:rsidR="00EA1924" w:rsidRDefault="00000000">
            <w:pPr>
              <w:pStyle w:val="TableParagraph"/>
              <w:jc w:val="left"/>
              <w:rPr>
                <w:sz w:val="16"/>
              </w:rPr>
            </w:pPr>
            <w:r>
              <w:rPr>
                <w:sz w:val="16"/>
              </w:rPr>
              <w:t>MLP</w:t>
            </w:r>
            <w:r>
              <w:rPr>
                <w:spacing w:val="-5"/>
                <w:sz w:val="16"/>
              </w:rPr>
              <w:t xml:space="preserve"> </w:t>
            </w:r>
            <w:r>
              <w:rPr>
                <w:spacing w:val="-2"/>
                <w:sz w:val="16"/>
              </w:rPr>
              <w:t>(Deep)</w:t>
            </w:r>
          </w:p>
        </w:tc>
        <w:tc>
          <w:tcPr>
            <w:tcW w:w="706" w:type="dxa"/>
          </w:tcPr>
          <w:p w14:paraId="3F5C0933" w14:textId="77777777" w:rsidR="00EA1924" w:rsidRDefault="00000000">
            <w:pPr>
              <w:pStyle w:val="TableParagraph"/>
              <w:ind w:right="97"/>
              <w:rPr>
                <w:sz w:val="16"/>
              </w:rPr>
            </w:pPr>
            <w:r>
              <w:rPr>
                <w:spacing w:val="-2"/>
                <w:sz w:val="16"/>
              </w:rPr>
              <w:t>1.729</w:t>
            </w:r>
          </w:p>
        </w:tc>
        <w:tc>
          <w:tcPr>
            <w:tcW w:w="677" w:type="dxa"/>
          </w:tcPr>
          <w:p w14:paraId="48D9BE32" w14:textId="77777777" w:rsidR="00EA1924" w:rsidRDefault="00000000">
            <w:pPr>
              <w:pStyle w:val="TableParagraph"/>
              <w:rPr>
                <w:sz w:val="16"/>
              </w:rPr>
            </w:pPr>
            <w:r>
              <w:rPr>
                <w:spacing w:val="-2"/>
                <w:sz w:val="16"/>
              </w:rPr>
              <w:t>11.800</w:t>
            </w:r>
          </w:p>
        </w:tc>
        <w:tc>
          <w:tcPr>
            <w:tcW w:w="577" w:type="dxa"/>
          </w:tcPr>
          <w:p w14:paraId="646267BE" w14:textId="77777777" w:rsidR="00EA1924" w:rsidRDefault="00000000">
            <w:pPr>
              <w:pStyle w:val="TableParagraph"/>
              <w:ind w:left="101"/>
              <w:rPr>
                <w:sz w:val="16"/>
              </w:rPr>
            </w:pPr>
            <w:r>
              <w:rPr>
                <w:spacing w:val="-2"/>
                <w:sz w:val="16"/>
              </w:rPr>
              <w:t>48.645</w:t>
            </w:r>
          </w:p>
        </w:tc>
        <w:tc>
          <w:tcPr>
            <w:tcW w:w="198" w:type="dxa"/>
          </w:tcPr>
          <w:p w14:paraId="2E32CD39" w14:textId="77777777" w:rsidR="00EA1924" w:rsidRDefault="00EA1924">
            <w:pPr>
              <w:pStyle w:val="TableParagraph"/>
              <w:spacing w:line="240" w:lineRule="auto"/>
              <w:jc w:val="left"/>
              <w:rPr>
                <w:rFonts w:ascii="Times New Roman"/>
                <w:sz w:val="12"/>
              </w:rPr>
            </w:pPr>
          </w:p>
        </w:tc>
        <w:tc>
          <w:tcPr>
            <w:tcW w:w="705" w:type="dxa"/>
          </w:tcPr>
          <w:p w14:paraId="6DF7DE71" w14:textId="77777777" w:rsidR="00EA1924" w:rsidRDefault="00000000">
            <w:pPr>
              <w:pStyle w:val="TableParagraph"/>
              <w:ind w:left="3" w:right="94"/>
              <w:rPr>
                <w:sz w:val="16"/>
              </w:rPr>
            </w:pPr>
            <w:r>
              <w:rPr>
                <w:spacing w:val="-2"/>
                <w:sz w:val="16"/>
              </w:rPr>
              <w:t>1.633</w:t>
            </w:r>
          </w:p>
        </w:tc>
        <w:tc>
          <w:tcPr>
            <w:tcW w:w="676" w:type="dxa"/>
          </w:tcPr>
          <w:p w14:paraId="591D93FA" w14:textId="77777777" w:rsidR="00EA1924" w:rsidRDefault="00000000">
            <w:pPr>
              <w:pStyle w:val="TableParagraph"/>
              <w:ind w:left="9" w:right="1"/>
              <w:rPr>
                <w:sz w:val="16"/>
              </w:rPr>
            </w:pPr>
            <w:r>
              <w:rPr>
                <w:spacing w:val="-2"/>
                <w:sz w:val="16"/>
              </w:rPr>
              <w:t>9.516</w:t>
            </w:r>
          </w:p>
        </w:tc>
        <w:tc>
          <w:tcPr>
            <w:tcW w:w="576" w:type="dxa"/>
          </w:tcPr>
          <w:p w14:paraId="5EC2D2A2" w14:textId="77777777" w:rsidR="00EA1924" w:rsidRDefault="00000000">
            <w:pPr>
              <w:pStyle w:val="TableParagraph"/>
              <w:ind w:left="111"/>
              <w:rPr>
                <w:sz w:val="16"/>
              </w:rPr>
            </w:pPr>
            <w:r>
              <w:rPr>
                <w:spacing w:val="-2"/>
                <w:sz w:val="16"/>
              </w:rPr>
              <w:t>29.132</w:t>
            </w:r>
          </w:p>
        </w:tc>
        <w:tc>
          <w:tcPr>
            <w:tcW w:w="197" w:type="dxa"/>
          </w:tcPr>
          <w:p w14:paraId="73177182" w14:textId="77777777" w:rsidR="00EA1924" w:rsidRDefault="00EA1924">
            <w:pPr>
              <w:pStyle w:val="TableParagraph"/>
              <w:spacing w:line="240" w:lineRule="auto"/>
              <w:jc w:val="left"/>
              <w:rPr>
                <w:rFonts w:ascii="Times New Roman"/>
                <w:sz w:val="12"/>
              </w:rPr>
            </w:pPr>
          </w:p>
        </w:tc>
        <w:tc>
          <w:tcPr>
            <w:tcW w:w="704" w:type="dxa"/>
          </w:tcPr>
          <w:p w14:paraId="656A6E34" w14:textId="77777777" w:rsidR="00EA1924" w:rsidRDefault="00000000">
            <w:pPr>
              <w:pStyle w:val="TableParagraph"/>
              <w:ind w:right="76"/>
              <w:rPr>
                <w:sz w:val="16"/>
              </w:rPr>
            </w:pPr>
            <w:r>
              <w:rPr>
                <w:spacing w:val="-2"/>
                <w:sz w:val="16"/>
              </w:rPr>
              <w:t>1.658</w:t>
            </w:r>
          </w:p>
        </w:tc>
        <w:tc>
          <w:tcPr>
            <w:tcW w:w="675" w:type="dxa"/>
          </w:tcPr>
          <w:p w14:paraId="3F12A2F9" w14:textId="77777777" w:rsidR="00EA1924" w:rsidRDefault="00000000">
            <w:pPr>
              <w:pStyle w:val="TableParagraph"/>
              <w:ind w:left="25"/>
              <w:rPr>
                <w:sz w:val="16"/>
              </w:rPr>
            </w:pPr>
            <w:r>
              <w:rPr>
                <w:spacing w:val="-2"/>
                <w:sz w:val="16"/>
              </w:rPr>
              <w:t>9.675</w:t>
            </w:r>
          </w:p>
        </w:tc>
        <w:tc>
          <w:tcPr>
            <w:tcW w:w="555" w:type="dxa"/>
          </w:tcPr>
          <w:p w14:paraId="4902FB61" w14:textId="77777777" w:rsidR="00EA1924" w:rsidRDefault="00000000">
            <w:pPr>
              <w:pStyle w:val="TableParagraph"/>
              <w:ind w:left="133" w:right="-29"/>
              <w:rPr>
                <w:sz w:val="16"/>
              </w:rPr>
            </w:pPr>
            <w:r>
              <w:rPr>
                <w:spacing w:val="-2"/>
                <w:sz w:val="16"/>
              </w:rPr>
              <w:t>37.063</w:t>
            </w:r>
          </w:p>
        </w:tc>
      </w:tr>
      <w:tr w:rsidR="00EA1924" w14:paraId="597DD71C" w14:textId="77777777">
        <w:trPr>
          <w:trHeight w:val="189"/>
        </w:trPr>
        <w:tc>
          <w:tcPr>
            <w:tcW w:w="2252" w:type="dxa"/>
          </w:tcPr>
          <w:p w14:paraId="5157CF8E" w14:textId="77777777" w:rsidR="00EA1924" w:rsidRDefault="00000000">
            <w:pPr>
              <w:pStyle w:val="TableParagraph"/>
              <w:jc w:val="left"/>
              <w:rPr>
                <w:sz w:val="16"/>
              </w:rPr>
            </w:pPr>
            <w:r>
              <w:rPr>
                <w:sz w:val="16"/>
              </w:rPr>
              <w:t>MLP</w:t>
            </w:r>
            <w:r>
              <w:rPr>
                <w:spacing w:val="-5"/>
                <w:sz w:val="16"/>
              </w:rPr>
              <w:t xml:space="preserve"> </w:t>
            </w:r>
            <w:r>
              <w:rPr>
                <w:spacing w:val="-2"/>
                <w:sz w:val="16"/>
              </w:rPr>
              <w:t>(Shallow)</w:t>
            </w:r>
          </w:p>
        </w:tc>
        <w:tc>
          <w:tcPr>
            <w:tcW w:w="706" w:type="dxa"/>
          </w:tcPr>
          <w:p w14:paraId="30C268F5" w14:textId="77777777" w:rsidR="00EA1924" w:rsidRDefault="00000000">
            <w:pPr>
              <w:pStyle w:val="TableParagraph"/>
              <w:ind w:right="97"/>
              <w:rPr>
                <w:sz w:val="16"/>
              </w:rPr>
            </w:pPr>
            <w:r>
              <w:rPr>
                <w:spacing w:val="-2"/>
                <w:sz w:val="16"/>
              </w:rPr>
              <w:t>2.002</w:t>
            </w:r>
          </w:p>
        </w:tc>
        <w:tc>
          <w:tcPr>
            <w:tcW w:w="677" w:type="dxa"/>
          </w:tcPr>
          <w:p w14:paraId="2D4147D6" w14:textId="77777777" w:rsidR="00EA1924" w:rsidRDefault="00000000">
            <w:pPr>
              <w:pStyle w:val="TableParagraph"/>
              <w:rPr>
                <w:sz w:val="16"/>
              </w:rPr>
            </w:pPr>
            <w:r>
              <w:rPr>
                <w:spacing w:val="-2"/>
                <w:sz w:val="16"/>
              </w:rPr>
              <w:t>10.385</w:t>
            </w:r>
          </w:p>
        </w:tc>
        <w:tc>
          <w:tcPr>
            <w:tcW w:w="577" w:type="dxa"/>
          </w:tcPr>
          <w:p w14:paraId="3C6DA580" w14:textId="77777777" w:rsidR="00EA1924" w:rsidRDefault="00000000">
            <w:pPr>
              <w:pStyle w:val="TableParagraph"/>
              <w:ind w:left="101"/>
              <w:rPr>
                <w:sz w:val="16"/>
              </w:rPr>
            </w:pPr>
            <w:r>
              <w:rPr>
                <w:spacing w:val="-2"/>
                <w:sz w:val="16"/>
              </w:rPr>
              <w:t>29.829</w:t>
            </w:r>
          </w:p>
        </w:tc>
        <w:tc>
          <w:tcPr>
            <w:tcW w:w="198" w:type="dxa"/>
          </w:tcPr>
          <w:p w14:paraId="5572E149" w14:textId="77777777" w:rsidR="00EA1924" w:rsidRDefault="00EA1924">
            <w:pPr>
              <w:pStyle w:val="TableParagraph"/>
              <w:spacing w:line="240" w:lineRule="auto"/>
              <w:jc w:val="left"/>
              <w:rPr>
                <w:rFonts w:ascii="Times New Roman"/>
                <w:sz w:val="12"/>
              </w:rPr>
            </w:pPr>
          </w:p>
        </w:tc>
        <w:tc>
          <w:tcPr>
            <w:tcW w:w="705" w:type="dxa"/>
          </w:tcPr>
          <w:p w14:paraId="333999CB" w14:textId="77777777" w:rsidR="00EA1924" w:rsidRDefault="00000000">
            <w:pPr>
              <w:pStyle w:val="TableParagraph"/>
              <w:ind w:left="3" w:right="94"/>
              <w:rPr>
                <w:sz w:val="16"/>
              </w:rPr>
            </w:pPr>
            <w:r>
              <w:rPr>
                <w:spacing w:val="-2"/>
                <w:sz w:val="16"/>
              </w:rPr>
              <w:t>1.879</w:t>
            </w:r>
          </w:p>
        </w:tc>
        <w:tc>
          <w:tcPr>
            <w:tcW w:w="676" w:type="dxa"/>
          </w:tcPr>
          <w:p w14:paraId="43CDC648" w14:textId="77777777" w:rsidR="00EA1924" w:rsidRDefault="00000000">
            <w:pPr>
              <w:pStyle w:val="TableParagraph"/>
              <w:ind w:left="9" w:right="1"/>
              <w:rPr>
                <w:sz w:val="16"/>
              </w:rPr>
            </w:pPr>
            <w:r>
              <w:rPr>
                <w:spacing w:val="-2"/>
                <w:sz w:val="16"/>
              </w:rPr>
              <w:t>11.921</w:t>
            </w:r>
          </w:p>
        </w:tc>
        <w:tc>
          <w:tcPr>
            <w:tcW w:w="576" w:type="dxa"/>
          </w:tcPr>
          <w:p w14:paraId="483C8136" w14:textId="77777777" w:rsidR="00EA1924" w:rsidRDefault="00000000">
            <w:pPr>
              <w:pStyle w:val="TableParagraph"/>
              <w:ind w:left="111"/>
              <w:rPr>
                <w:sz w:val="16"/>
              </w:rPr>
            </w:pPr>
            <w:r>
              <w:rPr>
                <w:spacing w:val="-2"/>
                <w:sz w:val="16"/>
              </w:rPr>
              <w:t>27.502</w:t>
            </w:r>
          </w:p>
        </w:tc>
        <w:tc>
          <w:tcPr>
            <w:tcW w:w="197" w:type="dxa"/>
          </w:tcPr>
          <w:p w14:paraId="5435D247" w14:textId="77777777" w:rsidR="00EA1924" w:rsidRDefault="00EA1924">
            <w:pPr>
              <w:pStyle w:val="TableParagraph"/>
              <w:spacing w:line="240" w:lineRule="auto"/>
              <w:jc w:val="left"/>
              <w:rPr>
                <w:rFonts w:ascii="Times New Roman"/>
                <w:sz w:val="12"/>
              </w:rPr>
            </w:pPr>
          </w:p>
        </w:tc>
        <w:tc>
          <w:tcPr>
            <w:tcW w:w="704" w:type="dxa"/>
          </w:tcPr>
          <w:p w14:paraId="2FD0C995" w14:textId="77777777" w:rsidR="00EA1924" w:rsidRDefault="00000000">
            <w:pPr>
              <w:pStyle w:val="TableParagraph"/>
              <w:ind w:right="76"/>
              <w:rPr>
                <w:sz w:val="16"/>
              </w:rPr>
            </w:pPr>
            <w:r>
              <w:rPr>
                <w:spacing w:val="-2"/>
                <w:sz w:val="16"/>
              </w:rPr>
              <w:t>1.957</w:t>
            </w:r>
          </w:p>
        </w:tc>
        <w:tc>
          <w:tcPr>
            <w:tcW w:w="675" w:type="dxa"/>
          </w:tcPr>
          <w:p w14:paraId="77D22028" w14:textId="77777777" w:rsidR="00EA1924" w:rsidRDefault="00000000">
            <w:pPr>
              <w:pStyle w:val="TableParagraph"/>
              <w:ind w:left="25"/>
              <w:rPr>
                <w:sz w:val="16"/>
              </w:rPr>
            </w:pPr>
            <w:r>
              <w:rPr>
                <w:spacing w:val="-2"/>
                <w:sz w:val="16"/>
              </w:rPr>
              <w:t>9.850</w:t>
            </w:r>
          </w:p>
        </w:tc>
        <w:tc>
          <w:tcPr>
            <w:tcW w:w="555" w:type="dxa"/>
          </w:tcPr>
          <w:p w14:paraId="5328A63A" w14:textId="77777777" w:rsidR="00EA1924" w:rsidRDefault="00000000">
            <w:pPr>
              <w:pStyle w:val="TableParagraph"/>
              <w:ind w:left="133" w:right="-29"/>
              <w:rPr>
                <w:sz w:val="16"/>
              </w:rPr>
            </w:pPr>
            <w:r>
              <w:rPr>
                <w:spacing w:val="-2"/>
                <w:sz w:val="16"/>
              </w:rPr>
              <w:t>29.364</w:t>
            </w:r>
          </w:p>
        </w:tc>
      </w:tr>
      <w:tr w:rsidR="00EA1924" w14:paraId="5CCDA1B9" w14:textId="77777777">
        <w:trPr>
          <w:trHeight w:val="191"/>
        </w:trPr>
        <w:tc>
          <w:tcPr>
            <w:tcW w:w="2252" w:type="dxa"/>
          </w:tcPr>
          <w:p w14:paraId="4BB2376B" w14:textId="77777777" w:rsidR="00EA1924" w:rsidRDefault="00000000">
            <w:pPr>
              <w:pStyle w:val="TableParagraph"/>
              <w:spacing w:line="171" w:lineRule="exact"/>
              <w:ind w:left="1"/>
              <w:jc w:val="left"/>
              <w:rPr>
                <w:sz w:val="16"/>
              </w:rPr>
            </w:pPr>
            <w:r>
              <w:rPr>
                <w:i/>
                <w:sz w:val="16"/>
              </w:rPr>
              <w:t>k</w:t>
            </w:r>
            <w:r>
              <w:rPr>
                <w:sz w:val="16"/>
              </w:rPr>
              <w:t>-</w:t>
            </w:r>
            <w:r>
              <w:rPr>
                <w:spacing w:val="-5"/>
                <w:sz w:val="16"/>
              </w:rPr>
              <w:t>NN</w:t>
            </w:r>
          </w:p>
        </w:tc>
        <w:tc>
          <w:tcPr>
            <w:tcW w:w="706" w:type="dxa"/>
          </w:tcPr>
          <w:p w14:paraId="0F04F371" w14:textId="77777777" w:rsidR="00EA1924" w:rsidRDefault="00000000">
            <w:pPr>
              <w:pStyle w:val="TableParagraph"/>
              <w:spacing w:line="171" w:lineRule="exact"/>
              <w:ind w:right="97"/>
              <w:rPr>
                <w:sz w:val="16"/>
              </w:rPr>
            </w:pPr>
            <w:r>
              <w:rPr>
                <w:spacing w:val="-2"/>
                <w:sz w:val="16"/>
              </w:rPr>
              <w:t>2.229</w:t>
            </w:r>
          </w:p>
        </w:tc>
        <w:tc>
          <w:tcPr>
            <w:tcW w:w="677" w:type="dxa"/>
          </w:tcPr>
          <w:p w14:paraId="4BFBFB49" w14:textId="77777777" w:rsidR="00EA1924" w:rsidRDefault="00000000">
            <w:pPr>
              <w:pStyle w:val="TableParagraph"/>
              <w:spacing w:line="171" w:lineRule="exact"/>
              <w:rPr>
                <w:sz w:val="16"/>
              </w:rPr>
            </w:pPr>
            <w:r>
              <w:rPr>
                <w:spacing w:val="-2"/>
                <w:sz w:val="16"/>
              </w:rPr>
              <w:t>5.839</w:t>
            </w:r>
          </w:p>
        </w:tc>
        <w:tc>
          <w:tcPr>
            <w:tcW w:w="577" w:type="dxa"/>
          </w:tcPr>
          <w:p w14:paraId="1CE3F311" w14:textId="77777777" w:rsidR="00EA1924" w:rsidRDefault="00000000">
            <w:pPr>
              <w:pStyle w:val="TableParagraph"/>
              <w:spacing w:line="171" w:lineRule="exact"/>
              <w:ind w:left="101"/>
              <w:rPr>
                <w:sz w:val="16"/>
              </w:rPr>
            </w:pPr>
            <w:r>
              <w:rPr>
                <w:spacing w:val="-2"/>
                <w:sz w:val="16"/>
              </w:rPr>
              <w:t>12.798</w:t>
            </w:r>
          </w:p>
        </w:tc>
        <w:tc>
          <w:tcPr>
            <w:tcW w:w="198" w:type="dxa"/>
          </w:tcPr>
          <w:p w14:paraId="6FF09AF4" w14:textId="77777777" w:rsidR="00EA1924" w:rsidRDefault="00EA1924">
            <w:pPr>
              <w:pStyle w:val="TableParagraph"/>
              <w:spacing w:line="240" w:lineRule="auto"/>
              <w:jc w:val="left"/>
              <w:rPr>
                <w:rFonts w:ascii="Times New Roman"/>
                <w:sz w:val="12"/>
              </w:rPr>
            </w:pPr>
          </w:p>
        </w:tc>
        <w:tc>
          <w:tcPr>
            <w:tcW w:w="705" w:type="dxa"/>
          </w:tcPr>
          <w:p w14:paraId="7C75834A" w14:textId="77777777" w:rsidR="00EA1924" w:rsidRDefault="00000000">
            <w:pPr>
              <w:pStyle w:val="TableParagraph"/>
              <w:spacing w:line="171" w:lineRule="exact"/>
              <w:ind w:left="3" w:right="94"/>
              <w:rPr>
                <w:sz w:val="16"/>
              </w:rPr>
            </w:pPr>
            <w:r>
              <w:rPr>
                <w:spacing w:val="-2"/>
                <w:sz w:val="16"/>
              </w:rPr>
              <w:t>2.132</w:t>
            </w:r>
          </w:p>
        </w:tc>
        <w:tc>
          <w:tcPr>
            <w:tcW w:w="676" w:type="dxa"/>
          </w:tcPr>
          <w:p w14:paraId="433AA971" w14:textId="77777777" w:rsidR="00EA1924" w:rsidRDefault="00000000">
            <w:pPr>
              <w:pStyle w:val="TableParagraph"/>
              <w:spacing w:line="171" w:lineRule="exact"/>
              <w:ind w:left="9"/>
              <w:rPr>
                <w:sz w:val="16"/>
              </w:rPr>
            </w:pPr>
            <w:r>
              <w:rPr>
                <w:spacing w:val="-2"/>
                <w:sz w:val="16"/>
              </w:rPr>
              <w:t>5.585</w:t>
            </w:r>
          </w:p>
        </w:tc>
        <w:tc>
          <w:tcPr>
            <w:tcW w:w="576" w:type="dxa"/>
          </w:tcPr>
          <w:p w14:paraId="3C831BC2" w14:textId="77777777" w:rsidR="00EA1924" w:rsidRDefault="00000000">
            <w:pPr>
              <w:pStyle w:val="TableParagraph"/>
              <w:spacing w:line="171" w:lineRule="exact"/>
              <w:ind w:left="111"/>
              <w:rPr>
                <w:sz w:val="16"/>
              </w:rPr>
            </w:pPr>
            <w:r>
              <w:rPr>
                <w:spacing w:val="-2"/>
                <w:sz w:val="16"/>
              </w:rPr>
              <w:t>11.064</w:t>
            </w:r>
          </w:p>
        </w:tc>
        <w:tc>
          <w:tcPr>
            <w:tcW w:w="197" w:type="dxa"/>
          </w:tcPr>
          <w:p w14:paraId="0CCCB4CD" w14:textId="77777777" w:rsidR="00EA1924" w:rsidRDefault="00EA1924">
            <w:pPr>
              <w:pStyle w:val="TableParagraph"/>
              <w:spacing w:line="240" w:lineRule="auto"/>
              <w:jc w:val="left"/>
              <w:rPr>
                <w:rFonts w:ascii="Times New Roman"/>
                <w:sz w:val="12"/>
              </w:rPr>
            </w:pPr>
          </w:p>
        </w:tc>
        <w:tc>
          <w:tcPr>
            <w:tcW w:w="704" w:type="dxa"/>
          </w:tcPr>
          <w:p w14:paraId="2440CF5A" w14:textId="77777777" w:rsidR="00EA1924" w:rsidRDefault="00000000">
            <w:pPr>
              <w:pStyle w:val="TableParagraph"/>
              <w:spacing w:line="171" w:lineRule="exact"/>
              <w:ind w:right="76"/>
              <w:rPr>
                <w:sz w:val="16"/>
              </w:rPr>
            </w:pPr>
            <w:r>
              <w:rPr>
                <w:spacing w:val="-2"/>
                <w:sz w:val="16"/>
              </w:rPr>
              <w:t>2.216</w:t>
            </w:r>
          </w:p>
        </w:tc>
        <w:tc>
          <w:tcPr>
            <w:tcW w:w="675" w:type="dxa"/>
          </w:tcPr>
          <w:p w14:paraId="655F6FFB" w14:textId="77777777" w:rsidR="00EA1924" w:rsidRDefault="00000000">
            <w:pPr>
              <w:pStyle w:val="TableParagraph"/>
              <w:spacing w:line="171" w:lineRule="exact"/>
              <w:ind w:left="25"/>
              <w:rPr>
                <w:sz w:val="16"/>
              </w:rPr>
            </w:pPr>
            <w:r>
              <w:rPr>
                <w:spacing w:val="-2"/>
                <w:sz w:val="16"/>
              </w:rPr>
              <w:t>5.999</w:t>
            </w:r>
          </w:p>
        </w:tc>
        <w:tc>
          <w:tcPr>
            <w:tcW w:w="555" w:type="dxa"/>
          </w:tcPr>
          <w:p w14:paraId="1957EA8B" w14:textId="77777777" w:rsidR="00EA1924" w:rsidRDefault="00000000">
            <w:pPr>
              <w:pStyle w:val="TableParagraph"/>
              <w:spacing w:line="171" w:lineRule="exact"/>
              <w:ind w:left="133" w:right="-29"/>
              <w:rPr>
                <w:sz w:val="16"/>
              </w:rPr>
            </w:pPr>
            <w:r>
              <w:rPr>
                <w:spacing w:val="-2"/>
                <w:sz w:val="16"/>
              </w:rPr>
              <w:t>22.229</w:t>
            </w:r>
          </w:p>
        </w:tc>
      </w:tr>
      <w:tr w:rsidR="00EA1924" w14:paraId="0A31F30E" w14:textId="77777777">
        <w:trPr>
          <w:trHeight w:val="187"/>
        </w:trPr>
        <w:tc>
          <w:tcPr>
            <w:tcW w:w="2252" w:type="dxa"/>
          </w:tcPr>
          <w:p w14:paraId="57C21E22" w14:textId="77777777" w:rsidR="00EA1924" w:rsidRDefault="00000000">
            <w:pPr>
              <w:pStyle w:val="TableParagraph"/>
              <w:spacing w:line="168" w:lineRule="exact"/>
              <w:jc w:val="left"/>
              <w:rPr>
                <w:sz w:val="16"/>
              </w:rPr>
            </w:pPr>
            <w:r>
              <w:rPr>
                <w:sz w:val="16"/>
              </w:rPr>
              <w:t>Random</w:t>
            </w:r>
            <w:r>
              <w:rPr>
                <w:spacing w:val="-8"/>
                <w:sz w:val="16"/>
              </w:rPr>
              <w:t xml:space="preserve"> </w:t>
            </w:r>
            <w:r>
              <w:rPr>
                <w:spacing w:val="-2"/>
                <w:sz w:val="16"/>
              </w:rPr>
              <w:t>Forest</w:t>
            </w:r>
          </w:p>
        </w:tc>
        <w:tc>
          <w:tcPr>
            <w:tcW w:w="706" w:type="dxa"/>
          </w:tcPr>
          <w:p w14:paraId="4D0AD5B8" w14:textId="77777777" w:rsidR="00EA1924" w:rsidRDefault="00000000">
            <w:pPr>
              <w:pStyle w:val="TableParagraph"/>
              <w:spacing w:line="168" w:lineRule="exact"/>
              <w:ind w:right="97"/>
              <w:rPr>
                <w:sz w:val="16"/>
              </w:rPr>
            </w:pPr>
            <w:r>
              <w:rPr>
                <w:spacing w:val="-2"/>
                <w:sz w:val="16"/>
              </w:rPr>
              <w:t>2.376</w:t>
            </w:r>
          </w:p>
        </w:tc>
        <w:tc>
          <w:tcPr>
            <w:tcW w:w="677" w:type="dxa"/>
          </w:tcPr>
          <w:p w14:paraId="33B5C5BE" w14:textId="77777777" w:rsidR="00EA1924" w:rsidRDefault="00000000">
            <w:pPr>
              <w:pStyle w:val="TableParagraph"/>
              <w:spacing w:line="168" w:lineRule="exact"/>
              <w:rPr>
                <w:sz w:val="16"/>
              </w:rPr>
            </w:pPr>
            <w:r>
              <w:rPr>
                <w:spacing w:val="-2"/>
                <w:sz w:val="16"/>
              </w:rPr>
              <w:t>4.980</w:t>
            </w:r>
          </w:p>
        </w:tc>
        <w:tc>
          <w:tcPr>
            <w:tcW w:w="577" w:type="dxa"/>
          </w:tcPr>
          <w:p w14:paraId="5F6FD1F4" w14:textId="77777777" w:rsidR="00EA1924" w:rsidRDefault="00000000">
            <w:pPr>
              <w:pStyle w:val="TableParagraph"/>
              <w:spacing w:line="168" w:lineRule="exact"/>
              <w:ind w:left="101"/>
              <w:rPr>
                <w:sz w:val="16"/>
              </w:rPr>
            </w:pPr>
            <w:r>
              <w:rPr>
                <w:spacing w:val="-2"/>
                <w:sz w:val="16"/>
              </w:rPr>
              <w:t>10.499</w:t>
            </w:r>
          </w:p>
        </w:tc>
        <w:tc>
          <w:tcPr>
            <w:tcW w:w="198" w:type="dxa"/>
          </w:tcPr>
          <w:p w14:paraId="5FD665DD" w14:textId="77777777" w:rsidR="00EA1924" w:rsidRDefault="00EA1924">
            <w:pPr>
              <w:pStyle w:val="TableParagraph"/>
              <w:spacing w:line="240" w:lineRule="auto"/>
              <w:jc w:val="left"/>
              <w:rPr>
                <w:rFonts w:ascii="Times New Roman"/>
                <w:sz w:val="12"/>
              </w:rPr>
            </w:pPr>
          </w:p>
        </w:tc>
        <w:tc>
          <w:tcPr>
            <w:tcW w:w="705" w:type="dxa"/>
          </w:tcPr>
          <w:p w14:paraId="3F0EC286" w14:textId="77777777" w:rsidR="00EA1924" w:rsidRDefault="00000000">
            <w:pPr>
              <w:pStyle w:val="TableParagraph"/>
              <w:spacing w:line="168" w:lineRule="exact"/>
              <w:ind w:left="3" w:right="94"/>
              <w:rPr>
                <w:sz w:val="16"/>
              </w:rPr>
            </w:pPr>
            <w:r>
              <w:rPr>
                <w:spacing w:val="-2"/>
                <w:sz w:val="16"/>
              </w:rPr>
              <w:t>2.349</w:t>
            </w:r>
          </w:p>
        </w:tc>
        <w:tc>
          <w:tcPr>
            <w:tcW w:w="676" w:type="dxa"/>
          </w:tcPr>
          <w:p w14:paraId="34497675" w14:textId="77777777" w:rsidR="00EA1924" w:rsidRDefault="00000000">
            <w:pPr>
              <w:pStyle w:val="TableParagraph"/>
              <w:spacing w:line="168" w:lineRule="exact"/>
              <w:ind w:left="9" w:right="1"/>
              <w:rPr>
                <w:sz w:val="16"/>
              </w:rPr>
            </w:pPr>
            <w:r>
              <w:rPr>
                <w:spacing w:val="-2"/>
                <w:sz w:val="16"/>
              </w:rPr>
              <w:t>4.791</w:t>
            </w:r>
          </w:p>
        </w:tc>
        <w:tc>
          <w:tcPr>
            <w:tcW w:w="576" w:type="dxa"/>
          </w:tcPr>
          <w:p w14:paraId="01522FF0" w14:textId="77777777" w:rsidR="00EA1924" w:rsidRDefault="00000000">
            <w:pPr>
              <w:pStyle w:val="TableParagraph"/>
              <w:spacing w:line="168" w:lineRule="exact"/>
              <w:ind w:left="111"/>
              <w:rPr>
                <w:sz w:val="16"/>
              </w:rPr>
            </w:pPr>
            <w:r>
              <w:rPr>
                <w:spacing w:val="-2"/>
                <w:sz w:val="16"/>
              </w:rPr>
              <w:t>12.587</w:t>
            </w:r>
          </w:p>
        </w:tc>
        <w:tc>
          <w:tcPr>
            <w:tcW w:w="197" w:type="dxa"/>
          </w:tcPr>
          <w:p w14:paraId="4905BDF6" w14:textId="77777777" w:rsidR="00EA1924" w:rsidRDefault="00EA1924">
            <w:pPr>
              <w:pStyle w:val="TableParagraph"/>
              <w:spacing w:line="240" w:lineRule="auto"/>
              <w:jc w:val="left"/>
              <w:rPr>
                <w:rFonts w:ascii="Times New Roman"/>
                <w:sz w:val="12"/>
              </w:rPr>
            </w:pPr>
          </w:p>
        </w:tc>
        <w:tc>
          <w:tcPr>
            <w:tcW w:w="704" w:type="dxa"/>
          </w:tcPr>
          <w:p w14:paraId="7C5573E9" w14:textId="77777777" w:rsidR="00EA1924" w:rsidRDefault="00000000">
            <w:pPr>
              <w:pStyle w:val="TableParagraph"/>
              <w:spacing w:line="168" w:lineRule="exact"/>
              <w:ind w:right="76"/>
              <w:rPr>
                <w:sz w:val="16"/>
              </w:rPr>
            </w:pPr>
            <w:r>
              <w:rPr>
                <w:spacing w:val="-2"/>
                <w:sz w:val="16"/>
              </w:rPr>
              <w:t>2.635</w:t>
            </w:r>
          </w:p>
        </w:tc>
        <w:tc>
          <w:tcPr>
            <w:tcW w:w="675" w:type="dxa"/>
          </w:tcPr>
          <w:p w14:paraId="754CAC60" w14:textId="77777777" w:rsidR="00EA1924" w:rsidRDefault="00000000">
            <w:pPr>
              <w:pStyle w:val="TableParagraph"/>
              <w:spacing w:line="168" w:lineRule="exact"/>
              <w:ind w:left="25"/>
              <w:rPr>
                <w:sz w:val="16"/>
              </w:rPr>
            </w:pPr>
            <w:r>
              <w:rPr>
                <w:spacing w:val="-2"/>
                <w:sz w:val="16"/>
              </w:rPr>
              <w:t>5.630</w:t>
            </w:r>
          </w:p>
        </w:tc>
        <w:tc>
          <w:tcPr>
            <w:tcW w:w="555" w:type="dxa"/>
          </w:tcPr>
          <w:p w14:paraId="197DCD19" w14:textId="77777777" w:rsidR="00EA1924" w:rsidRDefault="00000000">
            <w:pPr>
              <w:pStyle w:val="TableParagraph"/>
              <w:spacing w:line="168" w:lineRule="exact"/>
              <w:ind w:left="133" w:right="-29"/>
              <w:rPr>
                <w:sz w:val="16"/>
              </w:rPr>
            </w:pPr>
            <w:r>
              <w:rPr>
                <w:spacing w:val="-2"/>
                <w:sz w:val="16"/>
              </w:rPr>
              <w:t>10.592</w:t>
            </w:r>
          </w:p>
        </w:tc>
      </w:tr>
      <w:tr w:rsidR="00EA1924" w14:paraId="5C34F2FA" w14:textId="77777777">
        <w:trPr>
          <w:trHeight w:val="189"/>
        </w:trPr>
        <w:tc>
          <w:tcPr>
            <w:tcW w:w="2252" w:type="dxa"/>
          </w:tcPr>
          <w:p w14:paraId="394611B0" w14:textId="77777777" w:rsidR="00EA1924" w:rsidRDefault="00000000">
            <w:pPr>
              <w:pStyle w:val="TableParagraph"/>
              <w:jc w:val="left"/>
              <w:rPr>
                <w:sz w:val="16"/>
              </w:rPr>
            </w:pPr>
            <w:r>
              <w:rPr>
                <w:sz w:val="16"/>
              </w:rPr>
              <w:t>Decision</w:t>
            </w:r>
            <w:r>
              <w:rPr>
                <w:spacing w:val="-8"/>
                <w:sz w:val="16"/>
              </w:rPr>
              <w:t xml:space="preserve"> </w:t>
            </w:r>
            <w:r>
              <w:rPr>
                <w:spacing w:val="-4"/>
                <w:sz w:val="16"/>
              </w:rPr>
              <w:t>Tree</w:t>
            </w:r>
          </w:p>
        </w:tc>
        <w:tc>
          <w:tcPr>
            <w:tcW w:w="706" w:type="dxa"/>
          </w:tcPr>
          <w:p w14:paraId="50217038" w14:textId="77777777" w:rsidR="00EA1924" w:rsidRDefault="00000000">
            <w:pPr>
              <w:pStyle w:val="TableParagraph"/>
              <w:ind w:right="97"/>
              <w:rPr>
                <w:sz w:val="16"/>
              </w:rPr>
            </w:pPr>
            <w:r>
              <w:rPr>
                <w:spacing w:val="-2"/>
                <w:sz w:val="16"/>
              </w:rPr>
              <w:t>4.611</w:t>
            </w:r>
          </w:p>
        </w:tc>
        <w:tc>
          <w:tcPr>
            <w:tcW w:w="677" w:type="dxa"/>
          </w:tcPr>
          <w:p w14:paraId="2DDAE1AC" w14:textId="77777777" w:rsidR="00EA1924" w:rsidRDefault="00000000">
            <w:pPr>
              <w:pStyle w:val="TableParagraph"/>
              <w:rPr>
                <w:sz w:val="16"/>
              </w:rPr>
            </w:pPr>
            <w:r>
              <w:rPr>
                <w:spacing w:val="-2"/>
                <w:sz w:val="16"/>
              </w:rPr>
              <w:t>9.648</w:t>
            </w:r>
          </w:p>
        </w:tc>
        <w:tc>
          <w:tcPr>
            <w:tcW w:w="577" w:type="dxa"/>
          </w:tcPr>
          <w:p w14:paraId="41104858" w14:textId="77777777" w:rsidR="00EA1924" w:rsidRDefault="00000000">
            <w:pPr>
              <w:pStyle w:val="TableParagraph"/>
              <w:ind w:left="101"/>
              <w:rPr>
                <w:sz w:val="16"/>
              </w:rPr>
            </w:pPr>
            <w:r>
              <w:rPr>
                <w:spacing w:val="-2"/>
                <w:sz w:val="16"/>
              </w:rPr>
              <w:t>24.345</w:t>
            </w:r>
          </w:p>
        </w:tc>
        <w:tc>
          <w:tcPr>
            <w:tcW w:w="198" w:type="dxa"/>
          </w:tcPr>
          <w:p w14:paraId="28B42F0A" w14:textId="77777777" w:rsidR="00EA1924" w:rsidRDefault="00EA1924">
            <w:pPr>
              <w:pStyle w:val="TableParagraph"/>
              <w:spacing w:line="240" w:lineRule="auto"/>
              <w:jc w:val="left"/>
              <w:rPr>
                <w:rFonts w:ascii="Times New Roman"/>
                <w:sz w:val="12"/>
              </w:rPr>
            </w:pPr>
          </w:p>
        </w:tc>
        <w:tc>
          <w:tcPr>
            <w:tcW w:w="705" w:type="dxa"/>
          </w:tcPr>
          <w:p w14:paraId="237D48A8" w14:textId="77777777" w:rsidR="00EA1924" w:rsidRDefault="00000000">
            <w:pPr>
              <w:pStyle w:val="TableParagraph"/>
              <w:ind w:left="3" w:right="94"/>
              <w:rPr>
                <w:sz w:val="16"/>
              </w:rPr>
            </w:pPr>
            <w:r>
              <w:rPr>
                <w:spacing w:val="-2"/>
                <w:sz w:val="16"/>
              </w:rPr>
              <w:t>4.413</w:t>
            </w:r>
          </w:p>
        </w:tc>
        <w:tc>
          <w:tcPr>
            <w:tcW w:w="676" w:type="dxa"/>
          </w:tcPr>
          <w:p w14:paraId="18592D73" w14:textId="77777777" w:rsidR="00EA1924" w:rsidRDefault="00000000">
            <w:pPr>
              <w:pStyle w:val="TableParagraph"/>
              <w:ind w:left="9" w:right="1"/>
              <w:rPr>
                <w:sz w:val="16"/>
              </w:rPr>
            </w:pPr>
            <w:r>
              <w:rPr>
                <w:spacing w:val="-2"/>
                <w:sz w:val="16"/>
              </w:rPr>
              <w:t>9.098</w:t>
            </w:r>
          </w:p>
        </w:tc>
        <w:tc>
          <w:tcPr>
            <w:tcW w:w="576" w:type="dxa"/>
          </w:tcPr>
          <w:p w14:paraId="30315524" w14:textId="77777777" w:rsidR="00EA1924" w:rsidRDefault="00000000">
            <w:pPr>
              <w:pStyle w:val="TableParagraph"/>
              <w:ind w:left="111"/>
              <w:rPr>
                <w:sz w:val="16"/>
              </w:rPr>
            </w:pPr>
            <w:r>
              <w:rPr>
                <w:spacing w:val="-2"/>
                <w:sz w:val="16"/>
              </w:rPr>
              <w:t>22.321</w:t>
            </w:r>
          </w:p>
        </w:tc>
        <w:tc>
          <w:tcPr>
            <w:tcW w:w="197" w:type="dxa"/>
          </w:tcPr>
          <w:p w14:paraId="6F9C210A" w14:textId="77777777" w:rsidR="00EA1924" w:rsidRDefault="00EA1924">
            <w:pPr>
              <w:pStyle w:val="TableParagraph"/>
              <w:spacing w:line="240" w:lineRule="auto"/>
              <w:jc w:val="left"/>
              <w:rPr>
                <w:rFonts w:ascii="Times New Roman"/>
                <w:sz w:val="12"/>
              </w:rPr>
            </w:pPr>
          </w:p>
        </w:tc>
        <w:tc>
          <w:tcPr>
            <w:tcW w:w="704" w:type="dxa"/>
          </w:tcPr>
          <w:p w14:paraId="53AC6A1A" w14:textId="77777777" w:rsidR="00EA1924" w:rsidRDefault="00000000">
            <w:pPr>
              <w:pStyle w:val="TableParagraph"/>
              <w:ind w:right="76"/>
              <w:rPr>
                <w:sz w:val="16"/>
              </w:rPr>
            </w:pPr>
            <w:r>
              <w:rPr>
                <w:spacing w:val="-2"/>
                <w:sz w:val="16"/>
              </w:rPr>
              <w:t>4.493</w:t>
            </w:r>
          </w:p>
        </w:tc>
        <w:tc>
          <w:tcPr>
            <w:tcW w:w="675" w:type="dxa"/>
          </w:tcPr>
          <w:p w14:paraId="186F4FD3" w14:textId="77777777" w:rsidR="00EA1924" w:rsidRDefault="00000000">
            <w:pPr>
              <w:pStyle w:val="TableParagraph"/>
              <w:ind w:left="25"/>
              <w:rPr>
                <w:sz w:val="16"/>
              </w:rPr>
            </w:pPr>
            <w:r>
              <w:rPr>
                <w:spacing w:val="-2"/>
                <w:sz w:val="16"/>
              </w:rPr>
              <w:t>10.048</w:t>
            </w:r>
          </w:p>
        </w:tc>
        <w:tc>
          <w:tcPr>
            <w:tcW w:w="555" w:type="dxa"/>
          </w:tcPr>
          <w:p w14:paraId="0156061B" w14:textId="77777777" w:rsidR="00EA1924" w:rsidRDefault="00000000">
            <w:pPr>
              <w:pStyle w:val="TableParagraph"/>
              <w:ind w:left="133" w:right="-29"/>
              <w:rPr>
                <w:sz w:val="16"/>
              </w:rPr>
            </w:pPr>
            <w:r>
              <w:rPr>
                <w:spacing w:val="-2"/>
                <w:sz w:val="16"/>
              </w:rPr>
              <w:t>22.887</w:t>
            </w:r>
          </w:p>
        </w:tc>
      </w:tr>
      <w:tr w:rsidR="00EA1924" w14:paraId="4BC88735" w14:textId="77777777">
        <w:trPr>
          <w:trHeight w:val="189"/>
        </w:trPr>
        <w:tc>
          <w:tcPr>
            <w:tcW w:w="2252" w:type="dxa"/>
          </w:tcPr>
          <w:p w14:paraId="765A515C" w14:textId="77777777" w:rsidR="00EA1924" w:rsidRDefault="00000000">
            <w:pPr>
              <w:pStyle w:val="TableParagraph"/>
              <w:jc w:val="left"/>
              <w:rPr>
                <w:sz w:val="16"/>
              </w:rPr>
            </w:pPr>
            <w:r>
              <w:rPr>
                <w:spacing w:val="-2"/>
                <w:sz w:val="16"/>
              </w:rPr>
              <w:t>Ridge</w:t>
            </w:r>
          </w:p>
        </w:tc>
        <w:tc>
          <w:tcPr>
            <w:tcW w:w="706" w:type="dxa"/>
          </w:tcPr>
          <w:p w14:paraId="01F03B59" w14:textId="77777777" w:rsidR="00EA1924" w:rsidRDefault="00000000">
            <w:pPr>
              <w:pStyle w:val="TableParagraph"/>
              <w:ind w:right="97"/>
              <w:rPr>
                <w:sz w:val="16"/>
              </w:rPr>
            </w:pPr>
            <w:r>
              <w:rPr>
                <w:spacing w:val="-2"/>
                <w:sz w:val="16"/>
              </w:rPr>
              <w:t>8.876</w:t>
            </w:r>
          </w:p>
        </w:tc>
        <w:tc>
          <w:tcPr>
            <w:tcW w:w="677" w:type="dxa"/>
          </w:tcPr>
          <w:p w14:paraId="782181CC" w14:textId="77777777" w:rsidR="00EA1924" w:rsidRDefault="00000000">
            <w:pPr>
              <w:pStyle w:val="TableParagraph"/>
              <w:rPr>
                <w:sz w:val="16"/>
              </w:rPr>
            </w:pPr>
            <w:r>
              <w:rPr>
                <w:spacing w:val="-2"/>
                <w:sz w:val="16"/>
              </w:rPr>
              <w:t>24.436</w:t>
            </w:r>
          </w:p>
        </w:tc>
        <w:tc>
          <w:tcPr>
            <w:tcW w:w="577" w:type="dxa"/>
          </w:tcPr>
          <w:p w14:paraId="387D5F5B" w14:textId="77777777" w:rsidR="00EA1924" w:rsidRDefault="00000000">
            <w:pPr>
              <w:pStyle w:val="TableParagraph"/>
              <w:ind w:left="101"/>
              <w:rPr>
                <w:sz w:val="16"/>
              </w:rPr>
            </w:pPr>
            <w:r>
              <w:rPr>
                <w:spacing w:val="-2"/>
                <w:sz w:val="16"/>
              </w:rPr>
              <w:t>42.282</w:t>
            </w:r>
          </w:p>
        </w:tc>
        <w:tc>
          <w:tcPr>
            <w:tcW w:w="198" w:type="dxa"/>
          </w:tcPr>
          <w:p w14:paraId="3CBFF45C" w14:textId="77777777" w:rsidR="00EA1924" w:rsidRDefault="00EA1924">
            <w:pPr>
              <w:pStyle w:val="TableParagraph"/>
              <w:spacing w:line="240" w:lineRule="auto"/>
              <w:jc w:val="left"/>
              <w:rPr>
                <w:rFonts w:ascii="Times New Roman"/>
                <w:sz w:val="12"/>
              </w:rPr>
            </w:pPr>
          </w:p>
        </w:tc>
        <w:tc>
          <w:tcPr>
            <w:tcW w:w="705" w:type="dxa"/>
          </w:tcPr>
          <w:p w14:paraId="2B0E4025" w14:textId="77777777" w:rsidR="00EA1924" w:rsidRDefault="00000000">
            <w:pPr>
              <w:pStyle w:val="TableParagraph"/>
              <w:ind w:left="3" w:right="94"/>
              <w:rPr>
                <w:sz w:val="16"/>
              </w:rPr>
            </w:pPr>
            <w:r>
              <w:rPr>
                <w:spacing w:val="-2"/>
                <w:sz w:val="16"/>
              </w:rPr>
              <w:t>8.443</w:t>
            </w:r>
          </w:p>
        </w:tc>
        <w:tc>
          <w:tcPr>
            <w:tcW w:w="676" w:type="dxa"/>
          </w:tcPr>
          <w:p w14:paraId="5CBF934C" w14:textId="77777777" w:rsidR="00EA1924" w:rsidRDefault="00000000">
            <w:pPr>
              <w:pStyle w:val="TableParagraph"/>
              <w:ind w:left="9" w:right="1"/>
              <w:rPr>
                <w:sz w:val="16"/>
              </w:rPr>
            </w:pPr>
            <w:r>
              <w:rPr>
                <w:spacing w:val="-2"/>
                <w:sz w:val="16"/>
              </w:rPr>
              <w:t>23.337</w:t>
            </w:r>
          </w:p>
        </w:tc>
        <w:tc>
          <w:tcPr>
            <w:tcW w:w="576" w:type="dxa"/>
          </w:tcPr>
          <w:p w14:paraId="3C82ABDE" w14:textId="77777777" w:rsidR="00EA1924" w:rsidRDefault="00000000">
            <w:pPr>
              <w:pStyle w:val="TableParagraph"/>
              <w:ind w:left="111"/>
              <w:rPr>
                <w:sz w:val="16"/>
              </w:rPr>
            </w:pPr>
            <w:r>
              <w:rPr>
                <w:spacing w:val="-2"/>
                <w:sz w:val="16"/>
              </w:rPr>
              <w:t>41.640</w:t>
            </w:r>
          </w:p>
        </w:tc>
        <w:tc>
          <w:tcPr>
            <w:tcW w:w="197" w:type="dxa"/>
          </w:tcPr>
          <w:p w14:paraId="7C0834A5" w14:textId="77777777" w:rsidR="00EA1924" w:rsidRDefault="00EA1924">
            <w:pPr>
              <w:pStyle w:val="TableParagraph"/>
              <w:spacing w:line="240" w:lineRule="auto"/>
              <w:jc w:val="left"/>
              <w:rPr>
                <w:rFonts w:ascii="Times New Roman"/>
                <w:sz w:val="12"/>
              </w:rPr>
            </w:pPr>
          </w:p>
        </w:tc>
        <w:tc>
          <w:tcPr>
            <w:tcW w:w="704" w:type="dxa"/>
          </w:tcPr>
          <w:p w14:paraId="61D88557" w14:textId="77777777" w:rsidR="00EA1924" w:rsidRDefault="00000000">
            <w:pPr>
              <w:pStyle w:val="TableParagraph"/>
              <w:ind w:right="76"/>
              <w:rPr>
                <w:sz w:val="16"/>
              </w:rPr>
            </w:pPr>
            <w:r>
              <w:rPr>
                <w:spacing w:val="-2"/>
                <w:sz w:val="16"/>
              </w:rPr>
              <w:t>8.788</w:t>
            </w:r>
          </w:p>
        </w:tc>
        <w:tc>
          <w:tcPr>
            <w:tcW w:w="675" w:type="dxa"/>
          </w:tcPr>
          <w:p w14:paraId="4A804DEB" w14:textId="77777777" w:rsidR="00EA1924" w:rsidRDefault="00000000">
            <w:pPr>
              <w:pStyle w:val="TableParagraph"/>
              <w:ind w:left="25"/>
              <w:rPr>
                <w:sz w:val="16"/>
              </w:rPr>
            </w:pPr>
            <w:r>
              <w:rPr>
                <w:spacing w:val="-2"/>
                <w:sz w:val="16"/>
              </w:rPr>
              <w:t>24.822</w:t>
            </w:r>
          </w:p>
        </w:tc>
        <w:tc>
          <w:tcPr>
            <w:tcW w:w="555" w:type="dxa"/>
          </w:tcPr>
          <w:p w14:paraId="373A1F1E" w14:textId="77777777" w:rsidR="00EA1924" w:rsidRDefault="00000000">
            <w:pPr>
              <w:pStyle w:val="TableParagraph"/>
              <w:ind w:left="133" w:right="-29"/>
              <w:rPr>
                <w:sz w:val="16"/>
              </w:rPr>
            </w:pPr>
            <w:r>
              <w:rPr>
                <w:spacing w:val="-2"/>
                <w:sz w:val="16"/>
              </w:rPr>
              <w:t>40.642</w:t>
            </w:r>
          </w:p>
        </w:tc>
      </w:tr>
      <w:tr w:rsidR="00EA1924" w14:paraId="74F38F4E" w14:textId="77777777">
        <w:trPr>
          <w:trHeight w:val="189"/>
        </w:trPr>
        <w:tc>
          <w:tcPr>
            <w:tcW w:w="2252" w:type="dxa"/>
          </w:tcPr>
          <w:p w14:paraId="66F7D6C4" w14:textId="77777777" w:rsidR="00EA1924" w:rsidRDefault="00000000">
            <w:pPr>
              <w:pStyle w:val="TableParagraph"/>
              <w:jc w:val="left"/>
              <w:rPr>
                <w:sz w:val="16"/>
              </w:rPr>
            </w:pPr>
            <w:r>
              <w:rPr>
                <w:spacing w:val="-5"/>
                <w:sz w:val="16"/>
              </w:rPr>
              <w:t>PCR</w:t>
            </w:r>
          </w:p>
        </w:tc>
        <w:tc>
          <w:tcPr>
            <w:tcW w:w="706" w:type="dxa"/>
          </w:tcPr>
          <w:p w14:paraId="4CF7073A" w14:textId="77777777" w:rsidR="00EA1924" w:rsidRDefault="00000000">
            <w:pPr>
              <w:pStyle w:val="TableParagraph"/>
              <w:ind w:right="97"/>
              <w:rPr>
                <w:sz w:val="16"/>
              </w:rPr>
            </w:pPr>
            <w:r>
              <w:rPr>
                <w:spacing w:val="-2"/>
                <w:sz w:val="16"/>
              </w:rPr>
              <w:t>8.876</w:t>
            </w:r>
          </w:p>
        </w:tc>
        <w:tc>
          <w:tcPr>
            <w:tcW w:w="677" w:type="dxa"/>
          </w:tcPr>
          <w:p w14:paraId="3BDD16BC" w14:textId="77777777" w:rsidR="00EA1924" w:rsidRDefault="00000000">
            <w:pPr>
              <w:pStyle w:val="TableParagraph"/>
              <w:rPr>
                <w:sz w:val="16"/>
              </w:rPr>
            </w:pPr>
            <w:r>
              <w:rPr>
                <w:spacing w:val="-2"/>
                <w:sz w:val="16"/>
              </w:rPr>
              <w:t>24.436</w:t>
            </w:r>
          </w:p>
        </w:tc>
        <w:tc>
          <w:tcPr>
            <w:tcW w:w="577" w:type="dxa"/>
          </w:tcPr>
          <w:p w14:paraId="2BBDFBE5" w14:textId="77777777" w:rsidR="00EA1924" w:rsidRDefault="00000000">
            <w:pPr>
              <w:pStyle w:val="TableParagraph"/>
              <w:ind w:left="101"/>
              <w:rPr>
                <w:sz w:val="16"/>
              </w:rPr>
            </w:pPr>
            <w:r>
              <w:rPr>
                <w:spacing w:val="-2"/>
                <w:sz w:val="16"/>
              </w:rPr>
              <w:t>42.282</w:t>
            </w:r>
          </w:p>
        </w:tc>
        <w:tc>
          <w:tcPr>
            <w:tcW w:w="198" w:type="dxa"/>
          </w:tcPr>
          <w:p w14:paraId="3275529D" w14:textId="77777777" w:rsidR="00EA1924" w:rsidRDefault="00EA1924">
            <w:pPr>
              <w:pStyle w:val="TableParagraph"/>
              <w:spacing w:line="240" w:lineRule="auto"/>
              <w:jc w:val="left"/>
              <w:rPr>
                <w:rFonts w:ascii="Times New Roman"/>
                <w:sz w:val="12"/>
              </w:rPr>
            </w:pPr>
          </w:p>
        </w:tc>
        <w:tc>
          <w:tcPr>
            <w:tcW w:w="705" w:type="dxa"/>
          </w:tcPr>
          <w:p w14:paraId="59EF2361" w14:textId="77777777" w:rsidR="00EA1924" w:rsidRDefault="00000000">
            <w:pPr>
              <w:pStyle w:val="TableParagraph"/>
              <w:ind w:left="3" w:right="94"/>
              <w:rPr>
                <w:sz w:val="16"/>
              </w:rPr>
            </w:pPr>
            <w:r>
              <w:rPr>
                <w:spacing w:val="-2"/>
                <w:sz w:val="16"/>
              </w:rPr>
              <w:t>8.443</w:t>
            </w:r>
          </w:p>
        </w:tc>
        <w:tc>
          <w:tcPr>
            <w:tcW w:w="676" w:type="dxa"/>
          </w:tcPr>
          <w:p w14:paraId="462D31FB" w14:textId="77777777" w:rsidR="00EA1924" w:rsidRDefault="00000000">
            <w:pPr>
              <w:pStyle w:val="TableParagraph"/>
              <w:ind w:left="9" w:right="1"/>
              <w:rPr>
                <w:sz w:val="16"/>
              </w:rPr>
            </w:pPr>
            <w:r>
              <w:rPr>
                <w:spacing w:val="-2"/>
                <w:sz w:val="16"/>
              </w:rPr>
              <w:t>23.337</w:t>
            </w:r>
          </w:p>
        </w:tc>
        <w:tc>
          <w:tcPr>
            <w:tcW w:w="576" w:type="dxa"/>
          </w:tcPr>
          <w:p w14:paraId="4EE339AF" w14:textId="77777777" w:rsidR="00EA1924" w:rsidRDefault="00000000">
            <w:pPr>
              <w:pStyle w:val="TableParagraph"/>
              <w:ind w:left="111"/>
              <w:rPr>
                <w:sz w:val="16"/>
              </w:rPr>
            </w:pPr>
            <w:r>
              <w:rPr>
                <w:spacing w:val="-2"/>
                <w:sz w:val="16"/>
              </w:rPr>
              <w:t>41.640</w:t>
            </w:r>
          </w:p>
        </w:tc>
        <w:tc>
          <w:tcPr>
            <w:tcW w:w="197" w:type="dxa"/>
          </w:tcPr>
          <w:p w14:paraId="7E28BDB2" w14:textId="77777777" w:rsidR="00EA1924" w:rsidRDefault="00EA1924">
            <w:pPr>
              <w:pStyle w:val="TableParagraph"/>
              <w:spacing w:line="240" w:lineRule="auto"/>
              <w:jc w:val="left"/>
              <w:rPr>
                <w:rFonts w:ascii="Times New Roman"/>
                <w:sz w:val="12"/>
              </w:rPr>
            </w:pPr>
          </w:p>
        </w:tc>
        <w:tc>
          <w:tcPr>
            <w:tcW w:w="704" w:type="dxa"/>
          </w:tcPr>
          <w:p w14:paraId="7C024EAB" w14:textId="77777777" w:rsidR="00EA1924" w:rsidRDefault="00000000">
            <w:pPr>
              <w:pStyle w:val="TableParagraph"/>
              <w:ind w:right="76"/>
              <w:rPr>
                <w:sz w:val="16"/>
              </w:rPr>
            </w:pPr>
            <w:r>
              <w:rPr>
                <w:spacing w:val="-2"/>
                <w:sz w:val="16"/>
              </w:rPr>
              <w:t>8.788</w:t>
            </w:r>
          </w:p>
        </w:tc>
        <w:tc>
          <w:tcPr>
            <w:tcW w:w="675" w:type="dxa"/>
          </w:tcPr>
          <w:p w14:paraId="7F9103CF" w14:textId="77777777" w:rsidR="00EA1924" w:rsidRDefault="00000000">
            <w:pPr>
              <w:pStyle w:val="TableParagraph"/>
              <w:ind w:left="25"/>
              <w:rPr>
                <w:sz w:val="16"/>
              </w:rPr>
            </w:pPr>
            <w:r>
              <w:rPr>
                <w:spacing w:val="-2"/>
                <w:sz w:val="16"/>
              </w:rPr>
              <w:t>24.822</w:t>
            </w:r>
          </w:p>
        </w:tc>
        <w:tc>
          <w:tcPr>
            <w:tcW w:w="555" w:type="dxa"/>
          </w:tcPr>
          <w:p w14:paraId="794C089E" w14:textId="77777777" w:rsidR="00EA1924" w:rsidRDefault="00000000">
            <w:pPr>
              <w:pStyle w:val="TableParagraph"/>
              <w:ind w:left="133" w:right="-29"/>
              <w:rPr>
                <w:sz w:val="16"/>
              </w:rPr>
            </w:pPr>
            <w:r>
              <w:rPr>
                <w:spacing w:val="-2"/>
                <w:sz w:val="16"/>
              </w:rPr>
              <w:t>40.642</w:t>
            </w:r>
          </w:p>
        </w:tc>
      </w:tr>
      <w:tr w:rsidR="00EA1924" w14:paraId="22F3ED31" w14:textId="77777777">
        <w:trPr>
          <w:trHeight w:val="189"/>
        </w:trPr>
        <w:tc>
          <w:tcPr>
            <w:tcW w:w="2252" w:type="dxa"/>
          </w:tcPr>
          <w:p w14:paraId="3ECD918E" w14:textId="77777777" w:rsidR="00EA1924" w:rsidRDefault="00000000">
            <w:pPr>
              <w:pStyle w:val="TableParagraph"/>
              <w:jc w:val="left"/>
              <w:rPr>
                <w:sz w:val="16"/>
              </w:rPr>
            </w:pPr>
            <w:r>
              <w:rPr>
                <w:sz w:val="16"/>
              </w:rPr>
              <w:t>Elastic</w:t>
            </w:r>
            <w:r>
              <w:rPr>
                <w:spacing w:val="-6"/>
                <w:sz w:val="16"/>
              </w:rPr>
              <w:t xml:space="preserve"> </w:t>
            </w:r>
            <w:r>
              <w:rPr>
                <w:spacing w:val="-5"/>
                <w:sz w:val="16"/>
              </w:rPr>
              <w:t>Net</w:t>
            </w:r>
          </w:p>
        </w:tc>
        <w:tc>
          <w:tcPr>
            <w:tcW w:w="706" w:type="dxa"/>
          </w:tcPr>
          <w:p w14:paraId="6F55D5EA" w14:textId="77777777" w:rsidR="00EA1924" w:rsidRDefault="00000000">
            <w:pPr>
              <w:pStyle w:val="TableParagraph"/>
              <w:ind w:right="97"/>
              <w:rPr>
                <w:sz w:val="16"/>
              </w:rPr>
            </w:pPr>
            <w:r>
              <w:rPr>
                <w:spacing w:val="-2"/>
                <w:sz w:val="16"/>
              </w:rPr>
              <w:t>8.876</w:t>
            </w:r>
          </w:p>
        </w:tc>
        <w:tc>
          <w:tcPr>
            <w:tcW w:w="677" w:type="dxa"/>
          </w:tcPr>
          <w:p w14:paraId="4AFC7056" w14:textId="77777777" w:rsidR="00EA1924" w:rsidRDefault="00000000">
            <w:pPr>
              <w:pStyle w:val="TableParagraph"/>
              <w:rPr>
                <w:sz w:val="16"/>
              </w:rPr>
            </w:pPr>
            <w:r>
              <w:rPr>
                <w:spacing w:val="-2"/>
                <w:sz w:val="16"/>
              </w:rPr>
              <w:t>24.373</w:t>
            </w:r>
          </w:p>
        </w:tc>
        <w:tc>
          <w:tcPr>
            <w:tcW w:w="577" w:type="dxa"/>
          </w:tcPr>
          <w:p w14:paraId="516E76AC" w14:textId="77777777" w:rsidR="00EA1924" w:rsidRDefault="00000000">
            <w:pPr>
              <w:pStyle w:val="TableParagraph"/>
              <w:ind w:left="101"/>
              <w:rPr>
                <w:sz w:val="16"/>
              </w:rPr>
            </w:pPr>
            <w:r>
              <w:rPr>
                <w:spacing w:val="-2"/>
                <w:sz w:val="16"/>
              </w:rPr>
              <w:t>42.449</w:t>
            </w:r>
          </w:p>
        </w:tc>
        <w:tc>
          <w:tcPr>
            <w:tcW w:w="198" w:type="dxa"/>
          </w:tcPr>
          <w:p w14:paraId="15CB7FC0" w14:textId="77777777" w:rsidR="00EA1924" w:rsidRDefault="00EA1924">
            <w:pPr>
              <w:pStyle w:val="TableParagraph"/>
              <w:spacing w:line="240" w:lineRule="auto"/>
              <w:jc w:val="left"/>
              <w:rPr>
                <w:rFonts w:ascii="Times New Roman"/>
                <w:sz w:val="12"/>
              </w:rPr>
            </w:pPr>
          </w:p>
        </w:tc>
        <w:tc>
          <w:tcPr>
            <w:tcW w:w="705" w:type="dxa"/>
          </w:tcPr>
          <w:p w14:paraId="3AF0A55E" w14:textId="77777777" w:rsidR="00EA1924" w:rsidRDefault="00000000">
            <w:pPr>
              <w:pStyle w:val="TableParagraph"/>
              <w:ind w:left="3" w:right="94"/>
              <w:rPr>
                <w:sz w:val="16"/>
              </w:rPr>
            </w:pPr>
            <w:r>
              <w:rPr>
                <w:spacing w:val="-2"/>
                <w:sz w:val="16"/>
              </w:rPr>
              <w:t>8.446</w:t>
            </w:r>
          </w:p>
        </w:tc>
        <w:tc>
          <w:tcPr>
            <w:tcW w:w="676" w:type="dxa"/>
          </w:tcPr>
          <w:p w14:paraId="3D04DEF7" w14:textId="77777777" w:rsidR="00EA1924" w:rsidRDefault="00000000">
            <w:pPr>
              <w:pStyle w:val="TableParagraph"/>
              <w:ind w:left="9" w:right="1"/>
              <w:rPr>
                <w:sz w:val="16"/>
              </w:rPr>
            </w:pPr>
            <w:r>
              <w:rPr>
                <w:spacing w:val="-2"/>
                <w:sz w:val="16"/>
              </w:rPr>
              <w:t>23.364</w:t>
            </w:r>
          </w:p>
        </w:tc>
        <w:tc>
          <w:tcPr>
            <w:tcW w:w="576" w:type="dxa"/>
          </w:tcPr>
          <w:p w14:paraId="7EEA7F12" w14:textId="77777777" w:rsidR="00EA1924" w:rsidRDefault="00000000">
            <w:pPr>
              <w:pStyle w:val="TableParagraph"/>
              <w:ind w:left="111"/>
              <w:rPr>
                <w:sz w:val="16"/>
              </w:rPr>
            </w:pPr>
            <w:r>
              <w:rPr>
                <w:spacing w:val="-2"/>
                <w:sz w:val="16"/>
              </w:rPr>
              <w:t>41.816</w:t>
            </w:r>
          </w:p>
        </w:tc>
        <w:tc>
          <w:tcPr>
            <w:tcW w:w="197" w:type="dxa"/>
          </w:tcPr>
          <w:p w14:paraId="0519D179" w14:textId="77777777" w:rsidR="00EA1924" w:rsidRDefault="00EA1924">
            <w:pPr>
              <w:pStyle w:val="TableParagraph"/>
              <w:spacing w:line="240" w:lineRule="auto"/>
              <w:jc w:val="left"/>
              <w:rPr>
                <w:rFonts w:ascii="Times New Roman"/>
                <w:sz w:val="12"/>
              </w:rPr>
            </w:pPr>
          </w:p>
        </w:tc>
        <w:tc>
          <w:tcPr>
            <w:tcW w:w="704" w:type="dxa"/>
          </w:tcPr>
          <w:p w14:paraId="4A85D337" w14:textId="77777777" w:rsidR="00EA1924" w:rsidRDefault="00000000">
            <w:pPr>
              <w:pStyle w:val="TableParagraph"/>
              <w:ind w:right="76"/>
              <w:rPr>
                <w:sz w:val="16"/>
              </w:rPr>
            </w:pPr>
            <w:r>
              <w:rPr>
                <w:spacing w:val="-2"/>
                <w:sz w:val="16"/>
              </w:rPr>
              <w:t>8.780</w:t>
            </w:r>
          </w:p>
        </w:tc>
        <w:tc>
          <w:tcPr>
            <w:tcW w:w="675" w:type="dxa"/>
          </w:tcPr>
          <w:p w14:paraId="0B04D108" w14:textId="77777777" w:rsidR="00EA1924" w:rsidRDefault="00000000">
            <w:pPr>
              <w:pStyle w:val="TableParagraph"/>
              <w:ind w:left="25"/>
              <w:rPr>
                <w:sz w:val="16"/>
              </w:rPr>
            </w:pPr>
            <w:r>
              <w:rPr>
                <w:spacing w:val="-2"/>
                <w:sz w:val="16"/>
              </w:rPr>
              <w:t>25.045</w:t>
            </w:r>
          </w:p>
        </w:tc>
        <w:tc>
          <w:tcPr>
            <w:tcW w:w="555" w:type="dxa"/>
          </w:tcPr>
          <w:p w14:paraId="52D3D089" w14:textId="77777777" w:rsidR="00EA1924" w:rsidRDefault="00000000">
            <w:pPr>
              <w:pStyle w:val="TableParagraph"/>
              <w:ind w:left="133" w:right="-29"/>
              <w:rPr>
                <w:sz w:val="16"/>
              </w:rPr>
            </w:pPr>
            <w:r>
              <w:rPr>
                <w:spacing w:val="-2"/>
                <w:sz w:val="16"/>
              </w:rPr>
              <w:t>41.056</w:t>
            </w:r>
          </w:p>
        </w:tc>
      </w:tr>
      <w:tr w:rsidR="00EA1924" w14:paraId="45B2BC8F" w14:textId="77777777">
        <w:trPr>
          <w:trHeight w:val="189"/>
        </w:trPr>
        <w:tc>
          <w:tcPr>
            <w:tcW w:w="2252" w:type="dxa"/>
          </w:tcPr>
          <w:p w14:paraId="02DF26FA" w14:textId="77777777" w:rsidR="00EA1924" w:rsidRDefault="00000000">
            <w:pPr>
              <w:pStyle w:val="TableParagraph"/>
              <w:jc w:val="left"/>
              <w:rPr>
                <w:sz w:val="16"/>
              </w:rPr>
            </w:pPr>
            <w:r>
              <w:rPr>
                <w:spacing w:val="-2"/>
                <w:sz w:val="16"/>
              </w:rPr>
              <w:t>Lasso</w:t>
            </w:r>
          </w:p>
        </w:tc>
        <w:tc>
          <w:tcPr>
            <w:tcW w:w="706" w:type="dxa"/>
          </w:tcPr>
          <w:p w14:paraId="45E704CF" w14:textId="77777777" w:rsidR="00EA1924" w:rsidRDefault="00000000">
            <w:pPr>
              <w:pStyle w:val="TableParagraph"/>
              <w:ind w:right="97"/>
              <w:rPr>
                <w:sz w:val="16"/>
              </w:rPr>
            </w:pPr>
            <w:r>
              <w:rPr>
                <w:spacing w:val="-2"/>
                <w:sz w:val="16"/>
              </w:rPr>
              <w:t>8.886</w:t>
            </w:r>
          </w:p>
        </w:tc>
        <w:tc>
          <w:tcPr>
            <w:tcW w:w="677" w:type="dxa"/>
          </w:tcPr>
          <w:p w14:paraId="4AB057B0" w14:textId="77777777" w:rsidR="00EA1924" w:rsidRDefault="00000000">
            <w:pPr>
              <w:pStyle w:val="TableParagraph"/>
              <w:rPr>
                <w:sz w:val="16"/>
              </w:rPr>
            </w:pPr>
            <w:r>
              <w:rPr>
                <w:spacing w:val="-2"/>
                <w:sz w:val="16"/>
              </w:rPr>
              <w:t>24.479</w:t>
            </w:r>
          </w:p>
        </w:tc>
        <w:tc>
          <w:tcPr>
            <w:tcW w:w="577" w:type="dxa"/>
          </w:tcPr>
          <w:p w14:paraId="6A20C74A" w14:textId="77777777" w:rsidR="00EA1924" w:rsidRDefault="00000000">
            <w:pPr>
              <w:pStyle w:val="TableParagraph"/>
              <w:ind w:left="101"/>
              <w:rPr>
                <w:sz w:val="16"/>
              </w:rPr>
            </w:pPr>
            <w:r>
              <w:rPr>
                <w:spacing w:val="-2"/>
                <w:sz w:val="16"/>
              </w:rPr>
              <w:t>42.589</w:t>
            </w:r>
          </w:p>
        </w:tc>
        <w:tc>
          <w:tcPr>
            <w:tcW w:w="198" w:type="dxa"/>
          </w:tcPr>
          <w:p w14:paraId="068A3F3F" w14:textId="77777777" w:rsidR="00EA1924" w:rsidRDefault="00EA1924">
            <w:pPr>
              <w:pStyle w:val="TableParagraph"/>
              <w:spacing w:line="240" w:lineRule="auto"/>
              <w:jc w:val="left"/>
              <w:rPr>
                <w:rFonts w:ascii="Times New Roman"/>
                <w:sz w:val="12"/>
              </w:rPr>
            </w:pPr>
          </w:p>
        </w:tc>
        <w:tc>
          <w:tcPr>
            <w:tcW w:w="705" w:type="dxa"/>
          </w:tcPr>
          <w:p w14:paraId="00A913CE" w14:textId="77777777" w:rsidR="00EA1924" w:rsidRDefault="00000000">
            <w:pPr>
              <w:pStyle w:val="TableParagraph"/>
              <w:ind w:left="3" w:right="94"/>
              <w:rPr>
                <w:sz w:val="16"/>
              </w:rPr>
            </w:pPr>
            <w:r>
              <w:rPr>
                <w:spacing w:val="-2"/>
                <w:sz w:val="16"/>
              </w:rPr>
              <w:t>8.394</w:t>
            </w:r>
          </w:p>
        </w:tc>
        <w:tc>
          <w:tcPr>
            <w:tcW w:w="676" w:type="dxa"/>
          </w:tcPr>
          <w:p w14:paraId="716976FC" w14:textId="77777777" w:rsidR="00EA1924" w:rsidRDefault="00000000">
            <w:pPr>
              <w:pStyle w:val="TableParagraph"/>
              <w:ind w:left="9" w:right="1"/>
              <w:rPr>
                <w:sz w:val="16"/>
              </w:rPr>
            </w:pPr>
            <w:r>
              <w:rPr>
                <w:spacing w:val="-2"/>
                <w:sz w:val="16"/>
              </w:rPr>
              <w:t>23.617</w:t>
            </w:r>
          </w:p>
        </w:tc>
        <w:tc>
          <w:tcPr>
            <w:tcW w:w="576" w:type="dxa"/>
          </w:tcPr>
          <w:p w14:paraId="7606A7BE" w14:textId="77777777" w:rsidR="00EA1924" w:rsidRDefault="00000000">
            <w:pPr>
              <w:pStyle w:val="TableParagraph"/>
              <w:ind w:left="111"/>
              <w:rPr>
                <w:sz w:val="16"/>
              </w:rPr>
            </w:pPr>
            <w:r>
              <w:rPr>
                <w:spacing w:val="-2"/>
                <w:sz w:val="16"/>
              </w:rPr>
              <w:t>41.195</w:t>
            </w:r>
          </w:p>
        </w:tc>
        <w:tc>
          <w:tcPr>
            <w:tcW w:w="197" w:type="dxa"/>
          </w:tcPr>
          <w:p w14:paraId="785E15B0" w14:textId="77777777" w:rsidR="00EA1924" w:rsidRDefault="00EA1924">
            <w:pPr>
              <w:pStyle w:val="TableParagraph"/>
              <w:spacing w:line="240" w:lineRule="auto"/>
              <w:jc w:val="left"/>
              <w:rPr>
                <w:rFonts w:ascii="Times New Roman"/>
                <w:sz w:val="12"/>
              </w:rPr>
            </w:pPr>
          </w:p>
        </w:tc>
        <w:tc>
          <w:tcPr>
            <w:tcW w:w="704" w:type="dxa"/>
          </w:tcPr>
          <w:p w14:paraId="4C72EFE8" w14:textId="77777777" w:rsidR="00EA1924" w:rsidRDefault="00000000">
            <w:pPr>
              <w:pStyle w:val="TableParagraph"/>
              <w:ind w:right="76"/>
              <w:rPr>
                <w:sz w:val="16"/>
              </w:rPr>
            </w:pPr>
            <w:r>
              <w:rPr>
                <w:spacing w:val="-2"/>
                <w:sz w:val="16"/>
              </w:rPr>
              <w:t>8.699</w:t>
            </w:r>
          </w:p>
        </w:tc>
        <w:tc>
          <w:tcPr>
            <w:tcW w:w="675" w:type="dxa"/>
          </w:tcPr>
          <w:p w14:paraId="706A7191" w14:textId="77777777" w:rsidR="00EA1924" w:rsidRDefault="00000000">
            <w:pPr>
              <w:pStyle w:val="TableParagraph"/>
              <w:ind w:left="25"/>
              <w:rPr>
                <w:sz w:val="16"/>
              </w:rPr>
            </w:pPr>
            <w:r>
              <w:rPr>
                <w:spacing w:val="-2"/>
                <w:sz w:val="16"/>
              </w:rPr>
              <w:t>25.264</w:t>
            </w:r>
          </w:p>
        </w:tc>
        <w:tc>
          <w:tcPr>
            <w:tcW w:w="555" w:type="dxa"/>
          </w:tcPr>
          <w:p w14:paraId="3E93C328" w14:textId="77777777" w:rsidR="00EA1924" w:rsidRDefault="00000000">
            <w:pPr>
              <w:pStyle w:val="TableParagraph"/>
              <w:ind w:left="133" w:right="-29"/>
              <w:rPr>
                <w:sz w:val="16"/>
              </w:rPr>
            </w:pPr>
            <w:r>
              <w:rPr>
                <w:spacing w:val="-2"/>
                <w:sz w:val="16"/>
              </w:rPr>
              <w:t>41.372</w:t>
            </w:r>
          </w:p>
        </w:tc>
      </w:tr>
      <w:tr w:rsidR="00EA1924" w14:paraId="55B6ACCB" w14:textId="77777777">
        <w:trPr>
          <w:trHeight w:val="236"/>
        </w:trPr>
        <w:tc>
          <w:tcPr>
            <w:tcW w:w="2252" w:type="dxa"/>
            <w:tcBorders>
              <w:bottom w:val="single" w:sz="8" w:space="0" w:color="000000"/>
            </w:tcBorders>
          </w:tcPr>
          <w:p w14:paraId="74F88A6B" w14:textId="77777777" w:rsidR="00EA1924" w:rsidRDefault="00000000">
            <w:pPr>
              <w:pStyle w:val="TableParagraph"/>
              <w:spacing w:line="192" w:lineRule="exact"/>
              <w:jc w:val="left"/>
              <w:rPr>
                <w:sz w:val="16"/>
              </w:rPr>
            </w:pPr>
            <w:r>
              <w:rPr>
                <w:spacing w:val="-4"/>
                <w:sz w:val="16"/>
              </w:rPr>
              <w:t>PLSR</w:t>
            </w:r>
          </w:p>
        </w:tc>
        <w:tc>
          <w:tcPr>
            <w:tcW w:w="706" w:type="dxa"/>
            <w:tcBorders>
              <w:bottom w:val="single" w:sz="8" w:space="0" w:color="000000"/>
            </w:tcBorders>
          </w:tcPr>
          <w:p w14:paraId="7DE32E38" w14:textId="77777777" w:rsidR="00EA1924" w:rsidRDefault="00000000">
            <w:pPr>
              <w:pStyle w:val="TableParagraph"/>
              <w:spacing w:line="192" w:lineRule="exact"/>
              <w:ind w:right="97"/>
              <w:rPr>
                <w:sz w:val="16"/>
              </w:rPr>
            </w:pPr>
            <w:r>
              <w:rPr>
                <w:spacing w:val="-2"/>
                <w:sz w:val="16"/>
              </w:rPr>
              <w:t>8.887</w:t>
            </w:r>
          </w:p>
        </w:tc>
        <w:tc>
          <w:tcPr>
            <w:tcW w:w="677" w:type="dxa"/>
            <w:tcBorders>
              <w:bottom w:val="single" w:sz="8" w:space="0" w:color="000000"/>
            </w:tcBorders>
          </w:tcPr>
          <w:p w14:paraId="0F710439" w14:textId="77777777" w:rsidR="00EA1924" w:rsidRDefault="00000000">
            <w:pPr>
              <w:pStyle w:val="TableParagraph"/>
              <w:spacing w:line="192" w:lineRule="exact"/>
              <w:rPr>
                <w:sz w:val="16"/>
              </w:rPr>
            </w:pPr>
            <w:r>
              <w:rPr>
                <w:spacing w:val="-2"/>
                <w:sz w:val="16"/>
              </w:rPr>
              <w:t>25.113</w:t>
            </w:r>
          </w:p>
        </w:tc>
        <w:tc>
          <w:tcPr>
            <w:tcW w:w="577" w:type="dxa"/>
            <w:tcBorders>
              <w:bottom w:val="single" w:sz="8" w:space="0" w:color="000000"/>
            </w:tcBorders>
          </w:tcPr>
          <w:p w14:paraId="7DBBA524" w14:textId="77777777" w:rsidR="00EA1924" w:rsidRDefault="00000000">
            <w:pPr>
              <w:pStyle w:val="TableParagraph"/>
              <w:spacing w:line="192" w:lineRule="exact"/>
              <w:ind w:left="101"/>
              <w:rPr>
                <w:sz w:val="16"/>
              </w:rPr>
            </w:pPr>
            <w:r>
              <w:rPr>
                <w:spacing w:val="-2"/>
                <w:sz w:val="16"/>
              </w:rPr>
              <w:t>42.276</w:t>
            </w:r>
          </w:p>
        </w:tc>
        <w:tc>
          <w:tcPr>
            <w:tcW w:w="198" w:type="dxa"/>
            <w:tcBorders>
              <w:bottom w:val="single" w:sz="8" w:space="0" w:color="000000"/>
            </w:tcBorders>
          </w:tcPr>
          <w:p w14:paraId="22BB5D40" w14:textId="77777777" w:rsidR="00EA1924" w:rsidRDefault="00EA1924">
            <w:pPr>
              <w:pStyle w:val="TableParagraph"/>
              <w:spacing w:line="240" w:lineRule="auto"/>
              <w:jc w:val="left"/>
              <w:rPr>
                <w:rFonts w:ascii="Times New Roman"/>
                <w:sz w:val="16"/>
              </w:rPr>
            </w:pPr>
          </w:p>
        </w:tc>
        <w:tc>
          <w:tcPr>
            <w:tcW w:w="705" w:type="dxa"/>
            <w:tcBorders>
              <w:bottom w:val="single" w:sz="8" w:space="0" w:color="000000"/>
            </w:tcBorders>
          </w:tcPr>
          <w:p w14:paraId="08F52DCE" w14:textId="77777777" w:rsidR="00EA1924" w:rsidRDefault="00000000">
            <w:pPr>
              <w:pStyle w:val="TableParagraph"/>
              <w:spacing w:line="192" w:lineRule="exact"/>
              <w:ind w:left="3" w:right="94"/>
              <w:rPr>
                <w:sz w:val="16"/>
              </w:rPr>
            </w:pPr>
            <w:r>
              <w:rPr>
                <w:spacing w:val="-2"/>
                <w:sz w:val="16"/>
              </w:rPr>
              <w:t>8.476</w:t>
            </w:r>
          </w:p>
        </w:tc>
        <w:tc>
          <w:tcPr>
            <w:tcW w:w="676" w:type="dxa"/>
            <w:tcBorders>
              <w:bottom w:val="single" w:sz="8" w:space="0" w:color="000000"/>
            </w:tcBorders>
          </w:tcPr>
          <w:p w14:paraId="40EAEB3D" w14:textId="77777777" w:rsidR="00EA1924" w:rsidRDefault="00000000">
            <w:pPr>
              <w:pStyle w:val="TableParagraph"/>
              <w:spacing w:line="192" w:lineRule="exact"/>
              <w:ind w:left="9" w:right="1"/>
              <w:rPr>
                <w:sz w:val="16"/>
              </w:rPr>
            </w:pPr>
            <w:r>
              <w:rPr>
                <w:spacing w:val="-2"/>
                <w:sz w:val="16"/>
              </w:rPr>
              <w:t>23.647</w:t>
            </w:r>
          </w:p>
        </w:tc>
        <w:tc>
          <w:tcPr>
            <w:tcW w:w="576" w:type="dxa"/>
            <w:tcBorders>
              <w:bottom w:val="single" w:sz="8" w:space="0" w:color="000000"/>
            </w:tcBorders>
          </w:tcPr>
          <w:p w14:paraId="0F4F4DDE" w14:textId="77777777" w:rsidR="00EA1924" w:rsidRDefault="00000000">
            <w:pPr>
              <w:pStyle w:val="TableParagraph"/>
              <w:spacing w:line="192" w:lineRule="exact"/>
              <w:ind w:left="111"/>
              <w:rPr>
                <w:sz w:val="16"/>
              </w:rPr>
            </w:pPr>
            <w:r>
              <w:rPr>
                <w:spacing w:val="-2"/>
                <w:sz w:val="16"/>
              </w:rPr>
              <w:t>41.592</w:t>
            </w:r>
          </w:p>
        </w:tc>
        <w:tc>
          <w:tcPr>
            <w:tcW w:w="197" w:type="dxa"/>
            <w:tcBorders>
              <w:bottom w:val="single" w:sz="8" w:space="0" w:color="000000"/>
            </w:tcBorders>
          </w:tcPr>
          <w:p w14:paraId="706AF4CB" w14:textId="77777777" w:rsidR="00EA1924" w:rsidRDefault="00EA1924">
            <w:pPr>
              <w:pStyle w:val="TableParagraph"/>
              <w:spacing w:line="240" w:lineRule="auto"/>
              <w:jc w:val="left"/>
              <w:rPr>
                <w:rFonts w:ascii="Times New Roman"/>
                <w:sz w:val="16"/>
              </w:rPr>
            </w:pPr>
          </w:p>
        </w:tc>
        <w:tc>
          <w:tcPr>
            <w:tcW w:w="704" w:type="dxa"/>
            <w:tcBorders>
              <w:bottom w:val="single" w:sz="8" w:space="0" w:color="000000"/>
            </w:tcBorders>
          </w:tcPr>
          <w:p w14:paraId="523E03F6" w14:textId="77777777" w:rsidR="00EA1924" w:rsidRDefault="00000000">
            <w:pPr>
              <w:pStyle w:val="TableParagraph"/>
              <w:spacing w:line="192" w:lineRule="exact"/>
              <w:ind w:right="76"/>
              <w:rPr>
                <w:sz w:val="16"/>
              </w:rPr>
            </w:pPr>
            <w:r>
              <w:rPr>
                <w:spacing w:val="-2"/>
                <w:sz w:val="16"/>
              </w:rPr>
              <w:t>8.596</w:t>
            </w:r>
          </w:p>
        </w:tc>
        <w:tc>
          <w:tcPr>
            <w:tcW w:w="675" w:type="dxa"/>
            <w:tcBorders>
              <w:bottom w:val="single" w:sz="8" w:space="0" w:color="000000"/>
            </w:tcBorders>
          </w:tcPr>
          <w:p w14:paraId="302AC3B8" w14:textId="77777777" w:rsidR="00EA1924" w:rsidRDefault="00000000">
            <w:pPr>
              <w:pStyle w:val="TableParagraph"/>
              <w:spacing w:line="192" w:lineRule="exact"/>
              <w:ind w:left="25"/>
              <w:rPr>
                <w:sz w:val="16"/>
              </w:rPr>
            </w:pPr>
            <w:r>
              <w:rPr>
                <w:spacing w:val="-2"/>
                <w:sz w:val="16"/>
              </w:rPr>
              <w:t>25.176</w:t>
            </w:r>
          </w:p>
        </w:tc>
        <w:tc>
          <w:tcPr>
            <w:tcW w:w="555" w:type="dxa"/>
            <w:tcBorders>
              <w:bottom w:val="single" w:sz="8" w:space="0" w:color="000000"/>
            </w:tcBorders>
          </w:tcPr>
          <w:p w14:paraId="73A32B07" w14:textId="77777777" w:rsidR="00EA1924" w:rsidRDefault="00000000">
            <w:pPr>
              <w:pStyle w:val="TableParagraph"/>
              <w:spacing w:line="192" w:lineRule="exact"/>
              <w:ind w:left="133" w:right="-29"/>
              <w:rPr>
                <w:sz w:val="16"/>
              </w:rPr>
            </w:pPr>
            <w:r>
              <w:rPr>
                <w:spacing w:val="-2"/>
                <w:sz w:val="16"/>
              </w:rPr>
              <w:t>42.190</w:t>
            </w:r>
          </w:p>
        </w:tc>
      </w:tr>
    </w:tbl>
    <w:p w14:paraId="5C0FCE52" w14:textId="77777777" w:rsidR="00EA1924" w:rsidRDefault="00EA1924">
      <w:pPr>
        <w:pStyle w:val="BodyText"/>
        <w:spacing w:before="164"/>
        <w:rPr>
          <w:b/>
          <w:sz w:val="16"/>
        </w:rPr>
      </w:pPr>
    </w:p>
    <w:p w14:paraId="656B132D" w14:textId="77777777" w:rsidR="00EA1924" w:rsidRDefault="00000000">
      <w:pPr>
        <w:spacing w:line="266" w:lineRule="auto"/>
        <w:ind w:left="2755" w:right="36" w:firstLine="431"/>
        <w:jc w:val="both"/>
        <w:rPr>
          <w:rFonts w:ascii="Trebuchet MS" w:hAnsi="Trebuchet MS"/>
          <w:sz w:val="10"/>
        </w:rPr>
      </w:pPr>
      <w:r>
        <w:rPr>
          <w:sz w:val="20"/>
        </w:rPr>
        <w:t xml:space="preserve">Figure </w:t>
      </w:r>
      <w:hyperlink w:anchor="_bookmark13" w:history="1">
        <w:r>
          <w:rPr>
            <w:color w:val="0774B7"/>
            <w:sz w:val="20"/>
          </w:rPr>
          <w:t>2</w:t>
        </w:r>
      </w:hyperlink>
      <w:r>
        <w:rPr>
          <w:color w:val="0774B7"/>
          <w:sz w:val="20"/>
        </w:rPr>
        <w:t xml:space="preserve"> </w:t>
      </w:r>
      <w:r>
        <w:rPr>
          <w:sz w:val="20"/>
        </w:rPr>
        <w:t xml:space="preserve">compares median </w:t>
      </w:r>
      <w:r>
        <w:rPr>
          <w:rFonts w:ascii="Calibri" w:hAnsi="Calibri"/>
          <w:sz w:val="20"/>
        </w:rPr>
        <w:t>∆</w:t>
      </w:r>
      <w:r>
        <w:rPr>
          <w:i/>
          <w:sz w:val="20"/>
        </w:rPr>
        <w:t>E</w:t>
      </w:r>
      <w:r>
        <w:rPr>
          <w:sz w:val="20"/>
          <w:vertAlign w:val="subscript"/>
        </w:rPr>
        <w:t>00</w:t>
      </w:r>
      <w:r>
        <w:rPr>
          <w:sz w:val="20"/>
        </w:rPr>
        <w:t xml:space="preserve"> at </w:t>
      </w:r>
      <w:r>
        <w:rPr>
          <w:i/>
          <w:sz w:val="20"/>
        </w:rPr>
        <w:t>n</w:t>
      </w:r>
      <w:r>
        <w:rPr>
          <w:i/>
          <w:spacing w:val="40"/>
          <w:sz w:val="20"/>
        </w:rPr>
        <w:t xml:space="preserve"> </w:t>
      </w:r>
      <w:r>
        <w:rPr>
          <w:rFonts w:ascii="Tahoma" w:hAnsi="Tahoma"/>
          <w:sz w:val="20"/>
        </w:rPr>
        <w:t xml:space="preserve">= </w:t>
      </w:r>
      <w:r>
        <w:rPr>
          <w:sz w:val="20"/>
        </w:rPr>
        <w:t xml:space="preserve">3 (CMY) versus </w:t>
      </w:r>
      <w:r>
        <w:rPr>
          <w:i/>
          <w:sz w:val="20"/>
        </w:rPr>
        <w:t>n</w:t>
      </w:r>
      <w:r>
        <w:rPr>
          <w:i/>
          <w:spacing w:val="40"/>
          <w:sz w:val="20"/>
        </w:rPr>
        <w:t xml:space="preserve"> </w:t>
      </w:r>
      <w:r>
        <w:rPr>
          <w:rFonts w:ascii="Tahoma" w:hAnsi="Tahoma"/>
          <w:sz w:val="20"/>
        </w:rPr>
        <w:t xml:space="preserve">= </w:t>
      </w:r>
      <w:r>
        <w:rPr>
          <w:sz w:val="20"/>
        </w:rPr>
        <w:t>4 (CMYK) for every</w:t>
      </w:r>
      <w:r>
        <w:rPr>
          <w:spacing w:val="80"/>
          <w:w w:val="150"/>
          <w:sz w:val="20"/>
        </w:rPr>
        <w:t xml:space="preserve"> </w:t>
      </w:r>
      <w:r>
        <w:rPr>
          <w:rFonts w:ascii="Trebuchet MS" w:hAnsi="Trebuchet MS"/>
          <w:sz w:val="10"/>
        </w:rPr>
        <w:t>318</w:t>
      </w:r>
      <w:r>
        <w:rPr>
          <w:rFonts w:ascii="Trebuchet MS" w:hAnsi="Trebuchet MS"/>
          <w:spacing w:val="40"/>
          <w:sz w:val="10"/>
        </w:rPr>
        <w:t xml:space="preserve"> </w:t>
      </w:r>
      <w:r>
        <w:rPr>
          <w:sz w:val="20"/>
        </w:rPr>
        <w:t>registry</w:t>
      </w:r>
      <w:r>
        <w:rPr>
          <w:spacing w:val="-1"/>
          <w:sz w:val="20"/>
        </w:rPr>
        <w:t xml:space="preserve"> </w:t>
      </w:r>
      <w:r>
        <w:rPr>
          <w:sz w:val="20"/>
        </w:rPr>
        <w:t>model</w:t>
      </w:r>
      <w:r>
        <w:rPr>
          <w:spacing w:val="-1"/>
          <w:sz w:val="20"/>
        </w:rPr>
        <w:t xml:space="preserve"> </w:t>
      </w:r>
      <w:r>
        <w:rPr>
          <w:sz w:val="20"/>
        </w:rPr>
        <w:t>on</w:t>
      </w:r>
      <w:r>
        <w:rPr>
          <w:spacing w:val="-1"/>
          <w:sz w:val="20"/>
        </w:rPr>
        <w:t xml:space="preserve"> </w:t>
      </w:r>
      <w:r>
        <w:rPr>
          <w:sz w:val="20"/>
        </w:rPr>
        <w:t>PC10,</w:t>
      </w:r>
      <w:r>
        <w:rPr>
          <w:spacing w:val="-1"/>
          <w:sz w:val="20"/>
        </w:rPr>
        <w:t xml:space="preserve"> </w:t>
      </w:r>
      <w:r>
        <w:rPr>
          <w:sz w:val="20"/>
        </w:rPr>
        <w:t>the</w:t>
      </w:r>
      <w:r>
        <w:rPr>
          <w:spacing w:val="-1"/>
          <w:sz w:val="20"/>
        </w:rPr>
        <w:t xml:space="preserve"> </w:t>
      </w:r>
      <w:r>
        <w:rPr>
          <w:sz w:val="20"/>
        </w:rPr>
        <w:t>full</w:t>
      </w:r>
      <w:r>
        <w:rPr>
          <w:spacing w:val="-1"/>
          <w:sz w:val="20"/>
        </w:rPr>
        <w:t xml:space="preserve"> </w:t>
      </w:r>
      <w:r>
        <w:rPr>
          <w:sz w:val="20"/>
        </w:rPr>
        <w:t>1,588-sample</w:t>
      </w:r>
      <w:r>
        <w:rPr>
          <w:spacing w:val="-1"/>
          <w:sz w:val="20"/>
        </w:rPr>
        <w:t xml:space="preserve"> </w:t>
      </w:r>
      <w:r>
        <w:rPr>
          <w:sz w:val="20"/>
        </w:rPr>
        <w:t>set</w:t>
      </w:r>
      <w:r>
        <w:rPr>
          <w:spacing w:val="-1"/>
          <w:sz w:val="20"/>
        </w:rPr>
        <w:t xml:space="preserve"> </w:t>
      </w:r>
      <w:r>
        <w:rPr>
          <w:sz w:val="20"/>
        </w:rPr>
        <w:t>now</w:t>
      </w:r>
      <w:r>
        <w:rPr>
          <w:spacing w:val="-1"/>
          <w:sz w:val="20"/>
        </w:rPr>
        <w:t xml:space="preserve"> </w:t>
      </w:r>
      <w:r>
        <w:rPr>
          <w:sz w:val="20"/>
        </w:rPr>
        <w:t>including</w:t>
      </w:r>
      <w:r>
        <w:rPr>
          <w:spacing w:val="-1"/>
          <w:sz w:val="20"/>
        </w:rPr>
        <w:t xml:space="preserve"> </w:t>
      </w:r>
      <w:r>
        <w:rPr>
          <w:sz w:val="20"/>
        </w:rPr>
        <w:t xml:space="preserve">the </w:t>
      </w:r>
      <w:r>
        <w:rPr>
          <w:i/>
          <w:sz w:val="20"/>
        </w:rPr>
        <w:t xml:space="preserve">K </w:t>
      </w:r>
      <w:r>
        <w:rPr>
          <w:rFonts w:ascii="Verdana" w:hAnsi="Verdana"/>
          <w:i/>
          <w:sz w:val="20"/>
        </w:rPr>
        <w:t>&gt;</w:t>
      </w:r>
      <w:r>
        <w:rPr>
          <w:rFonts w:ascii="Verdana" w:hAnsi="Verdana"/>
          <w:i/>
          <w:spacing w:val="-13"/>
          <w:sz w:val="20"/>
        </w:rPr>
        <w:t xml:space="preserve"> </w:t>
      </w:r>
      <w:r>
        <w:rPr>
          <w:sz w:val="20"/>
        </w:rPr>
        <w:t>0</w:t>
      </w:r>
      <w:r>
        <w:rPr>
          <w:spacing w:val="-1"/>
          <w:sz w:val="20"/>
        </w:rPr>
        <w:t xml:space="preserve"> </w:t>
      </w:r>
      <w:r>
        <w:rPr>
          <w:sz w:val="20"/>
        </w:rPr>
        <w:t>rows. Adding</w:t>
      </w:r>
      <w:r>
        <w:rPr>
          <w:spacing w:val="40"/>
          <w:sz w:val="20"/>
        </w:rPr>
        <w:t xml:space="preserve">  </w:t>
      </w:r>
      <w:r>
        <w:rPr>
          <w:rFonts w:ascii="Trebuchet MS" w:hAnsi="Trebuchet MS"/>
          <w:sz w:val="10"/>
        </w:rPr>
        <w:t>319</w:t>
      </w:r>
      <w:r>
        <w:rPr>
          <w:rFonts w:ascii="Trebuchet MS" w:hAnsi="Trebuchet MS"/>
          <w:spacing w:val="40"/>
          <w:sz w:val="10"/>
        </w:rPr>
        <w:t xml:space="preserve"> </w:t>
      </w:r>
      <w:r>
        <w:rPr>
          <w:sz w:val="20"/>
        </w:rPr>
        <w:t>the</w:t>
      </w:r>
      <w:r>
        <w:rPr>
          <w:spacing w:val="-13"/>
          <w:sz w:val="20"/>
        </w:rPr>
        <w:t xml:space="preserve"> </w:t>
      </w:r>
      <w:r>
        <w:rPr>
          <w:sz w:val="20"/>
        </w:rPr>
        <w:t>fourth</w:t>
      </w:r>
      <w:r>
        <w:rPr>
          <w:spacing w:val="-12"/>
          <w:sz w:val="20"/>
        </w:rPr>
        <w:t xml:space="preserve"> </w:t>
      </w:r>
      <w:r>
        <w:rPr>
          <w:sz w:val="20"/>
        </w:rPr>
        <w:t>input</w:t>
      </w:r>
      <w:r>
        <w:rPr>
          <w:spacing w:val="-13"/>
          <w:sz w:val="20"/>
        </w:rPr>
        <w:t xml:space="preserve"> </w:t>
      </w:r>
      <w:r>
        <w:rPr>
          <w:sz w:val="20"/>
        </w:rPr>
        <w:t>channel</w:t>
      </w:r>
      <w:r>
        <w:rPr>
          <w:spacing w:val="-12"/>
          <w:sz w:val="20"/>
        </w:rPr>
        <w:t xml:space="preserve"> </w:t>
      </w:r>
      <w:r>
        <w:rPr>
          <w:sz w:val="20"/>
        </w:rPr>
        <w:t>is</w:t>
      </w:r>
      <w:r>
        <w:rPr>
          <w:spacing w:val="-13"/>
          <w:sz w:val="20"/>
        </w:rPr>
        <w:t xml:space="preserve"> </w:t>
      </w:r>
      <w:r>
        <w:rPr>
          <w:sz w:val="20"/>
        </w:rPr>
        <w:t>not</w:t>
      </w:r>
      <w:r>
        <w:rPr>
          <w:spacing w:val="-12"/>
          <w:sz w:val="20"/>
        </w:rPr>
        <w:t xml:space="preserve"> </w:t>
      </w:r>
      <w:r>
        <w:rPr>
          <w:sz w:val="20"/>
        </w:rPr>
        <w:t>uniformly</w:t>
      </w:r>
      <w:r>
        <w:rPr>
          <w:spacing w:val="-13"/>
          <w:sz w:val="20"/>
        </w:rPr>
        <w:t xml:space="preserve"> </w:t>
      </w:r>
      <w:r>
        <w:rPr>
          <w:sz w:val="20"/>
        </w:rPr>
        <w:t>costly:</w:t>
      </w:r>
      <w:r>
        <w:rPr>
          <w:spacing w:val="-12"/>
          <w:sz w:val="20"/>
        </w:rPr>
        <w:t xml:space="preserve"> </w:t>
      </w:r>
      <w:r>
        <w:rPr>
          <w:sz w:val="20"/>
        </w:rPr>
        <w:t>third-order</w:t>
      </w:r>
      <w:r>
        <w:rPr>
          <w:spacing w:val="-13"/>
          <w:sz w:val="20"/>
        </w:rPr>
        <w:t xml:space="preserve"> </w:t>
      </w:r>
      <w:r>
        <w:rPr>
          <w:sz w:val="20"/>
        </w:rPr>
        <w:t>polynomial</w:t>
      </w:r>
      <w:r>
        <w:rPr>
          <w:spacing w:val="-12"/>
          <w:sz w:val="20"/>
        </w:rPr>
        <w:t xml:space="preserve"> </w:t>
      </w:r>
      <w:r>
        <w:rPr>
          <w:sz w:val="20"/>
        </w:rPr>
        <w:t>regression</w:t>
      </w:r>
      <w:r>
        <w:rPr>
          <w:spacing w:val="-13"/>
          <w:sz w:val="20"/>
        </w:rPr>
        <w:t xml:space="preserve"> </w:t>
      </w:r>
      <w:r>
        <w:rPr>
          <w:sz w:val="20"/>
        </w:rPr>
        <w:t>fitted</w:t>
      </w:r>
      <w:r>
        <w:rPr>
          <w:spacing w:val="-12"/>
          <w:sz w:val="20"/>
        </w:rPr>
        <w:t xml:space="preserve"> </w:t>
      </w:r>
      <w:r>
        <w:rPr>
          <w:sz w:val="20"/>
        </w:rPr>
        <w:t>on</w:t>
      </w:r>
      <w:r>
        <w:rPr>
          <w:spacing w:val="45"/>
          <w:sz w:val="20"/>
        </w:rPr>
        <w:t xml:space="preserve"> </w:t>
      </w:r>
      <w:r>
        <w:rPr>
          <w:rFonts w:ascii="Trebuchet MS" w:hAnsi="Trebuchet MS"/>
          <w:sz w:val="10"/>
        </w:rPr>
        <w:t>320</w:t>
      </w:r>
      <w:r>
        <w:rPr>
          <w:rFonts w:ascii="Trebuchet MS" w:hAnsi="Trebuchet MS"/>
          <w:spacing w:val="40"/>
          <w:sz w:val="10"/>
        </w:rPr>
        <w:t xml:space="preserve"> </w:t>
      </w:r>
      <w:r>
        <w:rPr>
          <w:sz w:val="20"/>
        </w:rPr>
        <w:t>XYZ,</w:t>
      </w:r>
      <w:r>
        <w:rPr>
          <w:spacing w:val="-13"/>
          <w:sz w:val="20"/>
        </w:rPr>
        <w:t xml:space="preserve"> </w:t>
      </w:r>
      <w:r>
        <w:rPr>
          <w:sz w:val="20"/>
        </w:rPr>
        <w:t>which</w:t>
      </w:r>
      <w:r>
        <w:rPr>
          <w:spacing w:val="-12"/>
          <w:sz w:val="20"/>
        </w:rPr>
        <w:t xml:space="preserve"> </w:t>
      </w:r>
      <w:r>
        <w:rPr>
          <w:sz w:val="20"/>
        </w:rPr>
        <w:t>has</w:t>
      </w:r>
      <w:r>
        <w:rPr>
          <w:spacing w:val="-13"/>
          <w:sz w:val="20"/>
        </w:rPr>
        <w:t xml:space="preserve"> </w:t>
      </w:r>
      <w:r>
        <w:rPr>
          <w:sz w:val="20"/>
        </w:rPr>
        <w:t>no</w:t>
      </w:r>
      <w:r>
        <w:rPr>
          <w:spacing w:val="-12"/>
          <w:sz w:val="20"/>
        </w:rPr>
        <w:t xml:space="preserve"> </w:t>
      </w:r>
      <w:r>
        <w:rPr>
          <w:sz w:val="20"/>
        </w:rPr>
        <w:t>mechanism</w:t>
      </w:r>
      <w:r>
        <w:rPr>
          <w:spacing w:val="-13"/>
          <w:sz w:val="20"/>
        </w:rPr>
        <w:t xml:space="preserve"> </w:t>
      </w:r>
      <w:r>
        <w:rPr>
          <w:sz w:val="20"/>
        </w:rPr>
        <w:t>to</w:t>
      </w:r>
      <w:r>
        <w:rPr>
          <w:spacing w:val="-12"/>
          <w:sz w:val="20"/>
        </w:rPr>
        <w:t xml:space="preserve"> </w:t>
      </w:r>
      <w:r>
        <w:rPr>
          <w:sz w:val="20"/>
        </w:rPr>
        <w:t>represent</w:t>
      </w:r>
      <w:r>
        <w:rPr>
          <w:spacing w:val="-13"/>
          <w:sz w:val="20"/>
        </w:rPr>
        <w:t xml:space="preserve"> </w:t>
      </w:r>
      <w:r>
        <w:rPr>
          <w:sz w:val="20"/>
        </w:rPr>
        <w:t>the</w:t>
      </w:r>
      <w:r>
        <w:rPr>
          <w:spacing w:val="-12"/>
          <w:sz w:val="20"/>
        </w:rPr>
        <w:t xml:space="preserve"> </w:t>
      </w:r>
      <w:r>
        <w:rPr>
          <w:sz w:val="20"/>
        </w:rPr>
        <w:t>extra</w:t>
      </w:r>
      <w:r>
        <w:rPr>
          <w:spacing w:val="-13"/>
          <w:sz w:val="20"/>
        </w:rPr>
        <w:t xml:space="preserve"> </w:t>
      </w:r>
      <w:r>
        <w:rPr>
          <w:sz w:val="20"/>
        </w:rPr>
        <w:t>channel’s</w:t>
      </w:r>
      <w:r>
        <w:rPr>
          <w:spacing w:val="-12"/>
          <w:sz w:val="20"/>
        </w:rPr>
        <w:t xml:space="preserve"> </w:t>
      </w:r>
      <w:r>
        <w:rPr>
          <w:sz w:val="20"/>
        </w:rPr>
        <w:t>interaction</w:t>
      </w:r>
      <w:r>
        <w:rPr>
          <w:spacing w:val="-13"/>
          <w:sz w:val="20"/>
        </w:rPr>
        <w:t xml:space="preserve"> </w:t>
      </w:r>
      <w:r>
        <w:rPr>
          <w:sz w:val="20"/>
        </w:rPr>
        <w:t>terms</w:t>
      </w:r>
      <w:r>
        <w:rPr>
          <w:spacing w:val="-12"/>
          <w:sz w:val="20"/>
        </w:rPr>
        <w:t xml:space="preserve"> </w:t>
      </w:r>
      <w:r>
        <w:rPr>
          <w:sz w:val="20"/>
        </w:rPr>
        <w:t>beyond</w:t>
      </w:r>
      <w:r>
        <w:rPr>
          <w:spacing w:val="-13"/>
          <w:sz w:val="20"/>
        </w:rPr>
        <w:t xml:space="preserve"> </w:t>
      </w:r>
      <w:r>
        <w:rPr>
          <w:sz w:val="20"/>
        </w:rPr>
        <w:t>its</w:t>
      </w:r>
      <w:r>
        <w:rPr>
          <w:spacing w:val="80"/>
          <w:w w:val="150"/>
          <w:sz w:val="20"/>
        </w:rPr>
        <w:t xml:space="preserve"> </w:t>
      </w:r>
      <w:r>
        <w:rPr>
          <w:rFonts w:ascii="Trebuchet MS" w:hAnsi="Trebuchet MS"/>
          <w:sz w:val="10"/>
        </w:rPr>
        <w:t>321</w:t>
      </w:r>
      <w:r>
        <w:rPr>
          <w:rFonts w:ascii="Trebuchet MS" w:hAnsi="Trebuchet MS"/>
          <w:spacing w:val="40"/>
          <w:sz w:val="10"/>
        </w:rPr>
        <w:t xml:space="preserve"> </w:t>
      </w:r>
      <w:r>
        <w:rPr>
          <w:sz w:val="20"/>
        </w:rPr>
        <w:t>fixed</w:t>
      </w:r>
      <w:r>
        <w:rPr>
          <w:spacing w:val="-3"/>
          <w:sz w:val="20"/>
        </w:rPr>
        <w:t xml:space="preserve"> </w:t>
      </w:r>
      <w:r>
        <w:rPr>
          <w:sz w:val="20"/>
        </w:rPr>
        <w:t>cubic</w:t>
      </w:r>
      <w:r>
        <w:rPr>
          <w:spacing w:val="-3"/>
          <w:sz w:val="20"/>
        </w:rPr>
        <w:t xml:space="preserve"> </w:t>
      </w:r>
      <w:r>
        <w:rPr>
          <w:sz w:val="20"/>
        </w:rPr>
        <w:t>expansion,</w:t>
      </w:r>
      <w:r>
        <w:rPr>
          <w:spacing w:val="-3"/>
          <w:sz w:val="20"/>
        </w:rPr>
        <w:t xml:space="preserve"> </w:t>
      </w:r>
      <w:r>
        <w:rPr>
          <w:sz w:val="20"/>
        </w:rPr>
        <w:t>degrades</w:t>
      </w:r>
      <w:r>
        <w:rPr>
          <w:spacing w:val="-3"/>
          <w:sz w:val="20"/>
        </w:rPr>
        <w:t xml:space="preserve"> </w:t>
      </w:r>
      <w:r>
        <w:rPr>
          <w:sz w:val="20"/>
        </w:rPr>
        <w:t>from</w:t>
      </w:r>
      <w:r>
        <w:rPr>
          <w:spacing w:val="-3"/>
          <w:sz w:val="20"/>
        </w:rPr>
        <w:t xml:space="preserve"> </w:t>
      </w:r>
      <w:r>
        <w:rPr>
          <w:sz w:val="20"/>
        </w:rPr>
        <w:t>a</w:t>
      </w:r>
      <w:r>
        <w:rPr>
          <w:spacing w:val="-3"/>
          <w:sz w:val="20"/>
        </w:rPr>
        <w:t xml:space="preserve"> </w:t>
      </w:r>
      <w:r>
        <w:rPr>
          <w:sz w:val="20"/>
        </w:rPr>
        <w:t>median</w:t>
      </w:r>
      <w:r>
        <w:rPr>
          <w:spacing w:val="-3"/>
          <w:sz w:val="20"/>
        </w:rPr>
        <w:t xml:space="preserve"> </w:t>
      </w:r>
      <w:r>
        <w:rPr>
          <w:sz w:val="20"/>
        </w:rPr>
        <w:t>of</w:t>
      </w:r>
      <w:r>
        <w:rPr>
          <w:spacing w:val="-3"/>
          <w:sz w:val="20"/>
        </w:rPr>
        <w:t xml:space="preserve"> </w:t>
      </w:r>
      <w:r>
        <w:rPr>
          <w:sz w:val="20"/>
        </w:rPr>
        <w:t>0.268</w:t>
      </w:r>
      <w:r>
        <w:rPr>
          <w:spacing w:val="-3"/>
          <w:sz w:val="20"/>
        </w:rPr>
        <w:t xml:space="preserve"> </w:t>
      </w:r>
      <w:r>
        <w:rPr>
          <w:sz w:val="20"/>
        </w:rPr>
        <w:t>to</w:t>
      </w:r>
      <w:r>
        <w:rPr>
          <w:spacing w:val="-3"/>
          <w:sz w:val="20"/>
        </w:rPr>
        <w:t xml:space="preserve"> </w:t>
      </w:r>
      <w:r>
        <w:rPr>
          <w:sz w:val="20"/>
        </w:rPr>
        <w:t>0.942</w:t>
      </w:r>
      <w:r>
        <w:rPr>
          <w:spacing w:val="-3"/>
          <w:sz w:val="20"/>
        </w:rPr>
        <w:t xml:space="preserve"> </w:t>
      </w:r>
      <w:r>
        <w:rPr>
          <w:sz w:val="20"/>
        </w:rPr>
        <w:t>(</w:t>
      </w:r>
      <w:r>
        <w:rPr>
          <w:rFonts w:ascii="Libertinus Sans" w:hAnsi="Libertinus Sans"/>
          <w:i/>
          <w:sz w:val="20"/>
        </w:rPr>
        <w:t>×</w:t>
      </w:r>
      <w:r>
        <w:rPr>
          <w:sz w:val="20"/>
        </w:rPr>
        <w:t>3.5),</w:t>
      </w:r>
      <w:r>
        <w:rPr>
          <w:spacing w:val="-3"/>
          <w:sz w:val="20"/>
        </w:rPr>
        <w:t xml:space="preserve"> </w:t>
      </w:r>
      <w:r>
        <w:rPr>
          <w:sz w:val="20"/>
        </w:rPr>
        <w:t>whereas</w:t>
      </w:r>
      <w:r>
        <w:rPr>
          <w:spacing w:val="-3"/>
          <w:sz w:val="20"/>
        </w:rPr>
        <w:t xml:space="preserve"> </w:t>
      </w:r>
      <w:r>
        <w:rPr>
          <w:sz w:val="20"/>
        </w:rPr>
        <w:t>Gaussian</w:t>
      </w:r>
      <w:r>
        <w:rPr>
          <w:spacing w:val="80"/>
          <w:w w:val="150"/>
          <w:sz w:val="20"/>
        </w:rPr>
        <w:t xml:space="preserve"> </w:t>
      </w:r>
      <w:r>
        <w:rPr>
          <w:rFonts w:ascii="Trebuchet MS" w:hAnsi="Trebuchet MS"/>
          <w:sz w:val="10"/>
        </w:rPr>
        <w:t>322</w:t>
      </w:r>
      <w:r>
        <w:rPr>
          <w:rFonts w:ascii="Trebuchet MS" w:hAnsi="Trebuchet MS"/>
          <w:spacing w:val="40"/>
          <w:sz w:val="10"/>
        </w:rPr>
        <w:t xml:space="preserve"> </w:t>
      </w:r>
      <w:r>
        <w:rPr>
          <w:sz w:val="20"/>
        </w:rPr>
        <w:t>process</w:t>
      </w:r>
      <w:r>
        <w:rPr>
          <w:spacing w:val="-3"/>
          <w:sz w:val="20"/>
        </w:rPr>
        <w:t xml:space="preserve"> </w:t>
      </w:r>
      <w:r>
        <w:rPr>
          <w:sz w:val="20"/>
        </w:rPr>
        <w:t>regression</w:t>
      </w:r>
      <w:r>
        <w:rPr>
          <w:spacing w:val="-2"/>
          <w:sz w:val="20"/>
        </w:rPr>
        <w:t xml:space="preserve"> </w:t>
      </w:r>
      <w:r>
        <w:rPr>
          <w:sz w:val="20"/>
        </w:rPr>
        <w:t>is</w:t>
      </w:r>
      <w:r>
        <w:rPr>
          <w:spacing w:val="-2"/>
          <w:sz w:val="20"/>
        </w:rPr>
        <w:t xml:space="preserve"> </w:t>
      </w:r>
      <w:r>
        <w:rPr>
          <w:sz w:val="20"/>
        </w:rPr>
        <w:t>comparatively</w:t>
      </w:r>
      <w:r>
        <w:rPr>
          <w:spacing w:val="-3"/>
          <w:sz w:val="20"/>
        </w:rPr>
        <w:t xml:space="preserve"> </w:t>
      </w:r>
      <w:r>
        <w:rPr>
          <w:sz w:val="20"/>
        </w:rPr>
        <w:t>robust,</w:t>
      </w:r>
      <w:r>
        <w:rPr>
          <w:spacing w:val="-2"/>
          <w:sz w:val="20"/>
        </w:rPr>
        <w:t xml:space="preserve"> </w:t>
      </w:r>
      <w:r>
        <w:rPr>
          <w:sz w:val="20"/>
        </w:rPr>
        <w:t>degrading</w:t>
      </w:r>
      <w:r>
        <w:rPr>
          <w:spacing w:val="-2"/>
          <w:sz w:val="20"/>
        </w:rPr>
        <w:t xml:space="preserve"> </w:t>
      </w:r>
      <w:r>
        <w:rPr>
          <w:sz w:val="20"/>
        </w:rPr>
        <w:t>only</w:t>
      </w:r>
      <w:r>
        <w:rPr>
          <w:spacing w:val="-2"/>
          <w:sz w:val="20"/>
        </w:rPr>
        <w:t xml:space="preserve"> </w:t>
      </w:r>
      <w:r>
        <w:rPr>
          <w:sz w:val="20"/>
        </w:rPr>
        <w:t>from</w:t>
      </w:r>
      <w:r>
        <w:rPr>
          <w:spacing w:val="-3"/>
          <w:sz w:val="20"/>
        </w:rPr>
        <w:t xml:space="preserve"> </w:t>
      </w:r>
      <w:r>
        <w:rPr>
          <w:sz w:val="20"/>
        </w:rPr>
        <w:t>0.046</w:t>
      </w:r>
      <w:r>
        <w:rPr>
          <w:spacing w:val="-2"/>
          <w:sz w:val="20"/>
        </w:rPr>
        <w:t xml:space="preserve"> </w:t>
      </w:r>
      <w:r>
        <w:rPr>
          <w:sz w:val="20"/>
        </w:rPr>
        <w:t>to</w:t>
      </w:r>
      <w:r>
        <w:rPr>
          <w:spacing w:val="-2"/>
          <w:sz w:val="20"/>
        </w:rPr>
        <w:t xml:space="preserve"> </w:t>
      </w:r>
      <w:r>
        <w:rPr>
          <w:sz w:val="20"/>
        </w:rPr>
        <w:t>0.056</w:t>
      </w:r>
      <w:r>
        <w:rPr>
          <w:spacing w:val="-3"/>
          <w:sz w:val="20"/>
        </w:rPr>
        <w:t xml:space="preserve"> </w:t>
      </w:r>
      <w:r>
        <w:rPr>
          <w:sz w:val="20"/>
        </w:rPr>
        <w:t>(</w:t>
      </w:r>
      <w:r>
        <w:rPr>
          <w:rFonts w:ascii="Libertinus Sans" w:hAnsi="Libertinus Sans"/>
          <w:i/>
          <w:sz w:val="20"/>
        </w:rPr>
        <w:t>×</w:t>
      </w:r>
      <w:r>
        <w:rPr>
          <w:sz w:val="20"/>
        </w:rPr>
        <w:t>1.2).</w:t>
      </w:r>
      <w:r>
        <w:rPr>
          <w:rFonts w:ascii="Times New Roman" w:hAnsi="Times New Roman"/>
          <w:spacing w:val="63"/>
          <w:w w:val="150"/>
          <w:sz w:val="20"/>
        </w:rPr>
        <w:t xml:space="preserve">    </w:t>
      </w:r>
      <w:r>
        <w:rPr>
          <w:rFonts w:ascii="Trebuchet MS" w:hAnsi="Trebuchet MS"/>
          <w:spacing w:val="-5"/>
          <w:sz w:val="10"/>
        </w:rPr>
        <w:t>323</w:t>
      </w:r>
    </w:p>
    <w:p w14:paraId="57CB9B0F" w14:textId="17368F4A" w:rsidR="00EA1924" w:rsidDel="002066A0" w:rsidRDefault="00000000">
      <w:pPr>
        <w:tabs>
          <w:tab w:val="left" w:pos="10859"/>
        </w:tabs>
        <w:spacing w:before="7"/>
        <w:ind w:left="3187"/>
        <w:rPr>
          <w:del w:id="434" w:author="Phil Green" w:date="2026-08-30T16:37:00Z" w16du:dateUtc="2026-08-30T14:37:00Z"/>
          <w:rFonts w:ascii="Trebuchet MS"/>
          <w:sz w:val="10"/>
        </w:rPr>
      </w:pPr>
      <w:del w:id="435" w:author="Phil Green" w:date="2026-08-30T16:37:00Z" w16du:dateUtc="2026-08-30T14:37:00Z">
        <w:r w:rsidDel="002066A0">
          <w:rPr>
            <w:sz w:val="20"/>
          </w:rPr>
          <w:delText>Most</w:delText>
        </w:r>
        <w:r w:rsidDel="002066A0">
          <w:rPr>
            <w:spacing w:val="2"/>
            <w:sz w:val="20"/>
          </w:rPr>
          <w:delText xml:space="preserve"> </w:delText>
        </w:r>
        <w:r w:rsidDel="002066A0">
          <w:rPr>
            <w:sz w:val="20"/>
          </w:rPr>
          <w:delText>of</w:delText>
        </w:r>
        <w:r w:rsidDel="002066A0">
          <w:rPr>
            <w:spacing w:val="3"/>
            <w:sz w:val="20"/>
          </w:rPr>
          <w:delText xml:space="preserve"> </w:delText>
        </w:r>
        <w:r w:rsidDel="002066A0">
          <w:rPr>
            <w:sz w:val="20"/>
          </w:rPr>
          <w:delText>that</w:delText>
        </w:r>
        <w:r w:rsidDel="002066A0">
          <w:rPr>
            <w:spacing w:val="3"/>
            <w:sz w:val="20"/>
          </w:rPr>
          <w:delText xml:space="preserve"> </w:delText>
        </w:r>
        <w:r w:rsidDel="002066A0">
          <w:rPr>
            <w:sz w:val="20"/>
          </w:rPr>
          <w:delText>asymmetry,</w:delText>
        </w:r>
        <w:r w:rsidDel="002066A0">
          <w:rPr>
            <w:spacing w:val="4"/>
            <w:sz w:val="20"/>
          </w:rPr>
          <w:delText xml:space="preserve"> </w:delText>
        </w:r>
        <w:r w:rsidDel="002066A0">
          <w:rPr>
            <w:sz w:val="20"/>
          </w:rPr>
          <w:delText>however,</w:delText>
        </w:r>
        <w:r w:rsidDel="002066A0">
          <w:rPr>
            <w:spacing w:val="4"/>
            <w:sz w:val="20"/>
          </w:rPr>
          <w:delText xml:space="preserve"> </w:delText>
        </w:r>
        <w:r w:rsidDel="002066A0">
          <w:rPr>
            <w:sz w:val="20"/>
          </w:rPr>
          <w:delText>is</w:delText>
        </w:r>
        <w:r w:rsidDel="002066A0">
          <w:rPr>
            <w:spacing w:val="3"/>
            <w:sz w:val="20"/>
          </w:rPr>
          <w:delText xml:space="preserve"> </w:delText>
        </w:r>
        <w:r w:rsidDel="002066A0">
          <w:rPr>
            <w:sz w:val="20"/>
          </w:rPr>
          <w:delText>a</w:delText>
        </w:r>
        <w:r w:rsidDel="002066A0">
          <w:rPr>
            <w:spacing w:val="3"/>
            <w:sz w:val="20"/>
          </w:rPr>
          <w:delText xml:space="preserve"> </w:delText>
        </w:r>
        <w:r w:rsidDel="002066A0">
          <w:rPr>
            <w:sz w:val="20"/>
          </w:rPr>
          <w:delText>property</w:delText>
        </w:r>
        <w:r w:rsidDel="002066A0">
          <w:rPr>
            <w:spacing w:val="3"/>
            <w:sz w:val="20"/>
          </w:rPr>
          <w:delText xml:space="preserve"> </w:delText>
        </w:r>
        <w:r w:rsidDel="002066A0">
          <w:rPr>
            <w:sz w:val="20"/>
          </w:rPr>
          <w:delText>of</w:delText>
        </w:r>
        <w:r w:rsidDel="002066A0">
          <w:rPr>
            <w:spacing w:val="3"/>
            <w:sz w:val="20"/>
          </w:rPr>
          <w:delText xml:space="preserve"> </w:delText>
        </w:r>
        <w:r w:rsidDel="002066A0">
          <w:rPr>
            <w:sz w:val="20"/>
          </w:rPr>
          <w:delText>the</w:delText>
        </w:r>
        <w:r w:rsidDel="002066A0">
          <w:rPr>
            <w:spacing w:val="3"/>
            <w:sz w:val="20"/>
          </w:rPr>
          <w:delText xml:space="preserve"> </w:delText>
        </w:r>
        <w:r w:rsidDel="002066A0">
          <w:rPr>
            <w:sz w:val="20"/>
          </w:rPr>
          <w:delText>fitting</w:delText>
        </w:r>
        <w:r w:rsidDel="002066A0">
          <w:rPr>
            <w:spacing w:val="3"/>
            <w:sz w:val="20"/>
          </w:rPr>
          <w:delText xml:space="preserve"> </w:delText>
        </w:r>
        <w:r w:rsidDel="002066A0">
          <w:rPr>
            <w:sz w:val="20"/>
          </w:rPr>
          <w:delText>space,</w:delText>
        </w:r>
        <w:r w:rsidDel="002066A0">
          <w:rPr>
            <w:spacing w:val="4"/>
            <w:sz w:val="20"/>
          </w:rPr>
          <w:delText xml:space="preserve"> </w:delText>
        </w:r>
        <w:r w:rsidDel="002066A0">
          <w:rPr>
            <w:sz w:val="20"/>
          </w:rPr>
          <w:delText>not</w:delText>
        </w:r>
        <w:r w:rsidDel="002066A0">
          <w:rPr>
            <w:spacing w:val="3"/>
            <w:sz w:val="20"/>
          </w:rPr>
          <w:delText xml:space="preserve"> </w:delText>
        </w:r>
        <w:r w:rsidDel="002066A0">
          <w:rPr>
            <w:sz w:val="20"/>
          </w:rPr>
          <w:delText>of</w:delText>
        </w:r>
        <w:r w:rsidDel="002066A0">
          <w:rPr>
            <w:spacing w:val="3"/>
            <w:sz w:val="20"/>
          </w:rPr>
          <w:delText xml:space="preserve"> </w:delText>
        </w:r>
        <w:r w:rsidDel="002066A0">
          <w:rPr>
            <w:sz w:val="20"/>
          </w:rPr>
          <w:delText>the</w:delText>
        </w:r>
        <w:r w:rsidDel="002066A0">
          <w:rPr>
            <w:spacing w:val="3"/>
            <w:sz w:val="20"/>
          </w:rPr>
          <w:delText xml:space="preserve"> </w:delText>
        </w:r>
        <w:r w:rsidDel="002066A0">
          <w:rPr>
            <w:spacing w:val="-2"/>
            <w:sz w:val="20"/>
          </w:rPr>
          <w:delText>poly-</w:delText>
        </w:r>
        <w:r w:rsidDel="002066A0">
          <w:rPr>
            <w:sz w:val="20"/>
          </w:rPr>
          <w:tab/>
        </w:r>
        <w:r w:rsidDel="002066A0">
          <w:rPr>
            <w:rFonts w:ascii="Trebuchet MS"/>
            <w:spacing w:val="-5"/>
            <w:sz w:val="10"/>
          </w:rPr>
          <w:delText>324</w:delText>
        </w:r>
      </w:del>
    </w:p>
    <w:p w14:paraId="39087600" w14:textId="46F29D13" w:rsidR="00EA1924" w:rsidDel="002066A0" w:rsidRDefault="00000000">
      <w:pPr>
        <w:tabs>
          <w:tab w:val="left" w:pos="10859"/>
        </w:tabs>
        <w:spacing w:before="30"/>
        <w:ind w:left="2761"/>
        <w:rPr>
          <w:del w:id="436" w:author="Phil Green" w:date="2026-08-30T16:37:00Z" w16du:dateUtc="2026-08-30T14:37:00Z"/>
          <w:rFonts w:ascii="Trebuchet MS"/>
          <w:sz w:val="10"/>
        </w:rPr>
      </w:pPr>
      <w:del w:id="437" w:author="Phil Green" w:date="2026-08-30T16:37:00Z" w16du:dateUtc="2026-08-30T14:37:00Z">
        <w:r w:rsidDel="002066A0">
          <w:rPr>
            <w:sz w:val="20"/>
          </w:rPr>
          <w:delText>nomial</w:delText>
        </w:r>
        <w:r w:rsidDel="002066A0">
          <w:rPr>
            <w:spacing w:val="3"/>
            <w:sz w:val="20"/>
          </w:rPr>
          <w:delText xml:space="preserve"> </w:delText>
        </w:r>
        <w:r w:rsidDel="002066A0">
          <w:rPr>
            <w:sz w:val="20"/>
          </w:rPr>
          <w:delText>basis.</w:delText>
        </w:r>
        <w:r w:rsidDel="002066A0">
          <w:rPr>
            <w:spacing w:val="17"/>
            <w:sz w:val="20"/>
          </w:rPr>
          <w:delText xml:space="preserve"> </w:delText>
        </w:r>
        <w:r w:rsidDel="002066A0">
          <w:rPr>
            <w:sz w:val="20"/>
          </w:rPr>
          <w:delText>The</w:delText>
        </w:r>
        <w:r w:rsidDel="002066A0">
          <w:rPr>
            <w:spacing w:val="3"/>
            <w:sz w:val="20"/>
          </w:rPr>
          <w:delText xml:space="preserve"> </w:delText>
        </w:r>
        <w:r w:rsidDel="002066A0">
          <w:rPr>
            <w:sz w:val="20"/>
          </w:rPr>
          <w:delText>same</w:delText>
        </w:r>
        <w:r w:rsidDel="002066A0">
          <w:rPr>
            <w:spacing w:val="4"/>
            <w:sz w:val="20"/>
          </w:rPr>
          <w:delText xml:space="preserve"> </w:delText>
        </w:r>
        <w:r w:rsidDel="002066A0">
          <w:rPr>
            <w:sz w:val="20"/>
          </w:rPr>
          <w:delText>degree-3</w:delText>
        </w:r>
        <w:r w:rsidDel="002066A0">
          <w:rPr>
            <w:spacing w:val="3"/>
            <w:sz w:val="20"/>
          </w:rPr>
          <w:delText xml:space="preserve"> </w:delText>
        </w:r>
        <w:r w:rsidDel="002066A0">
          <w:rPr>
            <w:sz w:val="20"/>
          </w:rPr>
          <w:delText>expansion</w:delText>
        </w:r>
        <w:r w:rsidDel="002066A0">
          <w:rPr>
            <w:spacing w:val="3"/>
            <w:sz w:val="20"/>
          </w:rPr>
          <w:delText xml:space="preserve"> </w:delText>
        </w:r>
        <w:r w:rsidDel="002066A0">
          <w:rPr>
            <w:sz w:val="20"/>
          </w:rPr>
          <w:delText>fitted</w:delText>
        </w:r>
        <w:r w:rsidDel="002066A0">
          <w:rPr>
            <w:spacing w:val="4"/>
            <w:sz w:val="20"/>
          </w:rPr>
          <w:delText xml:space="preserve"> </w:delText>
        </w:r>
        <w:r w:rsidDel="002066A0">
          <w:rPr>
            <w:sz w:val="20"/>
          </w:rPr>
          <w:delText>in</w:delText>
        </w:r>
        <w:r w:rsidDel="002066A0">
          <w:rPr>
            <w:spacing w:val="3"/>
            <w:sz w:val="20"/>
          </w:rPr>
          <w:delText xml:space="preserve"> </w:delText>
        </w:r>
        <w:r w:rsidDel="002066A0">
          <w:rPr>
            <w:sz w:val="20"/>
          </w:rPr>
          <w:delText>cube-root</w:delText>
        </w:r>
        <w:r w:rsidDel="002066A0">
          <w:rPr>
            <w:spacing w:val="4"/>
            <w:sz w:val="20"/>
          </w:rPr>
          <w:delText xml:space="preserve"> </w:delText>
        </w:r>
        <w:r w:rsidDel="002066A0">
          <w:rPr>
            <w:sz w:val="20"/>
          </w:rPr>
          <w:delText>space</w:delText>
        </w:r>
        <w:r w:rsidDel="002066A0">
          <w:rPr>
            <w:spacing w:val="3"/>
            <w:sz w:val="20"/>
          </w:rPr>
          <w:delText xml:space="preserve"> </w:delText>
        </w:r>
        <w:r w:rsidDel="002066A0">
          <w:rPr>
            <w:sz w:val="20"/>
          </w:rPr>
          <w:delText>degrades</w:delText>
        </w:r>
        <w:r w:rsidDel="002066A0">
          <w:rPr>
            <w:spacing w:val="4"/>
            <w:sz w:val="20"/>
          </w:rPr>
          <w:delText xml:space="preserve"> </w:delText>
        </w:r>
        <w:r w:rsidDel="002066A0">
          <w:rPr>
            <w:sz w:val="20"/>
          </w:rPr>
          <w:delText>only</w:delText>
        </w:r>
        <w:r w:rsidDel="002066A0">
          <w:rPr>
            <w:spacing w:val="3"/>
            <w:sz w:val="20"/>
          </w:rPr>
          <w:delText xml:space="preserve"> </w:delText>
        </w:r>
        <w:r w:rsidDel="002066A0">
          <w:rPr>
            <w:spacing w:val="-4"/>
            <w:sz w:val="20"/>
          </w:rPr>
          <w:delText>from</w:delText>
        </w:r>
        <w:r w:rsidDel="002066A0">
          <w:rPr>
            <w:rFonts w:ascii="Times New Roman"/>
            <w:sz w:val="20"/>
          </w:rPr>
          <w:tab/>
        </w:r>
        <w:r w:rsidDel="002066A0">
          <w:rPr>
            <w:rFonts w:ascii="Trebuchet MS"/>
            <w:spacing w:val="-5"/>
            <w:sz w:val="10"/>
          </w:rPr>
          <w:delText>325</w:delText>
        </w:r>
      </w:del>
    </w:p>
    <w:p w14:paraId="14A3B8E4" w14:textId="3A4020ED" w:rsidR="00EA1924" w:rsidDel="002066A0" w:rsidRDefault="00000000">
      <w:pPr>
        <w:tabs>
          <w:tab w:val="left" w:pos="10859"/>
        </w:tabs>
        <w:spacing w:before="30"/>
        <w:ind w:left="2761"/>
        <w:rPr>
          <w:del w:id="438" w:author="Phil Green" w:date="2026-08-30T16:37:00Z" w16du:dateUtc="2026-08-30T14:37:00Z"/>
          <w:rFonts w:ascii="Trebuchet MS" w:hAnsi="Trebuchet MS"/>
          <w:sz w:val="10"/>
        </w:rPr>
      </w:pPr>
      <w:del w:id="439" w:author="Phil Green" w:date="2026-08-30T16:37:00Z" w16du:dateUtc="2026-08-30T14:37:00Z">
        <w:r w:rsidDel="002066A0">
          <w:rPr>
            <w:sz w:val="20"/>
          </w:rPr>
          <w:delText>0.148</w:delText>
        </w:r>
        <w:r w:rsidDel="002066A0">
          <w:rPr>
            <w:spacing w:val="10"/>
            <w:sz w:val="20"/>
          </w:rPr>
          <w:delText xml:space="preserve"> </w:delText>
        </w:r>
        <w:r w:rsidDel="002066A0">
          <w:rPr>
            <w:sz w:val="20"/>
          </w:rPr>
          <w:delText>to</w:delText>
        </w:r>
        <w:r w:rsidDel="002066A0">
          <w:rPr>
            <w:spacing w:val="10"/>
            <w:sz w:val="20"/>
          </w:rPr>
          <w:delText xml:space="preserve"> </w:delText>
        </w:r>
        <w:r w:rsidDel="002066A0">
          <w:rPr>
            <w:sz w:val="20"/>
          </w:rPr>
          <w:delText>0.219</w:delText>
        </w:r>
        <w:r w:rsidDel="002066A0">
          <w:rPr>
            <w:spacing w:val="10"/>
            <w:sz w:val="20"/>
          </w:rPr>
          <w:delText xml:space="preserve"> </w:delText>
        </w:r>
        <w:r w:rsidDel="002066A0">
          <w:rPr>
            <w:sz w:val="20"/>
          </w:rPr>
          <w:delText>(</w:delText>
        </w:r>
        <w:r w:rsidDel="002066A0">
          <w:rPr>
            <w:rFonts w:ascii="Libertinus Sans" w:hAnsi="Libertinus Sans"/>
            <w:i/>
            <w:sz w:val="20"/>
          </w:rPr>
          <w:delText>×</w:delText>
        </w:r>
        <w:r w:rsidDel="002066A0">
          <w:rPr>
            <w:sz w:val="20"/>
          </w:rPr>
          <w:delText>1.5),</w:delText>
        </w:r>
        <w:r w:rsidDel="002066A0">
          <w:rPr>
            <w:spacing w:val="11"/>
            <w:sz w:val="20"/>
          </w:rPr>
          <w:delText xml:space="preserve"> </w:delText>
        </w:r>
        <w:r w:rsidDel="002066A0">
          <w:rPr>
            <w:sz w:val="20"/>
          </w:rPr>
          <w:delText>and</w:delText>
        </w:r>
        <w:r w:rsidDel="002066A0">
          <w:rPr>
            <w:spacing w:val="10"/>
            <w:sz w:val="20"/>
          </w:rPr>
          <w:delText xml:space="preserve"> </w:delText>
        </w:r>
        <w:r w:rsidDel="002066A0">
          <w:rPr>
            <w:sz w:val="20"/>
          </w:rPr>
          <w:delText>at</w:delText>
        </w:r>
        <w:r w:rsidDel="002066A0">
          <w:rPr>
            <w:spacing w:val="10"/>
            <w:sz w:val="20"/>
          </w:rPr>
          <w:delText xml:space="preserve"> </w:delText>
        </w:r>
        <w:r w:rsidDel="002066A0">
          <w:rPr>
            <w:sz w:val="20"/>
          </w:rPr>
          <w:delText>degree</w:delText>
        </w:r>
        <w:r w:rsidDel="002066A0">
          <w:rPr>
            <w:spacing w:val="10"/>
            <w:sz w:val="20"/>
          </w:rPr>
          <w:delText xml:space="preserve"> </w:delText>
        </w:r>
        <w:r w:rsidDel="002066A0">
          <w:rPr>
            <w:sz w:val="20"/>
          </w:rPr>
          <w:delText>4</w:delText>
        </w:r>
        <w:r w:rsidDel="002066A0">
          <w:rPr>
            <w:spacing w:val="11"/>
            <w:sz w:val="20"/>
          </w:rPr>
          <w:delText xml:space="preserve"> </w:delText>
        </w:r>
        <w:r w:rsidDel="002066A0">
          <w:rPr>
            <w:sz w:val="20"/>
          </w:rPr>
          <w:delText>in</w:delText>
        </w:r>
        <w:r w:rsidDel="002066A0">
          <w:rPr>
            <w:spacing w:val="10"/>
            <w:sz w:val="20"/>
          </w:rPr>
          <w:delText xml:space="preserve"> </w:delText>
        </w:r>
        <w:r w:rsidDel="002066A0">
          <w:rPr>
            <w:sz w:val="20"/>
          </w:rPr>
          <w:delText>that</w:delText>
        </w:r>
        <w:r w:rsidDel="002066A0">
          <w:rPr>
            <w:spacing w:val="10"/>
            <w:sz w:val="20"/>
          </w:rPr>
          <w:delText xml:space="preserve"> </w:delText>
        </w:r>
        <w:r w:rsidDel="002066A0">
          <w:rPr>
            <w:sz w:val="20"/>
          </w:rPr>
          <w:delText>space</w:delText>
        </w:r>
        <w:r w:rsidDel="002066A0">
          <w:rPr>
            <w:spacing w:val="11"/>
            <w:sz w:val="20"/>
          </w:rPr>
          <w:delText xml:space="preserve"> </w:delText>
        </w:r>
        <w:r w:rsidDel="002066A0">
          <w:rPr>
            <w:sz w:val="20"/>
          </w:rPr>
          <w:delText>from</w:delText>
        </w:r>
        <w:r w:rsidDel="002066A0">
          <w:rPr>
            <w:spacing w:val="10"/>
            <w:sz w:val="20"/>
          </w:rPr>
          <w:delText xml:space="preserve"> </w:delText>
        </w:r>
        <w:r w:rsidDel="002066A0">
          <w:rPr>
            <w:sz w:val="20"/>
          </w:rPr>
          <w:delText>0.085</w:delText>
        </w:r>
        <w:r w:rsidDel="002066A0">
          <w:rPr>
            <w:spacing w:val="10"/>
            <w:sz w:val="20"/>
          </w:rPr>
          <w:delText xml:space="preserve"> </w:delText>
        </w:r>
        <w:r w:rsidDel="002066A0">
          <w:rPr>
            <w:sz w:val="20"/>
          </w:rPr>
          <w:delText>to</w:delText>
        </w:r>
        <w:r w:rsidDel="002066A0">
          <w:rPr>
            <w:spacing w:val="10"/>
            <w:sz w:val="20"/>
          </w:rPr>
          <w:delText xml:space="preserve"> </w:delText>
        </w:r>
        <w:r w:rsidDel="002066A0">
          <w:rPr>
            <w:sz w:val="20"/>
          </w:rPr>
          <w:delText>0.112</w:delText>
        </w:r>
        <w:r w:rsidDel="002066A0">
          <w:rPr>
            <w:spacing w:val="11"/>
            <w:sz w:val="20"/>
          </w:rPr>
          <w:delText xml:space="preserve"> </w:delText>
        </w:r>
        <w:r w:rsidDel="002066A0">
          <w:rPr>
            <w:sz w:val="20"/>
          </w:rPr>
          <w:delText>(</w:delText>
        </w:r>
        <w:r w:rsidDel="002066A0">
          <w:rPr>
            <w:rFonts w:ascii="Libertinus Sans" w:hAnsi="Libertinus Sans"/>
            <w:i/>
            <w:sz w:val="20"/>
          </w:rPr>
          <w:delText>×</w:delText>
        </w:r>
        <w:r w:rsidDel="002066A0">
          <w:rPr>
            <w:sz w:val="20"/>
          </w:rPr>
          <w:delText>1.3),</w:delText>
        </w:r>
        <w:r w:rsidDel="002066A0">
          <w:rPr>
            <w:spacing w:val="10"/>
            <w:sz w:val="20"/>
          </w:rPr>
          <w:delText xml:space="preserve"> </w:delText>
        </w:r>
        <w:r w:rsidDel="002066A0">
          <w:rPr>
            <w:sz w:val="20"/>
          </w:rPr>
          <w:delText>against</w:delText>
        </w:r>
        <w:r w:rsidDel="002066A0">
          <w:rPr>
            <w:spacing w:val="10"/>
            <w:sz w:val="20"/>
          </w:rPr>
          <w:delText xml:space="preserve"> </w:delText>
        </w:r>
        <w:r w:rsidDel="002066A0">
          <w:rPr>
            <w:spacing w:val="-5"/>
            <w:sz w:val="20"/>
          </w:rPr>
          <w:delText>the</w:delText>
        </w:r>
        <w:r w:rsidDel="002066A0">
          <w:rPr>
            <w:rFonts w:ascii="Times New Roman" w:hAnsi="Times New Roman"/>
            <w:sz w:val="20"/>
          </w:rPr>
          <w:tab/>
        </w:r>
        <w:r w:rsidDel="002066A0">
          <w:rPr>
            <w:rFonts w:ascii="Trebuchet MS" w:hAnsi="Trebuchet MS"/>
            <w:spacing w:val="-5"/>
            <w:sz w:val="10"/>
          </w:rPr>
          <w:delText>326</w:delText>
        </w:r>
      </w:del>
    </w:p>
    <w:p w14:paraId="67F8C2F7" w14:textId="3BE709A3" w:rsidR="00EA1924" w:rsidDel="002066A0" w:rsidRDefault="00000000">
      <w:pPr>
        <w:tabs>
          <w:tab w:val="left" w:pos="10859"/>
        </w:tabs>
        <w:spacing w:before="30"/>
        <w:ind w:left="2761"/>
        <w:rPr>
          <w:del w:id="440" w:author="Phil Green" w:date="2026-08-30T16:37:00Z" w16du:dateUtc="2026-08-30T14:37:00Z"/>
          <w:rFonts w:ascii="Trebuchet MS" w:hAnsi="Trebuchet MS"/>
          <w:sz w:val="10"/>
        </w:rPr>
      </w:pPr>
      <w:del w:id="441" w:author="Phil Green" w:date="2026-08-30T16:37:00Z" w16du:dateUtc="2026-08-30T14:37:00Z">
        <w:r w:rsidDel="002066A0">
          <w:rPr>
            <w:sz w:val="20"/>
          </w:rPr>
          <w:delText>cube-root</w:delText>
        </w:r>
        <w:r w:rsidDel="002066A0">
          <w:rPr>
            <w:spacing w:val="-8"/>
            <w:sz w:val="20"/>
          </w:rPr>
          <w:delText xml:space="preserve"> </w:delText>
        </w:r>
        <w:r w:rsidDel="002066A0">
          <w:rPr>
            <w:sz w:val="20"/>
          </w:rPr>
          <w:delText>Gaussian</w:delText>
        </w:r>
        <w:r w:rsidDel="002066A0">
          <w:rPr>
            <w:spacing w:val="-7"/>
            <w:sz w:val="20"/>
          </w:rPr>
          <w:delText xml:space="preserve"> </w:delText>
        </w:r>
        <w:r w:rsidDel="002066A0">
          <w:rPr>
            <w:sz w:val="20"/>
          </w:rPr>
          <w:delText>process’s</w:delText>
        </w:r>
        <w:r w:rsidDel="002066A0">
          <w:rPr>
            <w:spacing w:val="-8"/>
            <w:sz w:val="20"/>
          </w:rPr>
          <w:delText xml:space="preserve"> </w:delText>
        </w:r>
        <w:r w:rsidDel="002066A0">
          <w:rPr>
            <w:sz w:val="20"/>
          </w:rPr>
          <w:delText>0.041</w:delText>
        </w:r>
        <w:r w:rsidDel="002066A0">
          <w:rPr>
            <w:spacing w:val="-7"/>
            <w:sz w:val="20"/>
          </w:rPr>
          <w:delText xml:space="preserve"> </w:delText>
        </w:r>
        <w:r w:rsidDel="002066A0">
          <w:rPr>
            <w:sz w:val="20"/>
          </w:rPr>
          <w:delText>to</w:delText>
        </w:r>
        <w:r w:rsidDel="002066A0">
          <w:rPr>
            <w:spacing w:val="-7"/>
            <w:sz w:val="20"/>
          </w:rPr>
          <w:delText xml:space="preserve"> </w:delText>
        </w:r>
        <w:r w:rsidDel="002066A0">
          <w:rPr>
            <w:sz w:val="20"/>
          </w:rPr>
          <w:delText>0.050</w:delText>
        </w:r>
        <w:r w:rsidDel="002066A0">
          <w:rPr>
            <w:spacing w:val="-8"/>
            <w:sz w:val="20"/>
          </w:rPr>
          <w:delText xml:space="preserve"> </w:delText>
        </w:r>
        <w:r w:rsidDel="002066A0">
          <w:rPr>
            <w:sz w:val="20"/>
          </w:rPr>
          <w:delText>(</w:delText>
        </w:r>
        <w:r w:rsidDel="002066A0">
          <w:rPr>
            <w:rFonts w:ascii="Libertinus Sans" w:hAnsi="Libertinus Sans"/>
            <w:i/>
            <w:sz w:val="20"/>
          </w:rPr>
          <w:delText>×</w:delText>
        </w:r>
        <w:r w:rsidDel="002066A0">
          <w:rPr>
            <w:sz w:val="20"/>
          </w:rPr>
          <w:delText>1.2).</w:delText>
        </w:r>
        <w:r w:rsidDel="002066A0">
          <w:rPr>
            <w:spacing w:val="4"/>
            <w:sz w:val="20"/>
          </w:rPr>
          <w:delText xml:space="preserve"> </w:delText>
        </w:r>
        <w:r w:rsidDel="002066A0">
          <w:rPr>
            <w:sz w:val="20"/>
          </w:rPr>
          <w:delText>Once</w:delText>
        </w:r>
        <w:r w:rsidDel="002066A0">
          <w:rPr>
            <w:spacing w:val="-7"/>
            <w:sz w:val="20"/>
          </w:rPr>
          <w:delText xml:space="preserve"> </w:delText>
        </w:r>
        <w:r w:rsidDel="002066A0">
          <w:rPr>
            <w:sz w:val="20"/>
          </w:rPr>
          <w:delText>both</w:delText>
        </w:r>
        <w:r w:rsidDel="002066A0">
          <w:rPr>
            <w:spacing w:val="-7"/>
            <w:sz w:val="20"/>
          </w:rPr>
          <w:delText xml:space="preserve"> </w:delText>
        </w:r>
        <w:r w:rsidDel="002066A0">
          <w:rPr>
            <w:sz w:val="20"/>
          </w:rPr>
          <w:delText>models</w:delText>
        </w:r>
        <w:r w:rsidDel="002066A0">
          <w:rPr>
            <w:spacing w:val="-8"/>
            <w:sz w:val="20"/>
          </w:rPr>
          <w:delText xml:space="preserve"> </w:delText>
        </w:r>
        <w:r w:rsidDel="002066A0">
          <w:rPr>
            <w:sz w:val="20"/>
          </w:rPr>
          <w:delText>are</w:delText>
        </w:r>
        <w:r w:rsidDel="002066A0">
          <w:rPr>
            <w:spacing w:val="-7"/>
            <w:sz w:val="20"/>
          </w:rPr>
          <w:delText xml:space="preserve"> </w:delText>
        </w:r>
        <w:r w:rsidDel="002066A0">
          <w:rPr>
            <w:sz w:val="20"/>
          </w:rPr>
          <w:delText>fitted</w:delText>
        </w:r>
        <w:r w:rsidDel="002066A0">
          <w:rPr>
            <w:spacing w:val="-7"/>
            <w:sz w:val="20"/>
          </w:rPr>
          <w:delText xml:space="preserve"> </w:delText>
        </w:r>
        <w:r w:rsidDel="002066A0">
          <w:rPr>
            <w:sz w:val="20"/>
          </w:rPr>
          <w:delText>in</w:delText>
        </w:r>
        <w:r w:rsidDel="002066A0">
          <w:rPr>
            <w:spacing w:val="-8"/>
            <w:sz w:val="20"/>
          </w:rPr>
          <w:delText xml:space="preserve"> </w:delText>
        </w:r>
        <w:r w:rsidDel="002066A0">
          <w:rPr>
            <w:sz w:val="20"/>
          </w:rPr>
          <w:delText>the</w:delText>
        </w:r>
        <w:r w:rsidDel="002066A0">
          <w:rPr>
            <w:spacing w:val="-7"/>
            <w:sz w:val="20"/>
          </w:rPr>
          <w:delText xml:space="preserve"> </w:delText>
        </w:r>
        <w:r w:rsidDel="002066A0">
          <w:rPr>
            <w:spacing w:val="-4"/>
            <w:sz w:val="20"/>
          </w:rPr>
          <w:delText>same</w:delText>
        </w:r>
        <w:r w:rsidDel="002066A0">
          <w:rPr>
            <w:rFonts w:ascii="Times New Roman" w:hAnsi="Times New Roman"/>
            <w:sz w:val="20"/>
          </w:rPr>
          <w:tab/>
        </w:r>
        <w:r w:rsidDel="002066A0">
          <w:rPr>
            <w:rFonts w:ascii="Trebuchet MS" w:hAnsi="Trebuchet MS"/>
            <w:spacing w:val="-5"/>
            <w:sz w:val="10"/>
          </w:rPr>
          <w:delText>327</w:delText>
        </w:r>
      </w:del>
    </w:p>
    <w:p w14:paraId="4D5C6A27" w14:textId="1C1DDB7E" w:rsidR="00EA1924" w:rsidDel="002066A0" w:rsidRDefault="00000000">
      <w:pPr>
        <w:tabs>
          <w:tab w:val="left" w:pos="10859"/>
        </w:tabs>
        <w:spacing w:before="30"/>
        <w:ind w:left="2761"/>
        <w:rPr>
          <w:del w:id="442" w:author="Phil Green" w:date="2026-08-30T16:37:00Z" w16du:dateUtc="2026-08-30T14:37:00Z"/>
          <w:rFonts w:ascii="Trebuchet MS"/>
          <w:sz w:val="10"/>
        </w:rPr>
      </w:pPr>
      <w:del w:id="443" w:author="Phil Green" w:date="2026-08-30T16:37:00Z" w16du:dateUtc="2026-08-30T14:37:00Z">
        <w:r w:rsidDel="002066A0">
          <w:rPr>
            <w:sz w:val="20"/>
          </w:rPr>
          <w:delText>space,</w:delText>
        </w:r>
        <w:r w:rsidDel="002066A0">
          <w:rPr>
            <w:spacing w:val="16"/>
            <w:sz w:val="20"/>
          </w:rPr>
          <w:delText xml:space="preserve"> </w:delText>
        </w:r>
        <w:r w:rsidDel="002066A0">
          <w:rPr>
            <w:sz w:val="20"/>
          </w:rPr>
          <w:delText>the</w:delText>
        </w:r>
        <w:r w:rsidDel="002066A0">
          <w:rPr>
            <w:spacing w:val="14"/>
            <w:sz w:val="20"/>
          </w:rPr>
          <w:delText xml:space="preserve"> </w:delText>
        </w:r>
        <w:r w:rsidDel="002066A0">
          <w:rPr>
            <w:sz w:val="20"/>
          </w:rPr>
          <w:delText>K</w:delText>
        </w:r>
        <w:r w:rsidDel="002066A0">
          <w:rPr>
            <w:spacing w:val="14"/>
            <w:sz w:val="20"/>
          </w:rPr>
          <w:delText xml:space="preserve"> </w:delText>
        </w:r>
        <w:r w:rsidDel="002066A0">
          <w:rPr>
            <w:sz w:val="20"/>
          </w:rPr>
          <w:delText>channel</w:delText>
        </w:r>
        <w:r w:rsidDel="002066A0">
          <w:rPr>
            <w:spacing w:val="14"/>
            <w:sz w:val="20"/>
          </w:rPr>
          <w:delText xml:space="preserve"> </w:delText>
        </w:r>
        <w:r w:rsidDel="002066A0">
          <w:rPr>
            <w:sz w:val="20"/>
          </w:rPr>
          <w:delText>costs</w:delText>
        </w:r>
        <w:r w:rsidDel="002066A0">
          <w:rPr>
            <w:spacing w:val="13"/>
            <w:sz w:val="20"/>
          </w:rPr>
          <w:delText xml:space="preserve"> </w:delText>
        </w:r>
        <w:r w:rsidDel="002066A0">
          <w:rPr>
            <w:sz w:val="20"/>
          </w:rPr>
          <w:delText>the</w:delText>
        </w:r>
        <w:r w:rsidDel="002066A0">
          <w:rPr>
            <w:spacing w:val="14"/>
            <w:sz w:val="20"/>
          </w:rPr>
          <w:delText xml:space="preserve"> </w:delText>
        </w:r>
        <w:r w:rsidDel="002066A0">
          <w:rPr>
            <w:sz w:val="20"/>
          </w:rPr>
          <w:delText>polynomial</w:delText>
        </w:r>
        <w:r w:rsidDel="002066A0">
          <w:rPr>
            <w:spacing w:val="14"/>
            <w:sz w:val="20"/>
          </w:rPr>
          <w:delText xml:space="preserve"> </w:delText>
        </w:r>
        <w:r w:rsidDel="002066A0">
          <w:rPr>
            <w:sz w:val="20"/>
          </w:rPr>
          <w:delText>about</w:delText>
        </w:r>
        <w:r w:rsidDel="002066A0">
          <w:rPr>
            <w:spacing w:val="13"/>
            <w:sz w:val="20"/>
          </w:rPr>
          <w:delText xml:space="preserve"> </w:delText>
        </w:r>
        <w:r w:rsidDel="002066A0">
          <w:rPr>
            <w:sz w:val="20"/>
          </w:rPr>
          <w:delText>the</w:delText>
        </w:r>
        <w:r w:rsidDel="002066A0">
          <w:rPr>
            <w:spacing w:val="14"/>
            <w:sz w:val="20"/>
          </w:rPr>
          <w:delText xml:space="preserve"> </w:delText>
        </w:r>
        <w:r w:rsidDel="002066A0">
          <w:rPr>
            <w:sz w:val="20"/>
          </w:rPr>
          <w:delText>same</w:delText>
        </w:r>
        <w:r w:rsidDel="002066A0">
          <w:rPr>
            <w:spacing w:val="14"/>
            <w:sz w:val="20"/>
          </w:rPr>
          <w:delText xml:space="preserve"> </w:delText>
        </w:r>
        <w:r w:rsidDel="002066A0">
          <w:rPr>
            <w:sz w:val="20"/>
          </w:rPr>
          <w:delText>proportional</w:delText>
        </w:r>
        <w:r w:rsidDel="002066A0">
          <w:rPr>
            <w:spacing w:val="13"/>
            <w:sz w:val="20"/>
          </w:rPr>
          <w:delText xml:space="preserve"> </w:delText>
        </w:r>
        <w:r w:rsidDel="002066A0">
          <w:rPr>
            <w:sz w:val="20"/>
          </w:rPr>
          <w:delText>penalty</w:delText>
        </w:r>
        <w:r w:rsidDel="002066A0">
          <w:rPr>
            <w:spacing w:val="14"/>
            <w:sz w:val="20"/>
          </w:rPr>
          <w:delText xml:space="preserve"> </w:delText>
        </w:r>
        <w:r w:rsidDel="002066A0">
          <w:rPr>
            <w:sz w:val="20"/>
          </w:rPr>
          <w:delText>it</w:delText>
        </w:r>
        <w:r w:rsidDel="002066A0">
          <w:rPr>
            <w:spacing w:val="14"/>
            <w:sz w:val="20"/>
          </w:rPr>
          <w:delText xml:space="preserve"> </w:delText>
        </w:r>
        <w:r w:rsidDel="002066A0">
          <w:rPr>
            <w:spacing w:val="-2"/>
            <w:sz w:val="20"/>
          </w:rPr>
          <w:delText>costs</w:delText>
        </w:r>
        <w:r w:rsidDel="002066A0">
          <w:rPr>
            <w:rFonts w:ascii="Times New Roman"/>
            <w:sz w:val="20"/>
          </w:rPr>
          <w:tab/>
        </w:r>
        <w:r w:rsidDel="002066A0">
          <w:rPr>
            <w:rFonts w:ascii="Trebuchet MS"/>
            <w:spacing w:val="-5"/>
            <w:sz w:val="10"/>
          </w:rPr>
          <w:delText>328</w:delText>
        </w:r>
      </w:del>
    </w:p>
    <w:p w14:paraId="6D612DA3" w14:textId="57F7D591" w:rsidR="00EA1924" w:rsidDel="002066A0" w:rsidRDefault="00000000">
      <w:pPr>
        <w:tabs>
          <w:tab w:val="left" w:pos="10859"/>
        </w:tabs>
        <w:spacing w:before="30"/>
        <w:ind w:left="2761"/>
        <w:rPr>
          <w:del w:id="444" w:author="Phil Green" w:date="2026-08-30T16:37:00Z" w16du:dateUtc="2026-08-30T14:37:00Z"/>
          <w:rFonts w:ascii="Trebuchet MS"/>
          <w:sz w:val="10"/>
        </w:rPr>
      </w:pPr>
      <w:del w:id="445" w:author="Phil Green" w:date="2026-08-30T16:37:00Z" w16du:dateUtc="2026-08-30T14:37:00Z">
        <w:r w:rsidDel="002066A0">
          <w:rPr>
            <w:sz w:val="20"/>
          </w:rPr>
          <w:delText>the</w:delText>
        </w:r>
        <w:r w:rsidDel="002066A0">
          <w:rPr>
            <w:spacing w:val="12"/>
            <w:sz w:val="20"/>
          </w:rPr>
          <w:delText xml:space="preserve"> </w:delText>
        </w:r>
        <w:r w:rsidDel="002066A0">
          <w:rPr>
            <w:sz w:val="20"/>
          </w:rPr>
          <w:delText>Gaussian</w:delText>
        </w:r>
        <w:r w:rsidDel="002066A0">
          <w:rPr>
            <w:spacing w:val="12"/>
            <w:sz w:val="20"/>
          </w:rPr>
          <w:delText xml:space="preserve"> </w:delText>
        </w:r>
        <w:r w:rsidDel="002066A0">
          <w:rPr>
            <w:sz w:val="20"/>
          </w:rPr>
          <w:delText>process;</w:delText>
        </w:r>
        <w:r w:rsidDel="002066A0">
          <w:rPr>
            <w:spacing w:val="17"/>
            <w:sz w:val="20"/>
          </w:rPr>
          <w:delText xml:space="preserve"> </w:delText>
        </w:r>
        <w:r w:rsidDel="002066A0">
          <w:rPr>
            <w:sz w:val="20"/>
          </w:rPr>
          <w:delText>what</w:delText>
        </w:r>
        <w:r w:rsidDel="002066A0">
          <w:rPr>
            <w:spacing w:val="12"/>
            <w:sz w:val="20"/>
          </w:rPr>
          <w:delText xml:space="preserve"> </w:delText>
        </w:r>
        <w:r w:rsidDel="002066A0">
          <w:rPr>
            <w:sz w:val="20"/>
          </w:rPr>
          <w:delText>remains</w:delText>
        </w:r>
        <w:r w:rsidDel="002066A0">
          <w:rPr>
            <w:spacing w:val="12"/>
            <w:sz w:val="20"/>
          </w:rPr>
          <w:delText xml:space="preserve"> </w:delText>
        </w:r>
        <w:r w:rsidDel="002066A0">
          <w:rPr>
            <w:sz w:val="20"/>
          </w:rPr>
          <w:delText>is</w:delText>
        </w:r>
        <w:r w:rsidDel="002066A0">
          <w:rPr>
            <w:spacing w:val="12"/>
            <w:sz w:val="20"/>
          </w:rPr>
          <w:delText xml:space="preserve"> </w:delText>
        </w:r>
        <w:r w:rsidDel="002066A0">
          <w:rPr>
            <w:sz w:val="20"/>
          </w:rPr>
          <w:delText>a</w:delText>
        </w:r>
        <w:r w:rsidDel="002066A0">
          <w:rPr>
            <w:spacing w:val="12"/>
            <w:sz w:val="20"/>
          </w:rPr>
          <w:delText xml:space="preserve"> </w:delText>
        </w:r>
        <w:r w:rsidDel="002066A0">
          <w:rPr>
            <w:sz w:val="20"/>
          </w:rPr>
          <w:delText>level</w:delText>
        </w:r>
        <w:r w:rsidDel="002066A0">
          <w:rPr>
            <w:spacing w:val="12"/>
            <w:sz w:val="20"/>
          </w:rPr>
          <w:delText xml:space="preserve"> </w:delText>
        </w:r>
        <w:r w:rsidDel="002066A0">
          <w:rPr>
            <w:sz w:val="20"/>
          </w:rPr>
          <w:delText>difference</w:delText>
        </w:r>
        <w:r w:rsidDel="002066A0">
          <w:rPr>
            <w:spacing w:val="12"/>
            <w:sz w:val="20"/>
          </w:rPr>
          <w:delText xml:space="preserve"> </w:delText>
        </w:r>
        <w:r w:rsidDel="002066A0">
          <w:rPr>
            <w:sz w:val="20"/>
          </w:rPr>
          <w:delText>of</w:delText>
        </w:r>
        <w:r w:rsidDel="002066A0">
          <w:rPr>
            <w:spacing w:val="12"/>
            <w:sz w:val="20"/>
          </w:rPr>
          <w:delText xml:space="preserve"> </w:delText>
        </w:r>
        <w:r w:rsidDel="002066A0">
          <w:rPr>
            <w:sz w:val="20"/>
          </w:rPr>
          <w:delText>roughly</w:delText>
        </w:r>
        <w:r w:rsidDel="002066A0">
          <w:rPr>
            <w:spacing w:val="12"/>
            <w:sz w:val="20"/>
          </w:rPr>
          <w:delText xml:space="preserve"> </w:delText>
        </w:r>
        <w:r w:rsidDel="002066A0">
          <w:rPr>
            <w:sz w:val="20"/>
          </w:rPr>
          <w:delText>a</w:delText>
        </w:r>
        <w:r w:rsidDel="002066A0">
          <w:rPr>
            <w:spacing w:val="12"/>
            <w:sz w:val="20"/>
          </w:rPr>
          <w:delText xml:space="preserve"> </w:delText>
        </w:r>
        <w:r w:rsidDel="002066A0">
          <w:rPr>
            <w:sz w:val="20"/>
          </w:rPr>
          <w:delText>factor</w:delText>
        </w:r>
        <w:r w:rsidDel="002066A0">
          <w:rPr>
            <w:spacing w:val="12"/>
            <w:sz w:val="20"/>
          </w:rPr>
          <w:delText xml:space="preserve"> </w:delText>
        </w:r>
        <w:r w:rsidDel="002066A0">
          <w:rPr>
            <w:sz w:val="20"/>
          </w:rPr>
          <w:delText>of</w:delText>
        </w:r>
        <w:r w:rsidDel="002066A0">
          <w:rPr>
            <w:spacing w:val="12"/>
            <w:sz w:val="20"/>
          </w:rPr>
          <w:delText xml:space="preserve"> </w:delText>
        </w:r>
        <w:r w:rsidDel="002066A0">
          <w:rPr>
            <w:sz w:val="20"/>
          </w:rPr>
          <w:delText>two,</w:delText>
        </w:r>
        <w:r w:rsidDel="002066A0">
          <w:rPr>
            <w:spacing w:val="14"/>
            <w:sz w:val="20"/>
          </w:rPr>
          <w:delText xml:space="preserve"> </w:delText>
        </w:r>
        <w:r w:rsidDel="002066A0">
          <w:rPr>
            <w:spacing w:val="-5"/>
            <w:sz w:val="20"/>
          </w:rPr>
          <w:delText>not</w:delText>
        </w:r>
        <w:r w:rsidDel="002066A0">
          <w:rPr>
            <w:rFonts w:ascii="Times New Roman"/>
            <w:sz w:val="20"/>
          </w:rPr>
          <w:tab/>
        </w:r>
        <w:r w:rsidDel="002066A0">
          <w:rPr>
            <w:rFonts w:ascii="Trebuchet MS"/>
            <w:spacing w:val="-5"/>
            <w:sz w:val="10"/>
          </w:rPr>
          <w:delText>329</w:delText>
        </w:r>
      </w:del>
    </w:p>
    <w:p w14:paraId="4420AD64" w14:textId="4B47F457" w:rsidR="00EA1924" w:rsidDel="002066A0" w:rsidRDefault="00000000">
      <w:pPr>
        <w:tabs>
          <w:tab w:val="left" w:pos="10859"/>
        </w:tabs>
        <w:spacing w:before="30"/>
        <w:ind w:left="2761"/>
        <w:rPr>
          <w:del w:id="446" w:author="Phil Green" w:date="2026-08-30T16:37:00Z" w16du:dateUtc="2026-08-30T14:37:00Z"/>
          <w:rFonts w:ascii="Trebuchet MS"/>
          <w:sz w:val="10"/>
        </w:rPr>
      </w:pPr>
      <w:del w:id="447" w:author="Phil Green" w:date="2026-08-30T16:37:00Z" w16du:dateUtc="2026-08-30T14:37:00Z">
        <w:r w:rsidDel="002066A0">
          <w:rPr>
            <w:sz w:val="20"/>
          </w:rPr>
          <w:delText>a</w:delText>
        </w:r>
        <w:r w:rsidDel="002066A0">
          <w:rPr>
            <w:spacing w:val="13"/>
            <w:sz w:val="20"/>
          </w:rPr>
          <w:delText xml:space="preserve"> </w:delText>
        </w:r>
        <w:r w:rsidDel="002066A0">
          <w:rPr>
            <w:sz w:val="20"/>
          </w:rPr>
          <w:delText>difference</w:delText>
        </w:r>
        <w:r w:rsidDel="002066A0">
          <w:rPr>
            <w:spacing w:val="14"/>
            <w:sz w:val="20"/>
          </w:rPr>
          <w:delText xml:space="preserve"> </w:delText>
        </w:r>
        <w:r w:rsidDel="002066A0">
          <w:rPr>
            <w:sz w:val="20"/>
          </w:rPr>
          <w:delText>in</w:delText>
        </w:r>
        <w:r w:rsidDel="002066A0">
          <w:rPr>
            <w:spacing w:val="13"/>
            <w:sz w:val="20"/>
          </w:rPr>
          <w:delText xml:space="preserve"> </w:delText>
        </w:r>
        <w:r w:rsidDel="002066A0">
          <w:rPr>
            <w:sz w:val="20"/>
          </w:rPr>
          <w:delText>how</w:delText>
        </w:r>
        <w:r w:rsidDel="002066A0">
          <w:rPr>
            <w:spacing w:val="14"/>
            <w:sz w:val="20"/>
          </w:rPr>
          <w:delText xml:space="preserve"> </w:delText>
        </w:r>
        <w:r w:rsidDel="002066A0">
          <w:rPr>
            <w:sz w:val="20"/>
          </w:rPr>
          <w:delText>the</w:delText>
        </w:r>
        <w:r w:rsidDel="002066A0">
          <w:rPr>
            <w:spacing w:val="14"/>
            <w:sz w:val="20"/>
          </w:rPr>
          <w:delText xml:space="preserve"> </w:delText>
        </w:r>
        <w:r w:rsidDel="002066A0">
          <w:rPr>
            <w:sz w:val="20"/>
          </w:rPr>
          <w:delText>two</w:delText>
        </w:r>
        <w:r w:rsidDel="002066A0">
          <w:rPr>
            <w:spacing w:val="13"/>
            <w:sz w:val="20"/>
          </w:rPr>
          <w:delText xml:space="preserve"> </w:delText>
        </w:r>
        <w:r w:rsidDel="002066A0">
          <w:rPr>
            <w:sz w:val="20"/>
          </w:rPr>
          <w:delText>methods</w:delText>
        </w:r>
        <w:r w:rsidDel="002066A0">
          <w:rPr>
            <w:spacing w:val="14"/>
            <w:sz w:val="20"/>
          </w:rPr>
          <w:delText xml:space="preserve"> </w:delText>
        </w:r>
        <w:r w:rsidDel="002066A0">
          <w:rPr>
            <w:sz w:val="20"/>
          </w:rPr>
          <w:delText>scale</w:delText>
        </w:r>
        <w:r w:rsidDel="002066A0">
          <w:rPr>
            <w:spacing w:val="14"/>
            <w:sz w:val="20"/>
          </w:rPr>
          <w:delText xml:space="preserve"> </w:delText>
        </w:r>
        <w:r w:rsidDel="002066A0">
          <w:rPr>
            <w:sz w:val="20"/>
          </w:rPr>
          <w:delText>with</w:delText>
        </w:r>
        <w:r w:rsidDel="002066A0">
          <w:rPr>
            <w:spacing w:val="13"/>
            <w:sz w:val="20"/>
          </w:rPr>
          <w:delText xml:space="preserve"> </w:delText>
        </w:r>
        <w:r w:rsidDel="002066A0">
          <w:rPr>
            <w:sz w:val="20"/>
          </w:rPr>
          <w:delText>an</w:delText>
        </w:r>
        <w:r w:rsidDel="002066A0">
          <w:rPr>
            <w:spacing w:val="14"/>
            <w:sz w:val="20"/>
          </w:rPr>
          <w:delText xml:space="preserve"> </w:delText>
        </w:r>
        <w:r w:rsidDel="002066A0">
          <w:rPr>
            <w:sz w:val="20"/>
          </w:rPr>
          <w:delText>added</w:delText>
        </w:r>
        <w:r w:rsidDel="002066A0">
          <w:rPr>
            <w:spacing w:val="14"/>
            <w:sz w:val="20"/>
          </w:rPr>
          <w:delText xml:space="preserve"> </w:delText>
        </w:r>
        <w:r w:rsidDel="002066A0">
          <w:rPr>
            <w:sz w:val="20"/>
          </w:rPr>
          <w:delText>colorant.</w:delText>
        </w:r>
        <w:r w:rsidDel="002066A0">
          <w:rPr>
            <w:spacing w:val="48"/>
            <w:sz w:val="20"/>
          </w:rPr>
          <w:delText xml:space="preserve"> </w:delText>
        </w:r>
        <w:r w:rsidDel="002066A0">
          <w:rPr>
            <w:sz w:val="20"/>
          </w:rPr>
          <w:delText>Section</w:delText>
        </w:r>
        <w:r w:rsidDel="002066A0">
          <w:rPr>
            <w:spacing w:val="14"/>
            <w:sz w:val="20"/>
          </w:rPr>
          <w:delText xml:space="preserve"> </w:delText>
        </w:r>
        <w:r w:rsidDel="002066A0">
          <w:fldChar w:fldCharType="begin"/>
        </w:r>
        <w:r w:rsidDel="002066A0">
          <w:delInstrText>HYPERLINK \l "_bookmark18"</w:delInstrText>
        </w:r>
        <w:r w:rsidDel="002066A0">
          <w:fldChar w:fldCharType="separate"/>
        </w:r>
        <w:r w:rsidDel="002066A0">
          <w:rPr>
            <w:color w:val="0774B7"/>
            <w:sz w:val="20"/>
          </w:rPr>
          <w:delText>4.5</w:delText>
        </w:r>
        <w:r w:rsidDel="002066A0">
          <w:fldChar w:fldCharType="end"/>
        </w:r>
        <w:r w:rsidDel="002066A0">
          <w:rPr>
            <w:color w:val="0774B7"/>
            <w:spacing w:val="14"/>
            <w:sz w:val="20"/>
          </w:rPr>
          <w:delText xml:space="preserve"> </w:delText>
        </w:r>
        <w:r w:rsidDel="002066A0">
          <w:rPr>
            <w:spacing w:val="-2"/>
            <w:sz w:val="20"/>
          </w:rPr>
          <w:delText>isolates</w:delText>
        </w:r>
        <w:r w:rsidDel="002066A0">
          <w:rPr>
            <w:rFonts w:ascii="Times New Roman"/>
            <w:sz w:val="20"/>
          </w:rPr>
          <w:tab/>
        </w:r>
        <w:r w:rsidDel="002066A0">
          <w:rPr>
            <w:rFonts w:ascii="Trebuchet MS"/>
            <w:spacing w:val="-5"/>
            <w:sz w:val="10"/>
          </w:rPr>
          <w:delText>330</w:delText>
        </w:r>
      </w:del>
    </w:p>
    <w:p w14:paraId="34A8B3D0" w14:textId="04B77981" w:rsidR="00EA1924" w:rsidDel="002066A0" w:rsidRDefault="00000000">
      <w:pPr>
        <w:tabs>
          <w:tab w:val="left" w:pos="10859"/>
        </w:tabs>
        <w:spacing w:before="30"/>
        <w:ind w:left="2761"/>
        <w:rPr>
          <w:del w:id="448" w:author="Phil Green" w:date="2026-08-30T16:37:00Z" w16du:dateUtc="2026-08-30T14:37:00Z"/>
          <w:rFonts w:ascii="Trebuchet MS"/>
          <w:sz w:val="10"/>
        </w:rPr>
      </w:pPr>
      <w:del w:id="449" w:author="Phil Green" w:date="2026-08-30T16:37:00Z" w16du:dateUtc="2026-08-30T14:37:00Z">
        <w:r w:rsidDel="002066A0">
          <w:rPr>
            <w:sz w:val="20"/>
          </w:rPr>
          <w:delText>the</w:delText>
        </w:r>
        <w:r w:rsidDel="002066A0">
          <w:rPr>
            <w:spacing w:val="-2"/>
            <w:sz w:val="20"/>
          </w:rPr>
          <w:delText xml:space="preserve"> </w:delText>
        </w:r>
        <w:r w:rsidDel="002066A0">
          <w:rPr>
            <w:sz w:val="20"/>
          </w:rPr>
          <w:delText>effect</w:delText>
        </w:r>
        <w:r w:rsidDel="002066A0">
          <w:rPr>
            <w:spacing w:val="-2"/>
            <w:sz w:val="20"/>
          </w:rPr>
          <w:delText xml:space="preserve"> </w:delText>
        </w:r>
        <w:r w:rsidDel="002066A0">
          <w:rPr>
            <w:sz w:val="20"/>
          </w:rPr>
          <w:delText>on</w:delText>
        </w:r>
        <w:r w:rsidDel="002066A0">
          <w:rPr>
            <w:spacing w:val="-1"/>
            <w:sz w:val="20"/>
          </w:rPr>
          <w:delText xml:space="preserve"> </w:delText>
        </w:r>
        <w:r w:rsidDel="002066A0">
          <w:rPr>
            <w:sz w:val="20"/>
          </w:rPr>
          <w:delText>all</w:delText>
        </w:r>
        <w:r w:rsidDel="002066A0">
          <w:rPr>
            <w:spacing w:val="-2"/>
            <w:sz w:val="20"/>
          </w:rPr>
          <w:delText xml:space="preserve"> </w:delText>
        </w:r>
        <w:r w:rsidDel="002066A0">
          <w:rPr>
            <w:sz w:val="20"/>
          </w:rPr>
          <w:delText>nine</w:delText>
        </w:r>
        <w:r w:rsidDel="002066A0">
          <w:rPr>
            <w:spacing w:val="-1"/>
            <w:sz w:val="20"/>
          </w:rPr>
          <w:delText xml:space="preserve"> </w:delText>
        </w:r>
        <w:r w:rsidDel="002066A0">
          <w:rPr>
            <w:sz w:val="20"/>
          </w:rPr>
          <w:delText>datasets,</w:delText>
        </w:r>
        <w:r w:rsidDel="002066A0">
          <w:rPr>
            <w:spacing w:val="-1"/>
            <w:sz w:val="20"/>
          </w:rPr>
          <w:delText xml:space="preserve"> </w:delText>
        </w:r>
        <w:r w:rsidDel="002066A0">
          <w:rPr>
            <w:sz w:val="20"/>
          </w:rPr>
          <w:delText>and</w:delText>
        </w:r>
        <w:r w:rsidDel="002066A0">
          <w:rPr>
            <w:spacing w:val="-1"/>
            <w:sz w:val="20"/>
          </w:rPr>
          <w:delText xml:space="preserve"> </w:delText>
        </w:r>
        <w:r w:rsidDel="002066A0">
          <w:rPr>
            <w:sz w:val="20"/>
          </w:rPr>
          <w:delText>Section</w:delText>
        </w:r>
        <w:r w:rsidDel="002066A0">
          <w:rPr>
            <w:spacing w:val="-2"/>
            <w:sz w:val="20"/>
          </w:rPr>
          <w:delText xml:space="preserve"> </w:delText>
        </w:r>
        <w:r w:rsidDel="002066A0">
          <w:fldChar w:fldCharType="begin"/>
        </w:r>
        <w:r w:rsidDel="002066A0">
          <w:delInstrText>HYPERLINK \l "_bookmark24"</w:delInstrText>
        </w:r>
        <w:r w:rsidDel="002066A0">
          <w:fldChar w:fldCharType="separate"/>
        </w:r>
        <w:r w:rsidDel="002066A0">
          <w:rPr>
            <w:color w:val="0774B7"/>
            <w:sz w:val="20"/>
          </w:rPr>
          <w:delText>4.7</w:delText>
        </w:r>
        <w:r w:rsidDel="002066A0">
          <w:fldChar w:fldCharType="end"/>
        </w:r>
        <w:r w:rsidDel="002066A0">
          <w:rPr>
            <w:color w:val="0774B7"/>
            <w:spacing w:val="-1"/>
            <w:sz w:val="20"/>
          </w:rPr>
          <w:delText xml:space="preserve"> </w:delText>
        </w:r>
        <w:r w:rsidDel="002066A0">
          <w:rPr>
            <w:sz w:val="20"/>
          </w:rPr>
          <w:delText>carries</w:delText>
        </w:r>
        <w:r w:rsidDel="002066A0">
          <w:rPr>
            <w:spacing w:val="-2"/>
            <w:sz w:val="20"/>
          </w:rPr>
          <w:delText xml:space="preserve"> </w:delText>
        </w:r>
        <w:r w:rsidDel="002066A0">
          <w:rPr>
            <w:sz w:val="20"/>
          </w:rPr>
          <w:delText>the</w:delText>
        </w:r>
        <w:r w:rsidDel="002066A0">
          <w:rPr>
            <w:spacing w:val="-1"/>
            <w:sz w:val="20"/>
          </w:rPr>
          <w:delText xml:space="preserve"> </w:delText>
        </w:r>
        <w:r w:rsidDel="002066A0">
          <w:rPr>
            <w:sz w:val="20"/>
          </w:rPr>
          <w:delText>corrected</w:delText>
        </w:r>
        <w:r w:rsidDel="002066A0">
          <w:rPr>
            <w:spacing w:val="-2"/>
            <w:sz w:val="20"/>
          </w:rPr>
          <w:delText xml:space="preserve"> </w:delText>
        </w:r>
        <w:r w:rsidDel="002066A0">
          <w:rPr>
            <w:sz w:val="20"/>
          </w:rPr>
          <w:delText>comparison</w:delText>
        </w:r>
        <w:r w:rsidDel="002066A0">
          <w:rPr>
            <w:spacing w:val="-1"/>
            <w:sz w:val="20"/>
          </w:rPr>
          <w:delText xml:space="preserve"> </w:delText>
        </w:r>
        <w:r w:rsidDel="002066A0">
          <w:rPr>
            <w:sz w:val="20"/>
          </w:rPr>
          <w:delText>up</w:delText>
        </w:r>
        <w:r w:rsidDel="002066A0">
          <w:rPr>
            <w:spacing w:val="-2"/>
            <w:sz w:val="20"/>
          </w:rPr>
          <w:delText xml:space="preserve"> </w:delText>
        </w:r>
        <w:r w:rsidDel="002066A0">
          <w:rPr>
            <w:sz w:val="20"/>
          </w:rPr>
          <w:delText>the</w:delText>
        </w:r>
        <w:r w:rsidDel="002066A0">
          <w:rPr>
            <w:spacing w:val="-1"/>
            <w:sz w:val="20"/>
          </w:rPr>
          <w:delText xml:space="preserve"> </w:delText>
        </w:r>
        <w:r w:rsidDel="002066A0">
          <w:rPr>
            <w:spacing w:val="-5"/>
            <w:sz w:val="20"/>
          </w:rPr>
          <w:delText>ink</w:delText>
        </w:r>
        <w:r w:rsidDel="002066A0">
          <w:rPr>
            <w:rFonts w:ascii="Times New Roman"/>
            <w:sz w:val="20"/>
          </w:rPr>
          <w:tab/>
        </w:r>
        <w:r w:rsidDel="002066A0">
          <w:rPr>
            <w:rFonts w:ascii="Trebuchet MS"/>
            <w:spacing w:val="-5"/>
            <w:sz w:val="10"/>
          </w:rPr>
          <w:delText>331</w:delText>
        </w:r>
      </w:del>
    </w:p>
    <w:p w14:paraId="47070E46" w14:textId="0DBCEB5C" w:rsidR="00EA1924" w:rsidRDefault="00000000">
      <w:pPr>
        <w:tabs>
          <w:tab w:val="left" w:pos="10859"/>
        </w:tabs>
        <w:spacing w:before="30"/>
        <w:ind w:left="2761"/>
        <w:rPr>
          <w:rFonts w:ascii="Trebuchet MS"/>
          <w:sz w:val="10"/>
        </w:rPr>
      </w:pPr>
      <w:del w:id="450" w:author="Phil Green" w:date="2026-08-30T16:37:00Z" w16du:dateUtc="2026-08-30T14:37:00Z">
        <w:r w:rsidDel="002066A0">
          <w:rPr>
            <w:spacing w:val="-2"/>
            <w:sz w:val="20"/>
          </w:rPr>
          <w:delText>ladder.</w:delText>
        </w:r>
      </w:del>
      <w:r>
        <w:rPr>
          <w:rFonts w:ascii="Times New Roman"/>
          <w:sz w:val="20"/>
        </w:rPr>
        <w:tab/>
      </w:r>
      <w:r>
        <w:rPr>
          <w:rFonts w:ascii="Trebuchet MS"/>
          <w:spacing w:val="-5"/>
          <w:sz w:val="10"/>
        </w:rPr>
        <w:t>332</w:t>
      </w:r>
    </w:p>
    <w:p w14:paraId="74BB79DB" w14:textId="77777777" w:rsidR="00EA1924" w:rsidRDefault="00EA1924">
      <w:pPr>
        <w:rPr>
          <w:rFonts w:ascii="Trebuchet MS"/>
          <w:sz w:val="10"/>
        </w:rPr>
        <w:sectPr w:rsidR="00EA1924">
          <w:pgSz w:w="11910" w:h="16840"/>
          <w:pgMar w:top="1020" w:right="283" w:bottom="760" w:left="566" w:header="685" w:footer="563" w:gutter="0"/>
          <w:cols w:space="720"/>
        </w:sectPr>
      </w:pPr>
    </w:p>
    <w:p w14:paraId="573EAC03" w14:textId="77777777" w:rsidR="00EA1924" w:rsidRDefault="00EA1924">
      <w:pPr>
        <w:pStyle w:val="BodyText"/>
        <w:rPr>
          <w:rFonts w:ascii="Trebuchet MS"/>
          <w:sz w:val="20"/>
        </w:rPr>
      </w:pPr>
    </w:p>
    <w:p w14:paraId="1A59C6D5" w14:textId="77777777" w:rsidR="00EA1924" w:rsidRDefault="00EA1924">
      <w:pPr>
        <w:pStyle w:val="BodyText"/>
        <w:spacing w:before="28"/>
        <w:rPr>
          <w:rFonts w:ascii="Trebuchet MS"/>
          <w:sz w:val="20"/>
        </w:rPr>
      </w:pPr>
    </w:p>
    <w:p w14:paraId="012DA7C2" w14:textId="77777777" w:rsidR="00EA1924" w:rsidRDefault="00000000">
      <w:pPr>
        <w:ind w:left="3848"/>
        <w:rPr>
          <w:rFonts w:ascii="Trebuchet MS"/>
          <w:sz w:val="20"/>
        </w:rPr>
      </w:pPr>
      <w:r>
        <w:rPr>
          <w:rFonts w:ascii="Trebuchet MS"/>
          <w:noProof/>
          <w:sz w:val="20"/>
        </w:rPr>
        <w:drawing>
          <wp:inline distT="0" distB="0" distL="0" distR="0" wp14:anchorId="5954204C" wp14:editId="0B67F67A">
            <wp:extent cx="3525297" cy="271672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3525297" cy="2716720"/>
                    </a:xfrm>
                    <a:prstGeom prst="rect">
                      <a:avLst/>
                    </a:prstGeom>
                  </pic:spPr>
                </pic:pic>
              </a:graphicData>
            </a:graphic>
          </wp:inline>
        </w:drawing>
      </w:r>
    </w:p>
    <w:p w14:paraId="4F8970CD" w14:textId="77777777" w:rsidR="00EA1924" w:rsidRDefault="00EA1924">
      <w:pPr>
        <w:pStyle w:val="BodyText"/>
        <w:spacing w:before="152"/>
        <w:rPr>
          <w:rFonts w:ascii="Trebuchet MS"/>
        </w:rPr>
      </w:pPr>
    </w:p>
    <w:p w14:paraId="66B95292" w14:textId="77777777" w:rsidR="00EA1924" w:rsidRDefault="00000000">
      <w:pPr>
        <w:pStyle w:val="BodyText"/>
        <w:spacing w:before="1"/>
        <w:ind w:left="2761"/>
      </w:pPr>
      <w:bookmarkStart w:id="451" w:name="_bookmark13"/>
      <w:bookmarkEnd w:id="451"/>
      <w:r>
        <w:rPr>
          <w:b/>
        </w:rPr>
        <w:t>Figure</w:t>
      </w:r>
      <w:r>
        <w:rPr>
          <w:b/>
          <w:spacing w:val="8"/>
        </w:rPr>
        <w:t xml:space="preserve"> </w:t>
      </w:r>
      <w:r>
        <w:rPr>
          <w:b/>
        </w:rPr>
        <w:t>2.</w:t>
      </w:r>
      <w:r>
        <w:rPr>
          <w:b/>
          <w:spacing w:val="30"/>
        </w:rPr>
        <w:t xml:space="preserve"> </w:t>
      </w:r>
      <w:r>
        <w:t>Median</w:t>
      </w:r>
      <w:r>
        <w:rPr>
          <w:spacing w:val="11"/>
        </w:rPr>
        <w:t xml:space="preserve"> </w:t>
      </w:r>
      <w:r>
        <w:rPr>
          <w:rFonts w:ascii="Calibri" w:hAnsi="Calibri"/>
        </w:rPr>
        <w:t>∆</w:t>
      </w:r>
      <w:r>
        <w:rPr>
          <w:i/>
        </w:rPr>
        <w:t>E</w:t>
      </w:r>
      <w:r>
        <w:rPr>
          <w:vertAlign w:val="subscript"/>
        </w:rPr>
        <w:t>00</w:t>
      </w:r>
      <w:r>
        <w:rPr>
          <w:spacing w:val="18"/>
        </w:rPr>
        <w:t xml:space="preserve"> </w:t>
      </w:r>
      <w:r>
        <w:t>per</w:t>
      </w:r>
      <w:r>
        <w:rPr>
          <w:spacing w:val="9"/>
        </w:rPr>
        <w:t xml:space="preserve"> </w:t>
      </w:r>
      <w:r>
        <w:t>registry</w:t>
      </w:r>
      <w:r>
        <w:rPr>
          <w:spacing w:val="9"/>
        </w:rPr>
        <w:t xml:space="preserve"> </w:t>
      </w:r>
      <w:r>
        <w:t>model</w:t>
      </w:r>
      <w:r>
        <w:rPr>
          <w:spacing w:val="9"/>
        </w:rPr>
        <w:t xml:space="preserve"> </w:t>
      </w:r>
      <w:r>
        <w:t>on</w:t>
      </w:r>
      <w:r>
        <w:rPr>
          <w:spacing w:val="8"/>
        </w:rPr>
        <w:t xml:space="preserve"> </w:t>
      </w:r>
      <w:r>
        <w:t>PC10</w:t>
      </w:r>
      <w:r>
        <w:rPr>
          <w:spacing w:val="9"/>
        </w:rPr>
        <w:t xml:space="preserve"> </w:t>
      </w:r>
      <w:r>
        <w:t>at</w:t>
      </w:r>
      <w:r>
        <w:rPr>
          <w:spacing w:val="11"/>
        </w:rPr>
        <w:t xml:space="preserve"> </w:t>
      </w:r>
      <w:r>
        <w:rPr>
          <w:i/>
        </w:rPr>
        <w:t>n</w:t>
      </w:r>
      <w:r>
        <w:rPr>
          <w:i/>
          <w:spacing w:val="23"/>
        </w:rPr>
        <w:t xml:space="preserve"> </w:t>
      </w:r>
      <w:r>
        <w:rPr>
          <w:rFonts w:ascii="Tahoma" w:hAnsi="Tahoma"/>
        </w:rPr>
        <w:t>=</w:t>
      </w:r>
      <w:r>
        <w:rPr>
          <w:rFonts w:ascii="Tahoma" w:hAnsi="Tahoma"/>
          <w:spacing w:val="9"/>
        </w:rPr>
        <w:t xml:space="preserve"> </w:t>
      </w:r>
      <w:r>
        <w:t>3</w:t>
      </w:r>
      <w:r>
        <w:rPr>
          <w:spacing w:val="8"/>
        </w:rPr>
        <w:t xml:space="preserve"> </w:t>
      </w:r>
      <w:r>
        <w:t>(CMY,</w:t>
      </w:r>
      <w:r>
        <w:rPr>
          <w:spacing w:val="9"/>
        </w:rPr>
        <w:t xml:space="preserve"> </w:t>
      </w:r>
      <w:r>
        <w:t>795</w:t>
      </w:r>
      <w:r>
        <w:rPr>
          <w:spacing w:val="9"/>
        </w:rPr>
        <w:t xml:space="preserve"> </w:t>
      </w:r>
      <w:r>
        <w:t>analyzed</w:t>
      </w:r>
      <w:r>
        <w:rPr>
          <w:spacing w:val="9"/>
        </w:rPr>
        <w:t xml:space="preserve"> </w:t>
      </w:r>
      <w:r>
        <w:t>samples)</w:t>
      </w:r>
      <w:r>
        <w:rPr>
          <w:spacing w:val="8"/>
        </w:rPr>
        <w:t xml:space="preserve"> </w:t>
      </w:r>
      <w:r>
        <w:rPr>
          <w:spacing w:val="-2"/>
        </w:rPr>
        <w:t>versus</w:t>
      </w:r>
    </w:p>
    <w:p w14:paraId="6EA19822" w14:textId="77777777" w:rsidR="00EA1924" w:rsidRDefault="00000000">
      <w:pPr>
        <w:pStyle w:val="BodyText"/>
        <w:spacing w:before="25"/>
        <w:ind w:left="2764"/>
      </w:pPr>
      <w:r>
        <w:rPr>
          <w:i/>
        </w:rPr>
        <w:t>n</w:t>
      </w:r>
      <w:r>
        <w:rPr>
          <w:i/>
          <w:spacing w:val="8"/>
        </w:rPr>
        <w:t xml:space="preserve"> </w:t>
      </w:r>
      <w:r>
        <w:rPr>
          <w:rFonts w:ascii="Tahoma"/>
        </w:rPr>
        <w:t>=</w:t>
      </w:r>
      <w:r>
        <w:rPr>
          <w:rFonts w:ascii="Tahoma"/>
          <w:spacing w:val="-6"/>
        </w:rPr>
        <w:t xml:space="preserve"> </w:t>
      </w:r>
      <w:r>
        <w:t>4</w:t>
      </w:r>
      <w:r>
        <w:rPr>
          <w:spacing w:val="-2"/>
        </w:rPr>
        <w:t xml:space="preserve"> </w:t>
      </w:r>
      <w:r>
        <w:t>(CMYK,</w:t>
      </w:r>
      <w:r>
        <w:rPr>
          <w:spacing w:val="-1"/>
        </w:rPr>
        <w:t xml:space="preserve"> </w:t>
      </w:r>
      <w:r>
        <w:t>1,588</w:t>
      </w:r>
      <w:r>
        <w:rPr>
          <w:spacing w:val="-2"/>
        </w:rPr>
        <w:t xml:space="preserve"> </w:t>
      </w:r>
      <w:r>
        <w:t>analyzed</w:t>
      </w:r>
      <w:r>
        <w:rPr>
          <w:spacing w:val="-2"/>
        </w:rPr>
        <w:t xml:space="preserve"> </w:t>
      </w:r>
      <w:r>
        <w:t>samples).</w:t>
      </w:r>
      <w:r>
        <w:rPr>
          <w:spacing w:val="10"/>
        </w:rPr>
        <w:t xml:space="preserve"> </w:t>
      </w:r>
      <w:r>
        <w:t>Third-order</w:t>
      </w:r>
      <w:r>
        <w:rPr>
          <w:spacing w:val="-2"/>
        </w:rPr>
        <w:t xml:space="preserve"> </w:t>
      </w:r>
      <w:r>
        <w:t>polynomial</w:t>
      </w:r>
      <w:r>
        <w:rPr>
          <w:spacing w:val="-2"/>
        </w:rPr>
        <w:t xml:space="preserve"> </w:t>
      </w:r>
      <w:r>
        <w:t>regression</w:t>
      </w:r>
      <w:r>
        <w:rPr>
          <w:spacing w:val="-1"/>
        </w:rPr>
        <w:t xml:space="preserve"> </w:t>
      </w:r>
      <w:r>
        <w:rPr>
          <w:i/>
        </w:rPr>
        <w:t>fitted</w:t>
      </w:r>
      <w:r>
        <w:rPr>
          <w:i/>
          <w:spacing w:val="-2"/>
        </w:rPr>
        <w:t xml:space="preserve"> </w:t>
      </w:r>
      <w:r>
        <w:rPr>
          <w:i/>
        </w:rPr>
        <w:t>on</w:t>
      </w:r>
      <w:r>
        <w:rPr>
          <w:i/>
          <w:spacing w:val="-2"/>
        </w:rPr>
        <w:t xml:space="preserve"> </w:t>
      </w:r>
      <w:r>
        <w:rPr>
          <w:i/>
        </w:rPr>
        <w:t>XYZ</w:t>
      </w:r>
      <w:r>
        <w:rPr>
          <w:i/>
          <w:spacing w:val="-1"/>
        </w:rPr>
        <w:t xml:space="preserve"> </w:t>
      </w:r>
      <w:r>
        <w:rPr>
          <w:spacing w:val="-2"/>
        </w:rPr>
        <w:t>degrades</w:t>
      </w:r>
    </w:p>
    <w:p w14:paraId="48563C2C" w14:textId="65B8DB93" w:rsidR="00EA1924" w:rsidRDefault="00000000">
      <w:pPr>
        <w:pStyle w:val="BodyText"/>
        <w:spacing w:before="33" w:line="276" w:lineRule="auto"/>
        <w:ind w:left="2756" w:right="434" w:firstLine="7"/>
        <w:jc w:val="both"/>
      </w:pPr>
      <w:r>
        <w:rPr>
          <w:rFonts w:ascii="Libertinus Sans" w:hAnsi="Libertinus Sans"/>
          <w:i/>
        </w:rPr>
        <w:t>×</w:t>
      </w:r>
      <w:r>
        <w:t xml:space="preserve">3.5 with the added K channel, while Gaussian process regression degrades only </w:t>
      </w:r>
      <w:r>
        <w:rPr>
          <w:rFonts w:ascii="Libertinus Sans" w:hAnsi="Libertinus Sans"/>
          <w:i/>
        </w:rPr>
        <w:t>×</w:t>
      </w:r>
      <w:r>
        <w:t xml:space="preserve">1.2, the two highlighted comparisons. </w:t>
      </w:r>
      <w:del w:id="452" w:author="Phil Green" w:date="2026-08-30T16:37:00Z" w16du:dateUtc="2026-08-30T14:37:00Z">
        <w:r w:rsidDel="002066A0">
          <w:delText xml:space="preserve">The figure shows the 14 registry models only; as the text notes, the same polynomial fitted in cube-root space degrades </w:delText>
        </w:r>
        <w:r w:rsidDel="002066A0">
          <w:rPr>
            <w:rFonts w:ascii="Libertinus Sans" w:hAnsi="Libertinus Sans"/>
            <w:i/>
          </w:rPr>
          <w:delText>×</w:delText>
        </w:r>
        <w:r w:rsidDel="002066A0">
          <w:delText xml:space="preserve">1.5, so most of the apparent </w:delText>
        </w:r>
        <w:r w:rsidDel="002066A0">
          <w:rPr>
            <w:rFonts w:ascii="Libertinus Sans" w:hAnsi="Libertinus Sans"/>
            <w:i/>
          </w:rPr>
          <w:delText>×</w:delText>
        </w:r>
        <w:r w:rsidDel="002066A0">
          <w:delText xml:space="preserve">3.5 belongs to the fitting space rather than to the polynomial basis (Section </w:delText>
        </w:r>
        <w:r w:rsidDel="002066A0">
          <w:fldChar w:fldCharType="begin"/>
        </w:r>
        <w:r w:rsidDel="002066A0">
          <w:delInstrText>HYPERLINK \l "_bookmark18"</w:delInstrText>
        </w:r>
        <w:r w:rsidDel="002066A0">
          <w:fldChar w:fldCharType="separate"/>
        </w:r>
        <w:r w:rsidDel="002066A0">
          <w:rPr>
            <w:color w:val="0774B7"/>
          </w:rPr>
          <w:delText>4.5</w:delText>
        </w:r>
        <w:r w:rsidDel="002066A0">
          <w:fldChar w:fldCharType="end"/>
        </w:r>
        <w:r w:rsidDel="002066A0">
          <w:delText>).</w:delText>
        </w:r>
      </w:del>
    </w:p>
    <w:p w14:paraId="2F4F4C83" w14:textId="77777777" w:rsidR="00EA1924" w:rsidRDefault="00000000">
      <w:pPr>
        <w:pStyle w:val="Heading2"/>
        <w:numPr>
          <w:ilvl w:val="1"/>
          <w:numId w:val="3"/>
        </w:numPr>
        <w:tabs>
          <w:tab w:val="left" w:pos="3120"/>
          <w:tab w:val="left" w:pos="10859"/>
        </w:tabs>
        <w:spacing w:before="157"/>
        <w:ind w:left="3120" w:hanging="359"/>
        <w:rPr>
          <w:rFonts w:ascii="Trebuchet MS"/>
          <w:i w:val="0"/>
          <w:sz w:val="10"/>
        </w:rPr>
      </w:pPr>
      <w:bookmarkStart w:id="453" w:name="Fold_Assignment_and_the_Measurement_Nois"/>
      <w:bookmarkStart w:id="454" w:name="_bookmark14"/>
      <w:bookmarkEnd w:id="453"/>
      <w:bookmarkEnd w:id="454"/>
      <w:r>
        <w:t>Fold</w:t>
      </w:r>
      <w:r>
        <w:rPr>
          <w:spacing w:val="-8"/>
        </w:rPr>
        <w:t xml:space="preserve"> </w:t>
      </w:r>
      <w:r>
        <w:t>Assignment</w:t>
      </w:r>
      <w:r>
        <w:rPr>
          <w:spacing w:val="-7"/>
        </w:rPr>
        <w:t xml:space="preserve"> </w:t>
      </w:r>
      <w:r>
        <w:t>and</w:t>
      </w:r>
      <w:r>
        <w:rPr>
          <w:spacing w:val="-8"/>
        </w:rPr>
        <w:t xml:space="preserve"> </w:t>
      </w:r>
      <w:r>
        <w:t>the</w:t>
      </w:r>
      <w:r>
        <w:rPr>
          <w:spacing w:val="-7"/>
        </w:rPr>
        <w:t xml:space="preserve"> </w:t>
      </w:r>
      <w:r>
        <w:t>Measurement</w:t>
      </w:r>
      <w:r>
        <w:rPr>
          <w:spacing w:val="-8"/>
        </w:rPr>
        <w:t xml:space="preserve"> </w:t>
      </w:r>
      <w:r>
        <w:t>Noise</w:t>
      </w:r>
      <w:r>
        <w:rPr>
          <w:spacing w:val="-7"/>
        </w:rPr>
        <w:t xml:space="preserve"> </w:t>
      </w:r>
      <w:r>
        <w:rPr>
          <w:spacing w:val="-2"/>
        </w:rPr>
        <w:t>Floor</w:t>
      </w:r>
      <w:r>
        <w:rPr>
          <w:rFonts w:ascii="Times New Roman"/>
          <w:i w:val="0"/>
        </w:rPr>
        <w:tab/>
      </w:r>
      <w:r>
        <w:rPr>
          <w:rFonts w:ascii="Trebuchet MS"/>
          <w:i w:val="0"/>
          <w:spacing w:val="-5"/>
          <w:sz w:val="10"/>
        </w:rPr>
        <w:t>333</w:t>
      </w:r>
    </w:p>
    <w:p w14:paraId="1036FFFB" w14:textId="77777777" w:rsidR="00EA1924" w:rsidRDefault="00000000">
      <w:pPr>
        <w:tabs>
          <w:tab w:val="left" w:pos="10859"/>
        </w:tabs>
        <w:spacing w:before="90"/>
        <w:ind w:left="3187"/>
        <w:rPr>
          <w:rFonts w:ascii="Trebuchet MS"/>
          <w:sz w:val="10"/>
        </w:rPr>
      </w:pPr>
      <w:r>
        <w:rPr>
          <w:sz w:val="20"/>
        </w:rPr>
        <w:t>Gaussian</w:t>
      </w:r>
      <w:r>
        <w:rPr>
          <w:spacing w:val="20"/>
          <w:sz w:val="20"/>
        </w:rPr>
        <w:t xml:space="preserve"> </w:t>
      </w:r>
      <w:r>
        <w:rPr>
          <w:sz w:val="20"/>
        </w:rPr>
        <w:t>process</w:t>
      </w:r>
      <w:r>
        <w:rPr>
          <w:spacing w:val="20"/>
          <w:sz w:val="20"/>
        </w:rPr>
        <w:t xml:space="preserve"> </w:t>
      </w:r>
      <w:r>
        <w:rPr>
          <w:sz w:val="20"/>
        </w:rPr>
        <w:t>regression</w:t>
      </w:r>
      <w:r>
        <w:rPr>
          <w:spacing w:val="21"/>
          <w:sz w:val="20"/>
        </w:rPr>
        <w:t xml:space="preserve"> </w:t>
      </w:r>
      <w:r>
        <w:rPr>
          <w:sz w:val="20"/>
        </w:rPr>
        <w:t>is</w:t>
      </w:r>
      <w:r>
        <w:rPr>
          <w:spacing w:val="20"/>
          <w:sz w:val="20"/>
        </w:rPr>
        <w:t xml:space="preserve"> </w:t>
      </w:r>
      <w:r>
        <w:rPr>
          <w:sz w:val="20"/>
        </w:rPr>
        <w:t>the</w:t>
      </w:r>
      <w:r>
        <w:rPr>
          <w:spacing w:val="20"/>
          <w:sz w:val="20"/>
        </w:rPr>
        <w:t xml:space="preserve"> </w:t>
      </w:r>
      <w:r>
        <w:rPr>
          <w:sz w:val="20"/>
        </w:rPr>
        <w:t>best-median</w:t>
      </w:r>
      <w:r>
        <w:rPr>
          <w:spacing w:val="21"/>
          <w:sz w:val="20"/>
        </w:rPr>
        <w:t xml:space="preserve"> </w:t>
      </w:r>
      <w:r>
        <w:rPr>
          <w:sz w:val="20"/>
        </w:rPr>
        <w:t>model</w:t>
      </w:r>
      <w:r>
        <w:rPr>
          <w:spacing w:val="20"/>
          <w:sz w:val="20"/>
        </w:rPr>
        <w:t xml:space="preserve"> </w:t>
      </w:r>
      <w:r>
        <w:rPr>
          <w:sz w:val="20"/>
        </w:rPr>
        <w:t>in</w:t>
      </w:r>
      <w:r>
        <w:rPr>
          <w:spacing w:val="21"/>
          <w:sz w:val="20"/>
        </w:rPr>
        <w:t xml:space="preserve"> </w:t>
      </w:r>
      <w:r>
        <w:rPr>
          <w:sz w:val="20"/>
        </w:rPr>
        <w:t>every</w:t>
      </w:r>
      <w:r>
        <w:rPr>
          <w:spacing w:val="20"/>
          <w:sz w:val="20"/>
        </w:rPr>
        <w:t xml:space="preserve"> </w:t>
      </w:r>
      <w:r>
        <w:rPr>
          <w:spacing w:val="-2"/>
          <w:sz w:val="20"/>
        </w:rPr>
        <w:t>dataset/condition</w:t>
      </w:r>
      <w:r>
        <w:rPr>
          <w:rFonts w:ascii="Times New Roman"/>
          <w:sz w:val="20"/>
        </w:rPr>
        <w:tab/>
      </w:r>
      <w:r>
        <w:rPr>
          <w:rFonts w:ascii="Trebuchet MS"/>
          <w:spacing w:val="-5"/>
          <w:sz w:val="10"/>
        </w:rPr>
        <w:t>334</w:t>
      </w:r>
    </w:p>
    <w:p w14:paraId="2906F11D" w14:textId="77777777" w:rsidR="00EA1924" w:rsidRDefault="00000000">
      <w:pPr>
        <w:tabs>
          <w:tab w:val="left" w:pos="10859"/>
        </w:tabs>
        <w:spacing w:before="30"/>
        <w:ind w:left="2761"/>
        <w:rPr>
          <w:rFonts w:ascii="Trebuchet MS"/>
          <w:sz w:val="10"/>
        </w:rPr>
      </w:pPr>
      <w:r>
        <w:rPr>
          <w:spacing w:val="-2"/>
          <w:sz w:val="20"/>
        </w:rPr>
        <w:t>combination</w:t>
      </w:r>
      <w:r>
        <w:rPr>
          <w:spacing w:val="-9"/>
          <w:sz w:val="20"/>
        </w:rPr>
        <w:t xml:space="preserve"> </w:t>
      </w:r>
      <w:r>
        <w:rPr>
          <w:spacing w:val="-2"/>
          <w:sz w:val="20"/>
        </w:rPr>
        <w:t>reported</w:t>
      </w:r>
      <w:r>
        <w:rPr>
          <w:spacing w:val="-8"/>
          <w:sz w:val="20"/>
        </w:rPr>
        <w:t xml:space="preserve"> </w:t>
      </w:r>
      <w:r>
        <w:rPr>
          <w:spacing w:val="-2"/>
          <w:sz w:val="20"/>
        </w:rPr>
        <w:t>above,</w:t>
      </w:r>
      <w:r>
        <w:rPr>
          <w:spacing w:val="-7"/>
          <w:sz w:val="20"/>
        </w:rPr>
        <w:t xml:space="preserve"> </w:t>
      </w:r>
      <w:r>
        <w:rPr>
          <w:spacing w:val="-2"/>
          <w:sz w:val="20"/>
        </w:rPr>
        <w:t>and,</w:t>
      </w:r>
      <w:r>
        <w:rPr>
          <w:spacing w:val="-8"/>
          <w:sz w:val="20"/>
        </w:rPr>
        <w:t xml:space="preserve"> </w:t>
      </w:r>
      <w:r>
        <w:rPr>
          <w:spacing w:val="-2"/>
          <w:sz w:val="20"/>
        </w:rPr>
        <w:t>anticipating</w:t>
      </w:r>
      <w:r>
        <w:rPr>
          <w:spacing w:val="-8"/>
          <w:sz w:val="20"/>
        </w:rPr>
        <w:t xml:space="preserve"> </w:t>
      </w:r>
      <w:r>
        <w:rPr>
          <w:spacing w:val="-2"/>
          <w:sz w:val="20"/>
        </w:rPr>
        <w:t>Section</w:t>
      </w:r>
      <w:r>
        <w:rPr>
          <w:spacing w:val="-8"/>
          <w:sz w:val="20"/>
        </w:rPr>
        <w:t xml:space="preserve"> </w:t>
      </w:r>
      <w:hyperlink w:anchor="_bookmark24" w:history="1">
        <w:r>
          <w:rPr>
            <w:color w:val="0774B7"/>
            <w:spacing w:val="-2"/>
            <w:sz w:val="20"/>
          </w:rPr>
          <w:t>4.7</w:t>
        </w:r>
      </w:hyperlink>
      <w:r>
        <w:rPr>
          <w:spacing w:val="-2"/>
          <w:sz w:val="20"/>
        </w:rPr>
        <w:t>,</w:t>
      </w:r>
      <w:r>
        <w:rPr>
          <w:spacing w:val="-8"/>
          <w:sz w:val="20"/>
        </w:rPr>
        <w:t xml:space="preserve"> </w:t>
      </w:r>
      <w:r>
        <w:rPr>
          <w:spacing w:val="-2"/>
          <w:sz w:val="20"/>
        </w:rPr>
        <w:t>on</w:t>
      </w:r>
      <w:r>
        <w:rPr>
          <w:spacing w:val="-9"/>
          <w:sz w:val="20"/>
        </w:rPr>
        <w:t xml:space="preserve"> </w:t>
      </w:r>
      <w:r>
        <w:rPr>
          <w:spacing w:val="-2"/>
          <w:sz w:val="20"/>
        </w:rPr>
        <w:t>all</w:t>
      </w:r>
      <w:r>
        <w:rPr>
          <w:spacing w:val="-7"/>
          <w:sz w:val="20"/>
        </w:rPr>
        <w:t xml:space="preserve"> </w:t>
      </w:r>
      <w:r>
        <w:rPr>
          <w:spacing w:val="-2"/>
          <w:sz w:val="20"/>
        </w:rPr>
        <w:t>nine</w:t>
      </w:r>
      <w:r>
        <w:rPr>
          <w:spacing w:val="-9"/>
          <w:sz w:val="20"/>
        </w:rPr>
        <w:t xml:space="preserve"> </w:t>
      </w:r>
      <w:r>
        <w:rPr>
          <w:spacing w:val="-2"/>
          <w:sz w:val="20"/>
        </w:rPr>
        <w:t>datasets</w:t>
      </w:r>
      <w:r>
        <w:rPr>
          <w:spacing w:val="-8"/>
          <w:sz w:val="20"/>
        </w:rPr>
        <w:t xml:space="preserve"> </w:t>
      </w:r>
      <w:r>
        <w:rPr>
          <w:spacing w:val="-2"/>
          <w:sz w:val="20"/>
        </w:rPr>
        <w:t>in</w:t>
      </w:r>
      <w:r>
        <w:rPr>
          <w:spacing w:val="-8"/>
          <w:sz w:val="20"/>
        </w:rPr>
        <w:t xml:space="preserve"> </w:t>
      </w:r>
      <w:r>
        <w:rPr>
          <w:spacing w:val="-2"/>
          <w:sz w:val="20"/>
        </w:rPr>
        <w:t>this</w:t>
      </w:r>
      <w:r>
        <w:rPr>
          <w:spacing w:val="-8"/>
          <w:sz w:val="20"/>
        </w:rPr>
        <w:t xml:space="preserve"> </w:t>
      </w:r>
      <w:r>
        <w:rPr>
          <w:spacing w:val="-2"/>
          <w:sz w:val="20"/>
        </w:rPr>
        <w:t>paper:</w:t>
      </w:r>
      <w:r>
        <w:rPr>
          <w:rFonts w:ascii="Times New Roman"/>
          <w:sz w:val="20"/>
        </w:rPr>
        <w:tab/>
      </w:r>
      <w:r>
        <w:rPr>
          <w:rFonts w:ascii="Trebuchet MS"/>
          <w:spacing w:val="-5"/>
          <w:sz w:val="10"/>
        </w:rPr>
        <w:t>335</w:t>
      </w:r>
    </w:p>
    <w:p w14:paraId="0A5CB078" w14:textId="77777777" w:rsidR="00EA1924" w:rsidRDefault="00000000">
      <w:pPr>
        <w:tabs>
          <w:tab w:val="left" w:pos="10859"/>
        </w:tabs>
        <w:spacing w:before="30"/>
        <w:ind w:left="2761"/>
        <w:rPr>
          <w:rFonts w:ascii="Trebuchet MS"/>
          <w:sz w:val="10"/>
        </w:rPr>
      </w:pPr>
      <w:r>
        <w:rPr>
          <w:sz w:val="20"/>
        </w:rPr>
        <w:t>fitted</w:t>
      </w:r>
      <w:r>
        <w:rPr>
          <w:spacing w:val="-2"/>
          <w:sz w:val="20"/>
        </w:rPr>
        <w:t xml:space="preserve"> </w:t>
      </w:r>
      <w:r>
        <w:rPr>
          <w:sz w:val="20"/>
        </w:rPr>
        <w:t>in</w:t>
      </w:r>
      <w:r>
        <w:rPr>
          <w:spacing w:val="-2"/>
          <w:sz w:val="20"/>
        </w:rPr>
        <w:t xml:space="preserve"> </w:t>
      </w:r>
      <w:r>
        <w:rPr>
          <w:sz w:val="20"/>
        </w:rPr>
        <w:t>cube-root</w:t>
      </w:r>
      <w:r>
        <w:rPr>
          <w:spacing w:val="-1"/>
          <w:sz w:val="20"/>
        </w:rPr>
        <w:t xml:space="preserve"> </w:t>
      </w:r>
      <w:r>
        <w:rPr>
          <w:sz w:val="20"/>
        </w:rPr>
        <w:t>space</w:t>
      </w:r>
      <w:r>
        <w:rPr>
          <w:spacing w:val="-2"/>
          <w:sz w:val="20"/>
        </w:rPr>
        <w:t xml:space="preserve"> </w:t>
      </w:r>
      <w:r>
        <w:rPr>
          <w:sz w:val="20"/>
        </w:rPr>
        <w:t>on</w:t>
      </w:r>
      <w:r>
        <w:rPr>
          <w:spacing w:val="-2"/>
          <w:sz w:val="20"/>
        </w:rPr>
        <w:t xml:space="preserve"> </w:t>
      </w:r>
      <w:r>
        <w:rPr>
          <w:sz w:val="20"/>
        </w:rPr>
        <w:t>eight</w:t>
      </w:r>
      <w:r>
        <w:rPr>
          <w:spacing w:val="-1"/>
          <w:sz w:val="20"/>
        </w:rPr>
        <w:t xml:space="preserve"> </w:t>
      </w:r>
      <w:r>
        <w:rPr>
          <w:sz w:val="20"/>
        </w:rPr>
        <w:t>of</w:t>
      </w:r>
      <w:r>
        <w:rPr>
          <w:spacing w:val="-2"/>
          <w:sz w:val="20"/>
        </w:rPr>
        <w:t xml:space="preserve"> </w:t>
      </w:r>
      <w:r>
        <w:rPr>
          <w:sz w:val="20"/>
        </w:rPr>
        <w:t>them</w:t>
      </w:r>
      <w:r>
        <w:rPr>
          <w:spacing w:val="-2"/>
          <w:sz w:val="20"/>
        </w:rPr>
        <w:t xml:space="preserve"> </w:t>
      </w:r>
      <w:r>
        <w:rPr>
          <w:sz w:val="20"/>
        </w:rPr>
        <w:t>and</w:t>
      </w:r>
      <w:r>
        <w:rPr>
          <w:spacing w:val="-1"/>
          <w:sz w:val="20"/>
        </w:rPr>
        <w:t xml:space="preserve"> </w:t>
      </w:r>
      <w:r>
        <w:rPr>
          <w:sz w:val="20"/>
        </w:rPr>
        <w:t>in</w:t>
      </w:r>
      <w:r>
        <w:rPr>
          <w:spacing w:val="-2"/>
          <w:sz w:val="20"/>
        </w:rPr>
        <w:t xml:space="preserve"> </w:t>
      </w:r>
      <w:r>
        <w:rPr>
          <w:sz w:val="20"/>
        </w:rPr>
        <w:t>XYZ</w:t>
      </w:r>
      <w:r>
        <w:rPr>
          <w:spacing w:val="-2"/>
          <w:sz w:val="20"/>
        </w:rPr>
        <w:t xml:space="preserve"> </w:t>
      </w:r>
      <w:r>
        <w:rPr>
          <w:sz w:val="20"/>
        </w:rPr>
        <w:t>on</w:t>
      </w:r>
      <w:r>
        <w:rPr>
          <w:spacing w:val="-1"/>
          <w:sz w:val="20"/>
        </w:rPr>
        <w:t xml:space="preserve"> </w:t>
      </w:r>
      <w:r>
        <w:rPr>
          <w:sz w:val="20"/>
        </w:rPr>
        <w:t>the</w:t>
      </w:r>
      <w:r>
        <w:rPr>
          <w:spacing w:val="-2"/>
          <w:sz w:val="20"/>
        </w:rPr>
        <w:t xml:space="preserve"> </w:t>
      </w:r>
      <w:r>
        <w:rPr>
          <w:sz w:val="20"/>
        </w:rPr>
        <w:t>ninth</w:t>
      </w:r>
      <w:r>
        <w:rPr>
          <w:spacing w:val="-2"/>
          <w:sz w:val="20"/>
        </w:rPr>
        <w:t xml:space="preserve"> </w:t>
      </w:r>
      <w:r>
        <w:rPr>
          <w:sz w:val="20"/>
        </w:rPr>
        <w:t>(FOGRA51-CMYK,</w:t>
      </w:r>
      <w:r>
        <w:rPr>
          <w:spacing w:val="-1"/>
          <w:sz w:val="20"/>
        </w:rPr>
        <w:t xml:space="preserve"> </w:t>
      </w:r>
      <w:r>
        <w:rPr>
          <w:spacing w:val="-5"/>
          <w:sz w:val="20"/>
        </w:rPr>
        <w:t>by</w:t>
      </w:r>
      <w:r>
        <w:rPr>
          <w:rFonts w:ascii="Times New Roman"/>
          <w:sz w:val="20"/>
        </w:rPr>
        <w:tab/>
      </w:r>
      <w:r>
        <w:rPr>
          <w:rFonts w:ascii="Trebuchet MS"/>
          <w:spacing w:val="-5"/>
          <w:sz w:val="10"/>
        </w:rPr>
        <w:t>336</w:t>
      </w:r>
    </w:p>
    <w:p w14:paraId="20EA9149" w14:textId="77777777" w:rsidR="00EA1924" w:rsidRDefault="00000000">
      <w:pPr>
        <w:tabs>
          <w:tab w:val="left" w:pos="10859"/>
        </w:tabs>
        <w:spacing w:before="30"/>
        <w:ind w:left="2761"/>
        <w:rPr>
          <w:rFonts w:ascii="Trebuchet MS" w:hAnsi="Trebuchet MS"/>
          <w:sz w:val="10"/>
        </w:rPr>
      </w:pPr>
      <w:r>
        <w:rPr>
          <w:sz w:val="20"/>
        </w:rPr>
        <w:t>0.001</w:t>
      </w:r>
      <w:r>
        <w:rPr>
          <w:spacing w:val="8"/>
          <w:sz w:val="20"/>
        </w:rPr>
        <w:t xml:space="preserve"> </w:t>
      </w:r>
      <w:r>
        <w:rPr>
          <w:rFonts w:ascii="Calibri" w:hAnsi="Calibri"/>
          <w:sz w:val="20"/>
        </w:rPr>
        <w:t>∆</w:t>
      </w:r>
      <w:r>
        <w:rPr>
          <w:i/>
          <w:sz w:val="20"/>
        </w:rPr>
        <w:t>E</w:t>
      </w:r>
      <w:r>
        <w:rPr>
          <w:sz w:val="20"/>
          <w:vertAlign w:val="subscript"/>
        </w:rPr>
        <w:t>00</w:t>
      </w:r>
      <w:r>
        <w:rPr>
          <w:sz w:val="20"/>
        </w:rPr>
        <w:t>).</w:t>
      </w:r>
      <w:r>
        <w:rPr>
          <w:spacing w:val="19"/>
          <w:sz w:val="20"/>
        </w:rPr>
        <w:t xml:space="preserve"> </w:t>
      </w:r>
      <w:r>
        <w:rPr>
          <w:sz w:val="20"/>
        </w:rPr>
        <w:t>That</w:t>
      </w:r>
      <w:r>
        <w:rPr>
          <w:spacing w:val="5"/>
          <w:sz w:val="20"/>
        </w:rPr>
        <w:t xml:space="preserve"> </w:t>
      </w:r>
      <w:r>
        <w:rPr>
          <w:sz w:val="20"/>
        </w:rPr>
        <w:t>makes</w:t>
      </w:r>
      <w:r>
        <w:rPr>
          <w:spacing w:val="5"/>
          <w:sz w:val="20"/>
        </w:rPr>
        <w:t xml:space="preserve"> </w:t>
      </w:r>
      <w:r>
        <w:rPr>
          <w:sz w:val="20"/>
        </w:rPr>
        <w:t>it</w:t>
      </w:r>
      <w:r>
        <w:rPr>
          <w:spacing w:val="5"/>
          <w:sz w:val="20"/>
        </w:rPr>
        <w:t xml:space="preserve"> </w:t>
      </w:r>
      <w:r>
        <w:rPr>
          <w:sz w:val="20"/>
        </w:rPr>
        <w:t>the</w:t>
      </w:r>
      <w:r>
        <w:rPr>
          <w:spacing w:val="5"/>
          <w:sz w:val="20"/>
        </w:rPr>
        <w:t xml:space="preserve"> </w:t>
      </w:r>
      <w:r>
        <w:rPr>
          <w:sz w:val="20"/>
        </w:rPr>
        <w:t>one</w:t>
      </w:r>
      <w:r>
        <w:rPr>
          <w:spacing w:val="5"/>
          <w:sz w:val="20"/>
        </w:rPr>
        <w:t xml:space="preserve"> </w:t>
      </w:r>
      <w:r>
        <w:rPr>
          <w:sz w:val="20"/>
        </w:rPr>
        <w:t>most</w:t>
      </w:r>
      <w:r>
        <w:rPr>
          <w:spacing w:val="5"/>
          <w:sz w:val="20"/>
        </w:rPr>
        <w:t xml:space="preserve"> </w:t>
      </w:r>
      <w:r>
        <w:rPr>
          <w:sz w:val="20"/>
        </w:rPr>
        <w:t>worth</w:t>
      </w:r>
      <w:r>
        <w:rPr>
          <w:spacing w:val="6"/>
          <w:sz w:val="20"/>
        </w:rPr>
        <w:t xml:space="preserve"> </w:t>
      </w:r>
      <w:r>
        <w:rPr>
          <w:sz w:val="20"/>
        </w:rPr>
        <w:t>stress-testing.</w:t>
      </w:r>
      <w:r>
        <w:rPr>
          <w:spacing w:val="18"/>
          <w:sz w:val="20"/>
        </w:rPr>
        <w:t xml:space="preserve"> </w:t>
      </w:r>
      <w:r>
        <w:rPr>
          <w:sz w:val="20"/>
        </w:rPr>
        <w:t>Two</w:t>
      </w:r>
      <w:r>
        <w:rPr>
          <w:spacing w:val="5"/>
          <w:sz w:val="20"/>
        </w:rPr>
        <w:t xml:space="preserve"> </w:t>
      </w:r>
      <w:r>
        <w:rPr>
          <w:sz w:val="20"/>
        </w:rPr>
        <w:t>checks</w:t>
      </w:r>
      <w:r>
        <w:rPr>
          <w:spacing w:val="6"/>
          <w:sz w:val="20"/>
        </w:rPr>
        <w:t xml:space="preserve"> </w:t>
      </w:r>
      <w:r>
        <w:rPr>
          <w:sz w:val="20"/>
        </w:rPr>
        <w:t>bear</w:t>
      </w:r>
      <w:r>
        <w:rPr>
          <w:spacing w:val="5"/>
          <w:sz w:val="20"/>
        </w:rPr>
        <w:t xml:space="preserve"> </w:t>
      </w:r>
      <w:r>
        <w:rPr>
          <w:sz w:val="20"/>
        </w:rPr>
        <w:t>on</w:t>
      </w:r>
      <w:r>
        <w:rPr>
          <w:spacing w:val="5"/>
          <w:sz w:val="20"/>
        </w:rPr>
        <w:t xml:space="preserve"> </w:t>
      </w:r>
      <w:r>
        <w:rPr>
          <w:sz w:val="20"/>
        </w:rPr>
        <w:t>it,</w:t>
      </w:r>
      <w:r>
        <w:rPr>
          <w:spacing w:val="5"/>
          <w:sz w:val="20"/>
        </w:rPr>
        <w:t xml:space="preserve"> </w:t>
      </w:r>
      <w:r>
        <w:rPr>
          <w:spacing w:val="-4"/>
          <w:sz w:val="20"/>
        </w:rPr>
        <w:t>both</w:t>
      </w:r>
      <w:r>
        <w:rPr>
          <w:rFonts w:ascii="Times New Roman" w:hAnsi="Times New Roman"/>
          <w:sz w:val="20"/>
        </w:rPr>
        <w:tab/>
      </w:r>
      <w:r>
        <w:rPr>
          <w:rFonts w:ascii="Trebuchet MS" w:hAnsi="Trebuchet MS"/>
          <w:spacing w:val="-5"/>
          <w:sz w:val="10"/>
        </w:rPr>
        <w:t>337</w:t>
      </w:r>
    </w:p>
    <w:p w14:paraId="61D45F01" w14:textId="77777777" w:rsidR="00EA1924" w:rsidRDefault="00000000">
      <w:pPr>
        <w:tabs>
          <w:tab w:val="left" w:pos="10859"/>
        </w:tabs>
        <w:spacing w:before="30"/>
        <w:ind w:left="2761"/>
        <w:rPr>
          <w:rFonts w:ascii="Trebuchet MS"/>
          <w:sz w:val="10"/>
        </w:rPr>
      </w:pPr>
      <w:r>
        <w:rPr>
          <w:w w:val="105"/>
          <w:sz w:val="20"/>
        </w:rPr>
        <w:t>read</w:t>
      </w:r>
      <w:r>
        <w:rPr>
          <w:spacing w:val="29"/>
          <w:w w:val="105"/>
          <w:sz w:val="20"/>
        </w:rPr>
        <w:t xml:space="preserve"> </w:t>
      </w:r>
      <w:r>
        <w:rPr>
          <w:w w:val="105"/>
          <w:sz w:val="20"/>
        </w:rPr>
        <w:t>from</w:t>
      </w:r>
      <w:r>
        <w:rPr>
          <w:spacing w:val="29"/>
          <w:w w:val="105"/>
          <w:sz w:val="20"/>
        </w:rPr>
        <w:t xml:space="preserve"> </w:t>
      </w:r>
      <w:r>
        <w:rPr>
          <w:rFonts w:ascii="Cambria"/>
          <w:w w:val="105"/>
          <w:sz w:val="20"/>
        </w:rPr>
        <w:t>journal/results/gp_verification.csv</w:t>
      </w:r>
      <w:r>
        <w:rPr>
          <w:w w:val="105"/>
          <w:sz w:val="20"/>
        </w:rPr>
        <w:t>,</w:t>
      </w:r>
      <w:r>
        <w:rPr>
          <w:spacing w:val="29"/>
          <w:w w:val="105"/>
          <w:sz w:val="20"/>
        </w:rPr>
        <w:t xml:space="preserve"> </w:t>
      </w:r>
      <w:r>
        <w:rPr>
          <w:w w:val="105"/>
          <w:sz w:val="20"/>
        </w:rPr>
        <w:t>whose</w:t>
      </w:r>
      <w:r>
        <w:rPr>
          <w:spacing w:val="34"/>
          <w:w w:val="105"/>
          <w:sz w:val="20"/>
        </w:rPr>
        <w:t xml:space="preserve"> </w:t>
      </w:r>
      <w:r>
        <w:rPr>
          <w:i/>
          <w:w w:val="105"/>
          <w:sz w:val="20"/>
        </w:rPr>
        <w:t>k</w:t>
      </w:r>
      <w:r>
        <w:rPr>
          <w:w w:val="105"/>
          <w:sz w:val="20"/>
        </w:rPr>
        <w:t>-fold</w:t>
      </w:r>
      <w:r>
        <w:rPr>
          <w:spacing w:val="29"/>
          <w:w w:val="105"/>
          <w:sz w:val="20"/>
        </w:rPr>
        <w:t xml:space="preserve"> </w:t>
      </w:r>
      <w:r>
        <w:rPr>
          <w:w w:val="105"/>
          <w:sz w:val="20"/>
        </w:rPr>
        <w:t>column</w:t>
      </w:r>
      <w:r>
        <w:rPr>
          <w:spacing w:val="29"/>
          <w:w w:val="105"/>
          <w:sz w:val="20"/>
        </w:rPr>
        <w:t xml:space="preserve"> </w:t>
      </w:r>
      <w:r>
        <w:rPr>
          <w:w w:val="105"/>
          <w:sz w:val="20"/>
        </w:rPr>
        <w:t>reproduces</w:t>
      </w:r>
      <w:r>
        <w:rPr>
          <w:spacing w:val="29"/>
          <w:w w:val="105"/>
          <w:sz w:val="20"/>
        </w:rPr>
        <w:t xml:space="preserve"> </w:t>
      </w:r>
      <w:r>
        <w:rPr>
          <w:spacing w:val="-5"/>
          <w:w w:val="105"/>
          <w:sz w:val="20"/>
        </w:rPr>
        <w:t>the</w:t>
      </w:r>
      <w:r>
        <w:rPr>
          <w:rFonts w:ascii="Times New Roman"/>
          <w:sz w:val="20"/>
        </w:rPr>
        <w:tab/>
      </w:r>
      <w:r>
        <w:rPr>
          <w:rFonts w:ascii="Trebuchet MS"/>
          <w:spacing w:val="-5"/>
          <w:w w:val="105"/>
          <w:sz w:val="10"/>
        </w:rPr>
        <w:t>338</w:t>
      </w:r>
    </w:p>
    <w:p w14:paraId="2B4DA020" w14:textId="77777777" w:rsidR="00EA1924" w:rsidRDefault="00000000">
      <w:pPr>
        <w:tabs>
          <w:tab w:val="left" w:pos="10859"/>
        </w:tabs>
        <w:spacing w:before="30"/>
        <w:ind w:left="2761"/>
        <w:rPr>
          <w:rFonts w:ascii="Trebuchet MS" w:hAnsi="Trebuchet MS"/>
          <w:sz w:val="10"/>
        </w:rPr>
      </w:pPr>
      <w:r>
        <w:rPr>
          <w:rFonts w:ascii="Cambria" w:hAnsi="Cambria"/>
          <w:sz w:val="20"/>
        </w:rPr>
        <w:t>gaussian_process</w:t>
      </w:r>
      <w:r>
        <w:rPr>
          <w:rFonts w:ascii="Cambria" w:hAnsi="Cambria"/>
          <w:spacing w:val="29"/>
          <w:sz w:val="20"/>
        </w:rPr>
        <w:t xml:space="preserve"> </w:t>
      </w:r>
      <w:r>
        <w:rPr>
          <w:sz w:val="20"/>
        </w:rPr>
        <w:t>and</w:t>
      </w:r>
      <w:r>
        <w:rPr>
          <w:spacing w:val="23"/>
          <w:sz w:val="20"/>
        </w:rPr>
        <w:t xml:space="preserve"> </w:t>
      </w:r>
      <w:r>
        <w:rPr>
          <w:rFonts w:ascii="Cambria" w:hAnsi="Cambria"/>
          <w:sz w:val="20"/>
        </w:rPr>
        <w:t>poly3</w:t>
      </w:r>
      <w:r>
        <w:rPr>
          <w:rFonts w:ascii="Cambria" w:hAnsi="Cambria"/>
          <w:spacing w:val="30"/>
          <w:sz w:val="20"/>
        </w:rPr>
        <w:t xml:space="preserve"> </w:t>
      </w:r>
      <w:r>
        <w:rPr>
          <w:sz w:val="20"/>
        </w:rPr>
        <w:t>rows</w:t>
      </w:r>
      <w:r>
        <w:rPr>
          <w:spacing w:val="23"/>
          <w:sz w:val="20"/>
        </w:rPr>
        <w:t xml:space="preserve"> </w:t>
      </w:r>
      <w:r>
        <w:rPr>
          <w:sz w:val="20"/>
        </w:rPr>
        <w:t>of</w:t>
      </w:r>
      <w:r>
        <w:rPr>
          <w:spacing w:val="23"/>
          <w:sz w:val="20"/>
        </w:rPr>
        <w:t xml:space="preserve"> </w:t>
      </w:r>
      <w:r>
        <w:rPr>
          <w:sz w:val="20"/>
        </w:rPr>
        <w:t>Tables</w:t>
      </w:r>
      <w:r>
        <w:rPr>
          <w:spacing w:val="24"/>
          <w:sz w:val="20"/>
        </w:rPr>
        <w:t xml:space="preserve"> </w:t>
      </w:r>
      <w:hyperlink w:anchor="_bookmark9" w:history="1">
        <w:r>
          <w:rPr>
            <w:color w:val="0774B7"/>
            <w:sz w:val="20"/>
          </w:rPr>
          <w:t>3</w:t>
        </w:r>
      </w:hyperlink>
      <w:r>
        <w:rPr>
          <w:sz w:val="20"/>
        </w:rPr>
        <w:t>–</w:t>
      </w:r>
      <w:hyperlink w:anchor="_bookmark12" w:history="1">
        <w:r>
          <w:rPr>
            <w:color w:val="0774B7"/>
            <w:sz w:val="20"/>
          </w:rPr>
          <w:t>4</w:t>
        </w:r>
      </w:hyperlink>
      <w:r>
        <w:rPr>
          <w:color w:val="0774B7"/>
          <w:spacing w:val="23"/>
          <w:sz w:val="20"/>
        </w:rPr>
        <w:t xml:space="preserve"> </w:t>
      </w:r>
      <w:r>
        <w:rPr>
          <w:spacing w:val="-2"/>
          <w:sz w:val="20"/>
        </w:rPr>
        <w:t>exactly.</w:t>
      </w:r>
      <w:r>
        <w:rPr>
          <w:rFonts w:ascii="Times New Roman" w:hAnsi="Times New Roman"/>
          <w:sz w:val="20"/>
        </w:rPr>
        <w:tab/>
      </w:r>
      <w:r>
        <w:rPr>
          <w:rFonts w:ascii="Trebuchet MS" w:hAnsi="Trebuchet MS"/>
          <w:spacing w:val="-5"/>
          <w:sz w:val="10"/>
        </w:rPr>
        <w:t>339</w:t>
      </w:r>
    </w:p>
    <w:p w14:paraId="5C04C1A4" w14:textId="77777777" w:rsidR="00EA1924" w:rsidRDefault="00000000">
      <w:pPr>
        <w:tabs>
          <w:tab w:val="left" w:pos="10859"/>
        </w:tabs>
        <w:spacing w:before="30"/>
        <w:ind w:left="3187"/>
        <w:rPr>
          <w:rFonts w:ascii="Trebuchet MS" w:hAnsi="Trebuchet MS"/>
          <w:sz w:val="10"/>
        </w:rPr>
      </w:pPr>
      <w:r>
        <w:rPr>
          <w:i/>
          <w:sz w:val="20"/>
        </w:rPr>
        <w:t>Fold</w:t>
      </w:r>
      <w:r>
        <w:rPr>
          <w:i/>
          <w:spacing w:val="-12"/>
          <w:sz w:val="20"/>
        </w:rPr>
        <w:t xml:space="preserve"> </w:t>
      </w:r>
      <w:r>
        <w:rPr>
          <w:i/>
          <w:sz w:val="20"/>
        </w:rPr>
        <w:t>assignment.</w:t>
      </w:r>
      <w:r>
        <w:rPr>
          <w:i/>
          <w:spacing w:val="-2"/>
          <w:sz w:val="20"/>
        </w:rPr>
        <w:t xml:space="preserve"> </w:t>
      </w:r>
      <w:r>
        <w:rPr>
          <w:sz w:val="20"/>
        </w:rPr>
        <w:t>Repeating</w:t>
      </w:r>
      <w:r>
        <w:rPr>
          <w:spacing w:val="-12"/>
          <w:sz w:val="20"/>
        </w:rPr>
        <w:t xml:space="preserve"> </w:t>
      </w:r>
      <w:r>
        <w:rPr>
          <w:sz w:val="20"/>
        </w:rPr>
        <w:t>the</w:t>
      </w:r>
      <w:r>
        <w:rPr>
          <w:spacing w:val="-11"/>
          <w:sz w:val="20"/>
        </w:rPr>
        <w:t xml:space="preserve"> </w:t>
      </w:r>
      <w:r>
        <w:rPr>
          <w:sz w:val="20"/>
        </w:rPr>
        <w:t>six</w:t>
      </w:r>
      <w:r>
        <w:rPr>
          <w:spacing w:val="-12"/>
          <w:sz w:val="20"/>
        </w:rPr>
        <w:t xml:space="preserve"> </w:t>
      </w:r>
      <w:r>
        <w:rPr>
          <w:sz w:val="20"/>
        </w:rPr>
        <w:t>coated</w:t>
      </w:r>
      <w:r>
        <w:rPr>
          <w:spacing w:val="-11"/>
          <w:sz w:val="20"/>
        </w:rPr>
        <w:t xml:space="preserve"> </w:t>
      </w:r>
      <w:r>
        <w:rPr>
          <w:sz w:val="20"/>
        </w:rPr>
        <w:t>conditions</w:t>
      </w:r>
      <w:r>
        <w:rPr>
          <w:spacing w:val="-12"/>
          <w:sz w:val="20"/>
        </w:rPr>
        <w:t xml:space="preserve"> </w:t>
      </w:r>
      <w:r>
        <w:rPr>
          <w:sz w:val="20"/>
        </w:rPr>
        <w:t>with</w:t>
      </w:r>
      <w:r>
        <w:rPr>
          <w:spacing w:val="-11"/>
          <w:sz w:val="20"/>
        </w:rPr>
        <w:t xml:space="preserve"> </w:t>
      </w:r>
      <w:r>
        <w:rPr>
          <w:rFonts w:ascii="Cambria" w:hAnsi="Cambria"/>
          <w:sz w:val="20"/>
        </w:rPr>
        <w:t>GroupKFold</w:t>
      </w:r>
      <w:r>
        <w:rPr>
          <w:sz w:val="20"/>
        </w:rPr>
        <w:t>’s</w:t>
      </w:r>
      <w:r>
        <w:rPr>
          <w:spacing w:val="-12"/>
          <w:sz w:val="20"/>
        </w:rPr>
        <w:t xml:space="preserve"> </w:t>
      </w:r>
      <w:r>
        <w:rPr>
          <w:spacing w:val="-2"/>
          <w:sz w:val="20"/>
        </w:rPr>
        <w:t>deterministic,</w:t>
      </w:r>
      <w:r>
        <w:rPr>
          <w:rFonts w:ascii="Times New Roman" w:hAnsi="Times New Roman"/>
          <w:sz w:val="20"/>
        </w:rPr>
        <w:tab/>
      </w:r>
      <w:r>
        <w:rPr>
          <w:rFonts w:ascii="Trebuchet MS" w:hAnsi="Trebuchet MS"/>
          <w:spacing w:val="-5"/>
          <w:sz w:val="10"/>
        </w:rPr>
        <w:t>340</w:t>
      </w:r>
    </w:p>
    <w:p w14:paraId="3D859E80" w14:textId="77777777" w:rsidR="00EA1924" w:rsidRDefault="00000000">
      <w:pPr>
        <w:tabs>
          <w:tab w:val="left" w:pos="10859"/>
        </w:tabs>
        <w:spacing w:before="30"/>
        <w:ind w:left="2761"/>
        <w:rPr>
          <w:rFonts w:ascii="Trebuchet MS" w:hAnsi="Trebuchet MS"/>
          <w:sz w:val="10"/>
        </w:rPr>
      </w:pPr>
      <w:r>
        <w:rPr>
          <w:sz w:val="20"/>
        </w:rPr>
        <w:t>unshuffled</w:t>
      </w:r>
      <w:r>
        <w:rPr>
          <w:spacing w:val="-12"/>
          <w:sz w:val="20"/>
        </w:rPr>
        <w:t xml:space="preserve"> </w:t>
      </w:r>
      <w:r>
        <w:rPr>
          <w:sz w:val="20"/>
        </w:rPr>
        <w:t>assignment</w:t>
      </w:r>
      <w:r>
        <w:rPr>
          <w:spacing w:val="-12"/>
          <w:sz w:val="20"/>
        </w:rPr>
        <w:t xml:space="preserve"> </w:t>
      </w:r>
      <w:r>
        <w:rPr>
          <w:sz w:val="20"/>
        </w:rPr>
        <w:t>in</w:t>
      </w:r>
      <w:r>
        <w:rPr>
          <w:spacing w:val="-12"/>
          <w:sz w:val="20"/>
        </w:rPr>
        <w:t xml:space="preserve"> </w:t>
      </w:r>
      <w:r>
        <w:rPr>
          <w:sz w:val="20"/>
        </w:rPr>
        <w:t>place</w:t>
      </w:r>
      <w:r>
        <w:rPr>
          <w:spacing w:val="-12"/>
          <w:sz w:val="20"/>
        </w:rPr>
        <w:t xml:space="preserve"> </w:t>
      </w:r>
      <w:r>
        <w:rPr>
          <w:sz w:val="20"/>
        </w:rPr>
        <w:t>of</w:t>
      </w:r>
      <w:r>
        <w:rPr>
          <w:spacing w:val="-12"/>
          <w:sz w:val="20"/>
        </w:rPr>
        <w:t xml:space="preserve"> </w:t>
      </w:r>
      <w:r>
        <w:rPr>
          <w:sz w:val="20"/>
        </w:rPr>
        <w:t>the</w:t>
      </w:r>
      <w:r>
        <w:rPr>
          <w:spacing w:val="-11"/>
          <w:sz w:val="20"/>
        </w:rPr>
        <w:t xml:space="preserve"> </w:t>
      </w:r>
      <w:r>
        <w:rPr>
          <w:sz w:val="20"/>
        </w:rPr>
        <w:t>seeded</w:t>
      </w:r>
      <w:r>
        <w:rPr>
          <w:spacing w:val="-12"/>
          <w:sz w:val="20"/>
        </w:rPr>
        <w:t xml:space="preserve"> </w:t>
      </w:r>
      <w:r>
        <w:rPr>
          <w:sz w:val="20"/>
        </w:rPr>
        <w:t>shuffled</w:t>
      </w:r>
      <w:r>
        <w:rPr>
          <w:spacing w:val="-12"/>
          <w:sz w:val="20"/>
        </w:rPr>
        <w:t xml:space="preserve"> </w:t>
      </w:r>
      <w:r>
        <w:rPr>
          <w:sz w:val="20"/>
        </w:rPr>
        <w:t>split</w:t>
      </w:r>
      <w:r>
        <w:rPr>
          <w:spacing w:val="-12"/>
          <w:sz w:val="20"/>
        </w:rPr>
        <w:t xml:space="preserve"> </w:t>
      </w:r>
      <w:r>
        <w:rPr>
          <w:sz w:val="20"/>
        </w:rPr>
        <w:t>moves</w:t>
      </w:r>
      <w:r>
        <w:rPr>
          <w:spacing w:val="-12"/>
          <w:sz w:val="20"/>
        </w:rPr>
        <w:t xml:space="preserve"> </w:t>
      </w:r>
      <w:r>
        <w:rPr>
          <w:sz w:val="20"/>
        </w:rPr>
        <w:t>GP’s</w:t>
      </w:r>
      <w:r>
        <w:rPr>
          <w:spacing w:val="-12"/>
          <w:sz w:val="20"/>
        </w:rPr>
        <w:t xml:space="preserve"> </w:t>
      </w:r>
      <w:r>
        <w:rPr>
          <w:sz w:val="20"/>
        </w:rPr>
        <w:t>median</w:t>
      </w:r>
      <w:r>
        <w:rPr>
          <w:spacing w:val="-11"/>
          <w:sz w:val="20"/>
        </w:rPr>
        <w:t xml:space="preserve"> </w:t>
      </w:r>
      <w:r>
        <w:rPr>
          <w:sz w:val="20"/>
        </w:rPr>
        <w:t>by</w:t>
      </w:r>
      <w:r>
        <w:rPr>
          <w:spacing w:val="-12"/>
          <w:sz w:val="20"/>
        </w:rPr>
        <w:t xml:space="preserve"> </w:t>
      </w:r>
      <w:r>
        <w:rPr>
          <w:sz w:val="20"/>
        </w:rPr>
        <w:t>at</w:t>
      </w:r>
      <w:r>
        <w:rPr>
          <w:spacing w:val="-11"/>
          <w:sz w:val="20"/>
        </w:rPr>
        <w:t xml:space="preserve"> </w:t>
      </w:r>
      <w:r>
        <w:rPr>
          <w:spacing w:val="-4"/>
          <w:sz w:val="20"/>
        </w:rPr>
        <w:t>most</w:t>
      </w:r>
      <w:r>
        <w:rPr>
          <w:rFonts w:ascii="Times New Roman" w:hAnsi="Times New Roman"/>
          <w:sz w:val="20"/>
        </w:rPr>
        <w:tab/>
      </w:r>
      <w:r>
        <w:rPr>
          <w:rFonts w:ascii="Trebuchet MS" w:hAnsi="Trebuchet MS"/>
          <w:spacing w:val="-5"/>
          <w:sz w:val="10"/>
        </w:rPr>
        <w:t>341</w:t>
      </w:r>
    </w:p>
    <w:p w14:paraId="4A1E59E2" w14:textId="77777777" w:rsidR="00EA1924" w:rsidRDefault="00000000">
      <w:pPr>
        <w:tabs>
          <w:tab w:val="left" w:pos="10859"/>
        </w:tabs>
        <w:spacing w:before="30"/>
        <w:ind w:left="2761"/>
        <w:rPr>
          <w:rFonts w:ascii="Trebuchet MS" w:hAnsi="Trebuchet MS"/>
          <w:sz w:val="10"/>
        </w:rPr>
      </w:pPr>
      <w:r>
        <w:rPr>
          <w:sz w:val="20"/>
        </w:rPr>
        <w:t>0.003</w:t>
      </w:r>
      <w:r>
        <w:rPr>
          <w:spacing w:val="-8"/>
          <w:sz w:val="20"/>
        </w:rPr>
        <w:t xml:space="preserve"> </w:t>
      </w:r>
      <w:r>
        <w:rPr>
          <w:rFonts w:ascii="Calibri" w:hAnsi="Calibri"/>
          <w:sz w:val="20"/>
        </w:rPr>
        <w:t>∆</w:t>
      </w:r>
      <w:r>
        <w:rPr>
          <w:i/>
          <w:sz w:val="20"/>
        </w:rPr>
        <w:t>E</w:t>
      </w:r>
      <w:r>
        <w:rPr>
          <w:sz w:val="20"/>
          <w:vertAlign w:val="subscript"/>
        </w:rPr>
        <w:t>00</w:t>
      </w:r>
      <w:r>
        <w:rPr>
          <w:spacing w:val="-1"/>
          <w:sz w:val="20"/>
        </w:rPr>
        <w:t xml:space="preserve"> </w:t>
      </w:r>
      <w:r>
        <w:rPr>
          <w:sz w:val="20"/>
        </w:rPr>
        <w:t>(grouped</w:t>
      </w:r>
      <w:r>
        <w:rPr>
          <w:spacing w:val="-10"/>
          <w:sz w:val="20"/>
        </w:rPr>
        <w:t xml:space="preserve"> </w:t>
      </w:r>
      <w:r>
        <w:rPr>
          <w:sz w:val="20"/>
        </w:rPr>
        <w:t>0.043–0.066</w:t>
      </w:r>
      <w:r>
        <w:rPr>
          <w:spacing w:val="-10"/>
          <w:sz w:val="20"/>
        </w:rPr>
        <w:t xml:space="preserve"> </w:t>
      </w:r>
      <w:r>
        <w:rPr>
          <w:sz w:val="20"/>
        </w:rPr>
        <w:t>vs.</w:t>
      </w:r>
      <w:r>
        <w:rPr>
          <w:spacing w:val="-7"/>
          <w:sz w:val="20"/>
        </w:rPr>
        <w:t xml:space="preserve"> </w:t>
      </w:r>
      <w:r>
        <w:rPr>
          <w:i/>
          <w:sz w:val="20"/>
        </w:rPr>
        <w:t>k</w:t>
      </w:r>
      <w:r>
        <w:rPr>
          <w:sz w:val="20"/>
        </w:rPr>
        <w:t>-fold</w:t>
      </w:r>
      <w:r>
        <w:rPr>
          <w:spacing w:val="-10"/>
          <w:sz w:val="20"/>
        </w:rPr>
        <w:t xml:space="preserve"> </w:t>
      </w:r>
      <w:r>
        <w:rPr>
          <w:sz w:val="20"/>
        </w:rPr>
        <w:t>0.046–0.069)</w:t>
      </w:r>
      <w:r>
        <w:rPr>
          <w:spacing w:val="-10"/>
          <w:sz w:val="20"/>
        </w:rPr>
        <w:t xml:space="preserve"> </w:t>
      </w:r>
      <w:r>
        <w:rPr>
          <w:sz w:val="20"/>
        </w:rPr>
        <w:t>and</w:t>
      </w:r>
      <w:r>
        <w:rPr>
          <w:spacing w:val="-10"/>
          <w:sz w:val="20"/>
        </w:rPr>
        <w:t xml:space="preserve"> </w:t>
      </w:r>
      <w:r>
        <w:rPr>
          <w:sz w:val="20"/>
        </w:rPr>
        <w:t>third-order</w:t>
      </w:r>
      <w:r>
        <w:rPr>
          <w:spacing w:val="-9"/>
          <w:sz w:val="20"/>
        </w:rPr>
        <w:t xml:space="preserve"> </w:t>
      </w:r>
      <w:r>
        <w:rPr>
          <w:sz w:val="20"/>
        </w:rPr>
        <w:t>polynomial</w:t>
      </w:r>
      <w:r>
        <w:rPr>
          <w:spacing w:val="-10"/>
          <w:sz w:val="20"/>
        </w:rPr>
        <w:t xml:space="preserve"> </w:t>
      </w:r>
      <w:r>
        <w:rPr>
          <w:spacing w:val="-2"/>
          <w:sz w:val="20"/>
        </w:rPr>
        <w:t>regres-</w:t>
      </w:r>
      <w:r>
        <w:rPr>
          <w:sz w:val="20"/>
        </w:rPr>
        <w:tab/>
      </w:r>
      <w:r>
        <w:rPr>
          <w:rFonts w:ascii="Trebuchet MS" w:hAnsi="Trebuchet MS"/>
          <w:spacing w:val="-5"/>
          <w:sz w:val="10"/>
        </w:rPr>
        <w:t>342</w:t>
      </w:r>
    </w:p>
    <w:p w14:paraId="096B1496" w14:textId="04DDA64C" w:rsidR="00EA1924" w:rsidDel="00924F9C" w:rsidRDefault="00000000" w:rsidP="00924F9C">
      <w:pPr>
        <w:tabs>
          <w:tab w:val="left" w:pos="10859"/>
        </w:tabs>
        <w:spacing w:before="30"/>
        <w:ind w:left="2761"/>
        <w:rPr>
          <w:del w:id="455" w:author="Phil Green" w:date="2026-08-30T17:25:00Z" w16du:dateUtc="2026-08-30T15:25:00Z"/>
          <w:rFonts w:ascii="Trebuchet MS" w:hAnsi="Trebuchet MS"/>
          <w:sz w:val="10"/>
        </w:rPr>
      </w:pPr>
      <w:r>
        <w:rPr>
          <w:spacing w:val="-2"/>
          <w:sz w:val="20"/>
        </w:rPr>
        <w:t>sion’s</w:t>
      </w:r>
      <w:r>
        <w:rPr>
          <w:spacing w:val="-9"/>
          <w:sz w:val="20"/>
        </w:rPr>
        <w:t xml:space="preserve"> </w:t>
      </w:r>
      <w:r>
        <w:rPr>
          <w:spacing w:val="-2"/>
          <w:sz w:val="20"/>
        </w:rPr>
        <w:t>by</w:t>
      </w:r>
      <w:r>
        <w:rPr>
          <w:spacing w:val="-8"/>
          <w:sz w:val="20"/>
        </w:rPr>
        <w:t xml:space="preserve"> </w:t>
      </w:r>
      <w:r>
        <w:rPr>
          <w:spacing w:val="-2"/>
          <w:sz w:val="20"/>
        </w:rPr>
        <w:t>at</w:t>
      </w:r>
      <w:r>
        <w:rPr>
          <w:spacing w:val="-8"/>
          <w:sz w:val="20"/>
        </w:rPr>
        <w:t xml:space="preserve"> </w:t>
      </w:r>
      <w:r>
        <w:rPr>
          <w:spacing w:val="-2"/>
          <w:sz w:val="20"/>
        </w:rPr>
        <w:t>most</w:t>
      </w:r>
      <w:r>
        <w:rPr>
          <w:spacing w:val="-8"/>
          <w:sz w:val="20"/>
        </w:rPr>
        <w:t xml:space="preserve"> </w:t>
      </w:r>
      <w:r>
        <w:rPr>
          <w:spacing w:val="-2"/>
          <w:sz w:val="20"/>
        </w:rPr>
        <w:t>0.008</w:t>
      </w:r>
      <w:r>
        <w:rPr>
          <w:spacing w:val="-8"/>
          <w:sz w:val="20"/>
        </w:rPr>
        <w:t xml:space="preserve"> </w:t>
      </w:r>
      <w:r>
        <w:rPr>
          <w:spacing w:val="-2"/>
          <w:sz w:val="20"/>
        </w:rPr>
        <w:t>(grouped</w:t>
      </w:r>
      <w:r>
        <w:rPr>
          <w:spacing w:val="-8"/>
          <w:sz w:val="20"/>
        </w:rPr>
        <w:t xml:space="preserve"> </w:t>
      </w:r>
      <w:r>
        <w:rPr>
          <w:spacing w:val="-2"/>
          <w:sz w:val="20"/>
        </w:rPr>
        <w:t>0.233–0.938</w:t>
      </w:r>
      <w:r>
        <w:rPr>
          <w:spacing w:val="-8"/>
          <w:sz w:val="20"/>
        </w:rPr>
        <w:t xml:space="preserve"> </w:t>
      </w:r>
      <w:r>
        <w:rPr>
          <w:spacing w:val="-2"/>
          <w:sz w:val="20"/>
        </w:rPr>
        <w:t>vs.</w:t>
      </w:r>
      <w:r>
        <w:rPr>
          <w:spacing w:val="-5"/>
          <w:sz w:val="20"/>
        </w:rPr>
        <w:t xml:space="preserve"> </w:t>
      </w:r>
      <w:r>
        <w:rPr>
          <w:i/>
          <w:spacing w:val="-2"/>
          <w:sz w:val="20"/>
        </w:rPr>
        <w:t>k</w:t>
      </w:r>
      <w:r>
        <w:rPr>
          <w:spacing w:val="-2"/>
          <w:sz w:val="20"/>
        </w:rPr>
        <w:t>-fold</w:t>
      </w:r>
      <w:r>
        <w:rPr>
          <w:spacing w:val="-8"/>
          <w:sz w:val="20"/>
        </w:rPr>
        <w:t xml:space="preserve"> </w:t>
      </w:r>
      <w:r>
        <w:rPr>
          <w:spacing w:val="-2"/>
          <w:sz w:val="20"/>
        </w:rPr>
        <w:t>0.238–0.942).</w:t>
      </w:r>
      <w:del w:id="456" w:author="Phil Green" w:date="2026-08-30T17:25:00Z" w16du:dateUtc="2026-08-30T15:25:00Z">
        <w:r w:rsidDel="00924F9C">
          <w:rPr>
            <w:spacing w:val="5"/>
            <w:sz w:val="20"/>
          </w:rPr>
          <w:delText xml:space="preserve"> </w:delText>
        </w:r>
        <w:r w:rsidDel="00924F9C">
          <w:rPr>
            <w:spacing w:val="-2"/>
            <w:sz w:val="20"/>
          </w:rPr>
          <w:delText>After</w:delText>
        </w:r>
        <w:r w:rsidDel="00924F9C">
          <w:rPr>
            <w:spacing w:val="-8"/>
            <w:sz w:val="20"/>
          </w:rPr>
          <w:delText xml:space="preserve"> </w:delText>
        </w:r>
        <w:r w:rsidDel="00924F9C">
          <w:rPr>
            <w:spacing w:val="-2"/>
            <w:sz w:val="20"/>
          </w:rPr>
          <w:delText>the</w:delText>
        </w:r>
        <w:r w:rsidDel="00924F9C">
          <w:rPr>
            <w:spacing w:val="-8"/>
            <w:sz w:val="20"/>
          </w:rPr>
          <w:delText xml:space="preserve"> </w:delText>
        </w:r>
        <w:r w:rsidDel="00924F9C">
          <w:rPr>
            <w:spacing w:val="-2"/>
            <w:sz w:val="20"/>
          </w:rPr>
          <w:delText>deduplication</w:delText>
        </w:r>
        <w:r w:rsidDel="00924F9C">
          <w:rPr>
            <w:rFonts w:ascii="Times New Roman" w:hAnsi="Times New Roman"/>
            <w:sz w:val="20"/>
          </w:rPr>
          <w:tab/>
        </w:r>
        <w:r w:rsidDel="00924F9C">
          <w:rPr>
            <w:rFonts w:ascii="Trebuchet MS" w:hAnsi="Trebuchet MS"/>
            <w:spacing w:val="-5"/>
            <w:sz w:val="10"/>
          </w:rPr>
          <w:delText>343</w:delText>
        </w:r>
      </w:del>
    </w:p>
    <w:p w14:paraId="6C017E07" w14:textId="2F57DE7E" w:rsidR="00EA1924" w:rsidDel="00924F9C" w:rsidRDefault="00000000" w:rsidP="00924F9C">
      <w:pPr>
        <w:tabs>
          <w:tab w:val="left" w:pos="10859"/>
        </w:tabs>
        <w:spacing w:before="30"/>
        <w:ind w:left="2761"/>
        <w:rPr>
          <w:del w:id="457" w:author="Phil Green" w:date="2026-08-30T17:25:00Z" w16du:dateUtc="2026-08-30T15:25:00Z"/>
          <w:rFonts w:ascii="Trebuchet MS"/>
          <w:sz w:val="10"/>
        </w:rPr>
      </w:pPr>
      <w:del w:id="458" w:author="Phil Green" w:date="2026-08-30T17:25:00Z" w16du:dateUtc="2026-08-30T15:25:00Z">
        <w:r w:rsidDel="00924F9C">
          <w:rPr>
            <w:sz w:val="20"/>
          </w:rPr>
          <w:delText>of</w:delText>
        </w:r>
        <w:r w:rsidDel="00924F9C">
          <w:rPr>
            <w:spacing w:val="2"/>
            <w:sz w:val="20"/>
          </w:rPr>
          <w:delText xml:space="preserve"> </w:delText>
        </w:r>
        <w:r w:rsidDel="00924F9C">
          <w:rPr>
            <w:sz w:val="20"/>
          </w:rPr>
          <w:delText>Section</w:delText>
        </w:r>
        <w:r w:rsidDel="00924F9C">
          <w:rPr>
            <w:spacing w:val="4"/>
            <w:sz w:val="20"/>
          </w:rPr>
          <w:delText xml:space="preserve"> </w:delText>
        </w:r>
        <w:r w:rsidDel="00924F9C">
          <w:fldChar w:fldCharType="begin"/>
        </w:r>
        <w:r w:rsidDel="00924F9C">
          <w:delInstrText>HYPERLINK \l "_bookmark6"</w:delInstrText>
        </w:r>
        <w:r w:rsidDel="00924F9C">
          <w:fldChar w:fldCharType="separate"/>
        </w:r>
        <w:r w:rsidDel="00924F9C">
          <w:rPr>
            <w:color w:val="0774B7"/>
            <w:sz w:val="20"/>
          </w:rPr>
          <w:delText>3.3</w:delText>
        </w:r>
        <w:r w:rsidDel="00924F9C">
          <w:fldChar w:fldCharType="end"/>
        </w:r>
        <w:r w:rsidDel="00924F9C">
          <w:rPr>
            <w:color w:val="0774B7"/>
            <w:spacing w:val="2"/>
            <w:sz w:val="20"/>
          </w:rPr>
          <w:delText xml:space="preserve"> </w:delText>
        </w:r>
        <w:r w:rsidDel="00924F9C">
          <w:rPr>
            <w:sz w:val="20"/>
          </w:rPr>
          <w:delText>no</w:delText>
        </w:r>
        <w:r w:rsidDel="00924F9C">
          <w:rPr>
            <w:spacing w:val="2"/>
            <w:sz w:val="20"/>
          </w:rPr>
          <w:delText xml:space="preserve"> </w:delText>
        </w:r>
        <w:r w:rsidDel="00924F9C">
          <w:rPr>
            <w:sz w:val="20"/>
          </w:rPr>
          <w:delText>repeated</w:delText>
        </w:r>
        <w:r w:rsidDel="00924F9C">
          <w:rPr>
            <w:spacing w:val="4"/>
            <w:sz w:val="20"/>
          </w:rPr>
          <w:delText xml:space="preserve"> </w:delText>
        </w:r>
        <w:r w:rsidDel="00924F9C">
          <w:rPr>
            <w:sz w:val="20"/>
          </w:rPr>
          <w:delText>recipe</w:delText>
        </w:r>
        <w:r w:rsidDel="00924F9C">
          <w:rPr>
            <w:spacing w:val="3"/>
            <w:sz w:val="20"/>
          </w:rPr>
          <w:delText xml:space="preserve"> </w:delText>
        </w:r>
        <w:r w:rsidDel="00924F9C">
          <w:rPr>
            <w:sz w:val="20"/>
          </w:rPr>
          <w:delText>survives</w:delText>
        </w:r>
        <w:r w:rsidDel="00924F9C">
          <w:rPr>
            <w:spacing w:val="3"/>
            <w:sz w:val="20"/>
          </w:rPr>
          <w:delText xml:space="preserve"> </w:delText>
        </w:r>
        <w:r w:rsidDel="00924F9C">
          <w:rPr>
            <w:sz w:val="20"/>
          </w:rPr>
          <w:delText>in</w:delText>
        </w:r>
        <w:r w:rsidDel="00924F9C">
          <w:rPr>
            <w:spacing w:val="3"/>
            <w:sz w:val="20"/>
          </w:rPr>
          <w:delText xml:space="preserve"> </w:delText>
        </w:r>
        <w:r w:rsidDel="00924F9C">
          <w:rPr>
            <w:sz w:val="20"/>
          </w:rPr>
          <w:delText>these</w:delText>
        </w:r>
        <w:r w:rsidDel="00924F9C">
          <w:rPr>
            <w:spacing w:val="2"/>
            <w:sz w:val="20"/>
          </w:rPr>
          <w:delText xml:space="preserve"> </w:delText>
        </w:r>
        <w:r w:rsidDel="00924F9C">
          <w:rPr>
            <w:sz w:val="20"/>
          </w:rPr>
          <w:delText>sets,</w:delText>
        </w:r>
        <w:r w:rsidDel="00924F9C">
          <w:rPr>
            <w:spacing w:val="4"/>
            <w:sz w:val="20"/>
          </w:rPr>
          <w:delText xml:space="preserve"> </w:delText>
        </w:r>
        <w:r w:rsidDel="00924F9C">
          <w:rPr>
            <w:sz w:val="20"/>
          </w:rPr>
          <w:delText>so</w:delText>
        </w:r>
        <w:r w:rsidDel="00924F9C">
          <w:rPr>
            <w:spacing w:val="2"/>
            <w:sz w:val="20"/>
          </w:rPr>
          <w:delText xml:space="preserve"> </w:delText>
        </w:r>
        <w:r w:rsidDel="00924F9C">
          <w:rPr>
            <w:sz w:val="20"/>
          </w:rPr>
          <w:delText>the</w:delText>
        </w:r>
        <w:r w:rsidDel="00924F9C">
          <w:rPr>
            <w:spacing w:val="3"/>
            <w:sz w:val="20"/>
          </w:rPr>
          <w:delText xml:space="preserve"> </w:delText>
        </w:r>
        <w:r w:rsidDel="00924F9C">
          <w:rPr>
            <w:sz w:val="20"/>
          </w:rPr>
          <w:delText>two</w:delText>
        </w:r>
        <w:r w:rsidDel="00924F9C">
          <w:rPr>
            <w:spacing w:val="3"/>
            <w:sz w:val="20"/>
          </w:rPr>
          <w:delText xml:space="preserve"> </w:delText>
        </w:r>
        <w:r w:rsidDel="00924F9C">
          <w:rPr>
            <w:sz w:val="20"/>
          </w:rPr>
          <w:delText>schemes</w:delText>
        </w:r>
        <w:r w:rsidDel="00924F9C">
          <w:rPr>
            <w:spacing w:val="3"/>
            <w:sz w:val="20"/>
          </w:rPr>
          <w:delText xml:space="preserve"> </w:delText>
        </w:r>
        <w:r w:rsidDel="00924F9C">
          <w:rPr>
            <w:sz w:val="20"/>
          </w:rPr>
          <w:delText>differ</w:delText>
        </w:r>
        <w:r w:rsidDel="00924F9C">
          <w:rPr>
            <w:spacing w:val="2"/>
            <w:sz w:val="20"/>
          </w:rPr>
          <w:delText xml:space="preserve"> </w:delText>
        </w:r>
        <w:r w:rsidDel="00924F9C">
          <w:rPr>
            <w:sz w:val="20"/>
          </w:rPr>
          <w:delText>only</w:delText>
        </w:r>
        <w:r w:rsidDel="00924F9C">
          <w:rPr>
            <w:spacing w:val="3"/>
            <w:sz w:val="20"/>
          </w:rPr>
          <w:delText xml:space="preserve"> </w:delText>
        </w:r>
        <w:r w:rsidDel="00924F9C">
          <w:rPr>
            <w:spacing w:val="-5"/>
            <w:sz w:val="20"/>
          </w:rPr>
          <w:delText>in</w:delText>
        </w:r>
        <w:r w:rsidDel="00924F9C">
          <w:rPr>
            <w:rFonts w:ascii="Times New Roman"/>
            <w:sz w:val="20"/>
          </w:rPr>
          <w:tab/>
        </w:r>
        <w:r w:rsidDel="00924F9C">
          <w:rPr>
            <w:rFonts w:ascii="Trebuchet MS"/>
            <w:spacing w:val="-5"/>
            <w:sz w:val="10"/>
          </w:rPr>
          <w:delText>344</w:delText>
        </w:r>
      </w:del>
    </w:p>
    <w:p w14:paraId="104CD3F3" w14:textId="37653BE8" w:rsidR="00EA1924" w:rsidDel="00924F9C" w:rsidRDefault="00000000" w:rsidP="00924F9C">
      <w:pPr>
        <w:tabs>
          <w:tab w:val="left" w:pos="10859"/>
        </w:tabs>
        <w:spacing w:before="30"/>
        <w:ind w:left="2761"/>
        <w:rPr>
          <w:del w:id="459" w:author="Phil Green" w:date="2026-08-30T17:25:00Z" w16du:dateUtc="2026-08-30T15:25:00Z"/>
          <w:rFonts w:ascii="Trebuchet MS"/>
          <w:sz w:val="10"/>
        </w:rPr>
        <w:pPrChange w:id="460" w:author="Phil Green" w:date="2026-08-30T17:25:00Z" w16du:dateUtc="2026-08-30T15:25:00Z">
          <w:pPr>
            <w:tabs>
              <w:tab w:val="left" w:pos="10859"/>
            </w:tabs>
            <w:spacing w:before="30"/>
            <w:ind w:left="2753"/>
          </w:pPr>
        </w:pPrChange>
      </w:pPr>
      <w:del w:id="461" w:author="Phil Green" w:date="2026-08-30T17:25:00Z" w16du:dateUtc="2026-08-30T15:25:00Z">
        <w:r w:rsidDel="00924F9C">
          <w:rPr>
            <w:sz w:val="20"/>
          </w:rPr>
          <w:delText>which</w:delText>
        </w:r>
        <w:r w:rsidDel="00924F9C">
          <w:rPr>
            <w:spacing w:val="-7"/>
            <w:sz w:val="20"/>
          </w:rPr>
          <w:delText xml:space="preserve"> </w:delText>
        </w:r>
        <w:r w:rsidDel="00924F9C">
          <w:rPr>
            <w:sz w:val="20"/>
          </w:rPr>
          <w:delText>rows</w:delText>
        </w:r>
        <w:r w:rsidDel="00924F9C">
          <w:rPr>
            <w:spacing w:val="-7"/>
            <w:sz w:val="20"/>
          </w:rPr>
          <w:delText xml:space="preserve"> </w:delText>
        </w:r>
        <w:r w:rsidDel="00924F9C">
          <w:rPr>
            <w:sz w:val="20"/>
          </w:rPr>
          <w:delText>travel</w:delText>
        </w:r>
        <w:r w:rsidDel="00924F9C">
          <w:rPr>
            <w:spacing w:val="-7"/>
            <w:sz w:val="20"/>
          </w:rPr>
          <w:delText xml:space="preserve"> </w:delText>
        </w:r>
        <w:r w:rsidDel="00924F9C">
          <w:rPr>
            <w:sz w:val="20"/>
          </w:rPr>
          <w:delText>together</w:delText>
        </w:r>
        <w:r w:rsidDel="00924F9C">
          <w:rPr>
            <w:spacing w:val="-7"/>
            <w:sz w:val="20"/>
          </w:rPr>
          <w:delText xml:space="preserve"> </w:delText>
        </w:r>
        <w:r w:rsidDel="00924F9C">
          <w:rPr>
            <w:sz w:val="20"/>
          </w:rPr>
          <w:delText>and</w:delText>
        </w:r>
        <w:r w:rsidDel="00924F9C">
          <w:rPr>
            <w:spacing w:val="-7"/>
            <w:sz w:val="20"/>
          </w:rPr>
          <w:delText xml:space="preserve"> </w:delText>
        </w:r>
        <w:r w:rsidDel="00924F9C">
          <w:rPr>
            <w:sz w:val="20"/>
          </w:rPr>
          <w:delText>not</w:delText>
        </w:r>
        <w:r w:rsidDel="00924F9C">
          <w:rPr>
            <w:spacing w:val="-6"/>
            <w:sz w:val="20"/>
          </w:rPr>
          <w:delText xml:space="preserve"> </w:delText>
        </w:r>
        <w:r w:rsidDel="00924F9C">
          <w:rPr>
            <w:sz w:val="20"/>
          </w:rPr>
          <w:delText>in</w:delText>
        </w:r>
        <w:r w:rsidDel="00924F9C">
          <w:rPr>
            <w:spacing w:val="-7"/>
            <w:sz w:val="20"/>
          </w:rPr>
          <w:delText xml:space="preserve"> </w:delText>
        </w:r>
        <w:r w:rsidDel="00924F9C">
          <w:rPr>
            <w:sz w:val="20"/>
          </w:rPr>
          <w:delText>what</w:delText>
        </w:r>
        <w:r w:rsidDel="00924F9C">
          <w:rPr>
            <w:spacing w:val="-7"/>
            <w:sz w:val="20"/>
          </w:rPr>
          <w:delText xml:space="preserve"> </w:delText>
        </w:r>
        <w:r w:rsidDel="00924F9C">
          <w:rPr>
            <w:sz w:val="20"/>
          </w:rPr>
          <w:delText>could</w:delText>
        </w:r>
        <w:r w:rsidDel="00924F9C">
          <w:rPr>
            <w:spacing w:val="-7"/>
            <w:sz w:val="20"/>
          </w:rPr>
          <w:delText xml:space="preserve"> </w:delText>
        </w:r>
        <w:r w:rsidDel="00924F9C">
          <w:rPr>
            <w:sz w:val="20"/>
          </w:rPr>
          <w:delText>leak;</w:delText>
        </w:r>
        <w:r w:rsidDel="00924F9C">
          <w:rPr>
            <w:spacing w:val="-7"/>
            <w:sz w:val="20"/>
          </w:rPr>
          <w:delText xml:space="preserve"> </w:delText>
        </w:r>
        <w:r w:rsidDel="00924F9C">
          <w:rPr>
            <w:sz w:val="20"/>
          </w:rPr>
          <w:delText>the</w:delText>
        </w:r>
        <w:r w:rsidDel="00924F9C">
          <w:rPr>
            <w:spacing w:val="-6"/>
            <w:sz w:val="20"/>
          </w:rPr>
          <w:delText xml:space="preserve"> </w:delText>
        </w:r>
        <w:r w:rsidDel="00924F9C">
          <w:rPr>
            <w:sz w:val="20"/>
          </w:rPr>
          <w:delText>residual</w:delText>
        </w:r>
        <w:r w:rsidDel="00924F9C">
          <w:rPr>
            <w:spacing w:val="-7"/>
            <w:sz w:val="20"/>
          </w:rPr>
          <w:delText xml:space="preserve"> </w:delText>
        </w:r>
        <w:r w:rsidDel="00924F9C">
          <w:rPr>
            <w:sz w:val="20"/>
          </w:rPr>
          <w:delText>difference</w:delText>
        </w:r>
        <w:r w:rsidDel="00924F9C">
          <w:rPr>
            <w:spacing w:val="-7"/>
            <w:sz w:val="20"/>
          </w:rPr>
          <w:delText xml:space="preserve"> </w:delText>
        </w:r>
        <w:r w:rsidDel="00924F9C">
          <w:rPr>
            <w:sz w:val="20"/>
          </w:rPr>
          <w:delText>is</w:delText>
        </w:r>
        <w:r w:rsidDel="00924F9C">
          <w:rPr>
            <w:spacing w:val="-7"/>
            <w:sz w:val="20"/>
          </w:rPr>
          <w:delText xml:space="preserve"> </w:delText>
        </w:r>
        <w:r w:rsidDel="00924F9C">
          <w:rPr>
            <w:spacing w:val="-2"/>
            <w:sz w:val="20"/>
          </w:rPr>
          <w:delText>ordinary</w:delText>
        </w:r>
        <w:r w:rsidDel="00924F9C">
          <w:rPr>
            <w:rFonts w:ascii="Times New Roman"/>
            <w:sz w:val="20"/>
          </w:rPr>
          <w:tab/>
        </w:r>
        <w:r w:rsidDel="00924F9C">
          <w:rPr>
            <w:rFonts w:ascii="Trebuchet MS"/>
            <w:spacing w:val="-5"/>
            <w:sz w:val="10"/>
          </w:rPr>
          <w:delText>345</w:delText>
        </w:r>
      </w:del>
    </w:p>
    <w:p w14:paraId="6E6BB910" w14:textId="02A4E3D5" w:rsidR="00EA1924" w:rsidDel="00924F9C" w:rsidRDefault="00000000" w:rsidP="00924F9C">
      <w:pPr>
        <w:tabs>
          <w:tab w:val="left" w:pos="10859"/>
        </w:tabs>
        <w:spacing w:before="30"/>
        <w:ind w:left="2761"/>
        <w:rPr>
          <w:del w:id="462" w:author="Phil Green" w:date="2026-08-30T17:25:00Z" w16du:dateUtc="2026-08-30T15:25:00Z"/>
          <w:rFonts w:ascii="Trebuchet MS"/>
          <w:sz w:val="10"/>
        </w:rPr>
        <w:pPrChange w:id="463" w:author="Phil Green" w:date="2026-08-30T17:25:00Z" w16du:dateUtc="2026-08-30T15:25:00Z">
          <w:pPr>
            <w:tabs>
              <w:tab w:val="left" w:pos="10859"/>
            </w:tabs>
            <w:spacing w:before="30"/>
            <w:ind w:left="2755"/>
          </w:pPr>
        </w:pPrChange>
      </w:pPr>
      <w:del w:id="464" w:author="Phil Green" w:date="2026-08-30T17:25:00Z" w16du:dateUtc="2026-08-30T15:25:00Z">
        <w:r w:rsidDel="00924F9C">
          <w:rPr>
            <w:sz w:val="20"/>
          </w:rPr>
          <w:delText>partition</w:delText>
        </w:r>
        <w:r w:rsidDel="00924F9C">
          <w:rPr>
            <w:spacing w:val="-8"/>
            <w:sz w:val="20"/>
          </w:rPr>
          <w:delText xml:space="preserve"> </w:delText>
        </w:r>
        <w:r w:rsidDel="00924F9C">
          <w:rPr>
            <w:sz w:val="20"/>
          </w:rPr>
          <w:delText>variation,</w:delText>
        </w:r>
        <w:r w:rsidDel="00924F9C">
          <w:rPr>
            <w:spacing w:val="-6"/>
            <w:sz w:val="20"/>
          </w:rPr>
          <w:delText xml:space="preserve"> </w:delText>
        </w:r>
        <w:r w:rsidDel="00924F9C">
          <w:rPr>
            <w:sz w:val="20"/>
          </w:rPr>
          <w:delText>an</w:delText>
        </w:r>
        <w:r w:rsidDel="00924F9C">
          <w:rPr>
            <w:spacing w:val="-7"/>
            <w:sz w:val="20"/>
          </w:rPr>
          <w:delText xml:space="preserve"> </w:delText>
        </w:r>
        <w:r w:rsidDel="00924F9C">
          <w:rPr>
            <w:sz w:val="20"/>
          </w:rPr>
          <w:delText>order</w:delText>
        </w:r>
        <w:r w:rsidDel="00924F9C">
          <w:rPr>
            <w:spacing w:val="-6"/>
            <w:sz w:val="20"/>
          </w:rPr>
          <w:delText xml:space="preserve"> </w:delText>
        </w:r>
        <w:r w:rsidDel="00924F9C">
          <w:rPr>
            <w:sz w:val="20"/>
          </w:rPr>
          <w:delText>of</w:delText>
        </w:r>
        <w:r w:rsidDel="00924F9C">
          <w:rPr>
            <w:spacing w:val="-7"/>
            <w:sz w:val="20"/>
          </w:rPr>
          <w:delText xml:space="preserve"> </w:delText>
        </w:r>
        <w:r w:rsidDel="00924F9C">
          <w:rPr>
            <w:sz w:val="20"/>
          </w:rPr>
          <w:delText>magnitude</w:delText>
        </w:r>
        <w:r w:rsidDel="00924F9C">
          <w:rPr>
            <w:spacing w:val="-7"/>
            <w:sz w:val="20"/>
          </w:rPr>
          <w:delText xml:space="preserve"> </w:delText>
        </w:r>
        <w:r w:rsidDel="00924F9C">
          <w:rPr>
            <w:sz w:val="20"/>
          </w:rPr>
          <w:delText>below</w:delText>
        </w:r>
        <w:r w:rsidDel="00924F9C">
          <w:rPr>
            <w:spacing w:val="-6"/>
            <w:sz w:val="20"/>
          </w:rPr>
          <w:delText xml:space="preserve"> </w:delText>
        </w:r>
        <w:r w:rsidDel="00924F9C">
          <w:rPr>
            <w:sz w:val="20"/>
          </w:rPr>
          <w:delText>the</w:delText>
        </w:r>
        <w:r w:rsidDel="00924F9C">
          <w:rPr>
            <w:spacing w:val="-7"/>
            <w:sz w:val="20"/>
          </w:rPr>
          <w:delText xml:space="preserve"> </w:delText>
        </w:r>
        <w:r w:rsidDel="00924F9C">
          <w:rPr>
            <w:sz w:val="20"/>
          </w:rPr>
          <w:delText>seed-to-seed</w:delText>
        </w:r>
        <w:r w:rsidDel="00924F9C">
          <w:rPr>
            <w:spacing w:val="-7"/>
            <w:sz w:val="20"/>
          </w:rPr>
          <w:delText xml:space="preserve"> </w:delText>
        </w:r>
        <w:r w:rsidDel="00924F9C">
          <w:rPr>
            <w:sz w:val="20"/>
          </w:rPr>
          <w:delText>spread</w:delText>
        </w:r>
        <w:r w:rsidDel="00924F9C">
          <w:rPr>
            <w:spacing w:val="-7"/>
            <w:sz w:val="20"/>
          </w:rPr>
          <w:delText xml:space="preserve"> </w:delText>
        </w:r>
        <w:r w:rsidDel="00924F9C">
          <w:rPr>
            <w:sz w:val="20"/>
          </w:rPr>
          <w:delText>of</w:delText>
        </w:r>
        <w:r w:rsidDel="00924F9C">
          <w:rPr>
            <w:spacing w:val="-6"/>
            <w:sz w:val="20"/>
          </w:rPr>
          <w:delText xml:space="preserve"> </w:delText>
        </w:r>
        <w:r w:rsidDel="00924F9C">
          <w:rPr>
            <w:sz w:val="20"/>
          </w:rPr>
          <w:delText>the</w:delText>
        </w:r>
        <w:r w:rsidDel="00924F9C">
          <w:rPr>
            <w:spacing w:val="-7"/>
            <w:sz w:val="20"/>
          </w:rPr>
          <w:delText xml:space="preserve"> </w:delText>
        </w:r>
        <w:r w:rsidDel="00924F9C">
          <w:rPr>
            <w:spacing w:val="-2"/>
            <w:sz w:val="20"/>
          </w:rPr>
          <w:delText>iteratively</w:delText>
        </w:r>
        <w:r w:rsidDel="00924F9C">
          <w:rPr>
            <w:rFonts w:ascii="Times New Roman"/>
            <w:sz w:val="20"/>
          </w:rPr>
          <w:tab/>
        </w:r>
        <w:r w:rsidDel="00924F9C">
          <w:rPr>
            <w:rFonts w:ascii="Trebuchet MS"/>
            <w:spacing w:val="-5"/>
            <w:sz w:val="10"/>
          </w:rPr>
          <w:delText>346</w:delText>
        </w:r>
      </w:del>
    </w:p>
    <w:p w14:paraId="35A785F6" w14:textId="18DA45F0" w:rsidR="00EA1924" w:rsidDel="00924F9C" w:rsidRDefault="00000000" w:rsidP="00924F9C">
      <w:pPr>
        <w:tabs>
          <w:tab w:val="left" w:pos="10859"/>
        </w:tabs>
        <w:spacing w:before="30"/>
        <w:ind w:left="2761"/>
        <w:rPr>
          <w:del w:id="465" w:author="Phil Green" w:date="2026-08-30T17:25:00Z" w16du:dateUtc="2026-08-30T15:25:00Z"/>
          <w:rFonts w:ascii="Trebuchet MS"/>
          <w:sz w:val="10"/>
        </w:rPr>
      </w:pPr>
      <w:del w:id="466" w:author="Phil Green" w:date="2026-08-30T17:25:00Z" w16du:dateUtc="2026-08-30T15:25:00Z">
        <w:r w:rsidDel="00924F9C">
          <w:rPr>
            <w:spacing w:val="-2"/>
            <w:sz w:val="20"/>
          </w:rPr>
          <w:delText>fitted</w:delText>
        </w:r>
        <w:r w:rsidDel="00924F9C">
          <w:rPr>
            <w:spacing w:val="-13"/>
            <w:sz w:val="20"/>
          </w:rPr>
          <w:delText xml:space="preserve"> </w:delText>
        </w:r>
        <w:r w:rsidDel="00924F9C">
          <w:rPr>
            <w:spacing w:val="-2"/>
            <w:sz w:val="20"/>
          </w:rPr>
          <w:delText>models.</w:delText>
        </w:r>
        <w:r w:rsidDel="00924F9C">
          <w:rPr>
            <w:spacing w:val="-7"/>
            <w:sz w:val="20"/>
          </w:rPr>
          <w:delText xml:space="preserve"> </w:delText>
        </w:r>
        <w:r w:rsidDel="00924F9C">
          <w:rPr>
            <w:spacing w:val="-2"/>
            <w:sz w:val="20"/>
          </w:rPr>
          <w:delText>On</w:delText>
        </w:r>
        <w:r w:rsidDel="00924F9C">
          <w:rPr>
            <w:spacing w:val="-10"/>
            <w:sz w:val="20"/>
          </w:rPr>
          <w:delText xml:space="preserve"> </w:delText>
        </w:r>
        <w:r w:rsidDel="00924F9C">
          <w:rPr>
            <w:spacing w:val="-2"/>
            <w:sz w:val="20"/>
          </w:rPr>
          <w:delText>the</w:delText>
        </w:r>
        <w:r w:rsidDel="00924F9C">
          <w:rPr>
            <w:spacing w:val="-11"/>
            <w:sz w:val="20"/>
          </w:rPr>
          <w:delText xml:space="preserve"> </w:delText>
        </w:r>
      </w:del>
      <w:del w:id="467" w:author="Phil Green" w:date="2026-08-30T17:13:00Z" w16du:dateUtc="2026-08-30T15:13:00Z">
        <w:r w:rsidDel="00623447">
          <w:rPr>
            <w:spacing w:val="-2"/>
            <w:sz w:val="20"/>
          </w:rPr>
          <w:delText>IFRA</w:delText>
        </w:r>
        <w:r w:rsidDel="00623447">
          <w:rPr>
            <w:spacing w:val="-10"/>
            <w:sz w:val="20"/>
          </w:rPr>
          <w:delText xml:space="preserve"> </w:delText>
        </w:r>
      </w:del>
      <w:del w:id="468" w:author="Phil Green" w:date="2026-08-30T17:25:00Z" w16du:dateUtc="2026-08-30T15:25:00Z">
        <w:r w:rsidDel="00924F9C">
          <w:rPr>
            <w:spacing w:val="-2"/>
            <w:sz w:val="20"/>
          </w:rPr>
          <w:delText>newsprint</w:delText>
        </w:r>
        <w:r w:rsidDel="00924F9C">
          <w:rPr>
            <w:spacing w:val="-11"/>
            <w:sz w:val="20"/>
          </w:rPr>
          <w:delText xml:space="preserve"> </w:delText>
        </w:r>
        <w:r w:rsidDel="00924F9C">
          <w:rPr>
            <w:spacing w:val="-2"/>
            <w:sz w:val="20"/>
          </w:rPr>
          <w:delText>runs,</w:delText>
        </w:r>
        <w:r w:rsidDel="00924F9C">
          <w:rPr>
            <w:spacing w:val="-10"/>
            <w:sz w:val="20"/>
          </w:rPr>
          <w:delText xml:space="preserve"> </w:delText>
        </w:r>
        <w:r w:rsidDel="00924F9C">
          <w:rPr>
            <w:spacing w:val="-2"/>
            <w:sz w:val="20"/>
          </w:rPr>
          <w:delText>which</w:delText>
        </w:r>
        <w:r w:rsidDel="00924F9C">
          <w:rPr>
            <w:spacing w:val="-10"/>
            <w:sz w:val="20"/>
          </w:rPr>
          <w:delText xml:space="preserve"> </w:delText>
        </w:r>
        <w:r w:rsidDel="00924F9C">
          <w:rPr>
            <w:spacing w:val="-2"/>
            <w:sz w:val="20"/>
          </w:rPr>
          <w:delText>deliberately</w:delText>
        </w:r>
        <w:r w:rsidDel="00924F9C">
          <w:rPr>
            <w:spacing w:val="-11"/>
            <w:sz w:val="20"/>
          </w:rPr>
          <w:delText xml:space="preserve"> </w:delText>
        </w:r>
        <w:r w:rsidDel="00924F9C">
          <w:rPr>
            <w:spacing w:val="-2"/>
            <w:sz w:val="20"/>
          </w:rPr>
          <w:delText>retain</w:delText>
        </w:r>
        <w:r w:rsidDel="00924F9C">
          <w:rPr>
            <w:spacing w:val="-10"/>
            <w:sz w:val="20"/>
          </w:rPr>
          <w:delText xml:space="preserve"> </w:delText>
        </w:r>
        <w:r w:rsidDel="00924F9C">
          <w:rPr>
            <w:spacing w:val="-2"/>
            <w:sz w:val="20"/>
          </w:rPr>
          <w:delText>their</w:delText>
        </w:r>
        <w:r w:rsidDel="00924F9C">
          <w:rPr>
            <w:spacing w:val="-11"/>
            <w:sz w:val="20"/>
          </w:rPr>
          <w:delText xml:space="preserve"> </w:delText>
        </w:r>
        <w:r w:rsidDel="00924F9C">
          <w:rPr>
            <w:spacing w:val="-2"/>
            <w:sz w:val="20"/>
          </w:rPr>
          <w:delText>repeated</w:delText>
        </w:r>
        <w:r w:rsidDel="00924F9C">
          <w:rPr>
            <w:spacing w:val="-10"/>
            <w:sz w:val="20"/>
          </w:rPr>
          <w:delText xml:space="preserve"> </w:delText>
        </w:r>
        <w:r w:rsidDel="00924F9C">
          <w:rPr>
            <w:spacing w:val="-2"/>
            <w:sz w:val="20"/>
          </w:rPr>
          <w:delText>recipes,</w:delText>
        </w:r>
        <w:r w:rsidDel="00924F9C">
          <w:rPr>
            <w:rFonts w:ascii="Times New Roman"/>
            <w:sz w:val="20"/>
          </w:rPr>
          <w:tab/>
        </w:r>
        <w:r w:rsidDel="00924F9C">
          <w:rPr>
            <w:rFonts w:ascii="Trebuchet MS"/>
            <w:spacing w:val="-5"/>
            <w:sz w:val="10"/>
          </w:rPr>
          <w:delText>347</w:delText>
        </w:r>
      </w:del>
    </w:p>
    <w:p w14:paraId="76CAFE9D" w14:textId="6AA1AEB8" w:rsidR="00EA1924" w:rsidDel="00924F9C" w:rsidRDefault="00000000" w:rsidP="00924F9C">
      <w:pPr>
        <w:tabs>
          <w:tab w:val="left" w:pos="10859"/>
        </w:tabs>
        <w:spacing w:before="30"/>
        <w:ind w:left="2761"/>
        <w:rPr>
          <w:del w:id="469" w:author="Phil Green" w:date="2026-08-30T17:25:00Z" w16du:dateUtc="2026-08-30T15:25:00Z"/>
          <w:rFonts w:ascii="Trebuchet MS"/>
          <w:sz w:val="10"/>
        </w:rPr>
      </w:pPr>
      <w:del w:id="470" w:author="Phil Green" w:date="2026-08-30T17:25:00Z" w16du:dateUtc="2026-08-30T15:25:00Z">
        <w:r w:rsidDel="00924F9C">
          <w:rPr>
            <w:sz w:val="20"/>
          </w:rPr>
          <w:delText>the</w:delText>
        </w:r>
        <w:r w:rsidDel="00924F9C">
          <w:rPr>
            <w:spacing w:val="9"/>
            <w:sz w:val="20"/>
          </w:rPr>
          <w:delText xml:space="preserve"> </w:delText>
        </w:r>
        <w:r w:rsidDel="00924F9C">
          <w:rPr>
            <w:sz w:val="20"/>
          </w:rPr>
          <w:delText>same</w:delText>
        </w:r>
        <w:r w:rsidDel="00924F9C">
          <w:rPr>
            <w:spacing w:val="9"/>
            <w:sz w:val="20"/>
          </w:rPr>
          <w:delText xml:space="preserve"> </w:delText>
        </w:r>
        <w:r w:rsidDel="00924F9C">
          <w:rPr>
            <w:sz w:val="20"/>
          </w:rPr>
          <w:delText>comparison</w:delText>
        </w:r>
        <w:r w:rsidDel="00924F9C">
          <w:rPr>
            <w:spacing w:val="9"/>
            <w:sz w:val="20"/>
          </w:rPr>
          <w:delText xml:space="preserve"> </w:delText>
        </w:r>
        <w:r w:rsidDel="00924F9C">
          <w:rPr>
            <w:i/>
            <w:sz w:val="20"/>
          </w:rPr>
          <w:delText>is</w:delText>
        </w:r>
        <w:r w:rsidDel="00924F9C">
          <w:rPr>
            <w:i/>
            <w:spacing w:val="9"/>
            <w:sz w:val="20"/>
          </w:rPr>
          <w:delText xml:space="preserve"> </w:delText>
        </w:r>
        <w:r w:rsidDel="00924F9C">
          <w:rPr>
            <w:sz w:val="20"/>
          </w:rPr>
          <w:delText>a</w:delText>
        </w:r>
        <w:r w:rsidDel="00924F9C">
          <w:rPr>
            <w:spacing w:val="9"/>
            <w:sz w:val="20"/>
          </w:rPr>
          <w:delText xml:space="preserve"> </w:delText>
        </w:r>
        <w:r w:rsidDel="00924F9C">
          <w:rPr>
            <w:sz w:val="20"/>
          </w:rPr>
          <w:delText>leakage</w:delText>
        </w:r>
        <w:r w:rsidDel="00924F9C">
          <w:rPr>
            <w:spacing w:val="9"/>
            <w:sz w:val="20"/>
          </w:rPr>
          <w:delText xml:space="preserve"> </w:delText>
        </w:r>
        <w:r w:rsidDel="00924F9C">
          <w:rPr>
            <w:sz w:val="20"/>
          </w:rPr>
          <w:delText>check,</w:delText>
        </w:r>
        <w:r w:rsidDel="00924F9C">
          <w:rPr>
            <w:spacing w:val="10"/>
            <w:sz w:val="20"/>
          </w:rPr>
          <w:delText xml:space="preserve"> </w:delText>
        </w:r>
        <w:r w:rsidDel="00924F9C">
          <w:rPr>
            <w:sz w:val="20"/>
          </w:rPr>
          <w:delText>and</w:delText>
        </w:r>
        <w:r w:rsidDel="00924F9C">
          <w:rPr>
            <w:spacing w:val="10"/>
            <w:sz w:val="20"/>
          </w:rPr>
          <w:delText xml:space="preserve"> </w:delText>
        </w:r>
        <w:r w:rsidDel="00924F9C">
          <w:rPr>
            <w:sz w:val="20"/>
          </w:rPr>
          <w:delText>it</w:delText>
        </w:r>
        <w:r w:rsidDel="00924F9C">
          <w:rPr>
            <w:spacing w:val="9"/>
            <w:sz w:val="20"/>
          </w:rPr>
          <w:delText xml:space="preserve"> </w:delText>
        </w:r>
        <w:r w:rsidDel="00924F9C">
          <w:rPr>
            <w:sz w:val="20"/>
          </w:rPr>
          <w:delText>passes:</w:delText>
        </w:r>
        <w:r w:rsidDel="00924F9C">
          <w:rPr>
            <w:spacing w:val="27"/>
            <w:sz w:val="20"/>
          </w:rPr>
          <w:delText xml:space="preserve"> </w:delText>
        </w:r>
        <w:r w:rsidDel="00924F9C">
          <w:rPr>
            <w:sz w:val="20"/>
          </w:rPr>
          <w:delText>grouped</w:delText>
        </w:r>
        <w:r w:rsidDel="00924F9C">
          <w:rPr>
            <w:spacing w:val="9"/>
            <w:sz w:val="20"/>
          </w:rPr>
          <w:delText xml:space="preserve"> </w:delText>
        </w:r>
        <w:r w:rsidDel="00924F9C">
          <w:rPr>
            <w:sz w:val="20"/>
          </w:rPr>
          <w:delText>and</w:delText>
        </w:r>
        <w:r w:rsidDel="00924F9C">
          <w:rPr>
            <w:spacing w:val="11"/>
            <w:sz w:val="20"/>
          </w:rPr>
          <w:delText xml:space="preserve"> </w:delText>
        </w:r>
        <w:r w:rsidDel="00924F9C">
          <w:rPr>
            <w:i/>
            <w:sz w:val="20"/>
          </w:rPr>
          <w:delText>k</w:delText>
        </w:r>
        <w:r w:rsidDel="00924F9C">
          <w:rPr>
            <w:sz w:val="20"/>
          </w:rPr>
          <w:delText>-fold</w:delText>
        </w:r>
        <w:r w:rsidDel="00924F9C">
          <w:rPr>
            <w:spacing w:val="10"/>
            <w:sz w:val="20"/>
          </w:rPr>
          <w:delText xml:space="preserve"> </w:delText>
        </w:r>
        <w:r w:rsidDel="00924F9C">
          <w:rPr>
            <w:sz w:val="20"/>
          </w:rPr>
          <w:delText>GP</w:delText>
        </w:r>
        <w:r w:rsidDel="00924F9C">
          <w:rPr>
            <w:spacing w:val="9"/>
            <w:sz w:val="20"/>
          </w:rPr>
          <w:delText xml:space="preserve"> </w:delText>
        </w:r>
        <w:r w:rsidDel="00924F9C">
          <w:rPr>
            <w:spacing w:val="-2"/>
            <w:sz w:val="20"/>
          </w:rPr>
          <w:delText>medians</w:delText>
        </w:r>
        <w:r w:rsidDel="00924F9C">
          <w:rPr>
            <w:rFonts w:ascii="Times New Roman"/>
            <w:sz w:val="20"/>
          </w:rPr>
          <w:tab/>
        </w:r>
        <w:r w:rsidDel="00924F9C">
          <w:rPr>
            <w:rFonts w:ascii="Trebuchet MS"/>
            <w:spacing w:val="-5"/>
            <w:sz w:val="10"/>
          </w:rPr>
          <w:delText>348</w:delText>
        </w:r>
      </w:del>
    </w:p>
    <w:p w14:paraId="6496BB7A" w14:textId="07885C3D" w:rsidR="00EA1924" w:rsidRDefault="00000000" w:rsidP="00924F9C">
      <w:pPr>
        <w:tabs>
          <w:tab w:val="left" w:pos="10859"/>
        </w:tabs>
        <w:spacing w:before="30"/>
        <w:ind w:left="2761"/>
        <w:rPr>
          <w:rFonts w:ascii="Trebuchet MS" w:hAnsi="Trebuchet MS"/>
          <w:sz w:val="10"/>
        </w:rPr>
      </w:pPr>
      <w:del w:id="471" w:author="Phil Green" w:date="2026-08-30T17:25:00Z" w16du:dateUtc="2026-08-30T15:25:00Z">
        <w:r w:rsidDel="00924F9C">
          <w:rPr>
            <w:sz w:val="20"/>
          </w:rPr>
          <w:delText>agree</w:delText>
        </w:r>
        <w:r w:rsidDel="00924F9C">
          <w:rPr>
            <w:spacing w:val="1"/>
            <w:sz w:val="20"/>
          </w:rPr>
          <w:delText xml:space="preserve"> </w:delText>
        </w:r>
        <w:r w:rsidDel="00924F9C">
          <w:rPr>
            <w:sz w:val="20"/>
          </w:rPr>
          <w:delText>to</w:delText>
        </w:r>
        <w:r w:rsidDel="00924F9C">
          <w:rPr>
            <w:spacing w:val="1"/>
            <w:sz w:val="20"/>
          </w:rPr>
          <w:delText xml:space="preserve"> </w:delText>
        </w:r>
        <w:r w:rsidDel="00924F9C">
          <w:rPr>
            <w:sz w:val="20"/>
          </w:rPr>
          <w:delText>within</w:delText>
        </w:r>
        <w:r w:rsidDel="00924F9C">
          <w:rPr>
            <w:spacing w:val="2"/>
            <w:sz w:val="20"/>
          </w:rPr>
          <w:delText xml:space="preserve"> </w:delText>
        </w:r>
        <w:r w:rsidDel="00924F9C">
          <w:rPr>
            <w:sz w:val="20"/>
          </w:rPr>
          <w:delText>0.02</w:delText>
        </w:r>
        <w:r w:rsidDel="00924F9C">
          <w:rPr>
            <w:spacing w:val="4"/>
            <w:sz w:val="20"/>
          </w:rPr>
          <w:delText xml:space="preserve"> </w:delText>
        </w:r>
        <w:r w:rsidDel="00924F9C">
          <w:rPr>
            <w:rFonts w:ascii="Calibri" w:hAnsi="Calibri"/>
            <w:sz w:val="20"/>
          </w:rPr>
          <w:delText>∆</w:delText>
        </w:r>
        <w:r w:rsidDel="00924F9C">
          <w:rPr>
            <w:i/>
            <w:sz w:val="20"/>
          </w:rPr>
          <w:delText>E</w:delText>
        </w:r>
        <w:r w:rsidDel="00924F9C">
          <w:rPr>
            <w:sz w:val="20"/>
            <w:vertAlign w:val="subscript"/>
          </w:rPr>
          <w:delText>00</w:delText>
        </w:r>
        <w:r w:rsidDel="00924F9C">
          <w:rPr>
            <w:spacing w:val="12"/>
            <w:sz w:val="20"/>
          </w:rPr>
          <w:delText xml:space="preserve"> </w:delText>
        </w:r>
        <w:r w:rsidDel="00924F9C">
          <w:rPr>
            <w:sz w:val="20"/>
          </w:rPr>
          <w:delText>on</w:delText>
        </w:r>
        <w:r w:rsidDel="00924F9C">
          <w:rPr>
            <w:spacing w:val="2"/>
            <w:sz w:val="20"/>
          </w:rPr>
          <w:delText xml:space="preserve"> </w:delText>
        </w:r>
        <w:r w:rsidDel="00924F9C">
          <w:rPr>
            <w:sz w:val="20"/>
          </w:rPr>
          <w:delText>all</w:delText>
        </w:r>
        <w:r w:rsidDel="00924F9C">
          <w:rPr>
            <w:spacing w:val="1"/>
            <w:sz w:val="20"/>
          </w:rPr>
          <w:delText xml:space="preserve"> </w:delText>
        </w:r>
        <w:r w:rsidDel="00924F9C">
          <w:rPr>
            <w:sz w:val="20"/>
          </w:rPr>
          <w:delText>13</w:delText>
        </w:r>
        <w:r w:rsidDel="00924F9C">
          <w:rPr>
            <w:spacing w:val="2"/>
            <w:sz w:val="20"/>
          </w:rPr>
          <w:delText xml:space="preserve"> </w:delText>
        </w:r>
        <w:r w:rsidDel="00924F9C">
          <w:rPr>
            <w:spacing w:val="-2"/>
            <w:sz w:val="20"/>
          </w:rPr>
          <w:delText>runs.</w:delText>
        </w:r>
      </w:del>
      <w:r>
        <w:rPr>
          <w:rFonts w:ascii="Times New Roman" w:hAnsi="Times New Roman"/>
          <w:sz w:val="20"/>
        </w:rPr>
        <w:tab/>
      </w:r>
      <w:r>
        <w:rPr>
          <w:rFonts w:ascii="Trebuchet MS" w:hAnsi="Trebuchet MS"/>
          <w:spacing w:val="-5"/>
          <w:sz w:val="10"/>
        </w:rPr>
        <w:t>349</w:t>
      </w:r>
    </w:p>
    <w:p w14:paraId="05A32DA3" w14:textId="77777777" w:rsidR="00EA1924" w:rsidRDefault="00000000">
      <w:pPr>
        <w:tabs>
          <w:tab w:val="left" w:pos="10859"/>
        </w:tabs>
        <w:spacing w:before="30"/>
        <w:ind w:left="3187"/>
        <w:rPr>
          <w:rFonts w:ascii="Trebuchet MS"/>
          <w:sz w:val="10"/>
        </w:rPr>
      </w:pPr>
      <w:r>
        <w:rPr>
          <w:i/>
          <w:sz w:val="20"/>
        </w:rPr>
        <w:t>Noise</w:t>
      </w:r>
      <w:r>
        <w:rPr>
          <w:i/>
          <w:spacing w:val="3"/>
          <w:sz w:val="20"/>
        </w:rPr>
        <w:t xml:space="preserve"> </w:t>
      </w:r>
      <w:r>
        <w:rPr>
          <w:i/>
          <w:sz w:val="20"/>
        </w:rPr>
        <w:t>floor.</w:t>
      </w:r>
      <w:r>
        <w:rPr>
          <w:i/>
          <w:spacing w:val="17"/>
          <w:sz w:val="20"/>
        </w:rPr>
        <w:t xml:space="preserve"> </w:t>
      </w:r>
      <w:r>
        <w:rPr>
          <w:sz w:val="20"/>
        </w:rPr>
        <w:t>The</w:t>
      </w:r>
      <w:r>
        <w:rPr>
          <w:spacing w:val="3"/>
          <w:sz w:val="20"/>
        </w:rPr>
        <w:t xml:space="preserve"> </w:t>
      </w:r>
      <w:r>
        <w:rPr>
          <w:sz w:val="20"/>
        </w:rPr>
        <w:t>coated</w:t>
      </w:r>
      <w:r>
        <w:rPr>
          <w:spacing w:val="4"/>
          <w:sz w:val="20"/>
        </w:rPr>
        <w:t xml:space="preserve"> </w:t>
      </w:r>
      <w:r>
        <w:rPr>
          <w:sz w:val="20"/>
        </w:rPr>
        <w:t>sets</w:t>
      </w:r>
      <w:r>
        <w:rPr>
          <w:spacing w:val="3"/>
          <w:sz w:val="20"/>
        </w:rPr>
        <w:t xml:space="preserve"> </w:t>
      </w:r>
      <w:r>
        <w:rPr>
          <w:sz w:val="20"/>
        </w:rPr>
        <w:t>no</w:t>
      </w:r>
      <w:r>
        <w:rPr>
          <w:spacing w:val="4"/>
          <w:sz w:val="20"/>
        </w:rPr>
        <w:t xml:space="preserve"> </w:t>
      </w:r>
      <w:r>
        <w:rPr>
          <w:sz w:val="20"/>
        </w:rPr>
        <w:t>longer</w:t>
      </w:r>
      <w:r>
        <w:rPr>
          <w:spacing w:val="4"/>
          <w:sz w:val="20"/>
        </w:rPr>
        <w:t xml:space="preserve"> </w:t>
      </w:r>
      <w:r>
        <w:rPr>
          <w:sz w:val="20"/>
        </w:rPr>
        <w:t>support</w:t>
      </w:r>
      <w:r>
        <w:rPr>
          <w:spacing w:val="3"/>
          <w:sz w:val="20"/>
        </w:rPr>
        <w:t xml:space="preserve"> </w:t>
      </w:r>
      <w:r>
        <w:rPr>
          <w:sz w:val="20"/>
        </w:rPr>
        <w:t>a</w:t>
      </w:r>
      <w:r>
        <w:rPr>
          <w:spacing w:val="4"/>
          <w:sz w:val="20"/>
        </w:rPr>
        <w:t xml:space="preserve"> </w:t>
      </w:r>
      <w:r>
        <w:rPr>
          <w:sz w:val="20"/>
        </w:rPr>
        <w:t>repeatability</w:t>
      </w:r>
      <w:r>
        <w:rPr>
          <w:spacing w:val="3"/>
          <w:sz w:val="20"/>
        </w:rPr>
        <w:t xml:space="preserve"> </w:t>
      </w:r>
      <w:r>
        <w:rPr>
          <w:sz w:val="20"/>
        </w:rPr>
        <w:t>estimate,</w:t>
      </w:r>
      <w:r>
        <w:rPr>
          <w:spacing w:val="4"/>
          <w:sz w:val="20"/>
        </w:rPr>
        <w:t xml:space="preserve"> </w:t>
      </w:r>
      <w:r>
        <w:rPr>
          <w:sz w:val="20"/>
        </w:rPr>
        <w:t>because</w:t>
      </w:r>
      <w:r>
        <w:rPr>
          <w:spacing w:val="4"/>
          <w:sz w:val="20"/>
        </w:rPr>
        <w:t xml:space="preserve"> </w:t>
      </w:r>
      <w:r>
        <w:rPr>
          <w:spacing w:val="-2"/>
          <w:sz w:val="20"/>
        </w:rPr>
        <w:t>their</w:t>
      </w:r>
      <w:r>
        <w:rPr>
          <w:rFonts w:ascii="Times New Roman"/>
          <w:sz w:val="20"/>
        </w:rPr>
        <w:tab/>
      </w:r>
      <w:r>
        <w:rPr>
          <w:rFonts w:ascii="Trebuchet MS"/>
          <w:spacing w:val="-5"/>
          <w:sz w:val="10"/>
        </w:rPr>
        <w:t>350</w:t>
      </w:r>
    </w:p>
    <w:p w14:paraId="601A726C" w14:textId="77777777" w:rsidR="00EA1924" w:rsidRDefault="00000000">
      <w:pPr>
        <w:tabs>
          <w:tab w:val="left" w:pos="10859"/>
        </w:tabs>
        <w:spacing w:before="30"/>
        <w:ind w:left="2761"/>
        <w:rPr>
          <w:rFonts w:ascii="Trebuchet MS"/>
          <w:sz w:val="10"/>
        </w:rPr>
      </w:pPr>
      <w:r>
        <w:rPr>
          <w:sz w:val="20"/>
        </w:rPr>
        <w:t>duplicate</w:t>
      </w:r>
      <w:r>
        <w:rPr>
          <w:spacing w:val="5"/>
          <w:sz w:val="20"/>
        </w:rPr>
        <w:t xml:space="preserve"> </w:t>
      </w:r>
      <w:r>
        <w:rPr>
          <w:sz w:val="20"/>
        </w:rPr>
        <w:t>pairs</w:t>
      </w:r>
      <w:r>
        <w:rPr>
          <w:spacing w:val="6"/>
          <w:sz w:val="20"/>
        </w:rPr>
        <w:t xml:space="preserve"> </w:t>
      </w:r>
      <w:r>
        <w:rPr>
          <w:sz w:val="20"/>
        </w:rPr>
        <w:t>were</w:t>
      </w:r>
      <w:r>
        <w:rPr>
          <w:spacing w:val="5"/>
          <w:sz w:val="20"/>
        </w:rPr>
        <w:t xml:space="preserve"> </w:t>
      </w:r>
      <w:r>
        <w:rPr>
          <w:sz w:val="20"/>
        </w:rPr>
        <w:t>byte-identical:</w:t>
      </w:r>
      <w:r>
        <w:rPr>
          <w:spacing w:val="21"/>
          <w:sz w:val="20"/>
        </w:rPr>
        <w:t xml:space="preserve"> </w:t>
      </w:r>
      <w:r>
        <w:rPr>
          <w:sz w:val="20"/>
        </w:rPr>
        <w:t>a</w:t>
      </w:r>
      <w:r>
        <w:rPr>
          <w:spacing w:val="6"/>
          <w:sz w:val="20"/>
        </w:rPr>
        <w:t xml:space="preserve"> </w:t>
      </w:r>
      <w:r>
        <w:rPr>
          <w:sz w:val="20"/>
        </w:rPr>
        <w:t>repeatability</w:t>
      </w:r>
      <w:r>
        <w:rPr>
          <w:spacing w:val="5"/>
          <w:sz w:val="20"/>
        </w:rPr>
        <w:t xml:space="preserve"> </w:t>
      </w:r>
      <w:r>
        <w:rPr>
          <w:sz w:val="20"/>
        </w:rPr>
        <w:t>of</w:t>
      </w:r>
      <w:r>
        <w:rPr>
          <w:spacing w:val="6"/>
          <w:sz w:val="20"/>
        </w:rPr>
        <w:t xml:space="preserve"> </w:t>
      </w:r>
      <w:r>
        <w:rPr>
          <w:sz w:val="20"/>
        </w:rPr>
        <w:t>0.000</w:t>
      </w:r>
      <w:r>
        <w:rPr>
          <w:spacing w:val="5"/>
          <w:sz w:val="20"/>
        </w:rPr>
        <w:t xml:space="preserve"> </w:t>
      </w:r>
      <w:r>
        <w:rPr>
          <w:sz w:val="20"/>
        </w:rPr>
        <w:t>measures</w:t>
      </w:r>
      <w:r>
        <w:rPr>
          <w:spacing w:val="6"/>
          <w:sz w:val="20"/>
        </w:rPr>
        <w:t xml:space="preserve"> </w:t>
      </w:r>
      <w:r>
        <w:rPr>
          <w:sz w:val="20"/>
        </w:rPr>
        <w:t>the</w:t>
      </w:r>
      <w:r>
        <w:rPr>
          <w:spacing w:val="6"/>
          <w:sz w:val="20"/>
        </w:rPr>
        <w:t xml:space="preserve"> </w:t>
      </w:r>
      <w:r>
        <w:rPr>
          <w:sz w:val="20"/>
        </w:rPr>
        <w:t>export,</w:t>
      </w:r>
      <w:r>
        <w:rPr>
          <w:spacing w:val="6"/>
          <w:sz w:val="20"/>
        </w:rPr>
        <w:t xml:space="preserve"> </w:t>
      </w:r>
      <w:r>
        <w:rPr>
          <w:sz w:val="20"/>
        </w:rPr>
        <w:t>not</w:t>
      </w:r>
      <w:r>
        <w:rPr>
          <w:spacing w:val="6"/>
          <w:sz w:val="20"/>
        </w:rPr>
        <w:t xml:space="preserve"> </w:t>
      </w:r>
      <w:r>
        <w:rPr>
          <w:spacing w:val="-5"/>
          <w:sz w:val="20"/>
        </w:rPr>
        <w:t>the</w:t>
      </w:r>
      <w:r>
        <w:rPr>
          <w:rFonts w:ascii="Times New Roman"/>
          <w:sz w:val="20"/>
        </w:rPr>
        <w:tab/>
      </w:r>
      <w:r>
        <w:rPr>
          <w:rFonts w:ascii="Trebuchet MS"/>
          <w:spacing w:val="-5"/>
          <w:sz w:val="10"/>
        </w:rPr>
        <w:t>351</w:t>
      </w:r>
    </w:p>
    <w:p w14:paraId="71A47984" w14:textId="77777777" w:rsidR="00EA1924" w:rsidRDefault="00000000">
      <w:pPr>
        <w:tabs>
          <w:tab w:val="left" w:pos="10859"/>
        </w:tabs>
        <w:spacing w:before="30"/>
        <w:ind w:left="2755"/>
        <w:rPr>
          <w:rFonts w:ascii="Trebuchet MS"/>
          <w:sz w:val="10"/>
        </w:rPr>
      </w:pPr>
      <w:r>
        <w:rPr>
          <w:spacing w:val="-2"/>
          <w:sz w:val="20"/>
        </w:rPr>
        <w:t>press,</w:t>
      </w:r>
      <w:r>
        <w:rPr>
          <w:spacing w:val="-4"/>
          <w:sz w:val="20"/>
        </w:rPr>
        <w:t xml:space="preserve"> </w:t>
      </w:r>
      <w:r>
        <w:rPr>
          <w:spacing w:val="-2"/>
          <w:sz w:val="20"/>
        </w:rPr>
        <w:t>and</w:t>
      </w:r>
      <w:r>
        <w:rPr>
          <w:spacing w:val="-4"/>
          <w:sz w:val="20"/>
        </w:rPr>
        <w:t xml:space="preserve"> </w:t>
      </w:r>
      <w:r>
        <w:rPr>
          <w:spacing w:val="-2"/>
          <w:sz w:val="20"/>
        </w:rPr>
        <w:t>such</w:t>
      </w:r>
      <w:r>
        <w:rPr>
          <w:spacing w:val="-4"/>
          <w:sz w:val="20"/>
        </w:rPr>
        <w:t xml:space="preserve"> </w:t>
      </w:r>
      <w:r>
        <w:rPr>
          <w:spacing w:val="-2"/>
          <w:sz w:val="20"/>
        </w:rPr>
        <w:t>rows</w:t>
      </w:r>
      <w:r>
        <w:rPr>
          <w:spacing w:val="-3"/>
          <w:sz w:val="20"/>
        </w:rPr>
        <w:t xml:space="preserve"> </w:t>
      </w:r>
      <w:r>
        <w:rPr>
          <w:spacing w:val="-2"/>
          <w:sz w:val="20"/>
        </w:rPr>
        <w:t>are</w:t>
      </w:r>
      <w:r>
        <w:rPr>
          <w:spacing w:val="-4"/>
          <w:sz w:val="20"/>
        </w:rPr>
        <w:t xml:space="preserve"> </w:t>
      </w:r>
      <w:r>
        <w:rPr>
          <w:spacing w:val="-2"/>
          <w:sz w:val="20"/>
        </w:rPr>
        <w:t>removed</w:t>
      </w:r>
      <w:r>
        <w:rPr>
          <w:spacing w:val="-4"/>
          <w:sz w:val="20"/>
        </w:rPr>
        <w:t xml:space="preserve"> </w:t>
      </w:r>
      <w:r>
        <w:rPr>
          <w:spacing w:val="-2"/>
          <w:sz w:val="20"/>
        </w:rPr>
        <w:t>rather</w:t>
      </w:r>
      <w:r>
        <w:rPr>
          <w:spacing w:val="-3"/>
          <w:sz w:val="20"/>
        </w:rPr>
        <w:t xml:space="preserve"> </w:t>
      </w:r>
      <w:r>
        <w:rPr>
          <w:spacing w:val="-2"/>
          <w:sz w:val="20"/>
        </w:rPr>
        <w:t>than</w:t>
      </w:r>
      <w:r>
        <w:rPr>
          <w:spacing w:val="-4"/>
          <w:sz w:val="20"/>
        </w:rPr>
        <w:t xml:space="preserve"> </w:t>
      </w:r>
      <w:r>
        <w:rPr>
          <w:spacing w:val="-2"/>
          <w:sz w:val="20"/>
        </w:rPr>
        <w:t>reported.</w:t>
      </w:r>
      <w:r>
        <w:rPr>
          <w:spacing w:val="8"/>
          <w:sz w:val="20"/>
        </w:rPr>
        <w:t xml:space="preserve"> </w:t>
      </w:r>
      <w:r>
        <w:rPr>
          <w:spacing w:val="-2"/>
          <w:sz w:val="20"/>
        </w:rPr>
        <w:t>Where</w:t>
      </w:r>
      <w:r>
        <w:rPr>
          <w:spacing w:val="-4"/>
          <w:sz w:val="20"/>
        </w:rPr>
        <w:t xml:space="preserve"> </w:t>
      </w:r>
      <w:r>
        <w:rPr>
          <w:spacing w:val="-2"/>
          <w:sz w:val="20"/>
        </w:rPr>
        <w:t>repeated</w:t>
      </w:r>
      <w:r>
        <w:rPr>
          <w:spacing w:val="-4"/>
          <w:sz w:val="20"/>
        </w:rPr>
        <w:t xml:space="preserve"> </w:t>
      </w:r>
      <w:r>
        <w:rPr>
          <w:spacing w:val="-2"/>
          <w:sz w:val="20"/>
        </w:rPr>
        <w:t>patches</w:t>
      </w:r>
      <w:r>
        <w:rPr>
          <w:spacing w:val="-3"/>
          <w:sz w:val="20"/>
        </w:rPr>
        <w:t xml:space="preserve"> </w:t>
      </w:r>
      <w:r>
        <w:rPr>
          <w:spacing w:val="-2"/>
          <w:sz w:val="20"/>
        </w:rPr>
        <w:t>genuinely</w:t>
      </w:r>
      <w:r>
        <w:rPr>
          <w:rFonts w:ascii="Times New Roman"/>
          <w:sz w:val="20"/>
        </w:rPr>
        <w:tab/>
      </w:r>
      <w:r>
        <w:rPr>
          <w:rFonts w:ascii="Trebuchet MS"/>
          <w:spacing w:val="-5"/>
          <w:sz w:val="10"/>
        </w:rPr>
        <w:t>352</w:t>
      </w:r>
    </w:p>
    <w:p w14:paraId="4DD6A674" w14:textId="77777777" w:rsidR="00EA1924" w:rsidRDefault="00000000">
      <w:pPr>
        <w:tabs>
          <w:tab w:val="left" w:pos="10859"/>
        </w:tabs>
        <w:spacing w:before="30"/>
        <w:ind w:left="2761"/>
        <w:rPr>
          <w:rFonts w:ascii="Trebuchet MS" w:hAnsi="Trebuchet MS"/>
          <w:sz w:val="10"/>
        </w:rPr>
      </w:pPr>
      <w:r>
        <w:rPr>
          <w:sz w:val="20"/>
        </w:rPr>
        <w:t>differ</w:t>
      </w:r>
      <w:r>
        <w:rPr>
          <w:spacing w:val="17"/>
          <w:sz w:val="20"/>
        </w:rPr>
        <w:t xml:space="preserve"> </w:t>
      </w:r>
      <w:r>
        <w:rPr>
          <w:sz w:val="20"/>
        </w:rPr>
        <w:t>the</w:t>
      </w:r>
      <w:r>
        <w:rPr>
          <w:spacing w:val="18"/>
          <w:sz w:val="20"/>
        </w:rPr>
        <w:t xml:space="preserve"> </w:t>
      </w:r>
      <w:r>
        <w:rPr>
          <w:sz w:val="20"/>
        </w:rPr>
        <w:t>estimate</w:t>
      </w:r>
      <w:r>
        <w:rPr>
          <w:spacing w:val="17"/>
          <w:sz w:val="20"/>
        </w:rPr>
        <w:t xml:space="preserve"> </w:t>
      </w:r>
      <w:r>
        <w:rPr>
          <w:sz w:val="20"/>
        </w:rPr>
        <w:t>is</w:t>
      </w:r>
      <w:r>
        <w:rPr>
          <w:spacing w:val="18"/>
          <w:sz w:val="20"/>
        </w:rPr>
        <w:t xml:space="preserve"> </w:t>
      </w:r>
      <w:r>
        <w:rPr>
          <w:sz w:val="20"/>
        </w:rPr>
        <w:t>meaningful,</w:t>
      </w:r>
      <w:r>
        <w:rPr>
          <w:spacing w:val="21"/>
          <w:sz w:val="20"/>
        </w:rPr>
        <w:t xml:space="preserve"> </w:t>
      </w:r>
      <w:r>
        <w:rPr>
          <w:sz w:val="20"/>
        </w:rPr>
        <w:t>and</w:t>
      </w:r>
      <w:r>
        <w:rPr>
          <w:spacing w:val="17"/>
          <w:sz w:val="20"/>
        </w:rPr>
        <w:t xml:space="preserve"> </w:t>
      </w:r>
      <w:r>
        <w:rPr>
          <w:sz w:val="20"/>
        </w:rPr>
        <w:t>there</w:t>
      </w:r>
      <w:r>
        <w:rPr>
          <w:spacing w:val="18"/>
          <w:sz w:val="20"/>
        </w:rPr>
        <w:t xml:space="preserve"> </w:t>
      </w:r>
      <w:r>
        <w:rPr>
          <w:sz w:val="20"/>
        </w:rPr>
        <w:t>the</w:t>
      </w:r>
      <w:r>
        <w:rPr>
          <w:spacing w:val="17"/>
          <w:sz w:val="20"/>
        </w:rPr>
        <w:t xml:space="preserve"> </w:t>
      </w:r>
      <w:r>
        <w:rPr>
          <w:sz w:val="20"/>
        </w:rPr>
        <w:t>Gaussian</w:t>
      </w:r>
      <w:r>
        <w:rPr>
          <w:spacing w:val="18"/>
          <w:sz w:val="20"/>
        </w:rPr>
        <w:t xml:space="preserve"> </w:t>
      </w:r>
      <w:r>
        <w:rPr>
          <w:sz w:val="20"/>
        </w:rPr>
        <w:t>process</w:t>
      </w:r>
      <w:r>
        <w:rPr>
          <w:spacing w:val="18"/>
          <w:sz w:val="20"/>
        </w:rPr>
        <w:t xml:space="preserve"> </w:t>
      </w:r>
      <w:r>
        <w:rPr>
          <w:sz w:val="20"/>
        </w:rPr>
        <w:t>sits</w:t>
      </w:r>
      <w:r>
        <w:rPr>
          <w:spacing w:val="17"/>
          <w:sz w:val="20"/>
        </w:rPr>
        <w:t xml:space="preserve"> </w:t>
      </w:r>
      <w:r>
        <w:rPr>
          <w:sz w:val="20"/>
        </w:rPr>
        <w:t>on</w:t>
      </w:r>
      <w:r>
        <w:rPr>
          <w:spacing w:val="18"/>
          <w:sz w:val="20"/>
        </w:rPr>
        <w:t xml:space="preserve"> </w:t>
      </w:r>
      <w:r>
        <w:rPr>
          <w:sz w:val="20"/>
        </w:rPr>
        <w:t>it:</w:t>
      </w:r>
      <w:r>
        <w:rPr>
          <w:spacing w:val="45"/>
          <w:sz w:val="20"/>
        </w:rPr>
        <w:t xml:space="preserve"> </w:t>
      </w:r>
      <w:r>
        <w:rPr>
          <w:sz w:val="20"/>
        </w:rPr>
        <w:t>0.348</w:t>
      </w:r>
      <w:r>
        <w:rPr>
          <w:spacing w:val="20"/>
          <w:sz w:val="20"/>
        </w:rPr>
        <w:t xml:space="preserve"> </w:t>
      </w:r>
      <w:r>
        <w:rPr>
          <w:rFonts w:ascii="Calibri" w:hAnsi="Calibri"/>
          <w:spacing w:val="-4"/>
          <w:sz w:val="20"/>
        </w:rPr>
        <w:t>∆</w:t>
      </w:r>
      <w:r>
        <w:rPr>
          <w:i/>
          <w:spacing w:val="-4"/>
          <w:sz w:val="20"/>
        </w:rPr>
        <w:t>E</w:t>
      </w:r>
      <w:r>
        <w:rPr>
          <w:spacing w:val="-4"/>
          <w:sz w:val="20"/>
          <w:vertAlign w:val="subscript"/>
        </w:rPr>
        <w:t>00</w:t>
      </w:r>
      <w:r>
        <w:rPr>
          <w:rFonts w:ascii="Times New Roman" w:hAnsi="Times New Roman"/>
          <w:position w:val="-2"/>
          <w:sz w:val="15"/>
        </w:rPr>
        <w:tab/>
      </w:r>
      <w:r>
        <w:rPr>
          <w:rFonts w:ascii="Trebuchet MS" w:hAnsi="Trebuchet MS"/>
          <w:spacing w:val="-5"/>
          <w:sz w:val="10"/>
        </w:rPr>
        <w:t>353</w:t>
      </w:r>
    </w:p>
    <w:p w14:paraId="3EBC8064" w14:textId="23C09A00" w:rsidR="00EA1924" w:rsidRDefault="00000000">
      <w:pPr>
        <w:tabs>
          <w:tab w:val="left" w:pos="10859"/>
        </w:tabs>
        <w:spacing w:before="30"/>
        <w:ind w:left="2761"/>
        <w:rPr>
          <w:rFonts w:ascii="Trebuchet MS" w:hAnsi="Trebuchet MS"/>
          <w:sz w:val="10"/>
        </w:rPr>
      </w:pPr>
      <w:r>
        <w:rPr>
          <w:sz w:val="20"/>
        </w:rPr>
        <w:t>across</w:t>
      </w:r>
      <w:r>
        <w:rPr>
          <w:spacing w:val="3"/>
          <w:sz w:val="20"/>
        </w:rPr>
        <w:t xml:space="preserve"> </w:t>
      </w:r>
      <w:r>
        <w:rPr>
          <w:sz w:val="20"/>
        </w:rPr>
        <w:t>CMYKOGB-7’s</w:t>
      </w:r>
      <w:r>
        <w:rPr>
          <w:spacing w:val="3"/>
          <w:sz w:val="20"/>
        </w:rPr>
        <w:t xml:space="preserve"> </w:t>
      </w:r>
      <w:r>
        <w:rPr>
          <w:sz w:val="20"/>
        </w:rPr>
        <w:t>20</w:t>
      </w:r>
      <w:r>
        <w:rPr>
          <w:spacing w:val="4"/>
          <w:sz w:val="20"/>
        </w:rPr>
        <w:t xml:space="preserve"> </w:t>
      </w:r>
      <w:r>
        <w:rPr>
          <w:sz w:val="20"/>
        </w:rPr>
        <w:t>paper-white</w:t>
      </w:r>
      <w:r>
        <w:rPr>
          <w:spacing w:val="3"/>
          <w:sz w:val="20"/>
        </w:rPr>
        <w:t xml:space="preserve"> </w:t>
      </w:r>
      <w:r>
        <w:rPr>
          <w:sz w:val="20"/>
        </w:rPr>
        <w:t>repeats,</w:t>
      </w:r>
      <w:r>
        <w:rPr>
          <w:spacing w:val="3"/>
          <w:sz w:val="20"/>
        </w:rPr>
        <w:t xml:space="preserve"> </w:t>
      </w:r>
      <w:r>
        <w:rPr>
          <w:sz w:val="20"/>
        </w:rPr>
        <w:t>and</w:t>
      </w:r>
      <w:r>
        <w:rPr>
          <w:spacing w:val="4"/>
          <w:sz w:val="20"/>
        </w:rPr>
        <w:t xml:space="preserve"> </w:t>
      </w:r>
      <w:r>
        <w:rPr>
          <w:sz w:val="20"/>
        </w:rPr>
        <w:t>0.38–1.93</w:t>
      </w:r>
      <w:r>
        <w:rPr>
          <w:spacing w:val="3"/>
          <w:sz w:val="20"/>
        </w:rPr>
        <w:t xml:space="preserve"> </w:t>
      </w:r>
      <w:r>
        <w:rPr>
          <w:sz w:val="20"/>
        </w:rPr>
        <w:t>per</w:t>
      </w:r>
      <w:r>
        <w:rPr>
          <w:spacing w:val="3"/>
          <w:sz w:val="20"/>
        </w:rPr>
        <w:t xml:space="preserve"> </w:t>
      </w:r>
      <w:del w:id="472" w:author="Phil Green" w:date="2026-08-30T17:14:00Z" w16du:dateUtc="2026-08-30T15:14:00Z">
        <w:r w:rsidDel="0060540C">
          <w:rPr>
            <w:sz w:val="20"/>
          </w:rPr>
          <w:delText>IFRA</w:delText>
        </w:r>
        <w:r w:rsidDel="0060540C">
          <w:rPr>
            <w:spacing w:val="4"/>
            <w:sz w:val="20"/>
          </w:rPr>
          <w:delText xml:space="preserve"> </w:delText>
        </w:r>
      </w:del>
      <w:ins w:id="473" w:author="Phil Green" w:date="2026-08-30T17:14:00Z" w16du:dateUtc="2026-08-30T15:14:00Z">
        <w:r w:rsidR="0060540C">
          <w:rPr>
            <w:sz w:val="20"/>
          </w:rPr>
          <w:t>newsprint</w:t>
        </w:r>
        <w:r w:rsidR="0060540C">
          <w:rPr>
            <w:spacing w:val="4"/>
            <w:sz w:val="20"/>
          </w:rPr>
          <w:t xml:space="preserve"> </w:t>
        </w:r>
      </w:ins>
      <w:r>
        <w:rPr>
          <w:sz w:val="20"/>
        </w:rPr>
        <w:t>press</w:t>
      </w:r>
      <w:r>
        <w:rPr>
          <w:spacing w:val="3"/>
          <w:sz w:val="20"/>
        </w:rPr>
        <w:t xml:space="preserve"> </w:t>
      </w:r>
      <w:r>
        <w:rPr>
          <w:sz w:val="20"/>
        </w:rPr>
        <w:t>run,</w:t>
      </w:r>
      <w:r>
        <w:rPr>
          <w:spacing w:val="4"/>
          <w:sz w:val="20"/>
        </w:rPr>
        <w:t xml:space="preserve"> </w:t>
      </w:r>
      <w:r>
        <w:rPr>
          <w:spacing w:val="-2"/>
          <w:sz w:val="20"/>
        </w:rPr>
        <w:t>against</w:t>
      </w:r>
      <w:r>
        <w:rPr>
          <w:rFonts w:ascii="Times New Roman" w:hAnsi="Times New Roman"/>
          <w:sz w:val="20"/>
        </w:rPr>
        <w:tab/>
      </w:r>
      <w:r>
        <w:rPr>
          <w:rFonts w:ascii="Trebuchet MS" w:hAnsi="Trebuchet MS"/>
          <w:spacing w:val="-5"/>
          <w:sz w:val="10"/>
        </w:rPr>
        <w:t>354</w:t>
      </w:r>
    </w:p>
    <w:p w14:paraId="60964468" w14:textId="77777777" w:rsidR="00EA1924" w:rsidRDefault="00000000">
      <w:pPr>
        <w:tabs>
          <w:tab w:val="left" w:pos="10859"/>
        </w:tabs>
        <w:spacing w:before="30"/>
        <w:ind w:left="2755"/>
        <w:rPr>
          <w:rFonts w:ascii="Trebuchet MS" w:hAnsi="Trebuchet MS"/>
          <w:sz w:val="10"/>
        </w:rPr>
      </w:pPr>
      <w:r>
        <w:rPr>
          <w:sz w:val="20"/>
        </w:rPr>
        <w:t>per-run</w:t>
      </w:r>
      <w:r>
        <w:rPr>
          <w:spacing w:val="-8"/>
          <w:sz w:val="20"/>
        </w:rPr>
        <w:t xml:space="preserve"> </w:t>
      </w:r>
      <w:r>
        <w:rPr>
          <w:sz w:val="20"/>
        </w:rPr>
        <w:t>GP</w:t>
      </w:r>
      <w:r>
        <w:rPr>
          <w:spacing w:val="-8"/>
          <w:sz w:val="20"/>
        </w:rPr>
        <w:t xml:space="preserve"> </w:t>
      </w:r>
      <w:r>
        <w:rPr>
          <w:sz w:val="20"/>
        </w:rPr>
        <w:t>medians</w:t>
      </w:r>
      <w:r>
        <w:rPr>
          <w:spacing w:val="-8"/>
          <w:sz w:val="20"/>
        </w:rPr>
        <w:t xml:space="preserve"> </w:t>
      </w:r>
      <w:r>
        <w:rPr>
          <w:sz w:val="20"/>
        </w:rPr>
        <w:t>of</w:t>
      </w:r>
      <w:r>
        <w:rPr>
          <w:spacing w:val="-8"/>
          <w:sz w:val="20"/>
        </w:rPr>
        <w:t xml:space="preserve"> </w:t>
      </w:r>
      <w:r>
        <w:rPr>
          <w:sz w:val="20"/>
        </w:rPr>
        <w:t>0.674–2.141</w:t>
      </w:r>
      <w:r>
        <w:rPr>
          <w:spacing w:val="-8"/>
          <w:sz w:val="20"/>
        </w:rPr>
        <w:t xml:space="preserve"> </w:t>
      </w:r>
      <w:r>
        <w:rPr>
          <w:sz w:val="20"/>
        </w:rPr>
        <w:t>(Section</w:t>
      </w:r>
      <w:r>
        <w:rPr>
          <w:spacing w:val="-8"/>
          <w:sz w:val="20"/>
        </w:rPr>
        <w:t xml:space="preserve"> </w:t>
      </w:r>
      <w:hyperlink w:anchor="_bookmark22" w:history="1">
        <w:r>
          <w:rPr>
            <w:color w:val="0774B7"/>
            <w:spacing w:val="-2"/>
            <w:sz w:val="20"/>
          </w:rPr>
          <w:t>4.6</w:t>
        </w:r>
      </w:hyperlink>
      <w:r>
        <w:rPr>
          <w:spacing w:val="-2"/>
          <w:sz w:val="20"/>
        </w:rPr>
        <w:t>).</w:t>
      </w:r>
      <w:r>
        <w:rPr>
          <w:rFonts w:ascii="Times New Roman" w:hAnsi="Times New Roman"/>
          <w:sz w:val="20"/>
        </w:rPr>
        <w:tab/>
      </w:r>
      <w:r>
        <w:rPr>
          <w:rFonts w:ascii="Trebuchet MS" w:hAnsi="Trebuchet MS"/>
          <w:spacing w:val="-5"/>
          <w:sz w:val="10"/>
        </w:rPr>
        <w:t>355</w:t>
      </w:r>
    </w:p>
    <w:p w14:paraId="7FCB3FF1" w14:textId="77777777" w:rsidR="00EA1924" w:rsidRDefault="00000000">
      <w:pPr>
        <w:pStyle w:val="ListParagraph"/>
        <w:numPr>
          <w:ilvl w:val="1"/>
          <w:numId w:val="3"/>
        </w:numPr>
        <w:tabs>
          <w:tab w:val="left" w:pos="3120"/>
          <w:tab w:val="left" w:pos="10859"/>
        </w:tabs>
        <w:spacing w:before="223"/>
        <w:ind w:left="3120" w:hanging="359"/>
        <w:rPr>
          <w:rFonts w:ascii="Trebuchet MS" w:hAnsi="Trebuchet MS"/>
          <w:sz w:val="10"/>
        </w:rPr>
      </w:pPr>
      <w:bookmarkStart w:id="474" w:name="Direct_E00_Loss"/>
      <w:bookmarkStart w:id="475" w:name="_bookmark15"/>
      <w:bookmarkEnd w:id="474"/>
      <w:bookmarkEnd w:id="475"/>
      <w:r>
        <w:rPr>
          <w:i/>
          <w:w w:val="105"/>
          <w:sz w:val="20"/>
        </w:rPr>
        <w:t>Direct</w:t>
      </w:r>
      <w:r>
        <w:rPr>
          <w:i/>
          <w:spacing w:val="-4"/>
          <w:w w:val="105"/>
          <w:sz w:val="20"/>
        </w:rPr>
        <w:t xml:space="preserve"> </w:t>
      </w:r>
      <w:r>
        <w:rPr>
          <w:rFonts w:ascii="Calibri" w:hAnsi="Calibri"/>
          <w:w w:val="105"/>
          <w:sz w:val="20"/>
        </w:rPr>
        <w:t>∆</w:t>
      </w:r>
      <w:r>
        <w:rPr>
          <w:i/>
          <w:w w:val="105"/>
          <w:sz w:val="20"/>
        </w:rPr>
        <w:t>E</w:t>
      </w:r>
      <w:r>
        <w:rPr>
          <w:w w:val="105"/>
          <w:sz w:val="20"/>
          <w:vertAlign w:val="subscript"/>
        </w:rPr>
        <w:t>00</w:t>
      </w:r>
      <w:r>
        <w:rPr>
          <w:spacing w:val="3"/>
          <w:w w:val="105"/>
          <w:sz w:val="20"/>
        </w:rPr>
        <w:t xml:space="preserve"> </w:t>
      </w:r>
      <w:r>
        <w:rPr>
          <w:i/>
          <w:spacing w:val="-4"/>
          <w:w w:val="105"/>
          <w:sz w:val="20"/>
        </w:rPr>
        <w:t>Loss</w:t>
      </w:r>
      <w:r>
        <w:rPr>
          <w:rFonts w:ascii="Times New Roman" w:hAnsi="Times New Roman"/>
          <w:sz w:val="20"/>
        </w:rPr>
        <w:tab/>
      </w:r>
      <w:r>
        <w:rPr>
          <w:rFonts w:ascii="Trebuchet MS" w:hAnsi="Trebuchet MS"/>
          <w:spacing w:val="-5"/>
          <w:w w:val="105"/>
          <w:sz w:val="10"/>
        </w:rPr>
        <w:t>356</w:t>
      </w:r>
    </w:p>
    <w:p w14:paraId="3360EB8D" w14:textId="77777777" w:rsidR="00EA1924" w:rsidRDefault="00000000">
      <w:pPr>
        <w:tabs>
          <w:tab w:val="left" w:pos="10859"/>
        </w:tabs>
        <w:spacing w:before="90"/>
        <w:ind w:left="3187"/>
        <w:rPr>
          <w:rFonts w:ascii="Trebuchet MS"/>
          <w:sz w:val="10"/>
        </w:rPr>
      </w:pPr>
      <w:r>
        <w:rPr>
          <w:sz w:val="20"/>
        </w:rPr>
        <w:t>The</w:t>
      </w:r>
      <w:r>
        <w:rPr>
          <w:spacing w:val="-8"/>
          <w:sz w:val="20"/>
        </w:rPr>
        <w:t xml:space="preserve"> </w:t>
      </w:r>
      <w:r>
        <w:rPr>
          <w:sz w:val="20"/>
        </w:rPr>
        <w:t>plain</w:t>
      </w:r>
      <w:r>
        <w:rPr>
          <w:spacing w:val="-7"/>
          <w:sz w:val="20"/>
        </w:rPr>
        <w:t xml:space="preserve"> </w:t>
      </w:r>
      <w:r>
        <w:rPr>
          <w:sz w:val="20"/>
        </w:rPr>
        <w:t>polynomial</w:t>
      </w:r>
      <w:r>
        <w:rPr>
          <w:spacing w:val="-8"/>
          <w:sz w:val="20"/>
        </w:rPr>
        <w:t xml:space="preserve"> </w:t>
      </w:r>
      <w:r>
        <w:rPr>
          <w:sz w:val="20"/>
        </w:rPr>
        <w:t>fits</w:t>
      </w:r>
      <w:r>
        <w:rPr>
          <w:spacing w:val="-7"/>
          <w:sz w:val="20"/>
        </w:rPr>
        <w:t xml:space="preserve"> </w:t>
      </w:r>
      <w:r>
        <w:rPr>
          <w:sz w:val="20"/>
        </w:rPr>
        <w:t>reported</w:t>
      </w:r>
      <w:r>
        <w:rPr>
          <w:spacing w:val="-8"/>
          <w:sz w:val="20"/>
        </w:rPr>
        <w:t xml:space="preserve"> </w:t>
      </w:r>
      <w:r>
        <w:rPr>
          <w:sz w:val="20"/>
        </w:rPr>
        <w:t>so</w:t>
      </w:r>
      <w:r>
        <w:rPr>
          <w:spacing w:val="-7"/>
          <w:sz w:val="20"/>
        </w:rPr>
        <w:t xml:space="preserve"> </w:t>
      </w:r>
      <w:r>
        <w:rPr>
          <w:sz w:val="20"/>
        </w:rPr>
        <w:t>far</w:t>
      </w:r>
      <w:r>
        <w:rPr>
          <w:spacing w:val="-7"/>
          <w:sz w:val="20"/>
        </w:rPr>
        <w:t xml:space="preserve"> </w:t>
      </w:r>
      <w:r>
        <w:rPr>
          <w:sz w:val="20"/>
        </w:rPr>
        <w:t>minimize</w:t>
      </w:r>
      <w:r>
        <w:rPr>
          <w:spacing w:val="-8"/>
          <w:sz w:val="20"/>
        </w:rPr>
        <w:t xml:space="preserve"> </w:t>
      </w:r>
      <w:r>
        <w:rPr>
          <w:sz w:val="20"/>
        </w:rPr>
        <w:t>ordinary</w:t>
      </w:r>
      <w:r>
        <w:rPr>
          <w:spacing w:val="-7"/>
          <w:sz w:val="20"/>
        </w:rPr>
        <w:t xml:space="preserve"> </w:t>
      </w:r>
      <w:r>
        <w:rPr>
          <w:sz w:val="20"/>
        </w:rPr>
        <w:t>least</w:t>
      </w:r>
      <w:r>
        <w:rPr>
          <w:spacing w:val="-8"/>
          <w:sz w:val="20"/>
        </w:rPr>
        <w:t xml:space="preserve"> </w:t>
      </w:r>
      <w:r>
        <w:rPr>
          <w:sz w:val="20"/>
        </w:rPr>
        <w:t>squares</w:t>
      </w:r>
      <w:r>
        <w:rPr>
          <w:spacing w:val="-7"/>
          <w:sz w:val="20"/>
        </w:rPr>
        <w:t xml:space="preserve"> </w:t>
      </w:r>
      <w:r>
        <w:rPr>
          <w:sz w:val="20"/>
        </w:rPr>
        <w:t>on</w:t>
      </w:r>
      <w:r>
        <w:rPr>
          <w:spacing w:val="-7"/>
          <w:sz w:val="20"/>
        </w:rPr>
        <w:t xml:space="preserve"> </w:t>
      </w:r>
      <w:r>
        <w:rPr>
          <w:spacing w:val="-2"/>
          <w:sz w:val="20"/>
        </w:rPr>
        <w:t>normal-</w:t>
      </w:r>
      <w:r>
        <w:rPr>
          <w:sz w:val="20"/>
        </w:rPr>
        <w:tab/>
      </w:r>
      <w:r>
        <w:rPr>
          <w:rFonts w:ascii="Trebuchet MS"/>
          <w:spacing w:val="-5"/>
          <w:sz w:val="10"/>
        </w:rPr>
        <w:t>357</w:t>
      </w:r>
    </w:p>
    <w:p w14:paraId="28394263" w14:textId="43599581" w:rsidR="00EA1924" w:rsidRDefault="00000000">
      <w:pPr>
        <w:tabs>
          <w:tab w:val="left" w:pos="10859"/>
        </w:tabs>
        <w:spacing w:before="30"/>
        <w:ind w:left="2761"/>
        <w:rPr>
          <w:rFonts w:ascii="Trebuchet MS" w:hAnsi="Trebuchet MS"/>
          <w:sz w:val="10"/>
        </w:rPr>
      </w:pPr>
      <w:r>
        <w:rPr>
          <w:sz w:val="20"/>
        </w:rPr>
        <w:t>ized</w:t>
      </w:r>
      <w:r>
        <w:rPr>
          <w:spacing w:val="15"/>
          <w:sz w:val="20"/>
        </w:rPr>
        <w:t xml:space="preserve"> </w:t>
      </w:r>
      <w:r>
        <w:rPr>
          <w:sz w:val="20"/>
        </w:rPr>
        <w:t>XYZ,</w:t>
      </w:r>
      <w:r>
        <w:rPr>
          <w:spacing w:val="16"/>
          <w:sz w:val="20"/>
        </w:rPr>
        <w:t xml:space="preserve"> </w:t>
      </w:r>
      <w:r>
        <w:rPr>
          <w:sz w:val="20"/>
        </w:rPr>
        <w:t>a</w:t>
      </w:r>
      <w:r>
        <w:rPr>
          <w:spacing w:val="16"/>
          <w:sz w:val="20"/>
        </w:rPr>
        <w:t xml:space="preserve"> </w:t>
      </w:r>
      <w:r>
        <w:rPr>
          <w:sz w:val="20"/>
        </w:rPr>
        <w:t>proxy</w:t>
      </w:r>
      <w:r>
        <w:rPr>
          <w:spacing w:val="15"/>
          <w:sz w:val="20"/>
        </w:rPr>
        <w:t xml:space="preserve"> </w:t>
      </w:r>
      <w:r>
        <w:rPr>
          <w:sz w:val="20"/>
        </w:rPr>
        <w:t>for</w:t>
      </w:r>
      <w:r>
        <w:rPr>
          <w:spacing w:val="16"/>
          <w:sz w:val="20"/>
        </w:rPr>
        <w:t xml:space="preserve"> </w:t>
      </w:r>
      <w:r>
        <w:rPr>
          <w:sz w:val="20"/>
        </w:rPr>
        <w:t>the</w:t>
      </w:r>
      <w:r>
        <w:rPr>
          <w:spacing w:val="16"/>
          <w:sz w:val="20"/>
        </w:rPr>
        <w:t xml:space="preserve"> </w:t>
      </w:r>
      <w:ins w:id="476" w:author="Phil Green" w:date="2026-08-30T17:26:00Z" w16du:dateUtc="2026-08-30T15:26:00Z">
        <w:r w:rsidR="00924F9C">
          <w:rPr>
            <w:spacing w:val="16"/>
            <w:sz w:val="20"/>
          </w:rPr>
          <w:t xml:space="preserve">more perceptually-uniform </w:t>
        </w:r>
      </w:ins>
      <w:del w:id="477" w:author="Phil Green" w:date="2026-08-30T17:26:00Z" w16du:dateUtc="2026-08-30T15:26:00Z">
        <w:r w:rsidDel="00924F9C">
          <w:rPr>
            <w:sz w:val="20"/>
          </w:rPr>
          <w:delText>perceptual</w:delText>
        </w:r>
        <w:r w:rsidDel="00924F9C">
          <w:rPr>
            <w:spacing w:val="18"/>
            <w:sz w:val="20"/>
          </w:rPr>
          <w:delText xml:space="preserve"> </w:delText>
        </w:r>
      </w:del>
      <w:r>
        <w:rPr>
          <w:rFonts w:ascii="Calibri" w:hAnsi="Calibri"/>
          <w:sz w:val="20"/>
        </w:rPr>
        <w:t>∆</w:t>
      </w:r>
      <w:r>
        <w:rPr>
          <w:i/>
          <w:sz w:val="20"/>
        </w:rPr>
        <w:t>E</w:t>
      </w:r>
      <w:r>
        <w:rPr>
          <w:sz w:val="20"/>
          <w:vertAlign w:val="subscript"/>
        </w:rPr>
        <w:t>00</w:t>
      </w:r>
      <w:r>
        <w:rPr>
          <w:spacing w:val="27"/>
          <w:sz w:val="20"/>
        </w:rPr>
        <w:t xml:space="preserve"> </w:t>
      </w:r>
      <w:r>
        <w:rPr>
          <w:sz w:val="20"/>
        </w:rPr>
        <w:t>metric</w:t>
      </w:r>
      <w:r>
        <w:rPr>
          <w:spacing w:val="16"/>
          <w:sz w:val="20"/>
        </w:rPr>
        <w:t xml:space="preserve"> </w:t>
      </w:r>
      <w:r>
        <w:rPr>
          <w:sz w:val="20"/>
        </w:rPr>
        <w:t>the</w:t>
      </w:r>
      <w:r>
        <w:rPr>
          <w:spacing w:val="15"/>
          <w:sz w:val="20"/>
        </w:rPr>
        <w:t xml:space="preserve"> </w:t>
      </w:r>
      <w:r>
        <w:rPr>
          <w:sz w:val="20"/>
        </w:rPr>
        <w:t>paper</w:t>
      </w:r>
      <w:r>
        <w:rPr>
          <w:spacing w:val="16"/>
          <w:sz w:val="20"/>
        </w:rPr>
        <w:t xml:space="preserve"> </w:t>
      </w:r>
      <w:r>
        <w:rPr>
          <w:sz w:val="20"/>
        </w:rPr>
        <w:t>actually</w:t>
      </w:r>
      <w:r>
        <w:rPr>
          <w:spacing w:val="16"/>
          <w:sz w:val="20"/>
        </w:rPr>
        <w:t xml:space="preserve"> </w:t>
      </w:r>
      <w:r>
        <w:rPr>
          <w:sz w:val="20"/>
        </w:rPr>
        <w:t>evaluates</w:t>
      </w:r>
      <w:r>
        <w:rPr>
          <w:spacing w:val="15"/>
          <w:sz w:val="20"/>
        </w:rPr>
        <w:t xml:space="preserve"> </w:t>
      </w:r>
      <w:r>
        <w:rPr>
          <w:sz w:val="20"/>
        </w:rPr>
        <w:t>on.</w:t>
      </w:r>
      <w:r>
        <w:rPr>
          <w:spacing w:val="51"/>
          <w:sz w:val="20"/>
        </w:rPr>
        <w:t xml:space="preserve"> </w:t>
      </w:r>
      <w:r>
        <w:rPr>
          <w:spacing w:val="-4"/>
          <w:sz w:val="20"/>
        </w:rPr>
        <w:t>This</w:t>
      </w:r>
      <w:r>
        <w:rPr>
          <w:rFonts w:ascii="Times New Roman" w:hAnsi="Times New Roman"/>
          <w:sz w:val="20"/>
        </w:rPr>
        <w:tab/>
      </w:r>
      <w:r>
        <w:rPr>
          <w:rFonts w:ascii="Trebuchet MS" w:hAnsi="Trebuchet MS"/>
          <w:spacing w:val="-5"/>
          <w:sz w:val="10"/>
        </w:rPr>
        <w:t>358</w:t>
      </w:r>
    </w:p>
    <w:p w14:paraId="37B4925A" w14:textId="77777777" w:rsidR="00EA1924" w:rsidRDefault="00EA1924">
      <w:pPr>
        <w:rPr>
          <w:rFonts w:ascii="Trebuchet MS" w:hAnsi="Trebuchet MS"/>
          <w:sz w:val="10"/>
        </w:rPr>
        <w:sectPr w:rsidR="00EA1924">
          <w:pgSz w:w="11910" w:h="16840"/>
          <w:pgMar w:top="1020" w:right="283" w:bottom="760" w:left="566" w:header="685" w:footer="563" w:gutter="0"/>
          <w:cols w:space="720"/>
        </w:sectPr>
      </w:pPr>
    </w:p>
    <w:p w14:paraId="255F5DFD" w14:textId="0699D5C7" w:rsidR="00EA1924" w:rsidRDefault="00000000">
      <w:pPr>
        <w:tabs>
          <w:tab w:val="right" w:pos="11009"/>
        </w:tabs>
        <w:spacing w:before="410" w:line="266" w:lineRule="auto"/>
        <w:ind w:left="2755" w:right="36" w:firstLine="6"/>
        <w:jc w:val="both"/>
        <w:rPr>
          <w:rFonts w:ascii="Trebuchet MS" w:hAnsi="Trebuchet MS"/>
          <w:sz w:val="10"/>
        </w:rPr>
      </w:pPr>
      <w:r>
        <w:rPr>
          <w:sz w:val="20"/>
        </w:rPr>
        <w:lastRenderedPageBreak/>
        <w:t>experiment tests whether refining the third-order polynomial’s coefficients directly on</w:t>
      </w:r>
      <w:r>
        <w:rPr>
          <w:spacing w:val="80"/>
          <w:sz w:val="20"/>
        </w:rPr>
        <w:t xml:space="preserve"> </w:t>
      </w:r>
      <w:r>
        <w:rPr>
          <w:rFonts w:ascii="Trebuchet MS" w:hAnsi="Trebuchet MS"/>
          <w:sz w:val="10"/>
        </w:rPr>
        <w:t>359</w:t>
      </w:r>
      <w:r>
        <w:rPr>
          <w:rFonts w:ascii="Trebuchet MS" w:hAnsi="Trebuchet MS"/>
          <w:spacing w:val="40"/>
          <w:sz w:val="10"/>
        </w:rPr>
        <w:t xml:space="preserve"> </w:t>
      </w:r>
      <w:r>
        <w:rPr>
          <w:sz w:val="20"/>
        </w:rPr>
        <w:t xml:space="preserve">mean </w:t>
      </w:r>
      <w:r>
        <w:rPr>
          <w:rFonts w:ascii="Calibri" w:hAnsi="Calibri"/>
          <w:sz w:val="20"/>
        </w:rPr>
        <w:t>∆</w:t>
      </w:r>
      <w:r>
        <w:rPr>
          <w:i/>
          <w:sz w:val="20"/>
        </w:rPr>
        <w:t>E</w:t>
      </w:r>
      <w:r>
        <w:rPr>
          <w:sz w:val="20"/>
          <w:vertAlign w:val="subscript"/>
        </w:rPr>
        <w:t>00</w:t>
      </w:r>
      <w:r>
        <w:rPr>
          <w:spacing w:val="19"/>
          <w:sz w:val="20"/>
        </w:rPr>
        <w:t xml:space="preserve"> </w:t>
      </w:r>
      <w:r>
        <w:rPr>
          <w:sz w:val="20"/>
        </w:rPr>
        <w:t>closes any of that gap.</w:t>
      </w:r>
      <w:r>
        <w:rPr>
          <w:spacing w:val="28"/>
          <w:sz w:val="20"/>
        </w:rPr>
        <w:t xml:space="preserve"> </w:t>
      </w:r>
      <w:del w:id="478" w:author="Phil Green" w:date="2026-08-30T17:43:00Z" w16du:dateUtc="2026-08-30T15:43:00Z">
        <w:r w:rsidDel="00374937">
          <w:rPr>
            <w:sz w:val="20"/>
          </w:rPr>
          <w:delText>It is one of two ways of attacking the same suspicion,</w:delText>
        </w:r>
        <w:r w:rsidDel="00374937">
          <w:rPr>
            <w:spacing w:val="40"/>
            <w:sz w:val="20"/>
          </w:rPr>
          <w:delText xml:space="preserve">  </w:delText>
        </w:r>
        <w:r w:rsidDel="00374937">
          <w:rPr>
            <w:rFonts w:ascii="Trebuchet MS" w:hAnsi="Trebuchet MS"/>
            <w:sz w:val="10"/>
          </w:rPr>
          <w:delText>360</w:delText>
        </w:r>
        <w:r w:rsidDel="00374937">
          <w:rPr>
            <w:rFonts w:ascii="Trebuchet MS" w:hAnsi="Trebuchet MS"/>
            <w:spacing w:val="40"/>
            <w:sz w:val="10"/>
          </w:rPr>
          <w:delText xml:space="preserve"> </w:delText>
        </w:r>
        <w:r w:rsidDel="00374937">
          <w:rPr>
            <w:sz w:val="20"/>
          </w:rPr>
          <w:delText>and</w:delText>
        </w:r>
        <w:r w:rsidDel="00374937">
          <w:rPr>
            <w:spacing w:val="-7"/>
            <w:sz w:val="20"/>
          </w:rPr>
          <w:delText xml:space="preserve"> </w:delText>
        </w:r>
        <w:r w:rsidDel="00374937">
          <w:rPr>
            <w:sz w:val="20"/>
          </w:rPr>
          <w:delText>the</w:delText>
        </w:r>
        <w:r w:rsidDel="00374937">
          <w:rPr>
            <w:spacing w:val="-8"/>
            <w:sz w:val="20"/>
          </w:rPr>
          <w:delText xml:space="preserve"> </w:delText>
        </w:r>
        <w:r w:rsidDel="00374937">
          <w:rPr>
            <w:sz w:val="20"/>
          </w:rPr>
          <w:delText>weaker</w:delText>
        </w:r>
        <w:r w:rsidDel="00374937">
          <w:rPr>
            <w:spacing w:val="-7"/>
            <w:sz w:val="20"/>
          </w:rPr>
          <w:delText xml:space="preserve"> </w:delText>
        </w:r>
        <w:r w:rsidDel="00374937">
          <w:rPr>
            <w:sz w:val="20"/>
          </w:rPr>
          <w:delText>of</w:delText>
        </w:r>
        <w:r w:rsidDel="00374937">
          <w:rPr>
            <w:spacing w:val="-8"/>
            <w:sz w:val="20"/>
          </w:rPr>
          <w:delText xml:space="preserve"> </w:delText>
        </w:r>
        <w:r w:rsidDel="00374937">
          <w:rPr>
            <w:sz w:val="20"/>
          </w:rPr>
          <w:delText>the</w:delText>
        </w:r>
        <w:r w:rsidDel="00374937">
          <w:rPr>
            <w:spacing w:val="-7"/>
            <w:sz w:val="20"/>
          </w:rPr>
          <w:delText xml:space="preserve"> </w:delText>
        </w:r>
        <w:r w:rsidDel="00374937">
          <w:rPr>
            <w:sz w:val="20"/>
          </w:rPr>
          <w:delText>two: Section</w:delText>
        </w:r>
        <w:r w:rsidDel="00374937">
          <w:rPr>
            <w:spacing w:val="-8"/>
            <w:sz w:val="20"/>
          </w:rPr>
          <w:delText xml:space="preserve"> </w:delText>
        </w:r>
        <w:r w:rsidDel="00374937">
          <w:fldChar w:fldCharType="begin"/>
        </w:r>
        <w:r w:rsidDel="00374937">
          <w:delInstrText>HYPERLINK \l "_bookmark18"</w:delInstrText>
        </w:r>
        <w:r w:rsidDel="00374937">
          <w:fldChar w:fldCharType="separate"/>
        </w:r>
        <w:r w:rsidDel="00374937">
          <w:rPr>
            <w:color w:val="0774B7"/>
            <w:sz w:val="20"/>
          </w:rPr>
          <w:delText>4.5</w:delText>
        </w:r>
        <w:r w:rsidDel="00374937">
          <w:fldChar w:fldCharType="end"/>
        </w:r>
        <w:r w:rsidDel="00374937">
          <w:rPr>
            <w:color w:val="0774B7"/>
            <w:spacing w:val="-7"/>
            <w:sz w:val="20"/>
          </w:rPr>
          <w:delText xml:space="preserve"> </w:delText>
        </w:r>
        <w:r w:rsidDel="00374937">
          <w:rPr>
            <w:sz w:val="20"/>
          </w:rPr>
          <w:delText>attacks</w:delText>
        </w:r>
        <w:r w:rsidDel="00374937">
          <w:rPr>
            <w:spacing w:val="-7"/>
            <w:sz w:val="20"/>
          </w:rPr>
          <w:delText xml:space="preserve"> </w:delText>
        </w:r>
        <w:r w:rsidDel="00374937">
          <w:rPr>
            <w:sz w:val="20"/>
          </w:rPr>
          <w:delText>it</w:delText>
        </w:r>
        <w:r w:rsidDel="00374937">
          <w:rPr>
            <w:spacing w:val="-8"/>
            <w:sz w:val="20"/>
          </w:rPr>
          <w:delText xml:space="preserve"> </w:delText>
        </w:r>
        <w:r w:rsidDel="00374937">
          <w:rPr>
            <w:sz w:val="20"/>
          </w:rPr>
          <w:delText>by</w:delText>
        </w:r>
        <w:r w:rsidDel="00374937">
          <w:rPr>
            <w:spacing w:val="-7"/>
            <w:sz w:val="20"/>
          </w:rPr>
          <w:delText xml:space="preserve"> </w:delText>
        </w:r>
        <w:r w:rsidDel="00374937">
          <w:rPr>
            <w:sz w:val="20"/>
          </w:rPr>
          <w:delText>changing</w:delText>
        </w:r>
        <w:r w:rsidDel="00374937">
          <w:rPr>
            <w:spacing w:val="-8"/>
            <w:sz w:val="20"/>
          </w:rPr>
          <w:delText xml:space="preserve"> </w:delText>
        </w:r>
        <w:r w:rsidDel="00374937">
          <w:rPr>
            <w:sz w:val="20"/>
          </w:rPr>
          <w:delText>the</w:delText>
        </w:r>
        <w:r w:rsidDel="00374937">
          <w:rPr>
            <w:spacing w:val="-7"/>
            <w:sz w:val="20"/>
          </w:rPr>
          <w:delText xml:space="preserve"> </w:delText>
        </w:r>
        <w:r w:rsidDel="00374937">
          <w:rPr>
            <w:sz w:val="20"/>
          </w:rPr>
          <w:delText>space</w:delText>
        </w:r>
        <w:r w:rsidDel="00374937">
          <w:rPr>
            <w:spacing w:val="-8"/>
            <w:sz w:val="20"/>
          </w:rPr>
          <w:delText xml:space="preserve"> </w:delText>
        </w:r>
        <w:r w:rsidDel="00374937">
          <w:rPr>
            <w:sz w:val="20"/>
          </w:rPr>
          <w:delText>the</w:delText>
        </w:r>
        <w:r w:rsidDel="00374937">
          <w:rPr>
            <w:spacing w:val="-7"/>
            <w:sz w:val="20"/>
          </w:rPr>
          <w:delText xml:space="preserve"> </w:delText>
        </w:r>
        <w:r w:rsidDel="00374937">
          <w:rPr>
            <w:sz w:val="20"/>
          </w:rPr>
          <w:delText>least-squares</w:delText>
        </w:r>
        <w:r w:rsidDel="00374937">
          <w:rPr>
            <w:spacing w:val="-8"/>
            <w:sz w:val="20"/>
          </w:rPr>
          <w:delText xml:space="preserve"> </w:delText>
        </w:r>
        <w:r w:rsidDel="00374937">
          <w:rPr>
            <w:sz w:val="20"/>
          </w:rPr>
          <w:delText>fit</w:delText>
        </w:r>
        <w:r w:rsidDel="00374937">
          <w:rPr>
            <w:spacing w:val="40"/>
            <w:sz w:val="20"/>
          </w:rPr>
          <w:delText xml:space="preserve">  </w:delText>
        </w:r>
        <w:r w:rsidDel="00374937">
          <w:rPr>
            <w:rFonts w:ascii="Trebuchet MS" w:hAnsi="Trebuchet MS"/>
            <w:sz w:val="10"/>
          </w:rPr>
          <w:delText>361</w:delText>
        </w:r>
        <w:r w:rsidDel="00374937">
          <w:rPr>
            <w:rFonts w:ascii="Trebuchet MS" w:hAnsi="Trebuchet MS"/>
            <w:spacing w:val="40"/>
            <w:sz w:val="10"/>
          </w:rPr>
          <w:delText xml:space="preserve"> </w:delText>
        </w:r>
        <w:r w:rsidDel="00374937">
          <w:rPr>
            <w:sz w:val="20"/>
          </w:rPr>
          <w:delText>is</w:delText>
        </w:r>
        <w:r w:rsidDel="00374937">
          <w:rPr>
            <w:spacing w:val="-9"/>
            <w:sz w:val="20"/>
          </w:rPr>
          <w:delText xml:space="preserve"> </w:delText>
        </w:r>
        <w:r w:rsidDel="00374937">
          <w:rPr>
            <w:sz w:val="20"/>
          </w:rPr>
          <w:delText>performed</w:delText>
        </w:r>
        <w:r w:rsidDel="00374937">
          <w:rPr>
            <w:spacing w:val="-10"/>
            <w:sz w:val="20"/>
          </w:rPr>
          <w:delText xml:space="preserve"> </w:delText>
        </w:r>
        <w:r w:rsidDel="00374937">
          <w:rPr>
            <w:sz w:val="20"/>
          </w:rPr>
          <w:delText>in,</w:delText>
        </w:r>
        <w:r w:rsidDel="00374937">
          <w:rPr>
            <w:spacing w:val="-9"/>
            <w:sz w:val="20"/>
          </w:rPr>
          <w:delText xml:space="preserve"> </w:delText>
        </w:r>
        <w:r w:rsidDel="00374937">
          <w:rPr>
            <w:sz w:val="20"/>
          </w:rPr>
          <w:delText>at</w:delText>
        </w:r>
        <w:r w:rsidDel="00374937">
          <w:rPr>
            <w:spacing w:val="-9"/>
            <w:sz w:val="20"/>
          </w:rPr>
          <w:delText xml:space="preserve"> </w:delText>
        </w:r>
        <w:r w:rsidDel="00374937">
          <w:rPr>
            <w:sz w:val="20"/>
          </w:rPr>
          <w:delText>no</w:delText>
        </w:r>
        <w:r w:rsidDel="00374937">
          <w:rPr>
            <w:spacing w:val="-10"/>
            <w:sz w:val="20"/>
          </w:rPr>
          <w:delText xml:space="preserve"> </w:delText>
        </w:r>
        <w:r w:rsidDel="00374937">
          <w:rPr>
            <w:sz w:val="20"/>
          </w:rPr>
          <w:delText>optimization</w:delText>
        </w:r>
        <w:r w:rsidDel="00374937">
          <w:rPr>
            <w:spacing w:val="-9"/>
            <w:sz w:val="20"/>
          </w:rPr>
          <w:delText xml:space="preserve"> </w:delText>
        </w:r>
        <w:r w:rsidDel="00374937">
          <w:rPr>
            <w:sz w:val="20"/>
          </w:rPr>
          <w:delText>cost</w:delText>
        </w:r>
        <w:r w:rsidDel="00374937">
          <w:rPr>
            <w:spacing w:val="-9"/>
            <w:sz w:val="20"/>
          </w:rPr>
          <w:delText xml:space="preserve"> </w:delText>
        </w:r>
        <w:r w:rsidDel="00374937">
          <w:rPr>
            <w:sz w:val="20"/>
          </w:rPr>
          <w:delText>at</w:delText>
        </w:r>
        <w:r w:rsidDel="00374937">
          <w:rPr>
            <w:spacing w:val="-10"/>
            <w:sz w:val="20"/>
          </w:rPr>
          <w:delText xml:space="preserve"> </w:delText>
        </w:r>
        <w:r w:rsidDel="00374937">
          <w:rPr>
            <w:sz w:val="20"/>
          </w:rPr>
          <w:delText>all,</w:delText>
        </w:r>
        <w:r w:rsidDel="00374937">
          <w:rPr>
            <w:spacing w:val="-9"/>
            <w:sz w:val="20"/>
          </w:rPr>
          <w:delText xml:space="preserve"> </w:delText>
        </w:r>
        <w:r w:rsidDel="00374937">
          <w:rPr>
            <w:sz w:val="20"/>
          </w:rPr>
          <w:delText>and</w:delText>
        </w:r>
        <w:r w:rsidDel="00374937">
          <w:rPr>
            <w:spacing w:val="-9"/>
            <w:sz w:val="20"/>
          </w:rPr>
          <w:delText xml:space="preserve"> </w:delText>
        </w:r>
        <w:r w:rsidDel="00374937">
          <w:rPr>
            <w:sz w:val="20"/>
          </w:rPr>
          <w:delText>gets</w:delText>
        </w:r>
        <w:r w:rsidDel="00374937">
          <w:rPr>
            <w:spacing w:val="-10"/>
            <w:sz w:val="20"/>
          </w:rPr>
          <w:delText xml:space="preserve"> </w:delText>
        </w:r>
        <w:r w:rsidDel="00374937">
          <w:rPr>
            <w:sz w:val="20"/>
          </w:rPr>
          <w:delText>a</w:delText>
        </w:r>
        <w:r w:rsidDel="00374937">
          <w:rPr>
            <w:spacing w:val="-9"/>
            <w:sz w:val="20"/>
          </w:rPr>
          <w:delText xml:space="preserve"> </w:delText>
        </w:r>
        <w:r w:rsidDel="00374937">
          <w:rPr>
            <w:sz w:val="20"/>
          </w:rPr>
          <w:delText>far</w:delText>
        </w:r>
        <w:r w:rsidDel="00374937">
          <w:rPr>
            <w:spacing w:val="-9"/>
            <w:sz w:val="20"/>
          </w:rPr>
          <w:delText xml:space="preserve"> </w:delText>
        </w:r>
        <w:r w:rsidDel="00374937">
          <w:rPr>
            <w:sz w:val="20"/>
          </w:rPr>
          <w:delText>larger</w:delText>
        </w:r>
        <w:r w:rsidDel="00374937">
          <w:rPr>
            <w:spacing w:val="-9"/>
            <w:sz w:val="20"/>
          </w:rPr>
          <w:delText xml:space="preserve"> </w:delText>
        </w:r>
        <w:r w:rsidDel="00374937">
          <w:rPr>
            <w:sz w:val="20"/>
          </w:rPr>
          <w:delText>improvement,</w:delText>
        </w:r>
        <w:r w:rsidDel="00374937">
          <w:rPr>
            <w:spacing w:val="-9"/>
            <w:sz w:val="20"/>
          </w:rPr>
          <w:delText xml:space="preserve"> </w:delText>
        </w:r>
        <w:r w:rsidDel="00374937">
          <w:rPr>
            <w:sz w:val="20"/>
          </w:rPr>
          <w:delText>which,</w:delText>
        </w:r>
        <w:r w:rsidDel="00374937">
          <w:rPr>
            <w:spacing w:val="-10"/>
            <w:sz w:val="20"/>
          </w:rPr>
          <w:delText xml:space="preserve"> </w:delText>
        </w:r>
        <w:r w:rsidDel="00374937">
          <w:rPr>
            <w:sz w:val="20"/>
          </w:rPr>
          <w:delText>as</w:delText>
        </w:r>
        <w:r w:rsidDel="00374937">
          <w:rPr>
            <w:spacing w:val="80"/>
            <w:w w:val="150"/>
            <w:sz w:val="20"/>
          </w:rPr>
          <w:delText xml:space="preserve"> </w:delText>
        </w:r>
        <w:r w:rsidDel="00374937">
          <w:rPr>
            <w:rFonts w:ascii="Trebuchet MS" w:hAnsi="Trebuchet MS"/>
            <w:sz w:val="10"/>
          </w:rPr>
          <w:delText>362</w:delText>
        </w:r>
        <w:r w:rsidDel="00374937">
          <w:rPr>
            <w:rFonts w:ascii="Trebuchet MS" w:hAnsi="Trebuchet MS"/>
            <w:spacing w:val="40"/>
            <w:sz w:val="10"/>
          </w:rPr>
          <w:delText xml:space="preserve"> </w:delText>
        </w:r>
        <w:r w:rsidDel="00374937">
          <w:rPr>
            <w:sz w:val="20"/>
          </w:rPr>
          <w:delText>that</w:delText>
        </w:r>
        <w:r w:rsidDel="00374937">
          <w:rPr>
            <w:spacing w:val="-6"/>
            <w:sz w:val="20"/>
          </w:rPr>
          <w:delText xml:space="preserve"> </w:delText>
        </w:r>
        <w:r w:rsidDel="00374937">
          <w:rPr>
            <w:sz w:val="20"/>
          </w:rPr>
          <w:delText>section</w:delText>
        </w:r>
        <w:r w:rsidDel="00374937">
          <w:rPr>
            <w:spacing w:val="-6"/>
            <w:sz w:val="20"/>
          </w:rPr>
          <w:delText xml:space="preserve"> </w:delText>
        </w:r>
        <w:r w:rsidDel="00374937">
          <w:rPr>
            <w:sz w:val="20"/>
          </w:rPr>
          <w:delText>shows,</w:delText>
        </w:r>
        <w:r w:rsidDel="00374937">
          <w:rPr>
            <w:spacing w:val="-6"/>
            <w:sz w:val="20"/>
          </w:rPr>
          <w:delText xml:space="preserve"> </w:delText>
        </w:r>
        <w:r w:rsidDel="00374937">
          <w:rPr>
            <w:sz w:val="20"/>
          </w:rPr>
          <w:delText>turns</w:delText>
        </w:r>
        <w:r w:rsidDel="00374937">
          <w:rPr>
            <w:spacing w:val="-6"/>
            <w:sz w:val="20"/>
          </w:rPr>
          <w:delText xml:space="preserve"> </w:delText>
        </w:r>
        <w:r w:rsidDel="00374937">
          <w:rPr>
            <w:sz w:val="20"/>
          </w:rPr>
          <w:delText>out</w:delText>
        </w:r>
        <w:r w:rsidDel="00374937">
          <w:rPr>
            <w:spacing w:val="-6"/>
            <w:sz w:val="20"/>
          </w:rPr>
          <w:delText xml:space="preserve"> </w:delText>
        </w:r>
        <w:r w:rsidDel="00374937">
          <w:rPr>
            <w:sz w:val="20"/>
          </w:rPr>
          <w:delText>not</w:delText>
        </w:r>
        <w:r w:rsidDel="00374937">
          <w:rPr>
            <w:spacing w:val="-6"/>
            <w:sz w:val="20"/>
          </w:rPr>
          <w:delText xml:space="preserve"> </w:delText>
        </w:r>
        <w:r w:rsidDel="00374937">
          <w:rPr>
            <w:sz w:val="20"/>
          </w:rPr>
          <w:delText>to</w:delText>
        </w:r>
        <w:r w:rsidDel="00374937">
          <w:rPr>
            <w:spacing w:val="-6"/>
            <w:sz w:val="20"/>
          </w:rPr>
          <w:delText xml:space="preserve"> </w:delText>
        </w:r>
        <w:r w:rsidDel="00374937">
          <w:rPr>
            <w:sz w:val="20"/>
          </w:rPr>
          <w:delText>be</w:delText>
        </w:r>
        <w:r w:rsidDel="00374937">
          <w:rPr>
            <w:spacing w:val="-6"/>
            <w:sz w:val="20"/>
          </w:rPr>
          <w:delText xml:space="preserve"> </w:delText>
        </w:r>
        <w:r w:rsidDel="00374937">
          <w:rPr>
            <w:sz w:val="20"/>
          </w:rPr>
          <w:delText>about</w:delText>
        </w:r>
        <w:r w:rsidDel="00374937">
          <w:rPr>
            <w:spacing w:val="-6"/>
            <w:sz w:val="20"/>
          </w:rPr>
          <w:delText xml:space="preserve"> </w:delText>
        </w:r>
        <w:r w:rsidDel="00374937">
          <w:rPr>
            <w:sz w:val="20"/>
          </w:rPr>
          <w:delText>the</w:delText>
        </w:r>
        <w:r w:rsidDel="00374937">
          <w:rPr>
            <w:spacing w:val="-6"/>
            <w:sz w:val="20"/>
          </w:rPr>
          <w:delText xml:space="preserve"> </w:delText>
        </w:r>
        <w:r w:rsidDel="00374937">
          <w:rPr>
            <w:sz w:val="20"/>
          </w:rPr>
          <w:delText>perceptual</w:delText>
        </w:r>
        <w:r w:rsidDel="00374937">
          <w:rPr>
            <w:spacing w:val="-6"/>
            <w:sz w:val="20"/>
          </w:rPr>
          <w:delText xml:space="preserve"> </w:delText>
        </w:r>
        <w:r w:rsidDel="00374937">
          <w:rPr>
            <w:sz w:val="20"/>
          </w:rPr>
          <w:delText>metric</w:delText>
        </w:r>
        <w:r w:rsidDel="00374937">
          <w:rPr>
            <w:spacing w:val="-6"/>
            <w:sz w:val="20"/>
          </w:rPr>
          <w:delText xml:space="preserve"> </w:delText>
        </w:r>
        <w:r w:rsidDel="00374937">
          <w:rPr>
            <w:sz w:val="20"/>
          </w:rPr>
          <w:delText>at</w:delText>
        </w:r>
        <w:r w:rsidDel="00374937">
          <w:rPr>
            <w:spacing w:val="-6"/>
            <w:sz w:val="20"/>
          </w:rPr>
          <w:delText xml:space="preserve"> </w:delText>
        </w:r>
        <w:r w:rsidDel="00374937">
          <w:rPr>
            <w:sz w:val="20"/>
          </w:rPr>
          <w:delText xml:space="preserve">all. </w:delText>
        </w:r>
      </w:del>
      <w:r>
        <w:rPr>
          <w:sz w:val="20"/>
        </w:rPr>
        <w:t>Starting</w:t>
      </w:r>
      <w:r>
        <w:rPr>
          <w:spacing w:val="-6"/>
          <w:sz w:val="20"/>
        </w:rPr>
        <w:t xml:space="preserve"> </w:t>
      </w:r>
      <w:r>
        <w:rPr>
          <w:sz w:val="20"/>
        </w:rPr>
        <w:t>from</w:t>
      </w:r>
      <w:r>
        <w:rPr>
          <w:spacing w:val="-6"/>
          <w:sz w:val="20"/>
        </w:rPr>
        <w:t xml:space="preserve"> </w:t>
      </w:r>
      <w:r>
        <w:rPr>
          <w:sz w:val="20"/>
        </w:rPr>
        <w:t>the</w:t>
      </w:r>
      <w:r>
        <w:rPr>
          <w:spacing w:val="80"/>
          <w:w w:val="150"/>
          <w:sz w:val="20"/>
        </w:rPr>
        <w:t xml:space="preserve"> </w:t>
      </w:r>
      <w:r>
        <w:rPr>
          <w:rFonts w:ascii="Trebuchet MS" w:hAnsi="Trebuchet MS"/>
          <w:sz w:val="10"/>
        </w:rPr>
        <w:t>363</w:t>
      </w:r>
      <w:r>
        <w:rPr>
          <w:rFonts w:ascii="Trebuchet MS" w:hAnsi="Trebuchet MS"/>
          <w:spacing w:val="40"/>
          <w:sz w:val="10"/>
        </w:rPr>
        <w:t xml:space="preserve"> </w:t>
      </w:r>
      <w:r>
        <w:rPr>
          <w:sz w:val="20"/>
        </w:rPr>
        <w:t>least-squares</w:t>
      </w:r>
      <w:r>
        <w:rPr>
          <w:spacing w:val="-2"/>
          <w:sz w:val="20"/>
        </w:rPr>
        <w:t xml:space="preserve"> </w:t>
      </w:r>
      <w:r>
        <w:rPr>
          <w:sz w:val="20"/>
        </w:rPr>
        <w:t>solution,</w:t>
      </w:r>
      <w:r>
        <w:rPr>
          <w:spacing w:val="-2"/>
          <w:sz w:val="20"/>
        </w:rPr>
        <w:t xml:space="preserve"> </w:t>
      </w:r>
      <w:r>
        <w:rPr>
          <w:sz w:val="20"/>
        </w:rPr>
        <w:t>the</w:t>
      </w:r>
      <w:r>
        <w:rPr>
          <w:spacing w:val="-2"/>
          <w:sz w:val="20"/>
        </w:rPr>
        <w:t xml:space="preserve"> </w:t>
      </w:r>
      <w:r>
        <w:rPr>
          <w:sz w:val="20"/>
        </w:rPr>
        <w:t>coefficients</w:t>
      </w:r>
      <w:r>
        <w:rPr>
          <w:spacing w:val="-2"/>
          <w:sz w:val="20"/>
        </w:rPr>
        <w:t xml:space="preserve"> </w:t>
      </w:r>
      <w:r>
        <w:rPr>
          <w:sz w:val="20"/>
        </w:rPr>
        <w:t>are</w:t>
      </w:r>
      <w:r>
        <w:rPr>
          <w:spacing w:val="-2"/>
          <w:sz w:val="20"/>
        </w:rPr>
        <w:t xml:space="preserve"> </w:t>
      </w:r>
      <w:r>
        <w:rPr>
          <w:sz w:val="20"/>
        </w:rPr>
        <w:t>refined</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derivative-free</w:t>
      </w:r>
      <w:r>
        <w:rPr>
          <w:spacing w:val="-2"/>
          <w:sz w:val="20"/>
        </w:rPr>
        <w:t xml:space="preserve"> </w:t>
      </w:r>
      <w:r>
        <w:rPr>
          <w:sz w:val="20"/>
        </w:rPr>
        <w:t>optimizer</w:t>
      </w:r>
      <w:r>
        <w:rPr>
          <w:spacing w:val="-2"/>
          <w:sz w:val="20"/>
        </w:rPr>
        <w:t xml:space="preserve"> </w:t>
      </w:r>
      <w:r>
        <w:rPr>
          <w:sz w:val="20"/>
        </w:rPr>
        <w:t>whose</w:t>
      </w:r>
      <w:r>
        <w:rPr>
          <w:spacing w:val="80"/>
          <w:w w:val="150"/>
          <w:sz w:val="20"/>
        </w:rPr>
        <w:t xml:space="preserve"> </w:t>
      </w:r>
      <w:r>
        <w:rPr>
          <w:rFonts w:ascii="Trebuchet MS" w:hAnsi="Trebuchet MS"/>
          <w:sz w:val="10"/>
        </w:rPr>
        <w:t>364</w:t>
      </w:r>
      <w:r>
        <w:rPr>
          <w:rFonts w:ascii="Trebuchet MS" w:hAnsi="Trebuchet MS"/>
          <w:spacing w:val="40"/>
          <w:sz w:val="10"/>
        </w:rPr>
        <w:t xml:space="preserve"> </w:t>
      </w:r>
      <w:r>
        <w:rPr>
          <w:sz w:val="20"/>
        </w:rPr>
        <w:t xml:space="preserve">objective is mean </w:t>
      </w:r>
      <w:r>
        <w:rPr>
          <w:rFonts w:ascii="Calibri" w:hAnsi="Calibri"/>
          <w:sz w:val="20"/>
        </w:rPr>
        <w:t>∆</w:t>
      </w:r>
      <w:r>
        <w:rPr>
          <w:i/>
          <w:sz w:val="20"/>
        </w:rPr>
        <w:t>E</w:t>
      </w:r>
      <w:r>
        <w:rPr>
          <w:sz w:val="20"/>
          <w:vertAlign w:val="subscript"/>
        </w:rPr>
        <w:t>00</w:t>
      </w:r>
      <w:r>
        <w:rPr>
          <w:spacing w:val="24"/>
          <w:sz w:val="20"/>
        </w:rPr>
        <w:t xml:space="preserve"> </w:t>
      </w:r>
      <w:r>
        <w:rPr>
          <w:sz w:val="20"/>
        </w:rPr>
        <w:t xml:space="preserve">on the training fold, evaluated in </w:t>
      </w:r>
      <w:del w:id="479" w:author="Phil Green" w:date="2026-08-30T17:29:00Z" w16du:dateUtc="2026-08-30T15:29:00Z">
        <w:r w:rsidDel="00924F9C">
          <w:rPr>
            <w:sz w:val="20"/>
          </w:rPr>
          <w:delText xml:space="preserve">real, denormalized </w:delText>
        </w:r>
      </w:del>
      <w:r>
        <w:rPr>
          <w:sz w:val="20"/>
        </w:rPr>
        <w:t>XYZ; there</w:t>
      </w:r>
      <w:r>
        <w:rPr>
          <w:spacing w:val="80"/>
          <w:sz w:val="20"/>
        </w:rPr>
        <w:t xml:space="preserve">  </w:t>
      </w:r>
      <w:r>
        <w:rPr>
          <w:rFonts w:ascii="Trebuchet MS" w:hAnsi="Trebuchet MS"/>
          <w:sz w:val="10"/>
        </w:rPr>
        <w:t>365</w:t>
      </w:r>
      <w:r>
        <w:rPr>
          <w:rFonts w:ascii="Trebuchet MS" w:hAnsi="Trebuchet MS"/>
          <w:spacing w:val="40"/>
          <w:sz w:val="10"/>
        </w:rPr>
        <w:t xml:space="preserve"> </w:t>
      </w:r>
      <w:r>
        <w:rPr>
          <w:sz w:val="20"/>
        </w:rPr>
        <w:t xml:space="preserve">are 60 coefficients at </w:t>
      </w:r>
      <w:r>
        <w:rPr>
          <w:i/>
          <w:sz w:val="20"/>
        </w:rPr>
        <w:t>n</w:t>
      </w:r>
      <w:r>
        <w:rPr>
          <w:i/>
          <w:spacing w:val="26"/>
          <w:sz w:val="20"/>
        </w:rPr>
        <w:t xml:space="preserve"> </w:t>
      </w:r>
      <w:r>
        <w:rPr>
          <w:rFonts w:ascii="Tahoma" w:hAnsi="Tahoma"/>
          <w:sz w:val="20"/>
        </w:rPr>
        <w:t xml:space="preserve">= </w:t>
      </w:r>
      <w:r>
        <w:rPr>
          <w:sz w:val="20"/>
        </w:rPr>
        <w:t xml:space="preserve">3 (20 third-order terms </w:t>
      </w:r>
      <w:r>
        <w:rPr>
          <w:rFonts w:ascii="Libertinus Sans" w:hAnsi="Libertinus Sans"/>
          <w:i/>
          <w:w w:val="125"/>
          <w:sz w:val="20"/>
        </w:rPr>
        <w:t>×</w:t>
      </w:r>
      <w:r>
        <w:rPr>
          <w:rFonts w:ascii="Libertinus Sans" w:hAnsi="Libertinus Sans"/>
          <w:i/>
          <w:spacing w:val="-1"/>
          <w:w w:val="125"/>
          <w:sz w:val="20"/>
        </w:rPr>
        <w:t xml:space="preserve"> </w:t>
      </w:r>
      <w:r>
        <w:rPr>
          <w:sz w:val="20"/>
        </w:rPr>
        <w:t xml:space="preserve">3 output channels) and 105 at </w:t>
      </w:r>
      <w:r>
        <w:rPr>
          <w:i/>
          <w:sz w:val="20"/>
        </w:rPr>
        <w:t>n</w:t>
      </w:r>
      <w:r>
        <w:rPr>
          <w:i/>
          <w:spacing w:val="26"/>
          <w:sz w:val="20"/>
        </w:rPr>
        <w:t xml:space="preserve"> </w:t>
      </w:r>
      <w:r>
        <w:rPr>
          <w:rFonts w:ascii="Tahoma" w:hAnsi="Tahoma"/>
          <w:sz w:val="20"/>
        </w:rPr>
        <w:t xml:space="preserve">= </w:t>
      </w:r>
      <w:r>
        <w:rPr>
          <w:sz w:val="20"/>
        </w:rPr>
        <w:t>4.</w:t>
      </w:r>
      <w:r>
        <w:rPr>
          <w:spacing w:val="40"/>
          <w:sz w:val="20"/>
        </w:rPr>
        <w:t xml:space="preserve">  </w:t>
      </w:r>
      <w:r>
        <w:rPr>
          <w:rFonts w:ascii="Trebuchet MS" w:hAnsi="Trebuchet MS"/>
          <w:sz w:val="10"/>
        </w:rPr>
        <w:t>366</w:t>
      </w:r>
      <w:r>
        <w:rPr>
          <w:rFonts w:ascii="Trebuchet MS" w:hAnsi="Trebuchet MS"/>
          <w:spacing w:val="40"/>
          <w:sz w:val="10"/>
        </w:rPr>
        <w:t xml:space="preserve"> </w:t>
      </w:r>
      <w:r>
        <w:rPr>
          <w:sz w:val="20"/>
        </w:rPr>
        <w:t>The</w:t>
      </w:r>
      <w:r>
        <w:rPr>
          <w:spacing w:val="-8"/>
          <w:sz w:val="20"/>
        </w:rPr>
        <w:t xml:space="preserve"> </w:t>
      </w:r>
      <w:r>
        <w:rPr>
          <w:sz w:val="20"/>
        </w:rPr>
        <w:t>refined</w:t>
      </w:r>
      <w:r>
        <w:rPr>
          <w:spacing w:val="-8"/>
          <w:sz w:val="20"/>
        </w:rPr>
        <w:t xml:space="preserve"> </w:t>
      </w:r>
      <w:r>
        <w:rPr>
          <w:sz w:val="20"/>
        </w:rPr>
        <w:t>model</w:t>
      </w:r>
      <w:r>
        <w:rPr>
          <w:spacing w:val="-8"/>
          <w:sz w:val="20"/>
        </w:rPr>
        <w:t xml:space="preserve"> </w:t>
      </w:r>
      <w:r>
        <w:rPr>
          <w:sz w:val="20"/>
        </w:rPr>
        <w:t>is</w:t>
      </w:r>
      <w:r>
        <w:rPr>
          <w:spacing w:val="-8"/>
          <w:sz w:val="20"/>
        </w:rPr>
        <w:t xml:space="preserve"> </w:t>
      </w:r>
      <w:r>
        <w:rPr>
          <w:sz w:val="20"/>
        </w:rPr>
        <w:t>then</w:t>
      </w:r>
      <w:r>
        <w:rPr>
          <w:spacing w:val="-8"/>
          <w:sz w:val="20"/>
        </w:rPr>
        <w:t xml:space="preserve"> </w:t>
      </w:r>
      <w:r>
        <w:rPr>
          <w:sz w:val="20"/>
        </w:rPr>
        <w:t>evaluated</w:t>
      </w:r>
      <w:r>
        <w:rPr>
          <w:spacing w:val="-7"/>
          <w:sz w:val="20"/>
        </w:rPr>
        <w:t xml:space="preserve"> </w:t>
      </w:r>
      <w:r>
        <w:rPr>
          <w:sz w:val="20"/>
        </w:rPr>
        <w:t>with</w:t>
      </w:r>
      <w:r>
        <w:rPr>
          <w:spacing w:val="-7"/>
          <w:sz w:val="20"/>
        </w:rPr>
        <w:t xml:space="preserve"> </w:t>
      </w:r>
      <w:r>
        <w:rPr>
          <w:sz w:val="20"/>
        </w:rPr>
        <w:t>the</w:t>
      </w:r>
      <w:r>
        <w:rPr>
          <w:spacing w:val="-8"/>
          <w:sz w:val="20"/>
        </w:rPr>
        <w:t xml:space="preserve"> </w:t>
      </w:r>
      <w:r>
        <w:rPr>
          <w:sz w:val="20"/>
        </w:rPr>
        <w:t>same</w:t>
      </w:r>
      <w:r>
        <w:rPr>
          <w:spacing w:val="-8"/>
          <w:sz w:val="20"/>
        </w:rPr>
        <w:t xml:space="preserve"> </w:t>
      </w:r>
      <w:r>
        <w:rPr>
          <w:sz w:val="20"/>
        </w:rPr>
        <w:t>seeded</w:t>
      </w:r>
      <w:r>
        <w:rPr>
          <w:spacing w:val="-8"/>
          <w:sz w:val="20"/>
        </w:rPr>
        <w:t xml:space="preserve"> </w:t>
      </w:r>
      <w:r>
        <w:rPr>
          <w:sz w:val="20"/>
        </w:rPr>
        <w:t>5-fold</w:t>
      </w:r>
      <w:r>
        <w:rPr>
          <w:spacing w:val="-8"/>
          <w:sz w:val="20"/>
        </w:rPr>
        <w:t xml:space="preserve"> </w:t>
      </w:r>
      <w:r>
        <w:rPr>
          <w:sz w:val="20"/>
        </w:rPr>
        <w:t>cross-validation</w:t>
      </w:r>
      <w:r>
        <w:rPr>
          <w:spacing w:val="-8"/>
          <w:sz w:val="20"/>
        </w:rPr>
        <w:t xml:space="preserve"> </w:t>
      </w:r>
      <w:r>
        <w:rPr>
          <w:sz w:val="20"/>
        </w:rPr>
        <w:t>as</w:t>
      </w:r>
      <w:r>
        <w:rPr>
          <w:spacing w:val="-8"/>
          <w:sz w:val="20"/>
        </w:rPr>
        <w:t xml:space="preserve"> </w:t>
      </w:r>
      <w:r>
        <w:rPr>
          <w:sz w:val="20"/>
        </w:rPr>
        <w:t>every</w:t>
      </w:r>
      <w:r>
        <w:rPr>
          <w:spacing w:val="80"/>
          <w:w w:val="150"/>
          <w:sz w:val="20"/>
        </w:rPr>
        <w:t xml:space="preserve"> </w:t>
      </w:r>
      <w:r>
        <w:rPr>
          <w:rFonts w:ascii="Trebuchet MS" w:hAnsi="Trebuchet MS"/>
          <w:sz w:val="10"/>
        </w:rPr>
        <w:t>367</w:t>
      </w:r>
      <w:r>
        <w:rPr>
          <w:rFonts w:ascii="Trebuchet MS" w:hAnsi="Trebuchet MS"/>
          <w:spacing w:val="40"/>
          <w:sz w:val="10"/>
        </w:rPr>
        <w:t xml:space="preserve"> </w:t>
      </w:r>
      <w:r>
        <w:rPr>
          <w:sz w:val="20"/>
        </w:rPr>
        <w:t>other</w:t>
      </w:r>
      <w:r>
        <w:rPr>
          <w:spacing w:val="-4"/>
          <w:sz w:val="20"/>
        </w:rPr>
        <w:t xml:space="preserve"> </w:t>
      </w:r>
      <w:r>
        <w:rPr>
          <w:sz w:val="20"/>
        </w:rPr>
        <w:t>model. Two</w:t>
      </w:r>
      <w:r>
        <w:rPr>
          <w:spacing w:val="-4"/>
          <w:sz w:val="20"/>
        </w:rPr>
        <w:t xml:space="preserve"> </w:t>
      </w:r>
      <w:r>
        <w:rPr>
          <w:sz w:val="20"/>
        </w:rPr>
        <w:t>optimizers</w:t>
      </w:r>
      <w:r>
        <w:rPr>
          <w:spacing w:val="-4"/>
          <w:sz w:val="20"/>
        </w:rPr>
        <w:t xml:space="preserve"> </w:t>
      </w:r>
      <w:r>
        <w:rPr>
          <w:sz w:val="20"/>
        </w:rPr>
        <w:t>are</w:t>
      </w:r>
      <w:r>
        <w:rPr>
          <w:spacing w:val="-4"/>
          <w:sz w:val="20"/>
        </w:rPr>
        <w:t xml:space="preserve"> </w:t>
      </w:r>
      <w:r>
        <w:rPr>
          <w:sz w:val="20"/>
        </w:rPr>
        <w:t>compared: Nelder–Mead</w:t>
      </w:r>
      <w:r>
        <w:rPr>
          <w:spacing w:val="-4"/>
          <w:sz w:val="20"/>
        </w:rPr>
        <w:t xml:space="preserve"> </w:t>
      </w:r>
      <w:r>
        <w:rPr>
          <w:sz w:val="20"/>
        </w:rPr>
        <w:t>(</w:t>
      </w:r>
      <w:r>
        <w:rPr>
          <w:rFonts w:ascii="Cambria" w:hAnsi="Cambria"/>
          <w:sz w:val="20"/>
        </w:rPr>
        <w:t>poly3_de00_nm</w:t>
      </w:r>
      <w:r>
        <w:rPr>
          <w:sz w:val="20"/>
        </w:rPr>
        <w:t>,</w:t>
      </w:r>
      <w:r>
        <w:rPr>
          <w:spacing w:val="-4"/>
          <w:sz w:val="20"/>
        </w:rPr>
        <w:t xml:space="preserve"> </w:t>
      </w:r>
      <w:r>
        <w:rPr>
          <w:sz w:val="20"/>
        </w:rPr>
        <w:t>budget</w:t>
      </w:r>
      <w:r>
        <w:rPr>
          <w:spacing w:val="-3"/>
          <w:sz w:val="20"/>
        </w:rPr>
        <w:t xml:space="preserve"> </w:t>
      </w:r>
      <w:r>
        <w:rPr>
          <w:sz w:val="20"/>
        </w:rPr>
        <w:t>2,000</w:t>
      </w:r>
      <w:r>
        <w:rPr>
          <w:spacing w:val="80"/>
          <w:sz w:val="20"/>
        </w:rPr>
        <w:t xml:space="preserve"> </w:t>
      </w:r>
      <w:r>
        <w:rPr>
          <w:rFonts w:ascii="Trebuchet MS" w:hAnsi="Trebuchet MS"/>
          <w:sz w:val="10"/>
        </w:rPr>
        <w:t>368</w:t>
      </w:r>
      <w:r>
        <w:rPr>
          <w:rFonts w:ascii="Trebuchet MS" w:hAnsi="Trebuchet MS"/>
          <w:spacing w:val="40"/>
          <w:sz w:val="10"/>
        </w:rPr>
        <w:t xml:space="preserve"> </w:t>
      </w:r>
      <w:r>
        <w:rPr>
          <w:sz w:val="20"/>
        </w:rPr>
        <w:t>iterations)</w:t>
      </w:r>
      <w:r>
        <w:rPr>
          <w:spacing w:val="15"/>
          <w:sz w:val="20"/>
        </w:rPr>
        <w:t xml:space="preserve"> </w:t>
      </w:r>
      <w:r>
        <w:rPr>
          <w:sz w:val="20"/>
        </w:rPr>
        <w:t>and</w:t>
      </w:r>
      <w:r>
        <w:rPr>
          <w:spacing w:val="15"/>
          <w:sz w:val="20"/>
        </w:rPr>
        <w:t xml:space="preserve"> </w:t>
      </w:r>
      <w:r>
        <w:rPr>
          <w:sz w:val="20"/>
        </w:rPr>
        <w:t>Powell</w:t>
      </w:r>
      <w:r>
        <w:rPr>
          <w:spacing w:val="15"/>
          <w:sz w:val="20"/>
        </w:rPr>
        <w:t xml:space="preserve"> </w:t>
      </w:r>
      <w:r>
        <w:rPr>
          <w:sz w:val="20"/>
        </w:rPr>
        <w:t>(</w:t>
      </w:r>
      <w:r>
        <w:rPr>
          <w:rFonts w:ascii="Cambria" w:hAnsi="Cambria"/>
          <w:sz w:val="20"/>
        </w:rPr>
        <w:t>poly3_de00_powell</w:t>
      </w:r>
      <w:r>
        <w:rPr>
          <w:sz w:val="20"/>
        </w:rPr>
        <w:t>,</w:t>
      </w:r>
      <w:r>
        <w:rPr>
          <w:spacing w:val="16"/>
          <w:sz w:val="20"/>
        </w:rPr>
        <w:t xml:space="preserve"> </w:t>
      </w:r>
      <w:r>
        <w:rPr>
          <w:sz w:val="20"/>
        </w:rPr>
        <w:t>budget</w:t>
      </w:r>
      <w:r>
        <w:rPr>
          <w:spacing w:val="15"/>
          <w:sz w:val="20"/>
        </w:rPr>
        <w:t xml:space="preserve"> </w:t>
      </w:r>
      <w:r>
        <w:rPr>
          <w:sz w:val="20"/>
        </w:rPr>
        <w:t>200</w:t>
      </w:r>
      <w:r>
        <w:rPr>
          <w:spacing w:val="15"/>
          <w:sz w:val="20"/>
        </w:rPr>
        <w:t xml:space="preserve"> </w:t>
      </w:r>
      <w:r>
        <w:rPr>
          <w:sz w:val="20"/>
        </w:rPr>
        <w:t>iterations).</w:t>
      </w:r>
      <w:r>
        <w:rPr>
          <w:spacing w:val="36"/>
          <w:sz w:val="20"/>
        </w:rPr>
        <w:t xml:space="preserve"> </w:t>
      </w:r>
      <w:r>
        <w:rPr>
          <w:sz w:val="20"/>
        </w:rPr>
        <w:t>Both</w:t>
      </w:r>
      <w:r>
        <w:rPr>
          <w:spacing w:val="15"/>
          <w:sz w:val="20"/>
        </w:rPr>
        <w:t xml:space="preserve"> </w:t>
      </w:r>
      <w:r>
        <w:rPr>
          <w:sz w:val="20"/>
        </w:rPr>
        <w:t>are</w:t>
      </w:r>
      <w:r>
        <w:rPr>
          <w:spacing w:val="15"/>
          <w:sz w:val="20"/>
        </w:rPr>
        <w:t xml:space="preserve"> </w:t>
      </w:r>
      <w:r>
        <w:rPr>
          <w:sz w:val="20"/>
        </w:rPr>
        <w:t>reported</w:t>
      </w:r>
      <w:r>
        <w:rPr>
          <w:spacing w:val="15"/>
          <w:sz w:val="20"/>
        </w:rPr>
        <w:t xml:space="preserve"> </w:t>
      </w:r>
      <w:r>
        <w:rPr>
          <w:sz w:val="20"/>
        </w:rPr>
        <w:t>at</w:t>
      </w:r>
      <w:r>
        <w:rPr>
          <w:spacing w:val="75"/>
          <w:w w:val="150"/>
          <w:sz w:val="20"/>
        </w:rPr>
        <w:t xml:space="preserve">  </w:t>
      </w:r>
      <w:r>
        <w:rPr>
          <w:rFonts w:ascii="Trebuchet MS" w:hAnsi="Trebuchet MS"/>
          <w:sz w:val="10"/>
        </w:rPr>
        <w:t>369</w:t>
      </w:r>
      <w:r>
        <w:rPr>
          <w:rFonts w:ascii="Trebuchet MS" w:hAnsi="Trebuchet MS"/>
          <w:spacing w:val="40"/>
          <w:sz w:val="10"/>
        </w:rPr>
        <w:t xml:space="preserve"> </w:t>
      </w:r>
      <w:r>
        <w:rPr>
          <w:i/>
          <w:sz w:val="20"/>
        </w:rPr>
        <w:t>n</w:t>
      </w:r>
      <w:r>
        <w:rPr>
          <w:i/>
          <w:spacing w:val="9"/>
          <w:sz w:val="20"/>
        </w:rPr>
        <w:t xml:space="preserve"> </w:t>
      </w:r>
      <w:r>
        <w:rPr>
          <w:rFonts w:ascii="Tahoma" w:hAnsi="Tahoma"/>
          <w:sz w:val="20"/>
        </w:rPr>
        <w:t>=</w:t>
      </w:r>
      <w:r>
        <w:rPr>
          <w:rFonts w:ascii="Tahoma" w:hAnsi="Tahoma"/>
          <w:spacing w:val="-5"/>
          <w:sz w:val="20"/>
        </w:rPr>
        <w:t xml:space="preserve"> </w:t>
      </w:r>
      <w:r>
        <w:rPr>
          <w:sz w:val="20"/>
        </w:rPr>
        <w:t>3</w:t>
      </w:r>
      <w:r>
        <w:rPr>
          <w:spacing w:val="-2"/>
          <w:sz w:val="20"/>
        </w:rPr>
        <w:t xml:space="preserve"> </w:t>
      </w:r>
      <w:r>
        <w:rPr>
          <w:sz w:val="20"/>
        </w:rPr>
        <w:t>and</w:t>
      </w:r>
      <w:r>
        <w:rPr>
          <w:spacing w:val="2"/>
          <w:sz w:val="20"/>
        </w:rPr>
        <w:t xml:space="preserve"> </w:t>
      </w:r>
      <w:r>
        <w:rPr>
          <w:i/>
          <w:sz w:val="20"/>
        </w:rPr>
        <w:t>n</w:t>
      </w:r>
      <w:r>
        <w:rPr>
          <w:i/>
          <w:spacing w:val="10"/>
          <w:sz w:val="20"/>
        </w:rPr>
        <w:t xml:space="preserve"> </w:t>
      </w:r>
      <w:r>
        <w:rPr>
          <w:rFonts w:ascii="Tahoma" w:hAnsi="Tahoma"/>
          <w:sz w:val="20"/>
        </w:rPr>
        <w:t>=</w:t>
      </w:r>
      <w:r>
        <w:rPr>
          <w:rFonts w:ascii="Tahoma" w:hAnsi="Tahoma"/>
          <w:spacing w:val="-6"/>
          <w:sz w:val="20"/>
        </w:rPr>
        <w:t xml:space="preserve"> </w:t>
      </w:r>
      <w:r>
        <w:rPr>
          <w:sz w:val="20"/>
        </w:rPr>
        <w:t>4</w:t>
      </w:r>
      <w:r>
        <w:rPr>
          <w:spacing w:val="-1"/>
          <w:sz w:val="20"/>
        </w:rPr>
        <w:t xml:space="preserve"> </w:t>
      </w:r>
      <w:r>
        <w:rPr>
          <w:sz w:val="20"/>
        </w:rPr>
        <w:t>(Table</w:t>
      </w:r>
      <w:r>
        <w:rPr>
          <w:spacing w:val="-2"/>
          <w:sz w:val="20"/>
        </w:rPr>
        <w:t xml:space="preserve"> </w:t>
      </w:r>
      <w:hyperlink w:anchor="_bookmark16" w:history="1">
        <w:r>
          <w:rPr>
            <w:color w:val="0774B7"/>
            <w:spacing w:val="-5"/>
            <w:sz w:val="20"/>
          </w:rPr>
          <w:t>5</w:t>
        </w:r>
      </w:hyperlink>
      <w:r>
        <w:rPr>
          <w:spacing w:val="-5"/>
          <w:sz w:val="20"/>
        </w:rPr>
        <w:t>).</w:t>
      </w:r>
      <w:r>
        <w:rPr>
          <w:rFonts w:ascii="Times New Roman" w:hAnsi="Times New Roman"/>
          <w:sz w:val="20"/>
        </w:rPr>
        <w:tab/>
      </w:r>
      <w:r>
        <w:rPr>
          <w:rFonts w:ascii="Trebuchet MS" w:hAnsi="Trebuchet MS"/>
          <w:spacing w:val="-5"/>
          <w:sz w:val="10"/>
        </w:rPr>
        <w:t>370</w:t>
      </w:r>
    </w:p>
    <w:p w14:paraId="56A57DD6" w14:textId="77777777" w:rsidR="00EA1924" w:rsidRDefault="00000000">
      <w:pPr>
        <w:pStyle w:val="BodyText"/>
        <w:spacing w:before="237" w:line="268" w:lineRule="auto"/>
        <w:ind w:left="2755" w:right="412"/>
        <w:jc w:val="both"/>
      </w:pPr>
      <w:r>
        <w:rPr>
          <w:noProof/>
        </w:rPr>
        <mc:AlternateContent>
          <mc:Choice Requires="wps">
            <w:drawing>
              <wp:anchor distT="0" distB="0" distL="0" distR="0" simplePos="0" relativeHeight="15736832" behindDoc="0" locked="0" layoutInCell="1" allowOverlap="1" wp14:anchorId="2E676B41" wp14:editId="508A7AA6">
                <wp:simplePos x="0" y="0"/>
                <wp:positionH relativeFrom="page">
                  <wp:posOffset>1150137</wp:posOffset>
                </wp:positionH>
                <wp:positionV relativeFrom="paragraph">
                  <wp:posOffset>903907</wp:posOffset>
                </wp:positionV>
                <wp:extent cx="525653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6530" cy="1270"/>
                        </a:xfrm>
                        <a:custGeom>
                          <a:avLst/>
                          <a:gdLst/>
                          <a:ahLst/>
                          <a:cxnLst/>
                          <a:rect l="l" t="t" r="r" b="b"/>
                          <a:pathLst>
                            <a:path w="5256530">
                              <a:moveTo>
                                <a:pt x="0" y="0"/>
                              </a:moveTo>
                              <a:lnTo>
                                <a:pt x="525611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5B1E7" id="Graphic 33" o:spid="_x0000_s1026" style="position:absolute;margin-left:90.55pt;margin-top:71.15pt;width:413.9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256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" path="m,l5256110,e" filled="f" strokeweight=".28114mm">
                <v:path arrowok="t"/>
                <w10:wrap anchorx="page"/>
              </v:shape>
            </w:pict>
          </mc:Fallback>
        </mc:AlternateContent>
      </w:r>
      <w:bookmarkStart w:id="480" w:name="_bookmark16"/>
      <w:bookmarkEnd w:id="480"/>
      <w:r>
        <w:rPr>
          <w:b/>
          <w:w w:val="105"/>
        </w:rPr>
        <w:t>Table 5.</w:t>
      </w:r>
      <w:r>
        <w:rPr>
          <w:b/>
          <w:spacing w:val="80"/>
          <w:w w:val="105"/>
        </w:rPr>
        <w:t xml:space="preserve"> </w:t>
      </w:r>
      <w:r>
        <w:rPr>
          <w:w w:val="105"/>
        </w:rPr>
        <w:t>Median,</w:t>
      </w:r>
      <w:r>
        <w:rPr>
          <w:spacing w:val="40"/>
          <w:w w:val="105"/>
        </w:rPr>
        <w:t xml:space="preserve"> </w:t>
      </w:r>
      <w:r>
        <w:rPr>
          <w:w w:val="105"/>
        </w:rPr>
        <w:t>95th-percentile,</w:t>
      </w:r>
      <w:r>
        <w:rPr>
          <w:spacing w:val="40"/>
          <w:w w:val="105"/>
        </w:rPr>
        <w:t xml:space="preserve"> </w:t>
      </w:r>
      <w:r>
        <w:rPr>
          <w:w w:val="105"/>
        </w:rPr>
        <w:t xml:space="preserve">and maximum </w:t>
      </w:r>
      <w:r>
        <w:rPr>
          <w:rFonts w:ascii="Calibri" w:hAnsi="Calibri"/>
          <w:w w:val="105"/>
        </w:rPr>
        <w:t>∆</w:t>
      </w:r>
      <w:r>
        <w:rPr>
          <w:i/>
          <w:w w:val="105"/>
        </w:rPr>
        <w:t>E</w:t>
      </w:r>
      <w:r>
        <w:rPr>
          <w:w w:val="105"/>
          <w:vertAlign w:val="subscript"/>
        </w:rPr>
        <w:t>00</w:t>
      </w:r>
      <w:r>
        <w:rPr>
          <w:spacing w:val="40"/>
          <w:w w:val="105"/>
        </w:rPr>
        <w:t xml:space="preserve"> </w:t>
      </w:r>
      <w:r>
        <w:rPr>
          <w:w w:val="105"/>
        </w:rPr>
        <w:t>for the least-squares polynomial (</w:t>
      </w:r>
      <w:r>
        <w:rPr>
          <w:rFonts w:ascii="Cambria" w:hAnsi="Cambria"/>
          <w:w w:val="105"/>
        </w:rPr>
        <w:t>poly3</w:t>
      </w:r>
      <w:r>
        <w:rPr>
          <w:w w:val="105"/>
        </w:rPr>
        <w:t>)</w:t>
      </w:r>
      <w:r>
        <w:rPr>
          <w:spacing w:val="66"/>
          <w:w w:val="105"/>
        </w:rPr>
        <w:t xml:space="preserve"> </w:t>
      </w:r>
      <w:r>
        <w:rPr>
          <w:w w:val="105"/>
        </w:rPr>
        <w:t>versus</w:t>
      </w:r>
      <w:r>
        <w:rPr>
          <w:spacing w:val="66"/>
          <w:w w:val="105"/>
        </w:rPr>
        <w:t xml:space="preserve"> </w:t>
      </w:r>
      <w:r>
        <w:rPr>
          <w:w w:val="105"/>
        </w:rPr>
        <w:t>its</w:t>
      </w:r>
      <w:r>
        <w:rPr>
          <w:spacing w:val="66"/>
          <w:w w:val="105"/>
        </w:rPr>
        <w:t xml:space="preserve"> </w:t>
      </w:r>
      <w:r>
        <w:rPr>
          <w:w w:val="105"/>
        </w:rPr>
        <w:t>two</w:t>
      </w:r>
      <w:r>
        <w:rPr>
          <w:spacing w:val="68"/>
          <w:w w:val="105"/>
        </w:rPr>
        <w:t xml:space="preserve"> </w:t>
      </w:r>
      <w:r>
        <w:rPr>
          <w:rFonts w:ascii="Calibri" w:hAnsi="Calibri"/>
          <w:w w:val="105"/>
        </w:rPr>
        <w:t>∆</w:t>
      </w:r>
      <w:r>
        <w:rPr>
          <w:i/>
          <w:w w:val="105"/>
        </w:rPr>
        <w:t>E</w:t>
      </w:r>
      <w:r>
        <w:rPr>
          <w:w w:val="105"/>
          <w:vertAlign w:val="subscript"/>
        </w:rPr>
        <w:t>00</w:t>
      </w:r>
      <w:r>
        <w:rPr>
          <w:w w:val="105"/>
        </w:rPr>
        <w:t>-refined</w:t>
      </w:r>
      <w:r>
        <w:rPr>
          <w:spacing w:val="66"/>
          <w:w w:val="105"/>
        </w:rPr>
        <w:t xml:space="preserve"> </w:t>
      </w:r>
      <w:r>
        <w:rPr>
          <w:w w:val="105"/>
        </w:rPr>
        <w:t>variants,</w:t>
      </w:r>
      <w:r>
        <w:rPr>
          <w:spacing w:val="80"/>
          <w:w w:val="105"/>
        </w:rPr>
        <w:t xml:space="preserve"> </w:t>
      </w:r>
      <w:r>
        <w:rPr>
          <w:w w:val="105"/>
        </w:rPr>
        <w:t>at</w:t>
      </w:r>
      <w:r>
        <w:rPr>
          <w:spacing w:val="68"/>
          <w:w w:val="105"/>
        </w:rPr>
        <w:t xml:space="preserve"> </w:t>
      </w:r>
      <w:r>
        <w:rPr>
          <w:i/>
          <w:w w:val="105"/>
        </w:rPr>
        <w:t>n</w:t>
      </w:r>
      <w:r>
        <w:rPr>
          <w:i/>
          <w:spacing w:val="80"/>
          <w:w w:val="150"/>
        </w:rPr>
        <w:t xml:space="preserve"> </w:t>
      </w:r>
      <w:r>
        <w:rPr>
          <w:rFonts w:ascii="Tahoma" w:hAnsi="Tahoma"/>
          <w:w w:val="105"/>
        </w:rPr>
        <w:t>=</w:t>
      </w:r>
      <w:r>
        <w:rPr>
          <w:rFonts w:ascii="Tahoma" w:hAnsi="Tahoma"/>
          <w:spacing w:val="80"/>
          <w:w w:val="150"/>
        </w:rPr>
        <w:t xml:space="preserve"> </w:t>
      </w:r>
      <w:r>
        <w:rPr>
          <w:w w:val="105"/>
        </w:rPr>
        <w:t>3</w:t>
      </w:r>
      <w:r>
        <w:rPr>
          <w:spacing w:val="66"/>
          <w:w w:val="105"/>
        </w:rPr>
        <w:t xml:space="preserve"> </w:t>
      </w:r>
      <w:r>
        <w:rPr>
          <w:w w:val="105"/>
        </w:rPr>
        <w:t>(CMY,</w:t>
      </w:r>
      <w:r>
        <w:rPr>
          <w:spacing w:val="66"/>
          <w:w w:val="105"/>
        </w:rPr>
        <w:t xml:space="preserve"> </w:t>
      </w:r>
      <w:r>
        <w:rPr>
          <w:w w:val="105"/>
        </w:rPr>
        <w:t>795</w:t>
      </w:r>
      <w:r>
        <w:rPr>
          <w:spacing w:val="66"/>
          <w:w w:val="105"/>
        </w:rPr>
        <w:t xml:space="preserve"> </w:t>
      </w:r>
      <w:r>
        <w:rPr>
          <w:w w:val="105"/>
        </w:rPr>
        <w:t>analyzed</w:t>
      </w:r>
      <w:r>
        <w:rPr>
          <w:spacing w:val="66"/>
          <w:w w:val="105"/>
        </w:rPr>
        <w:t xml:space="preserve"> </w:t>
      </w:r>
      <w:r>
        <w:rPr>
          <w:w w:val="105"/>
        </w:rPr>
        <w:t xml:space="preserve">samples) and </w:t>
      </w:r>
      <w:r>
        <w:rPr>
          <w:i/>
          <w:w w:val="105"/>
        </w:rPr>
        <w:t>n</w:t>
      </w:r>
      <w:r>
        <w:rPr>
          <w:i/>
          <w:spacing w:val="40"/>
          <w:w w:val="105"/>
        </w:rPr>
        <w:t xml:space="preserve"> </w:t>
      </w:r>
      <w:r>
        <w:rPr>
          <w:rFonts w:ascii="Tahoma" w:hAnsi="Tahoma"/>
          <w:w w:val="105"/>
        </w:rPr>
        <w:t xml:space="preserve">= </w:t>
      </w:r>
      <w:r>
        <w:rPr>
          <w:w w:val="105"/>
        </w:rPr>
        <w:t>4 (CMYK, 1,588 analyzed samples) on the three printer datasets.</w:t>
      </w:r>
      <w:r>
        <w:rPr>
          <w:spacing w:val="40"/>
          <w:w w:val="105"/>
        </w:rPr>
        <w:t xml:space="preserve"> </w:t>
      </w:r>
      <w:r>
        <w:rPr>
          <w:w w:val="105"/>
        </w:rPr>
        <w:t xml:space="preserve">Source: </w:t>
      </w:r>
      <w:r>
        <w:rPr>
          <w:rFonts w:ascii="Cambria" w:hAnsi="Cambria"/>
          <w:spacing w:val="-2"/>
          <w:w w:val="105"/>
        </w:rPr>
        <w:t>journal/results/{PC10,PC11,FOGRA51}-{CMY,CMYK}/summary.csv</w:t>
      </w:r>
      <w:r>
        <w:rPr>
          <w:spacing w:val="-2"/>
          <w:w w:val="105"/>
        </w:rPr>
        <w:t>.</w:t>
      </w:r>
    </w:p>
    <w:p w14:paraId="25D96D29" w14:textId="77777777" w:rsidR="00EA1924" w:rsidRDefault="00000000">
      <w:pPr>
        <w:tabs>
          <w:tab w:val="left" w:pos="6334"/>
          <w:tab w:val="left" w:pos="8165"/>
        </w:tabs>
        <w:spacing w:before="215" w:after="52"/>
        <w:ind w:left="4253"/>
        <w:rPr>
          <w:b/>
          <w:sz w:val="16"/>
        </w:rPr>
      </w:pPr>
      <w:r>
        <w:rPr>
          <w:b/>
          <w:spacing w:val="-4"/>
          <w:sz w:val="16"/>
        </w:rPr>
        <w:t>PC10</w:t>
      </w:r>
      <w:r>
        <w:rPr>
          <w:b/>
          <w:sz w:val="16"/>
        </w:rPr>
        <w:tab/>
      </w:r>
      <w:r>
        <w:rPr>
          <w:b/>
          <w:spacing w:val="-4"/>
          <w:sz w:val="16"/>
        </w:rPr>
        <w:t>PC11</w:t>
      </w:r>
      <w:r>
        <w:rPr>
          <w:b/>
          <w:sz w:val="16"/>
        </w:rPr>
        <w:tab/>
      </w:r>
      <w:r>
        <w:rPr>
          <w:b/>
          <w:spacing w:val="-2"/>
          <w:sz w:val="16"/>
        </w:rPr>
        <w:t>FOGRA51</w:t>
      </w:r>
    </w:p>
    <w:tbl>
      <w:tblPr>
        <w:tblW w:w="0" w:type="auto"/>
        <w:tblInd w:w="1252" w:type="dxa"/>
        <w:tblLayout w:type="fixed"/>
        <w:tblCellMar>
          <w:left w:w="0" w:type="dxa"/>
          <w:right w:w="0" w:type="dxa"/>
        </w:tblCellMar>
        <w:tblLook w:val="01E0" w:firstRow="1" w:lastRow="1" w:firstColumn="1" w:lastColumn="1" w:noHBand="0" w:noVBand="0"/>
      </w:tblPr>
      <w:tblGrid>
        <w:gridCol w:w="2254"/>
        <w:gridCol w:w="707"/>
        <w:gridCol w:w="599"/>
        <w:gridCol w:w="579"/>
        <w:gridCol w:w="200"/>
        <w:gridCol w:w="707"/>
        <w:gridCol w:w="599"/>
        <w:gridCol w:w="579"/>
        <w:gridCol w:w="200"/>
        <w:gridCol w:w="707"/>
        <w:gridCol w:w="599"/>
        <w:gridCol w:w="559"/>
      </w:tblGrid>
      <w:tr w:rsidR="00EA1924" w14:paraId="13198CB6" w14:textId="77777777">
        <w:trPr>
          <w:trHeight w:val="277"/>
        </w:trPr>
        <w:tc>
          <w:tcPr>
            <w:tcW w:w="2254" w:type="dxa"/>
            <w:tcBorders>
              <w:bottom w:val="single" w:sz="4" w:space="0" w:color="000000"/>
            </w:tcBorders>
          </w:tcPr>
          <w:p w14:paraId="213D7F62" w14:textId="77777777" w:rsidR="00EA1924" w:rsidRDefault="00000000">
            <w:pPr>
              <w:pStyle w:val="TableParagraph"/>
              <w:spacing w:before="35" w:line="240" w:lineRule="auto"/>
              <w:jc w:val="left"/>
              <w:rPr>
                <w:b/>
                <w:sz w:val="16"/>
              </w:rPr>
            </w:pPr>
            <w:r>
              <w:rPr>
                <w:b/>
                <w:spacing w:val="-2"/>
                <w:sz w:val="16"/>
              </w:rPr>
              <w:t>Model</w:t>
            </w:r>
          </w:p>
        </w:tc>
        <w:tc>
          <w:tcPr>
            <w:tcW w:w="707" w:type="dxa"/>
            <w:tcBorders>
              <w:top w:val="single" w:sz="4" w:space="0" w:color="000000"/>
              <w:bottom w:val="single" w:sz="4" w:space="0" w:color="000000"/>
            </w:tcBorders>
          </w:tcPr>
          <w:p w14:paraId="4F4CA300" w14:textId="77777777" w:rsidR="00EA1924" w:rsidRDefault="00000000">
            <w:pPr>
              <w:pStyle w:val="TableParagraph"/>
              <w:spacing w:before="35" w:line="240" w:lineRule="auto"/>
              <w:ind w:right="99"/>
              <w:rPr>
                <w:b/>
                <w:sz w:val="16"/>
              </w:rPr>
            </w:pPr>
            <w:r>
              <w:rPr>
                <w:b/>
                <w:spacing w:val="-2"/>
                <w:sz w:val="16"/>
              </w:rPr>
              <w:t>Median</w:t>
            </w:r>
          </w:p>
        </w:tc>
        <w:tc>
          <w:tcPr>
            <w:tcW w:w="599" w:type="dxa"/>
            <w:tcBorders>
              <w:top w:val="single" w:sz="4" w:space="0" w:color="000000"/>
              <w:bottom w:val="single" w:sz="4" w:space="0" w:color="000000"/>
            </w:tcBorders>
          </w:tcPr>
          <w:p w14:paraId="4A160D04" w14:textId="77777777" w:rsidR="00EA1924" w:rsidRDefault="00000000">
            <w:pPr>
              <w:pStyle w:val="TableParagraph"/>
              <w:spacing w:before="35" w:line="240" w:lineRule="auto"/>
              <w:ind w:left="17" w:right="18"/>
              <w:rPr>
                <w:b/>
                <w:sz w:val="16"/>
              </w:rPr>
            </w:pPr>
            <w:r>
              <w:rPr>
                <w:b/>
                <w:spacing w:val="-5"/>
                <w:sz w:val="16"/>
              </w:rPr>
              <w:t>P95</w:t>
            </w:r>
          </w:p>
        </w:tc>
        <w:tc>
          <w:tcPr>
            <w:tcW w:w="579" w:type="dxa"/>
            <w:tcBorders>
              <w:top w:val="single" w:sz="4" w:space="0" w:color="000000"/>
              <w:bottom w:val="single" w:sz="4" w:space="0" w:color="000000"/>
            </w:tcBorders>
          </w:tcPr>
          <w:p w14:paraId="4AFE405F" w14:textId="77777777" w:rsidR="00EA1924" w:rsidRDefault="00000000">
            <w:pPr>
              <w:pStyle w:val="TableParagraph"/>
              <w:spacing w:before="35" w:line="240" w:lineRule="auto"/>
              <w:ind w:left="176"/>
              <w:jc w:val="left"/>
              <w:rPr>
                <w:b/>
                <w:sz w:val="16"/>
              </w:rPr>
            </w:pPr>
            <w:r>
              <w:rPr>
                <w:b/>
                <w:spacing w:val="-5"/>
                <w:sz w:val="16"/>
              </w:rPr>
              <w:t>Max</w:t>
            </w:r>
          </w:p>
        </w:tc>
        <w:tc>
          <w:tcPr>
            <w:tcW w:w="200" w:type="dxa"/>
            <w:tcBorders>
              <w:bottom w:val="single" w:sz="4" w:space="0" w:color="000000"/>
            </w:tcBorders>
          </w:tcPr>
          <w:p w14:paraId="16F86843" w14:textId="77777777" w:rsidR="00EA1924" w:rsidRDefault="00EA1924">
            <w:pPr>
              <w:pStyle w:val="TableParagraph"/>
              <w:spacing w:line="240" w:lineRule="auto"/>
              <w:jc w:val="left"/>
              <w:rPr>
                <w:rFonts w:ascii="Times New Roman"/>
                <w:sz w:val="18"/>
              </w:rPr>
            </w:pPr>
          </w:p>
        </w:tc>
        <w:tc>
          <w:tcPr>
            <w:tcW w:w="707" w:type="dxa"/>
            <w:tcBorders>
              <w:top w:val="single" w:sz="4" w:space="0" w:color="000000"/>
              <w:bottom w:val="single" w:sz="4" w:space="0" w:color="000000"/>
            </w:tcBorders>
          </w:tcPr>
          <w:p w14:paraId="52C48D75" w14:textId="77777777" w:rsidR="00EA1924" w:rsidRDefault="00000000">
            <w:pPr>
              <w:pStyle w:val="TableParagraph"/>
              <w:spacing w:before="35" w:line="240" w:lineRule="auto"/>
              <w:ind w:right="107"/>
              <w:rPr>
                <w:b/>
                <w:sz w:val="16"/>
              </w:rPr>
            </w:pPr>
            <w:r>
              <w:rPr>
                <w:b/>
                <w:spacing w:val="-2"/>
                <w:sz w:val="16"/>
              </w:rPr>
              <w:t>Median</w:t>
            </w:r>
          </w:p>
        </w:tc>
        <w:tc>
          <w:tcPr>
            <w:tcW w:w="599" w:type="dxa"/>
            <w:tcBorders>
              <w:top w:val="single" w:sz="4" w:space="0" w:color="000000"/>
              <w:bottom w:val="single" w:sz="4" w:space="0" w:color="000000"/>
            </w:tcBorders>
          </w:tcPr>
          <w:p w14:paraId="5973A768" w14:textId="77777777" w:rsidR="00EA1924" w:rsidRDefault="00000000">
            <w:pPr>
              <w:pStyle w:val="TableParagraph"/>
              <w:spacing w:before="35" w:line="240" w:lineRule="auto"/>
              <w:ind w:left="9" w:right="18"/>
              <w:rPr>
                <w:b/>
                <w:sz w:val="16"/>
              </w:rPr>
            </w:pPr>
            <w:r>
              <w:rPr>
                <w:b/>
                <w:spacing w:val="-5"/>
                <w:sz w:val="16"/>
              </w:rPr>
              <w:t>P95</w:t>
            </w:r>
          </w:p>
        </w:tc>
        <w:tc>
          <w:tcPr>
            <w:tcW w:w="579" w:type="dxa"/>
            <w:tcBorders>
              <w:top w:val="single" w:sz="4" w:space="0" w:color="000000"/>
              <w:bottom w:val="single" w:sz="4" w:space="0" w:color="000000"/>
            </w:tcBorders>
          </w:tcPr>
          <w:p w14:paraId="44EA1BD2" w14:textId="77777777" w:rsidR="00EA1924" w:rsidRDefault="00000000">
            <w:pPr>
              <w:pStyle w:val="TableParagraph"/>
              <w:spacing w:before="35" w:line="240" w:lineRule="auto"/>
              <w:ind w:left="172"/>
              <w:jc w:val="left"/>
              <w:rPr>
                <w:b/>
                <w:sz w:val="16"/>
              </w:rPr>
            </w:pPr>
            <w:r>
              <w:rPr>
                <w:b/>
                <w:spacing w:val="-5"/>
                <w:sz w:val="16"/>
              </w:rPr>
              <w:t>Max</w:t>
            </w:r>
          </w:p>
        </w:tc>
        <w:tc>
          <w:tcPr>
            <w:tcW w:w="200" w:type="dxa"/>
            <w:tcBorders>
              <w:bottom w:val="single" w:sz="4" w:space="0" w:color="000000"/>
            </w:tcBorders>
          </w:tcPr>
          <w:p w14:paraId="643A155D" w14:textId="77777777" w:rsidR="00EA1924" w:rsidRDefault="00EA1924">
            <w:pPr>
              <w:pStyle w:val="TableParagraph"/>
              <w:spacing w:line="240" w:lineRule="auto"/>
              <w:jc w:val="left"/>
              <w:rPr>
                <w:rFonts w:ascii="Times New Roman"/>
                <w:sz w:val="18"/>
              </w:rPr>
            </w:pPr>
          </w:p>
        </w:tc>
        <w:tc>
          <w:tcPr>
            <w:tcW w:w="707" w:type="dxa"/>
            <w:tcBorders>
              <w:top w:val="single" w:sz="4" w:space="0" w:color="000000"/>
              <w:bottom w:val="single" w:sz="4" w:space="0" w:color="000000"/>
            </w:tcBorders>
          </w:tcPr>
          <w:p w14:paraId="235274F7" w14:textId="77777777" w:rsidR="00EA1924" w:rsidRDefault="00000000">
            <w:pPr>
              <w:pStyle w:val="TableParagraph"/>
              <w:spacing w:before="35" w:line="240" w:lineRule="auto"/>
              <w:ind w:right="115"/>
              <w:rPr>
                <w:b/>
                <w:sz w:val="16"/>
              </w:rPr>
            </w:pPr>
            <w:r>
              <w:rPr>
                <w:b/>
                <w:spacing w:val="-2"/>
                <w:sz w:val="16"/>
              </w:rPr>
              <w:t>Median</w:t>
            </w:r>
          </w:p>
        </w:tc>
        <w:tc>
          <w:tcPr>
            <w:tcW w:w="599" w:type="dxa"/>
            <w:tcBorders>
              <w:top w:val="single" w:sz="4" w:space="0" w:color="000000"/>
              <w:bottom w:val="single" w:sz="4" w:space="0" w:color="000000"/>
            </w:tcBorders>
          </w:tcPr>
          <w:p w14:paraId="2D5DFBF4" w14:textId="77777777" w:rsidR="00EA1924" w:rsidRDefault="00000000">
            <w:pPr>
              <w:pStyle w:val="TableParagraph"/>
              <w:spacing w:before="35" w:line="240" w:lineRule="auto"/>
              <w:ind w:left="1" w:right="18"/>
              <w:rPr>
                <w:b/>
                <w:sz w:val="16"/>
              </w:rPr>
            </w:pPr>
            <w:r>
              <w:rPr>
                <w:b/>
                <w:spacing w:val="-5"/>
                <w:sz w:val="16"/>
              </w:rPr>
              <w:t>P95</w:t>
            </w:r>
          </w:p>
        </w:tc>
        <w:tc>
          <w:tcPr>
            <w:tcW w:w="559" w:type="dxa"/>
            <w:tcBorders>
              <w:top w:val="single" w:sz="4" w:space="0" w:color="000000"/>
              <w:bottom w:val="single" w:sz="4" w:space="0" w:color="000000"/>
            </w:tcBorders>
          </w:tcPr>
          <w:p w14:paraId="0997796A" w14:textId="77777777" w:rsidR="00EA1924" w:rsidRDefault="00000000">
            <w:pPr>
              <w:pStyle w:val="TableParagraph"/>
              <w:spacing w:before="35" w:line="240" w:lineRule="auto"/>
              <w:ind w:left="168"/>
              <w:jc w:val="left"/>
              <w:rPr>
                <w:b/>
                <w:sz w:val="16"/>
              </w:rPr>
            </w:pPr>
            <w:r>
              <w:rPr>
                <w:b/>
                <w:spacing w:val="-5"/>
                <w:sz w:val="16"/>
              </w:rPr>
              <w:t>Max</w:t>
            </w:r>
          </w:p>
        </w:tc>
      </w:tr>
      <w:tr w:rsidR="00EA1924" w14:paraId="2EED2D05" w14:textId="77777777">
        <w:trPr>
          <w:trHeight w:val="232"/>
        </w:trPr>
        <w:tc>
          <w:tcPr>
            <w:tcW w:w="2254" w:type="dxa"/>
            <w:tcBorders>
              <w:top w:val="single" w:sz="4" w:space="0" w:color="000000"/>
            </w:tcBorders>
          </w:tcPr>
          <w:p w14:paraId="5637D43E" w14:textId="77777777" w:rsidR="00EA1924" w:rsidRDefault="00000000">
            <w:pPr>
              <w:pStyle w:val="TableParagraph"/>
              <w:spacing w:before="28" w:line="184" w:lineRule="exact"/>
              <w:ind w:left="2"/>
              <w:jc w:val="left"/>
              <w:rPr>
                <w:i/>
                <w:sz w:val="16"/>
              </w:rPr>
            </w:pPr>
            <w:r>
              <w:rPr>
                <w:i/>
                <w:sz w:val="16"/>
              </w:rPr>
              <w:t>n</w:t>
            </w:r>
            <w:r>
              <w:rPr>
                <w:i/>
                <w:spacing w:val="11"/>
                <w:sz w:val="16"/>
              </w:rPr>
              <w:t xml:space="preserve"> </w:t>
            </w:r>
            <w:r>
              <w:rPr>
                <w:rFonts w:ascii="Tahoma"/>
                <w:sz w:val="16"/>
              </w:rPr>
              <w:t xml:space="preserve">= </w:t>
            </w:r>
            <w:r>
              <w:rPr>
                <w:sz w:val="16"/>
              </w:rPr>
              <w:t>3</w:t>
            </w:r>
            <w:r>
              <w:rPr>
                <w:spacing w:val="1"/>
                <w:sz w:val="16"/>
              </w:rPr>
              <w:t xml:space="preserve"> </w:t>
            </w:r>
            <w:r>
              <w:rPr>
                <w:i/>
                <w:spacing w:val="-2"/>
                <w:sz w:val="16"/>
              </w:rPr>
              <w:t>(CMY)</w:t>
            </w:r>
          </w:p>
        </w:tc>
        <w:tc>
          <w:tcPr>
            <w:tcW w:w="707" w:type="dxa"/>
            <w:tcBorders>
              <w:top w:val="single" w:sz="4" w:space="0" w:color="000000"/>
            </w:tcBorders>
          </w:tcPr>
          <w:p w14:paraId="36D63C38" w14:textId="77777777" w:rsidR="00EA1924" w:rsidRDefault="00EA1924">
            <w:pPr>
              <w:pStyle w:val="TableParagraph"/>
              <w:spacing w:line="240" w:lineRule="auto"/>
              <w:jc w:val="left"/>
              <w:rPr>
                <w:rFonts w:ascii="Times New Roman"/>
                <w:sz w:val="16"/>
              </w:rPr>
            </w:pPr>
          </w:p>
        </w:tc>
        <w:tc>
          <w:tcPr>
            <w:tcW w:w="599" w:type="dxa"/>
            <w:tcBorders>
              <w:top w:val="single" w:sz="4" w:space="0" w:color="000000"/>
            </w:tcBorders>
          </w:tcPr>
          <w:p w14:paraId="53D1072F" w14:textId="77777777" w:rsidR="00EA1924" w:rsidRDefault="00EA1924">
            <w:pPr>
              <w:pStyle w:val="TableParagraph"/>
              <w:spacing w:line="240" w:lineRule="auto"/>
              <w:jc w:val="left"/>
              <w:rPr>
                <w:rFonts w:ascii="Times New Roman"/>
                <w:sz w:val="16"/>
              </w:rPr>
            </w:pPr>
          </w:p>
        </w:tc>
        <w:tc>
          <w:tcPr>
            <w:tcW w:w="579" w:type="dxa"/>
            <w:tcBorders>
              <w:top w:val="single" w:sz="4" w:space="0" w:color="000000"/>
            </w:tcBorders>
          </w:tcPr>
          <w:p w14:paraId="150D83EC" w14:textId="77777777" w:rsidR="00EA1924" w:rsidRDefault="00EA1924">
            <w:pPr>
              <w:pStyle w:val="TableParagraph"/>
              <w:spacing w:line="240" w:lineRule="auto"/>
              <w:jc w:val="left"/>
              <w:rPr>
                <w:rFonts w:ascii="Times New Roman"/>
                <w:sz w:val="16"/>
              </w:rPr>
            </w:pPr>
          </w:p>
        </w:tc>
        <w:tc>
          <w:tcPr>
            <w:tcW w:w="200" w:type="dxa"/>
            <w:tcBorders>
              <w:top w:val="single" w:sz="4" w:space="0" w:color="000000"/>
            </w:tcBorders>
          </w:tcPr>
          <w:p w14:paraId="428AB326" w14:textId="77777777" w:rsidR="00EA1924" w:rsidRDefault="00EA1924">
            <w:pPr>
              <w:pStyle w:val="TableParagraph"/>
              <w:spacing w:line="240" w:lineRule="auto"/>
              <w:jc w:val="left"/>
              <w:rPr>
                <w:rFonts w:ascii="Times New Roman"/>
                <w:sz w:val="16"/>
              </w:rPr>
            </w:pPr>
          </w:p>
        </w:tc>
        <w:tc>
          <w:tcPr>
            <w:tcW w:w="707" w:type="dxa"/>
            <w:tcBorders>
              <w:top w:val="single" w:sz="4" w:space="0" w:color="000000"/>
            </w:tcBorders>
          </w:tcPr>
          <w:p w14:paraId="5E079E68" w14:textId="77777777" w:rsidR="00EA1924" w:rsidRDefault="00EA1924">
            <w:pPr>
              <w:pStyle w:val="TableParagraph"/>
              <w:spacing w:line="240" w:lineRule="auto"/>
              <w:jc w:val="left"/>
              <w:rPr>
                <w:rFonts w:ascii="Times New Roman"/>
                <w:sz w:val="16"/>
              </w:rPr>
            </w:pPr>
          </w:p>
        </w:tc>
        <w:tc>
          <w:tcPr>
            <w:tcW w:w="599" w:type="dxa"/>
            <w:tcBorders>
              <w:top w:val="single" w:sz="4" w:space="0" w:color="000000"/>
            </w:tcBorders>
          </w:tcPr>
          <w:p w14:paraId="6554E14F" w14:textId="77777777" w:rsidR="00EA1924" w:rsidRDefault="00EA1924">
            <w:pPr>
              <w:pStyle w:val="TableParagraph"/>
              <w:spacing w:line="240" w:lineRule="auto"/>
              <w:jc w:val="left"/>
              <w:rPr>
                <w:rFonts w:ascii="Times New Roman"/>
                <w:sz w:val="16"/>
              </w:rPr>
            </w:pPr>
          </w:p>
        </w:tc>
        <w:tc>
          <w:tcPr>
            <w:tcW w:w="579" w:type="dxa"/>
            <w:tcBorders>
              <w:top w:val="single" w:sz="4" w:space="0" w:color="000000"/>
            </w:tcBorders>
          </w:tcPr>
          <w:p w14:paraId="04547243" w14:textId="77777777" w:rsidR="00EA1924" w:rsidRDefault="00EA1924">
            <w:pPr>
              <w:pStyle w:val="TableParagraph"/>
              <w:spacing w:line="240" w:lineRule="auto"/>
              <w:jc w:val="left"/>
              <w:rPr>
                <w:rFonts w:ascii="Times New Roman"/>
                <w:sz w:val="16"/>
              </w:rPr>
            </w:pPr>
          </w:p>
        </w:tc>
        <w:tc>
          <w:tcPr>
            <w:tcW w:w="200" w:type="dxa"/>
            <w:tcBorders>
              <w:top w:val="single" w:sz="4" w:space="0" w:color="000000"/>
            </w:tcBorders>
          </w:tcPr>
          <w:p w14:paraId="36B030A8" w14:textId="77777777" w:rsidR="00EA1924" w:rsidRDefault="00EA1924">
            <w:pPr>
              <w:pStyle w:val="TableParagraph"/>
              <w:spacing w:line="240" w:lineRule="auto"/>
              <w:jc w:val="left"/>
              <w:rPr>
                <w:rFonts w:ascii="Times New Roman"/>
                <w:sz w:val="16"/>
              </w:rPr>
            </w:pPr>
          </w:p>
        </w:tc>
        <w:tc>
          <w:tcPr>
            <w:tcW w:w="707" w:type="dxa"/>
            <w:tcBorders>
              <w:top w:val="single" w:sz="4" w:space="0" w:color="000000"/>
            </w:tcBorders>
          </w:tcPr>
          <w:p w14:paraId="20477F57" w14:textId="77777777" w:rsidR="00EA1924" w:rsidRDefault="00EA1924">
            <w:pPr>
              <w:pStyle w:val="TableParagraph"/>
              <w:spacing w:line="240" w:lineRule="auto"/>
              <w:jc w:val="left"/>
              <w:rPr>
                <w:rFonts w:ascii="Times New Roman"/>
                <w:sz w:val="16"/>
              </w:rPr>
            </w:pPr>
          </w:p>
        </w:tc>
        <w:tc>
          <w:tcPr>
            <w:tcW w:w="599" w:type="dxa"/>
            <w:tcBorders>
              <w:top w:val="single" w:sz="4" w:space="0" w:color="000000"/>
            </w:tcBorders>
          </w:tcPr>
          <w:p w14:paraId="71ECEC11" w14:textId="77777777" w:rsidR="00EA1924" w:rsidRDefault="00EA1924">
            <w:pPr>
              <w:pStyle w:val="TableParagraph"/>
              <w:spacing w:line="240" w:lineRule="auto"/>
              <w:jc w:val="left"/>
              <w:rPr>
                <w:rFonts w:ascii="Times New Roman"/>
                <w:sz w:val="16"/>
              </w:rPr>
            </w:pPr>
          </w:p>
        </w:tc>
        <w:tc>
          <w:tcPr>
            <w:tcW w:w="559" w:type="dxa"/>
            <w:tcBorders>
              <w:top w:val="single" w:sz="4" w:space="0" w:color="000000"/>
            </w:tcBorders>
          </w:tcPr>
          <w:p w14:paraId="2929429C" w14:textId="77777777" w:rsidR="00EA1924" w:rsidRDefault="00EA1924">
            <w:pPr>
              <w:pStyle w:val="TableParagraph"/>
              <w:spacing w:line="240" w:lineRule="auto"/>
              <w:jc w:val="left"/>
              <w:rPr>
                <w:rFonts w:ascii="Times New Roman"/>
                <w:sz w:val="16"/>
              </w:rPr>
            </w:pPr>
          </w:p>
        </w:tc>
      </w:tr>
      <w:tr w:rsidR="00EA1924" w14:paraId="5E05DCC9" w14:textId="77777777">
        <w:trPr>
          <w:trHeight w:val="187"/>
        </w:trPr>
        <w:tc>
          <w:tcPr>
            <w:tcW w:w="2254" w:type="dxa"/>
          </w:tcPr>
          <w:p w14:paraId="5BE4E431" w14:textId="77777777" w:rsidR="00EA1924" w:rsidRDefault="00000000">
            <w:pPr>
              <w:pStyle w:val="TableParagraph"/>
              <w:spacing w:line="167" w:lineRule="exact"/>
              <w:jc w:val="left"/>
              <w:rPr>
                <w:sz w:val="16"/>
              </w:rPr>
            </w:pPr>
            <w:r>
              <w:rPr>
                <w:sz w:val="16"/>
              </w:rPr>
              <w:t>Poly3</w:t>
            </w:r>
            <w:r>
              <w:rPr>
                <w:spacing w:val="-5"/>
                <w:sz w:val="16"/>
              </w:rPr>
              <w:t xml:space="preserve"> </w:t>
            </w:r>
            <w:r>
              <w:rPr>
                <w:sz w:val="16"/>
              </w:rPr>
              <w:t>(least</w:t>
            </w:r>
            <w:r>
              <w:rPr>
                <w:spacing w:val="-5"/>
                <w:sz w:val="16"/>
              </w:rPr>
              <w:t xml:space="preserve"> </w:t>
            </w:r>
            <w:r>
              <w:rPr>
                <w:spacing w:val="-2"/>
                <w:sz w:val="16"/>
              </w:rPr>
              <w:t>squares)</w:t>
            </w:r>
          </w:p>
        </w:tc>
        <w:tc>
          <w:tcPr>
            <w:tcW w:w="707" w:type="dxa"/>
          </w:tcPr>
          <w:p w14:paraId="771321A9" w14:textId="77777777" w:rsidR="00EA1924" w:rsidRDefault="00000000">
            <w:pPr>
              <w:pStyle w:val="TableParagraph"/>
              <w:spacing w:line="167" w:lineRule="exact"/>
              <w:ind w:right="99"/>
              <w:rPr>
                <w:sz w:val="16"/>
              </w:rPr>
            </w:pPr>
            <w:r>
              <w:rPr>
                <w:spacing w:val="-2"/>
                <w:sz w:val="16"/>
              </w:rPr>
              <w:t>0.268</w:t>
            </w:r>
          </w:p>
        </w:tc>
        <w:tc>
          <w:tcPr>
            <w:tcW w:w="599" w:type="dxa"/>
          </w:tcPr>
          <w:p w14:paraId="33FF45E2" w14:textId="77777777" w:rsidR="00EA1924" w:rsidRDefault="00000000">
            <w:pPr>
              <w:pStyle w:val="TableParagraph"/>
              <w:spacing w:line="167" w:lineRule="exact"/>
              <w:ind w:left="16" w:right="18"/>
              <w:rPr>
                <w:sz w:val="16"/>
              </w:rPr>
            </w:pPr>
            <w:r>
              <w:rPr>
                <w:spacing w:val="-2"/>
                <w:sz w:val="16"/>
              </w:rPr>
              <w:t>0.982</w:t>
            </w:r>
          </w:p>
        </w:tc>
        <w:tc>
          <w:tcPr>
            <w:tcW w:w="579" w:type="dxa"/>
          </w:tcPr>
          <w:p w14:paraId="6328C1BF" w14:textId="77777777" w:rsidR="00EA1924" w:rsidRDefault="00000000">
            <w:pPr>
              <w:pStyle w:val="TableParagraph"/>
              <w:spacing w:line="167" w:lineRule="exact"/>
              <w:ind w:left="156"/>
              <w:jc w:val="left"/>
              <w:rPr>
                <w:sz w:val="16"/>
              </w:rPr>
            </w:pPr>
            <w:r>
              <w:rPr>
                <w:spacing w:val="-2"/>
                <w:sz w:val="16"/>
              </w:rPr>
              <w:t>6.795</w:t>
            </w:r>
          </w:p>
        </w:tc>
        <w:tc>
          <w:tcPr>
            <w:tcW w:w="200" w:type="dxa"/>
          </w:tcPr>
          <w:p w14:paraId="2D9DA3A4" w14:textId="77777777" w:rsidR="00EA1924" w:rsidRDefault="00EA1924">
            <w:pPr>
              <w:pStyle w:val="TableParagraph"/>
              <w:spacing w:line="240" w:lineRule="auto"/>
              <w:jc w:val="left"/>
              <w:rPr>
                <w:rFonts w:ascii="Times New Roman"/>
                <w:sz w:val="12"/>
              </w:rPr>
            </w:pPr>
          </w:p>
        </w:tc>
        <w:tc>
          <w:tcPr>
            <w:tcW w:w="707" w:type="dxa"/>
          </w:tcPr>
          <w:p w14:paraId="139B8999" w14:textId="77777777" w:rsidR="00EA1924" w:rsidRDefault="00000000">
            <w:pPr>
              <w:pStyle w:val="TableParagraph"/>
              <w:spacing w:line="167" w:lineRule="exact"/>
              <w:ind w:right="107"/>
              <w:rPr>
                <w:sz w:val="16"/>
              </w:rPr>
            </w:pPr>
            <w:r>
              <w:rPr>
                <w:spacing w:val="-2"/>
                <w:sz w:val="16"/>
              </w:rPr>
              <w:t>0.238</w:t>
            </w:r>
          </w:p>
        </w:tc>
        <w:tc>
          <w:tcPr>
            <w:tcW w:w="599" w:type="dxa"/>
          </w:tcPr>
          <w:p w14:paraId="50FA5CD7" w14:textId="77777777" w:rsidR="00EA1924" w:rsidRDefault="00000000">
            <w:pPr>
              <w:pStyle w:val="TableParagraph"/>
              <w:spacing w:line="167" w:lineRule="exact"/>
              <w:ind w:left="8" w:right="18"/>
              <w:rPr>
                <w:sz w:val="16"/>
              </w:rPr>
            </w:pPr>
            <w:r>
              <w:rPr>
                <w:spacing w:val="-2"/>
                <w:sz w:val="16"/>
              </w:rPr>
              <w:t>0.855</w:t>
            </w:r>
          </w:p>
        </w:tc>
        <w:tc>
          <w:tcPr>
            <w:tcW w:w="579" w:type="dxa"/>
          </w:tcPr>
          <w:p w14:paraId="2FC88F08" w14:textId="77777777" w:rsidR="00EA1924" w:rsidRDefault="00000000">
            <w:pPr>
              <w:pStyle w:val="TableParagraph"/>
              <w:spacing w:line="167" w:lineRule="exact"/>
              <w:ind w:left="152"/>
              <w:jc w:val="left"/>
              <w:rPr>
                <w:sz w:val="16"/>
              </w:rPr>
            </w:pPr>
            <w:r>
              <w:rPr>
                <w:spacing w:val="-2"/>
                <w:sz w:val="16"/>
              </w:rPr>
              <w:t>7.838</w:t>
            </w:r>
          </w:p>
        </w:tc>
        <w:tc>
          <w:tcPr>
            <w:tcW w:w="200" w:type="dxa"/>
          </w:tcPr>
          <w:p w14:paraId="3C23E11A" w14:textId="77777777" w:rsidR="00EA1924" w:rsidRDefault="00EA1924">
            <w:pPr>
              <w:pStyle w:val="TableParagraph"/>
              <w:spacing w:line="240" w:lineRule="auto"/>
              <w:jc w:val="left"/>
              <w:rPr>
                <w:rFonts w:ascii="Times New Roman"/>
                <w:sz w:val="12"/>
              </w:rPr>
            </w:pPr>
          </w:p>
        </w:tc>
        <w:tc>
          <w:tcPr>
            <w:tcW w:w="707" w:type="dxa"/>
          </w:tcPr>
          <w:p w14:paraId="477F68F4" w14:textId="77777777" w:rsidR="00EA1924" w:rsidRDefault="00000000">
            <w:pPr>
              <w:pStyle w:val="TableParagraph"/>
              <w:spacing w:line="167" w:lineRule="exact"/>
              <w:ind w:right="115"/>
              <w:rPr>
                <w:sz w:val="16"/>
              </w:rPr>
            </w:pPr>
            <w:r>
              <w:rPr>
                <w:spacing w:val="-2"/>
                <w:sz w:val="16"/>
              </w:rPr>
              <w:t>0.369</w:t>
            </w:r>
          </w:p>
        </w:tc>
        <w:tc>
          <w:tcPr>
            <w:tcW w:w="599" w:type="dxa"/>
          </w:tcPr>
          <w:p w14:paraId="7DEA2F8E" w14:textId="77777777" w:rsidR="00EA1924" w:rsidRDefault="00000000">
            <w:pPr>
              <w:pStyle w:val="TableParagraph"/>
              <w:spacing w:line="167" w:lineRule="exact"/>
              <w:ind w:right="18"/>
              <w:rPr>
                <w:sz w:val="16"/>
              </w:rPr>
            </w:pPr>
            <w:r>
              <w:rPr>
                <w:spacing w:val="-2"/>
                <w:sz w:val="16"/>
              </w:rPr>
              <w:t>1.135</w:t>
            </w:r>
          </w:p>
        </w:tc>
        <w:tc>
          <w:tcPr>
            <w:tcW w:w="559" w:type="dxa"/>
          </w:tcPr>
          <w:p w14:paraId="1C2F4F67" w14:textId="77777777" w:rsidR="00EA1924" w:rsidRDefault="00000000">
            <w:pPr>
              <w:pStyle w:val="TableParagraph"/>
              <w:spacing w:line="167" w:lineRule="exact"/>
              <w:ind w:left="148"/>
              <w:jc w:val="left"/>
              <w:rPr>
                <w:sz w:val="16"/>
              </w:rPr>
            </w:pPr>
            <w:r>
              <w:rPr>
                <w:spacing w:val="-2"/>
                <w:sz w:val="16"/>
              </w:rPr>
              <w:t>8.251</w:t>
            </w:r>
          </w:p>
        </w:tc>
      </w:tr>
      <w:tr w:rsidR="00EA1924" w14:paraId="6350261A" w14:textId="77777777">
        <w:trPr>
          <w:trHeight w:val="197"/>
        </w:trPr>
        <w:tc>
          <w:tcPr>
            <w:tcW w:w="2254" w:type="dxa"/>
          </w:tcPr>
          <w:p w14:paraId="21F3F7F8" w14:textId="77777777" w:rsidR="00EA1924" w:rsidRDefault="00000000">
            <w:pPr>
              <w:pStyle w:val="TableParagraph"/>
              <w:spacing w:line="177" w:lineRule="exact"/>
              <w:jc w:val="left"/>
              <w:rPr>
                <w:sz w:val="16"/>
              </w:rPr>
            </w:pPr>
            <w:r>
              <w:rPr>
                <w:sz w:val="16"/>
              </w:rPr>
              <w:t>Poly3</w:t>
            </w:r>
            <w:r>
              <w:rPr>
                <w:spacing w:val="6"/>
                <w:sz w:val="16"/>
              </w:rPr>
              <w:t xml:space="preserve"> </w:t>
            </w:r>
            <w:r>
              <w:rPr>
                <w:sz w:val="16"/>
              </w:rPr>
              <w:t>+</w:t>
            </w:r>
            <w:r>
              <w:rPr>
                <w:spacing w:val="8"/>
                <w:sz w:val="16"/>
              </w:rPr>
              <w:t xml:space="preserve"> </w:t>
            </w:r>
            <w:r>
              <w:rPr>
                <w:rFonts w:ascii="Calibri" w:hAnsi="Calibri"/>
                <w:sz w:val="16"/>
              </w:rPr>
              <w:t>∆</w:t>
            </w:r>
            <w:r>
              <w:rPr>
                <w:i/>
                <w:sz w:val="16"/>
              </w:rPr>
              <w:t>E</w:t>
            </w:r>
            <w:r>
              <w:rPr>
                <w:sz w:val="16"/>
                <w:vertAlign w:val="subscript"/>
              </w:rPr>
              <w:t>00</w:t>
            </w:r>
            <w:r>
              <w:rPr>
                <w:spacing w:val="18"/>
                <w:sz w:val="16"/>
              </w:rPr>
              <w:t xml:space="preserve"> </w:t>
            </w:r>
            <w:r>
              <w:rPr>
                <w:sz w:val="16"/>
              </w:rPr>
              <w:t>(Nelder–</w:t>
            </w:r>
            <w:r>
              <w:rPr>
                <w:spacing w:val="-2"/>
                <w:sz w:val="16"/>
              </w:rPr>
              <w:t>Mead)</w:t>
            </w:r>
          </w:p>
        </w:tc>
        <w:tc>
          <w:tcPr>
            <w:tcW w:w="707" w:type="dxa"/>
          </w:tcPr>
          <w:p w14:paraId="277C9C9E" w14:textId="77777777" w:rsidR="00EA1924" w:rsidRDefault="00000000">
            <w:pPr>
              <w:pStyle w:val="TableParagraph"/>
              <w:spacing w:line="177" w:lineRule="exact"/>
              <w:ind w:right="99"/>
              <w:rPr>
                <w:sz w:val="16"/>
              </w:rPr>
            </w:pPr>
            <w:r>
              <w:rPr>
                <w:spacing w:val="-2"/>
                <w:sz w:val="16"/>
              </w:rPr>
              <w:t>0.261</w:t>
            </w:r>
          </w:p>
        </w:tc>
        <w:tc>
          <w:tcPr>
            <w:tcW w:w="599" w:type="dxa"/>
          </w:tcPr>
          <w:p w14:paraId="729123B9" w14:textId="77777777" w:rsidR="00EA1924" w:rsidRDefault="00000000">
            <w:pPr>
              <w:pStyle w:val="TableParagraph"/>
              <w:spacing w:line="177" w:lineRule="exact"/>
              <w:ind w:left="17" w:right="18"/>
              <w:rPr>
                <w:sz w:val="16"/>
              </w:rPr>
            </w:pPr>
            <w:r>
              <w:rPr>
                <w:spacing w:val="-2"/>
                <w:sz w:val="16"/>
              </w:rPr>
              <w:t>1.019</w:t>
            </w:r>
          </w:p>
        </w:tc>
        <w:tc>
          <w:tcPr>
            <w:tcW w:w="579" w:type="dxa"/>
          </w:tcPr>
          <w:p w14:paraId="4514779A" w14:textId="77777777" w:rsidR="00EA1924" w:rsidRDefault="00000000">
            <w:pPr>
              <w:pStyle w:val="TableParagraph"/>
              <w:spacing w:line="177" w:lineRule="exact"/>
              <w:ind w:left="156"/>
              <w:jc w:val="left"/>
              <w:rPr>
                <w:sz w:val="16"/>
              </w:rPr>
            </w:pPr>
            <w:r>
              <w:rPr>
                <w:spacing w:val="-2"/>
                <w:sz w:val="16"/>
              </w:rPr>
              <w:t>5.783</w:t>
            </w:r>
          </w:p>
        </w:tc>
        <w:tc>
          <w:tcPr>
            <w:tcW w:w="200" w:type="dxa"/>
          </w:tcPr>
          <w:p w14:paraId="3D3D317A" w14:textId="77777777" w:rsidR="00EA1924" w:rsidRDefault="00EA1924">
            <w:pPr>
              <w:pStyle w:val="TableParagraph"/>
              <w:spacing w:line="240" w:lineRule="auto"/>
              <w:jc w:val="left"/>
              <w:rPr>
                <w:rFonts w:ascii="Times New Roman"/>
                <w:sz w:val="12"/>
              </w:rPr>
            </w:pPr>
          </w:p>
        </w:tc>
        <w:tc>
          <w:tcPr>
            <w:tcW w:w="707" w:type="dxa"/>
          </w:tcPr>
          <w:p w14:paraId="6F9FE9B0" w14:textId="77777777" w:rsidR="00EA1924" w:rsidRDefault="00000000">
            <w:pPr>
              <w:pStyle w:val="TableParagraph"/>
              <w:spacing w:line="177" w:lineRule="exact"/>
              <w:ind w:right="107"/>
              <w:rPr>
                <w:sz w:val="16"/>
              </w:rPr>
            </w:pPr>
            <w:r>
              <w:rPr>
                <w:spacing w:val="-2"/>
                <w:sz w:val="16"/>
              </w:rPr>
              <w:t>0.231</w:t>
            </w:r>
          </w:p>
        </w:tc>
        <w:tc>
          <w:tcPr>
            <w:tcW w:w="599" w:type="dxa"/>
          </w:tcPr>
          <w:p w14:paraId="64D4F301" w14:textId="77777777" w:rsidR="00EA1924" w:rsidRDefault="00000000">
            <w:pPr>
              <w:pStyle w:val="TableParagraph"/>
              <w:spacing w:line="177" w:lineRule="exact"/>
              <w:ind w:left="9" w:right="18"/>
              <w:rPr>
                <w:sz w:val="16"/>
              </w:rPr>
            </w:pPr>
            <w:r>
              <w:rPr>
                <w:spacing w:val="-2"/>
                <w:sz w:val="16"/>
              </w:rPr>
              <w:t>0.861</w:t>
            </w:r>
          </w:p>
        </w:tc>
        <w:tc>
          <w:tcPr>
            <w:tcW w:w="579" w:type="dxa"/>
          </w:tcPr>
          <w:p w14:paraId="587B671F" w14:textId="77777777" w:rsidR="00EA1924" w:rsidRDefault="00000000">
            <w:pPr>
              <w:pStyle w:val="TableParagraph"/>
              <w:spacing w:line="177" w:lineRule="exact"/>
              <w:ind w:left="152"/>
              <w:jc w:val="left"/>
              <w:rPr>
                <w:sz w:val="16"/>
              </w:rPr>
            </w:pPr>
            <w:r>
              <w:rPr>
                <w:spacing w:val="-2"/>
                <w:sz w:val="16"/>
              </w:rPr>
              <w:t>6.564</w:t>
            </w:r>
          </w:p>
        </w:tc>
        <w:tc>
          <w:tcPr>
            <w:tcW w:w="200" w:type="dxa"/>
          </w:tcPr>
          <w:p w14:paraId="112FF079" w14:textId="77777777" w:rsidR="00EA1924" w:rsidRDefault="00EA1924">
            <w:pPr>
              <w:pStyle w:val="TableParagraph"/>
              <w:spacing w:line="240" w:lineRule="auto"/>
              <w:jc w:val="left"/>
              <w:rPr>
                <w:rFonts w:ascii="Times New Roman"/>
                <w:sz w:val="12"/>
              </w:rPr>
            </w:pPr>
          </w:p>
        </w:tc>
        <w:tc>
          <w:tcPr>
            <w:tcW w:w="707" w:type="dxa"/>
          </w:tcPr>
          <w:p w14:paraId="77290E1F" w14:textId="77777777" w:rsidR="00EA1924" w:rsidRDefault="00000000">
            <w:pPr>
              <w:pStyle w:val="TableParagraph"/>
              <w:spacing w:line="177" w:lineRule="exact"/>
              <w:ind w:right="115"/>
              <w:rPr>
                <w:sz w:val="16"/>
              </w:rPr>
            </w:pPr>
            <w:r>
              <w:rPr>
                <w:spacing w:val="-2"/>
                <w:sz w:val="16"/>
              </w:rPr>
              <w:t>0.360</w:t>
            </w:r>
          </w:p>
        </w:tc>
        <w:tc>
          <w:tcPr>
            <w:tcW w:w="599" w:type="dxa"/>
          </w:tcPr>
          <w:p w14:paraId="7D0FB5FE" w14:textId="77777777" w:rsidR="00EA1924" w:rsidRDefault="00000000">
            <w:pPr>
              <w:pStyle w:val="TableParagraph"/>
              <w:spacing w:line="177" w:lineRule="exact"/>
              <w:ind w:left="1" w:right="18"/>
              <w:rPr>
                <w:sz w:val="16"/>
              </w:rPr>
            </w:pPr>
            <w:r>
              <w:rPr>
                <w:spacing w:val="-2"/>
                <w:sz w:val="16"/>
              </w:rPr>
              <w:t>1.156</w:t>
            </w:r>
          </w:p>
        </w:tc>
        <w:tc>
          <w:tcPr>
            <w:tcW w:w="559" w:type="dxa"/>
          </w:tcPr>
          <w:p w14:paraId="5EC5BF7E" w14:textId="77777777" w:rsidR="00EA1924" w:rsidRDefault="00000000">
            <w:pPr>
              <w:pStyle w:val="TableParagraph"/>
              <w:spacing w:line="177" w:lineRule="exact"/>
              <w:ind w:left="148"/>
              <w:jc w:val="left"/>
              <w:rPr>
                <w:sz w:val="16"/>
              </w:rPr>
            </w:pPr>
            <w:r>
              <w:rPr>
                <w:spacing w:val="-2"/>
                <w:sz w:val="16"/>
              </w:rPr>
              <w:t>6.198</w:t>
            </w:r>
          </w:p>
        </w:tc>
      </w:tr>
      <w:tr w:rsidR="00EA1924" w14:paraId="0C68C9F4" w14:textId="77777777">
        <w:trPr>
          <w:trHeight w:val="230"/>
        </w:trPr>
        <w:tc>
          <w:tcPr>
            <w:tcW w:w="2254" w:type="dxa"/>
            <w:tcBorders>
              <w:bottom w:val="single" w:sz="4" w:space="0" w:color="000000"/>
            </w:tcBorders>
          </w:tcPr>
          <w:p w14:paraId="14D2B1C7" w14:textId="77777777" w:rsidR="00EA1924" w:rsidRDefault="00000000">
            <w:pPr>
              <w:pStyle w:val="TableParagraph"/>
              <w:spacing w:line="185" w:lineRule="exact"/>
              <w:jc w:val="left"/>
              <w:rPr>
                <w:sz w:val="16"/>
              </w:rPr>
            </w:pPr>
            <w:r>
              <w:rPr>
                <w:w w:val="105"/>
                <w:sz w:val="16"/>
              </w:rPr>
              <w:t>Poly3</w:t>
            </w:r>
            <w:r>
              <w:rPr>
                <w:spacing w:val="-7"/>
                <w:w w:val="105"/>
                <w:sz w:val="16"/>
              </w:rPr>
              <w:t xml:space="preserve"> </w:t>
            </w:r>
            <w:r>
              <w:rPr>
                <w:w w:val="105"/>
                <w:sz w:val="16"/>
              </w:rPr>
              <w:t>+</w:t>
            </w:r>
            <w:r>
              <w:rPr>
                <w:spacing w:val="-3"/>
                <w:w w:val="105"/>
                <w:sz w:val="16"/>
              </w:rPr>
              <w:t xml:space="preserve"> </w:t>
            </w:r>
            <w:r>
              <w:rPr>
                <w:rFonts w:ascii="Calibri" w:hAnsi="Calibri"/>
                <w:w w:val="105"/>
                <w:sz w:val="16"/>
              </w:rPr>
              <w:t>∆</w:t>
            </w:r>
            <w:r>
              <w:rPr>
                <w:i/>
                <w:w w:val="105"/>
                <w:sz w:val="16"/>
              </w:rPr>
              <w:t>E</w:t>
            </w:r>
            <w:r>
              <w:rPr>
                <w:w w:val="105"/>
                <w:sz w:val="16"/>
                <w:vertAlign w:val="subscript"/>
              </w:rPr>
              <w:t>00</w:t>
            </w:r>
            <w:r>
              <w:rPr>
                <w:spacing w:val="5"/>
                <w:w w:val="105"/>
                <w:sz w:val="16"/>
              </w:rPr>
              <w:t xml:space="preserve"> </w:t>
            </w:r>
            <w:r>
              <w:rPr>
                <w:spacing w:val="-2"/>
                <w:w w:val="105"/>
                <w:sz w:val="16"/>
              </w:rPr>
              <w:t>(Powell)</w:t>
            </w:r>
          </w:p>
        </w:tc>
        <w:tc>
          <w:tcPr>
            <w:tcW w:w="707" w:type="dxa"/>
            <w:tcBorders>
              <w:bottom w:val="single" w:sz="4" w:space="0" w:color="000000"/>
            </w:tcBorders>
          </w:tcPr>
          <w:p w14:paraId="71FADC35" w14:textId="77777777" w:rsidR="00EA1924" w:rsidRDefault="00000000">
            <w:pPr>
              <w:pStyle w:val="TableParagraph"/>
              <w:spacing w:line="185" w:lineRule="exact"/>
              <w:ind w:right="99"/>
              <w:rPr>
                <w:sz w:val="16"/>
              </w:rPr>
            </w:pPr>
            <w:r>
              <w:rPr>
                <w:spacing w:val="-2"/>
                <w:sz w:val="16"/>
              </w:rPr>
              <w:t>0.261</w:t>
            </w:r>
          </w:p>
        </w:tc>
        <w:tc>
          <w:tcPr>
            <w:tcW w:w="599" w:type="dxa"/>
            <w:tcBorders>
              <w:bottom w:val="single" w:sz="4" w:space="0" w:color="000000"/>
            </w:tcBorders>
          </w:tcPr>
          <w:p w14:paraId="3FDED0F2" w14:textId="77777777" w:rsidR="00EA1924" w:rsidRDefault="00000000">
            <w:pPr>
              <w:pStyle w:val="TableParagraph"/>
              <w:spacing w:line="185" w:lineRule="exact"/>
              <w:ind w:left="17" w:right="18"/>
              <w:rPr>
                <w:sz w:val="16"/>
              </w:rPr>
            </w:pPr>
            <w:r>
              <w:rPr>
                <w:spacing w:val="-2"/>
                <w:sz w:val="16"/>
              </w:rPr>
              <w:t>0.861</w:t>
            </w:r>
          </w:p>
        </w:tc>
        <w:tc>
          <w:tcPr>
            <w:tcW w:w="579" w:type="dxa"/>
            <w:tcBorders>
              <w:bottom w:val="single" w:sz="4" w:space="0" w:color="000000"/>
            </w:tcBorders>
          </w:tcPr>
          <w:p w14:paraId="620298C5" w14:textId="77777777" w:rsidR="00EA1924" w:rsidRDefault="00000000">
            <w:pPr>
              <w:pStyle w:val="TableParagraph"/>
              <w:spacing w:line="185" w:lineRule="exact"/>
              <w:ind w:left="156"/>
              <w:jc w:val="left"/>
              <w:rPr>
                <w:sz w:val="16"/>
              </w:rPr>
            </w:pPr>
            <w:r>
              <w:rPr>
                <w:spacing w:val="-2"/>
                <w:sz w:val="16"/>
              </w:rPr>
              <w:t>5.699</w:t>
            </w:r>
          </w:p>
        </w:tc>
        <w:tc>
          <w:tcPr>
            <w:tcW w:w="200" w:type="dxa"/>
            <w:tcBorders>
              <w:bottom w:val="single" w:sz="4" w:space="0" w:color="000000"/>
            </w:tcBorders>
          </w:tcPr>
          <w:p w14:paraId="18ABBB00" w14:textId="77777777" w:rsidR="00EA1924" w:rsidRDefault="00EA1924">
            <w:pPr>
              <w:pStyle w:val="TableParagraph"/>
              <w:spacing w:line="240" w:lineRule="auto"/>
              <w:jc w:val="left"/>
              <w:rPr>
                <w:rFonts w:ascii="Times New Roman"/>
                <w:sz w:val="16"/>
              </w:rPr>
            </w:pPr>
          </w:p>
        </w:tc>
        <w:tc>
          <w:tcPr>
            <w:tcW w:w="707" w:type="dxa"/>
            <w:tcBorders>
              <w:bottom w:val="single" w:sz="4" w:space="0" w:color="000000"/>
            </w:tcBorders>
          </w:tcPr>
          <w:p w14:paraId="0F31A507" w14:textId="77777777" w:rsidR="00EA1924" w:rsidRDefault="00000000">
            <w:pPr>
              <w:pStyle w:val="TableParagraph"/>
              <w:spacing w:line="185" w:lineRule="exact"/>
              <w:ind w:right="107"/>
              <w:rPr>
                <w:sz w:val="16"/>
              </w:rPr>
            </w:pPr>
            <w:r>
              <w:rPr>
                <w:spacing w:val="-2"/>
                <w:sz w:val="16"/>
              </w:rPr>
              <w:t>0.249</w:t>
            </w:r>
          </w:p>
        </w:tc>
        <w:tc>
          <w:tcPr>
            <w:tcW w:w="599" w:type="dxa"/>
            <w:tcBorders>
              <w:bottom w:val="single" w:sz="4" w:space="0" w:color="000000"/>
            </w:tcBorders>
          </w:tcPr>
          <w:p w14:paraId="7E94AF97" w14:textId="77777777" w:rsidR="00EA1924" w:rsidRDefault="00000000">
            <w:pPr>
              <w:pStyle w:val="TableParagraph"/>
              <w:spacing w:line="185" w:lineRule="exact"/>
              <w:ind w:left="9" w:right="18"/>
              <w:rPr>
                <w:sz w:val="16"/>
              </w:rPr>
            </w:pPr>
            <w:r>
              <w:rPr>
                <w:spacing w:val="-2"/>
                <w:sz w:val="16"/>
              </w:rPr>
              <w:t>0.720</w:t>
            </w:r>
          </w:p>
        </w:tc>
        <w:tc>
          <w:tcPr>
            <w:tcW w:w="579" w:type="dxa"/>
            <w:tcBorders>
              <w:bottom w:val="single" w:sz="4" w:space="0" w:color="000000"/>
            </w:tcBorders>
          </w:tcPr>
          <w:p w14:paraId="292140F2" w14:textId="77777777" w:rsidR="00EA1924" w:rsidRDefault="00000000">
            <w:pPr>
              <w:pStyle w:val="TableParagraph"/>
              <w:spacing w:line="185" w:lineRule="exact"/>
              <w:ind w:left="152"/>
              <w:jc w:val="left"/>
              <w:rPr>
                <w:sz w:val="16"/>
              </w:rPr>
            </w:pPr>
            <w:r>
              <w:rPr>
                <w:spacing w:val="-2"/>
                <w:sz w:val="16"/>
              </w:rPr>
              <w:t>5.391</w:t>
            </w:r>
          </w:p>
        </w:tc>
        <w:tc>
          <w:tcPr>
            <w:tcW w:w="200" w:type="dxa"/>
            <w:tcBorders>
              <w:bottom w:val="single" w:sz="4" w:space="0" w:color="000000"/>
            </w:tcBorders>
          </w:tcPr>
          <w:p w14:paraId="7BC55EF3" w14:textId="77777777" w:rsidR="00EA1924" w:rsidRDefault="00EA1924">
            <w:pPr>
              <w:pStyle w:val="TableParagraph"/>
              <w:spacing w:line="240" w:lineRule="auto"/>
              <w:jc w:val="left"/>
              <w:rPr>
                <w:rFonts w:ascii="Times New Roman"/>
                <w:sz w:val="16"/>
              </w:rPr>
            </w:pPr>
          </w:p>
        </w:tc>
        <w:tc>
          <w:tcPr>
            <w:tcW w:w="707" w:type="dxa"/>
            <w:tcBorders>
              <w:bottom w:val="single" w:sz="4" w:space="0" w:color="000000"/>
            </w:tcBorders>
          </w:tcPr>
          <w:p w14:paraId="5DD884B7" w14:textId="77777777" w:rsidR="00EA1924" w:rsidRDefault="00000000">
            <w:pPr>
              <w:pStyle w:val="TableParagraph"/>
              <w:spacing w:line="185" w:lineRule="exact"/>
              <w:ind w:right="115"/>
              <w:rPr>
                <w:sz w:val="16"/>
              </w:rPr>
            </w:pPr>
            <w:r>
              <w:rPr>
                <w:spacing w:val="-2"/>
                <w:sz w:val="16"/>
              </w:rPr>
              <w:t>0.372</w:t>
            </w:r>
          </w:p>
        </w:tc>
        <w:tc>
          <w:tcPr>
            <w:tcW w:w="599" w:type="dxa"/>
            <w:tcBorders>
              <w:bottom w:val="single" w:sz="4" w:space="0" w:color="000000"/>
            </w:tcBorders>
          </w:tcPr>
          <w:p w14:paraId="566844CF" w14:textId="77777777" w:rsidR="00EA1924" w:rsidRDefault="00000000">
            <w:pPr>
              <w:pStyle w:val="TableParagraph"/>
              <w:spacing w:line="185" w:lineRule="exact"/>
              <w:ind w:left="1" w:right="18"/>
              <w:rPr>
                <w:sz w:val="16"/>
              </w:rPr>
            </w:pPr>
            <w:r>
              <w:rPr>
                <w:spacing w:val="-2"/>
                <w:sz w:val="16"/>
              </w:rPr>
              <w:t>1.041</w:t>
            </w:r>
          </w:p>
        </w:tc>
        <w:tc>
          <w:tcPr>
            <w:tcW w:w="559" w:type="dxa"/>
            <w:tcBorders>
              <w:bottom w:val="single" w:sz="4" w:space="0" w:color="000000"/>
            </w:tcBorders>
          </w:tcPr>
          <w:p w14:paraId="79249B5A" w14:textId="77777777" w:rsidR="00EA1924" w:rsidRDefault="00000000">
            <w:pPr>
              <w:pStyle w:val="TableParagraph"/>
              <w:spacing w:line="185" w:lineRule="exact"/>
              <w:ind w:left="148"/>
              <w:jc w:val="left"/>
              <w:rPr>
                <w:sz w:val="16"/>
              </w:rPr>
            </w:pPr>
            <w:r>
              <w:rPr>
                <w:spacing w:val="-2"/>
                <w:sz w:val="16"/>
              </w:rPr>
              <w:t>4.018</w:t>
            </w:r>
          </w:p>
        </w:tc>
      </w:tr>
      <w:tr w:rsidR="00EA1924" w14:paraId="6C1F056F" w14:textId="77777777">
        <w:trPr>
          <w:trHeight w:val="232"/>
        </w:trPr>
        <w:tc>
          <w:tcPr>
            <w:tcW w:w="2254" w:type="dxa"/>
            <w:tcBorders>
              <w:top w:val="single" w:sz="4" w:space="0" w:color="000000"/>
            </w:tcBorders>
          </w:tcPr>
          <w:p w14:paraId="2B184BAA" w14:textId="77777777" w:rsidR="00EA1924" w:rsidRDefault="00000000">
            <w:pPr>
              <w:pStyle w:val="TableParagraph"/>
              <w:spacing w:before="28" w:line="184" w:lineRule="exact"/>
              <w:ind w:left="2"/>
              <w:jc w:val="left"/>
              <w:rPr>
                <w:i/>
                <w:sz w:val="16"/>
              </w:rPr>
            </w:pPr>
            <w:r>
              <w:rPr>
                <w:i/>
                <w:sz w:val="16"/>
              </w:rPr>
              <w:t>n</w:t>
            </w:r>
            <w:r>
              <w:rPr>
                <w:i/>
                <w:spacing w:val="11"/>
                <w:sz w:val="16"/>
              </w:rPr>
              <w:t xml:space="preserve"> </w:t>
            </w:r>
            <w:r>
              <w:rPr>
                <w:rFonts w:ascii="Tahoma"/>
                <w:sz w:val="16"/>
              </w:rPr>
              <w:t xml:space="preserve">= </w:t>
            </w:r>
            <w:r>
              <w:rPr>
                <w:sz w:val="16"/>
              </w:rPr>
              <w:t>4</w:t>
            </w:r>
            <w:r>
              <w:rPr>
                <w:spacing w:val="1"/>
                <w:sz w:val="16"/>
              </w:rPr>
              <w:t xml:space="preserve"> </w:t>
            </w:r>
            <w:r>
              <w:rPr>
                <w:i/>
                <w:spacing w:val="-2"/>
                <w:sz w:val="16"/>
              </w:rPr>
              <w:t>(CMYK)</w:t>
            </w:r>
          </w:p>
        </w:tc>
        <w:tc>
          <w:tcPr>
            <w:tcW w:w="707" w:type="dxa"/>
            <w:tcBorders>
              <w:top w:val="single" w:sz="4" w:space="0" w:color="000000"/>
            </w:tcBorders>
          </w:tcPr>
          <w:p w14:paraId="5E1B912C" w14:textId="77777777" w:rsidR="00EA1924" w:rsidRDefault="00EA1924">
            <w:pPr>
              <w:pStyle w:val="TableParagraph"/>
              <w:spacing w:line="240" w:lineRule="auto"/>
              <w:jc w:val="left"/>
              <w:rPr>
                <w:rFonts w:ascii="Times New Roman"/>
                <w:sz w:val="16"/>
              </w:rPr>
            </w:pPr>
          </w:p>
        </w:tc>
        <w:tc>
          <w:tcPr>
            <w:tcW w:w="599" w:type="dxa"/>
            <w:tcBorders>
              <w:top w:val="single" w:sz="4" w:space="0" w:color="000000"/>
            </w:tcBorders>
          </w:tcPr>
          <w:p w14:paraId="629D2BB6" w14:textId="77777777" w:rsidR="00EA1924" w:rsidRDefault="00EA1924">
            <w:pPr>
              <w:pStyle w:val="TableParagraph"/>
              <w:spacing w:line="240" w:lineRule="auto"/>
              <w:jc w:val="left"/>
              <w:rPr>
                <w:rFonts w:ascii="Times New Roman"/>
                <w:sz w:val="16"/>
              </w:rPr>
            </w:pPr>
          </w:p>
        </w:tc>
        <w:tc>
          <w:tcPr>
            <w:tcW w:w="579" w:type="dxa"/>
            <w:tcBorders>
              <w:top w:val="single" w:sz="4" w:space="0" w:color="000000"/>
            </w:tcBorders>
          </w:tcPr>
          <w:p w14:paraId="42A2C015" w14:textId="77777777" w:rsidR="00EA1924" w:rsidRDefault="00EA1924">
            <w:pPr>
              <w:pStyle w:val="TableParagraph"/>
              <w:spacing w:line="240" w:lineRule="auto"/>
              <w:jc w:val="left"/>
              <w:rPr>
                <w:rFonts w:ascii="Times New Roman"/>
                <w:sz w:val="16"/>
              </w:rPr>
            </w:pPr>
          </w:p>
        </w:tc>
        <w:tc>
          <w:tcPr>
            <w:tcW w:w="200" w:type="dxa"/>
            <w:tcBorders>
              <w:top w:val="single" w:sz="4" w:space="0" w:color="000000"/>
            </w:tcBorders>
          </w:tcPr>
          <w:p w14:paraId="78AFACBC" w14:textId="77777777" w:rsidR="00EA1924" w:rsidRDefault="00EA1924">
            <w:pPr>
              <w:pStyle w:val="TableParagraph"/>
              <w:spacing w:line="240" w:lineRule="auto"/>
              <w:jc w:val="left"/>
              <w:rPr>
                <w:rFonts w:ascii="Times New Roman"/>
                <w:sz w:val="16"/>
              </w:rPr>
            </w:pPr>
          </w:p>
        </w:tc>
        <w:tc>
          <w:tcPr>
            <w:tcW w:w="707" w:type="dxa"/>
            <w:tcBorders>
              <w:top w:val="single" w:sz="4" w:space="0" w:color="000000"/>
            </w:tcBorders>
          </w:tcPr>
          <w:p w14:paraId="0682909A" w14:textId="77777777" w:rsidR="00EA1924" w:rsidRDefault="00EA1924">
            <w:pPr>
              <w:pStyle w:val="TableParagraph"/>
              <w:spacing w:line="240" w:lineRule="auto"/>
              <w:jc w:val="left"/>
              <w:rPr>
                <w:rFonts w:ascii="Times New Roman"/>
                <w:sz w:val="16"/>
              </w:rPr>
            </w:pPr>
          </w:p>
        </w:tc>
        <w:tc>
          <w:tcPr>
            <w:tcW w:w="599" w:type="dxa"/>
            <w:tcBorders>
              <w:top w:val="single" w:sz="4" w:space="0" w:color="000000"/>
            </w:tcBorders>
          </w:tcPr>
          <w:p w14:paraId="59F2116D" w14:textId="77777777" w:rsidR="00EA1924" w:rsidRDefault="00EA1924">
            <w:pPr>
              <w:pStyle w:val="TableParagraph"/>
              <w:spacing w:line="240" w:lineRule="auto"/>
              <w:jc w:val="left"/>
              <w:rPr>
                <w:rFonts w:ascii="Times New Roman"/>
                <w:sz w:val="16"/>
              </w:rPr>
            </w:pPr>
          </w:p>
        </w:tc>
        <w:tc>
          <w:tcPr>
            <w:tcW w:w="579" w:type="dxa"/>
            <w:tcBorders>
              <w:top w:val="single" w:sz="4" w:space="0" w:color="000000"/>
            </w:tcBorders>
          </w:tcPr>
          <w:p w14:paraId="36936641" w14:textId="77777777" w:rsidR="00EA1924" w:rsidRDefault="00EA1924">
            <w:pPr>
              <w:pStyle w:val="TableParagraph"/>
              <w:spacing w:line="240" w:lineRule="auto"/>
              <w:jc w:val="left"/>
              <w:rPr>
                <w:rFonts w:ascii="Times New Roman"/>
                <w:sz w:val="16"/>
              </w:rPr>
            </w:pPr>
          </w:p>
        </w:tc>
        <w:tc>
          <w:tcPr>
            <w:tcW w:w="200" w:type="dxa"/>
            <w:tcBorders>
              <w:top w:val="single" w:sz="4" w:space="0" w:color="000000"/>
            </w:tcBorders>
          </w:tcPr>
          <w:p w14:paraId="4FC6956B" w14:textId="77777777" w:rsidR="00EA1924" w:rsidRDefault="00EA1924">
            <w:pPr>
              <w:pStyle w:val="TableParagraph"/>
              <w:spacing w:line="240" w:lineRule="auto"/>
              <w:jc w:val="left"/>
              <w:rPr>
                <w:rFonts w:ascii="Times New Roman"/>
                <w:sz w:val="16"/>
              </w:rPr>
            </w:pPr>
          </w:p>
        </w:tc>
        <w:tc>
          <w:tcPr>
            <w:tcW w:w="707" w:type="dxa"/>
            <w:tcBorders>
              <w:top w:val="single" w:sz="4" w:space="0" w:color="000000"/>
            </w:tcBorders>
          </w:tcPr>
          <w:p w14:paraId="105F007E" w14:textId="77777777" w:rsidR="00EA1924" w:rsidRDefault="00EA1924">
            <w:pPr>
              <w:pStyle w:val="TableParagraph"/>
              <w:spacing w:line="240" w:lineRule="auto"/>
              <w:jc w:val="left"/>
              <w:rPr>
                <w:rFonts w:ascii="Times New Roman"/>
                <w:sz w:val="16"/>
              </w:rPr>
            </w:pPr>
          </w:p>
        </w:tc>
        <w:tc>
          <w:tcPr>
            <w:tcW w:w="599" w:type="dxa"/>
            <w:tcBorders>
              <w:top w:val="single" w:sz="4" w:space="0" w:color="000000"/>
            </w:tcBorders>
          </w:tcPr>
          <w:p w14:paraId="27A2945A" w14:textId="77777777" w:rsidR="00EA1924" w:rsidRDefault="00EA1924">
            <w:pPr>
              <w:pStyle w:val="TableParagraph"/>
              <w:spacing w:line="240" w:lineRule="auto"/>
              <w:jc w:val="left"/>
              <w:rPr>
                <w:rFonts w:ascii="Times New Roman"/>
                <w:sz w:val="16"/>
              </w:rPr>
            </w:pPr>
          </w:p>
        </w:tc>
        <w:tc>
          <w:tcPr>
            <w:tcW w:w="559" w:type="dxa"/>
            <w:tcBorders>
              <w:top w:val="single" w:sz="4" w:space="0" w:color="000000"/>
            </w:tcBorders>
          </w:tcPr>
          <w:p w14:paraId="23220B7A" w14:textId="77777777" w:rsidR="00EA1924" w:rsidRDefault="00EA1924">
            <w:pPr>
              <w:pStyle w:val="TableParagraph"/>
              <w:spacing w:line="240" w:lineRule="auto"/>
              <w:jc w:val="left"/>
              <w:rPr>
                <w:rFonts w:ascii="Times New Roman"/>
                <w:sz w:val="16"/>
              </w:rPr>
            </w:pPr>
          </w:p>
        </w:tc>
      </w:tr>
      <w:tr w:rsidR="00EA1924" w14:paraId="0DCFC0C4" w14:textId="77777777">
        <w:trPr>
          <w:trHeight w:val="187"/>
        </w:trPr>
        <w:tc>
          <w:tcPr>
            <w:tcW w:w="2254" w:type="dxa"/>
          </w:tcPr>
          <w:p w14:paraId="7D20636A" w14:textId="77777777" w:rsidR="00EA1924" w:rsidRDefault="00000000">
            <w:pPr>
              <w:pStyle w:val="TableParagraph"/>
              <w:spacing w:line="167" w:lineRule="exact"/>
              <w:jc w:val="left"/>
              <w:rPr>
                <w:sz w:val="16"/>
              </w:rPr>
            </w:pPr>
            <w:r>
              <w:rPr>
                <w:sz w:val="16"/>
              </w:rPr>
              <w:t>Poly3</w:t>
            </w:r>
            <w:r>
              <w:rPr>
                <w:spacing w:val="-5"/>
                <w:sz w:val="16"/>
              </w:rPr>
              <w:t xml:space="preserve"> </w:t>
            </w:r>
            <w:r>
              <w:rPr>
                <w:sz w:val="16"/>
              </w:rPr>
              <w:t>(least</w:t>
            </w:r>
            <w:r>
              <w:rPr>
                <w:spacing w:val="-5"/>
                <w:sz w:val="16"/>
              </w:rPr>
              <w:t xml:space="preserve"> </w:t>
            </w:r>
            <w:r>
              <w:rPr>
                <w:spacing w:val="-2"/>
                <w:sz w:val="16"/>
              </w:rPr>
              <w:t>squares)</w:t>
            </w:r>
          </w:p>
        </w:tc>
        <w:tc>
          <w:tcPr>
            <w:tcW w:w="707" w:type="dxa"/>
          </w:tcPr>
          <w:p w14:paraId="5E92CF85" w14:textId="77777777" w:rsidR="00EA1924" w:rsidRDefault="00000000">
            <w:pPr>
              <w:pStyle w:val="TableParagraph"/>
              <w:spacing w:line="167" w:lineRule="exact"/>
              <w:ind w:right="99"/>
              <w:rPr>
                <w:sz w:val="16"/>
              </w:rPr>
            </w:pPr>
            <w:r>
              <w:rPr>
                <w:spacing w:val="-2"/>
                <w:sz w:val="16"/>
              </w:rPr>
              <w:t>0.942</w:t>
            </w:r>
          </w:p>
        </w:tc>
        <w:tc>
          <w:tcPr>
            <w:tcW w:w="599" w:type="dxa"/>
          </w:tcPr>
          <w:p w14:paraId="412FFE74" w14:textId="77777777" w:rsidR="00EA1924" w:rsidRDefault="00000000">
            <w:pPr>
              <w:pStyle w:val="TableParagraph"/>
              <w:spacing w:line="167" w:lineRule="exact"/>
              <w:ind w:left="16" w:right="18"/>
              <w:rPr>
                <w:sz w:val="16"/>
              </w:rPr>
            </w:pPr>
            <w:r>
              <w:rPr>
                <w:spacing w:val="-2"/>
                <w:sz w:val="16"/>
              </w:rPr>
              <w:t>8.310</w:t>
            </w:r>
          </w:p>
        </w:tc>
        <w:tc>
          <w:tcPr>
            <w:tcW w:w="579" w:type="dxa"/>
          </w:tcPr>
          <w:p w14:paraId="69417983" w14:textId="77777777" w:rsidR="00EA1924" w:rsidRDefault="00000000">
            <w:pPr>
              <w:pStyle w:val="TableParagraph"/>
              <w:spacing w:line="167" w:lineRule="exact"/>
              <w:ind w:left="116"/>
              <w:jc w:val="left"/>
              <w:rPr>
                <w:sz w:val="16"/>
              </w:rPr>
            </w:pPr>
            <w:r>
              <w:rPr>
                <w:spacing w:val="-2"/>
                <w:sz w:val="16"/>
              </w:rPr>
              <w:t>33.978</w:t>
            </w:r>
          </w:p>
        </w:tc>
        <w:tc>
          <w:tcPr>
            <w:tcW w:w="200" w:type="dxa"/>
          </w:tcPr>
          <w:p w14:paraId="0FDF7A79" w14:textId="77777777" w:rsidR="00EA1924" w:rsidRDefault="00EA1924">
            <w:pPr>
              <w:pStyle w:val="TableParagraph"/>
              <w:spacing w:line="240" w:lineRule="auto"/>
              <w:jc w:val="left"/>
              <w:rPr>
                <w:rFonts w:ascii="Times New Roman"/>
                <w:sz w:val="12"/>
              </w:rPr>
            </w:pPr>
          </w:p>
        </w:tc>
        <w:tc>
          <w:tcPr>
            <w:tcW w:w="707" w:type="dxa"/>
          </w:tcPr>
          <w:p w14:paraId="0B6A2C4F" w14:textId="77777777" w:rsidR="00EA1924" w:rsidRDefault="00000000">
            <w:pPr>
              <w:pStyle w:val="TableParagraph"/>
              <w:spacing w:line="167" w:lineRule="exact"/>
              <w:ind w:right="107"/>
              <w:rPr>
                <w:sz w:val="16"/>
              </w:rPr>
            </w:pPr>
            <w:r>
              <w:rPr>
                <w:spacing w:val="-2"/>
                <w:sz w:val="16"/>
              </w:rPr>
              <w:t>0.869</w:t>
            </w:r>
          </w:p>
        </w:tc>
        <w:tc>
          <w:tcPr>
            <w:tcW w:w="599" w:type="dxa"/>
          </w:tcPr>
          <w:p w14:paraId="03327698" w14:textId="77777777" w:rsidR="00EA1924" w:rsidRDefault="00000000">
            <w:pPr>
              <w:pStyle w:val="TableParagraph"/>
              <w:spacing w:line="167" w:lineRule="exact"/>
              <w:ind w:left="8" w:right="18"/>
              <w:rPr>
                <w:sz w:val="16"/>
              </w:rPr>
            </w:pPr>
            <w:r>
              <w:rPr>
                <w:spacing w:val="-2"/>
                <w:sz w:val="16"/>
              </w:rPr>
              <w:t>7.500</w:t>
            </w:r>
          </w:p>
        </w:tc>
        <w:tc>
          <w:tcPr>
            <w:tcW w:w="579" w:type="dxa"/>
          </w:tcPr>
          <w:p w14:paraId="41FC58EB" w14:textId="77777777" w:rsidR="00EA1924" w:rsidRDefault="00000000">
            <w:pPr>
              <w:pStyle w:val="TableParagraph"/>
              <w:spacing w:line="167" w:lineRule="exact"/>
              <w:ind w:left="112"/>
              <w:jc w:val="left"/>
              <w:rPr>
                <w:sz w:val="16"/>
              </w:rPr>
            </w:pPr>
            <w:r>
              <w:rPr>
                <w:spacing w:val="-2"/>
                <w:sz w:val="16"/>
              </w:rPr>
              <w:t>33.070</w:t>
            </w:r>
          </w:p>
        </w:tc>
        <w:tc>
          <w:tcPr>
            <w:tcW w:w="200" w:type="dxa"/>
          </w:tcPr>
          <w:p w14:paraId="08EC15F4" w14:textId="77777777" w:rsidR="00EA1924" w:rsidRDefault="00EA1924">
            <w:pPr>
              <w:pStyle w:val="TableParagraph"/>
              <w:spacing w:line="240" w:lineRule="auto"/>
              <w:jc w:val="left"/>
              <w:rPr>
                <w:rFonts w:ascii="Times New Roman"/>
                <w:sz w:val="12"/>
              </w:rPr>
            </w:pPr>
          </w:p>
        </w:tc>
        <w:tc>
          <w:tcPr>
            <w:tcW w:w="707" w:type="dxa"/>
          </w:tcPr>
          <w:p w14:paraId="6412EF4E" w14:textId="77777777" w:rsidR="00EA1924" w:rsidRDefault="00000000">
            <w:pPr>
              <w:pStyle w:val="TableParagraph"/>
              <w:spacing w:line="167" w:lineRule="exact"/>
              <w:ind w:right="115"/>
              <w:rPr>
                <w:sz w:val="16"/>
              </w:rPr>
            </w:pPr>
            <w:r>
              <w:rPr>
                <w:spacing w:val="-2"/>
                <w:sz w:val="16"/>
              </w:rPr>
              <w:t>0.816</w:t>
            </w:r>
          </w:p>
        </w:tc>
        <w:tc>
          <w:tcPr>
            <w:tcW w:w="599" w:type="dxa"/>
          </w:tcPr>
          <w:p w14:paraId="45736FFB" w14:textId="77777777" w:rsidR="00EA1924" w:rsidRDefault="00000000">
            <w:pPr>
              <w:pStyle w:val="TableParagraph"/>
              <w:spacing w:line="167" w:lineRule="exact"/>
              <w:ind w:right="18"/>
              <w:rPr>
                <w:sz w:val="16"/>
              </w:rPr>
            </w:pPr>
            <w:r>
              <w:rPr>
                <w:spacing w:val="-2"/>
                <w:sz w:val="16"/>
              </w:rPr>
              <w:t>6.733</w:t>
            </w:r>
          </w:p>
        </w:tc>
        <w:tc>
          <w:tcPr>
            <w:tcW w:w="559" w:type="dxa"/>
          </w:tcPr>
          <w:p w14:paraId="789BD88E" w14:textId="77777777" w:rsidR="00EA1924" w:rsidRDefault="00000000">
            <w:pPr>
              <w:pStyle w:val="TableParagraph"/>
              <w:spacing w:line="167" w:lineRule="exact"/>
              <w:ind w:left="108"/>
              <w:jc w:val="left"/>
              <w:rPr>
                <w:sz w:val="16"/>
              </w:rPr>
            </w:pPr>
            <w:r>
              <w:rPr>
                <w:spacing w:val="-2"/>
                <w:sz w:val="16"/>
              </w:rPr>
              <w:t>29.287</w:t>
            </w:r>
          </w:p>
        </w:tc>
      </w:tr>
      <w:tr w:rsidR="00EA1924" w14:paraId="3CF32581" w14:textId="77777777">
        <w:trPr>
          <w:trHeight w:val="197"/>
        </w:trPr>
        <w:tc>
          <w:tcPr>
            <w:tcW w:w="2254" w:type="dxa"/>
          </w:tcPr>
          <w:p w14:paraId="7622D85F" w14:textId="77777777" w:rsidR="00EA1924" w:rsidRDefault="00000000">
            <w:pPr>
              <w:pStyle w:val="TableParagraph"/>
              <w:spacing w:line="177" w:lineRule="exact"/>
              <w:jc w:val="left"/>
              <w:rPr>
                <w:sz w:val="16"/>
              </w:rPr>
            </w:pPr>
            <w:r>
              <w:rPr>
                <w:sz w:val="16"/>
              </w:rPr>
              <w:t>Poly3</w:t>
            </w:r>
            <w:r>
              <w:rPr>
                <w:spacing w:val="6"/>
                <w:sz w:val="16"/>
              </w:rPr>
              <w:t xml:space="preserve"> </w:t>
            </w:r>
            <w:r>
              <w:rPr>
                <w:sz w:val="16"/>
              </w:rPr>
              <w:t>+</w:t>
            </w:r>
            <w:r>
              <w:rPr>
                <w:spacing w:val="8"/>
                <w:sz w:val="16"/>
              </w:rPr>
              <w:t xml:space="preserve"> </w:t>
            </w:r>
            <w:r>
              <w:rPr>
                <w:rFonts w:ascii="Calibri" w:hAnsi="Calibri"/>
                <w:sz w:val="16"/>
              </w:rPr>
              <w:t>∆</w:t>
            </w:r>
            <w:r>
              <w:rPr>
                <w:i/>
                <w:sz w:val="16"/>
              </w:rPr>
              <w:t>E</w:t>
            </w:r>
            <w:r>
              <w:rPr>
                <w:sz w:val="16"/>
                <w:vertAlign w:val="subscript"/>
              </w:rPr>
              <w:t>00</w:t>
            </w:r>
            <w:r>
              <w:rPr>
                <w:spacing w:val="18"/>
                <w:sz w:val="16"/>
              </w:rPr>
              <w:t xml:space="preserve"> </w:t>
            </w:r>
            <w:r>
              <w:rPr>
                <w:sz w:val="16"/>
              </w:rPr>
              <w:t>(Nelder–</w:t>
            </w:r>
            <w:r>
              <w:rPr>
                <w:spacing w:val="-2"/>
                <w:sz w:val="16"/>
              </w:rPr>
              <w:t>Mead)</w:t>
            </w:r>
          </w:p>
        </w:tc>
        <w:tc>
          <w:tcPr>
            <w:tcW w:w="707" w:type="dxa"/>
          </w:tcPr>
          <w:p w14:paraId="31D3A50E" w14:textId="77777777" w:rsidR="00EA1924" w:rsidRDefault="00000000">
            <w:pPr>
              <w:pStyle w:val="TableParagraph"/>
              <w:spacing w:line="177" w:lineRule="exact"/>
              <w:ind w:right="99"/>
              <w:rPr>
                <w:sz w:val="16"/>
              </w:rPr>
            </w:pPr>
            <w:r>
              <w:rPr>
                <w:spacing w:val="-2"/>
                <w:sz w:val="16"/>
              </w:rPr>
              <w:t>0.894</w:t>
            </w:r>
          </w:p>
        </w:tc>
        <w:tc>
          <w:tcPr>
            <w:tcW w:w="599" w:type="dxa"/>
          </w:tcPr>
          <w:p w14:paraId="1F6FDD55" w14:textId="77777777" w:rsidR="00EA1924" w:rsidRDefault="00000000">
            <w:pPr>
              <w:pStyle w:val="TableParagraph"/>
              <w:spacing w:line="177" w:lineRule="exact"/>
              <w:ind w:left="17" w:right="18"/>
              <w:rPr>
                <w:sz w:val="16"/>
              </w:rPr>
            </w:pPr>
            <w:r>
              <w:rPr>
                <w:spacing w:val="-2"/>
                <w:sz w:val="16"/>
              </w:rPr>
              <w:t>6.896</w:t>
            </w:r>
          </w:p>
        </w:tc>
        <w:tc>
          <w:tcPr>
            <w:tcW w:w="579" w:type="dxa"/>
          </w:tcPr>
          <w:p w14:paraId="218AD827" w14:textId="77777777" w:rsidR="00EA1924" w:rsidRDefault="00000000">
            <w:pPr>
              <w:pStyle w:val="TableParagraph"/>
              <w:spacing w:line="177" w:lineRule="exact"/>
              <w:ind w:left="117"/>
              <w:jc w:val="left"/>
              <w:rPr>
                <w:sz w:val="16"/>
              </w:rPr>
            </w:pPr>
            <w:r>
              <w:rPr>
                <w:spacing w:val="-2"/>
                <w:sz w:val="16"/>
              </w:rPr>
              <w:t>31.639</w:t>
            </w:r>
          </w:p>
        </w:tc>
        <w:tc>
          <w:tcPr>
            <w:tcW w:w="200" w:type="dxa"/>
          </w:tcPr>
          <w:p w14:paraId="66931493" w14:textId="77777777" w:rsidR="00EA1924" w:rsidRDefault="00EA1924">
            <w:pPr>
              <w:pStyle w:val="TableParagraph"/>
              <w:spacing w:line="240" w:lineRule="auto"/>
              <w:jc w:val="left"/>
              <w:rPr>
                <w:rFonts w:ascii="Times New Roman"/>
                <w:sz w:val="12"/>
              </w:rPr>
            </w:pPr>
          </w:p>
        </w:tc>
        <w:tc>
          <w:tcPr>
            <w:tcW w:w="707" w:type="dxa"/>
          </w:tcPr>
          <w:p w14:paraId="33894563" w14:textId="77777777" w:rsidR="00EA1924" w:rsidRDefault="00000000">
            <w:pPr>
              <w:pStyle w:val="TableParagraph"/>
              <w:spacing w:line="177" w:lineRule="exact"/>
              <w:ind w:right="107"/>
              <w:rPr>
                <w:sz w:val="16"/>
              </w:rPr>
            </w:pPr>
            <w:r>
              <w:rPr>
                <w:spacing w:val="-2"/>
                <w:sz w:val="16"/>
              </w:rPr>
              <w:t>0.843</w:t>
            </w:r>
          </w:p>
        </w:tc>
        <w:tc>
          <w:tcPr>
            <w:tcW w:w="599" w:type="dxa"/>
          </w:tcPr>
          <w:p w14:paraId="3437B5B7" w14:textId="77777777" w:rsidR="00EA1924" w:rsidRDefault="00000000">
            <w:pPr>
              <w:pStyle w:val="TableParagraph"/>
              <w:spacing w:line="177" w:lineRule="exact"/>
              <w:ind w:left="9" w:right="18"/>
              <w:rPr>
                <w:sz w:val="16"/>
              </w:rPr>
            </w:pPr>
            <w:r>
              <w:rPr>
                <w:spacing w:val="-2"/>
                <w:sz w:val="16"/>
              </w:rPr>
              <w:t>6.127</w:t>
            </w:r>
          </w:p>
        </w:tc>
        <w:tc>
          <w:tcPr>
            <w:tcW w:w="579" w:type="dxa"/>
          </w:tcPr>
          <w:p w14:paraId="584303A6" w14:textId="77777777" w:rsidR="00EA1924" w:rsidRDefault="00000000">
            <w:pPr>
              <w:pStyle w:val="TableParagraph"/>
              <w:spacing w:line="177" w:lineRule="exact"/>
              <w:ind w:left="113"/>
              <w:jc w:val="left"/>
              <w:rPr>
                <w:sz w:val="16"/>
              </w:rPr>
            </w:pPr>
            <w:r>
              <w:rPr>
                <w:spacing w:val="-2"/>
                <w:sz w:val="16"/>
              </w:rPr>
              <w:t>31.084</w:t>
            </w:r>
          </w:p>
        </w:tc>
        <w:tc>
          <w:tcPr>
            <w:tcW w:w="200" w:type="dxa"/>
          </w:tcPr>
          <w:p w14:paraId="1DEFCCCD" w14:textId="77777777" w:rsidR="00EA1924" w:rsidRDefault="00EA1924">
            <w:pPr>
              <w:pStyle w:val="TableParagraph"/>
              <w:spacing w:line="240" w:lineRule="auto"/>
              <w:jc w:val="left"/>
              <w:rPr>
                <w:rFonts w:ascii="Times New Roman"/>
                <w:sz w:val="12"/>
              </w:rPr>
            </w:pPr>
          </w:p>
        </w:tc>
        <w:tc>
          <w:tcPr>
            <w:tcW w:w="707" w:type="dxa"/>
          </w:tcPr>
          <w:p w14:paraId="1390919E" w14:textId="77777777" w:rsidR="00EA1924" w:rsidRDefault="00000000">
            <w:pPr>
              <w:pStyle w:val="TableParagraph"/>
              <w:spacing w:line="177" w:lineRule="exact"/>
              <w:ind w:right="115"/>
              <w:rPr>
                <w:sz w:val="16"/>
              </w:rPr>
            </w:pPr>
            <w:r>
              <w:rPr>
                <w:spacing w:val="-2"/>
                <w:sz w:val="16"/>
              </w:rPr>
              <w:t>0.768</w:t>
            </w:r>
          </w:p>
        </w:tc>
        <w:tc>
          <w:tcPr>
            <w:tcW w:w="599" w:type="dxa"/>
          </w:tcPr>
          <w:p w14:paraId="2C2F1645" w14:textId="77777777" w:rsidR="00EA1924" w:rsidRDefault="00000000">
            <w:pPr>
              <w:pStyle w:val="TableParagraph"/>
              <w:spacing w:line="177" w:lineRule="exact"/>
              <w:ind w:left="1" w:right="18"/>
              <w:rPr>
                <w:sz w:val="16"/>
              </w:rPr>
            </w:pPr>
            <w:r>
              <w:rPr>
                <w:spacing w:val="-2"/>
                <w:sz w:val="16"/>
              </w:rPr>
              <w:t>6.126</w:t>
            </w:r>
          </w:p>
        </w:tc>
        <w:tc>
          <w:tcPr>
            <w:tcW w:w="559" w:type="dxa"/>
          </w:tcPr>
          <w:p w14:paraId="25760D90" w14:textId="77777777" w:rsidR="00EA1924" w:rsidRDefault="00000000">
            <w:pPr>
              <w:pStyle w:val="TableParagraph"/>
              <w:spacing w:line="177" w:lineRule="exact"/>
              <w:ind w:left="108"/>
              <w:jc w:val="left"/>
              <w:rPr>
                <w:sz w:val="16"/>
              </w:rPr>
            </w:pPr>
            <w:r>
              <w:rPr>
                <w:spacing w:val="-2"/>
                <w:sz w:val="16"/>
              </w:rPr>
              <w:t>31.022</w:t>
            </w:r>
          </w:p>
        </w:tc>
      </w:tr>
      <w:tr w:rsidR="00EA1924" w14:paraId="49C4FD9E" w14:textId="77777777">
        <w:trPr>
          <w:trHeight w:val="228"/>
        </w:trPr>
        <w:tc>
          <w:tcPr>
            <w:tcW w:w="2254" w:type="dxa"/>
            <w:tcBorders>
              <w:bottom w:val="single" w:sz="8" w:space="0" w:color="000000"/>
            </w:tcBorders>
          </w:tcPr>
          <w:p w14:paraId="56F297AF" w14:textId="77777777" w:rsidR="00EA1924" w:rsidRDefault="00000000">
            <w:pPr>
              <w:pStyle w:val="TableParagraph"/>
              <w:spacing w:line="185" w:lineRule="exact"/>
              <w:jc w:val="left"/>
              <w:rPr>
                <w:sz w:val="16"/>
              </w:rPr>
            </w:pPr>
            <w:r>
              <w:rPr>
                <w:w w:val="105"/>
                <w:sz w:val="16"/>
              </w:rPr>
              <w:t>Poly3</w:t>
            </w:r>
            <w:r>
              <w:rPr>
                <w:spacing w:val="-7"/>
                <w:w w:val="105"/>
                <w:sz w:val="16"/>
              </w:rPr>
              <w:t xml:space="preserve"> </w:t>
            </w:r>
            <w:r>
              <w:rPr>
                <w:w w:val="105"/>
                <w:sz w:val="16"/>
              </w:rPr>
              <w:t>+</w:t>
            </w:r>
            <w:r>
              <w:rPr>
                <w:spacing w:val="-3"/>
                <w:w w:val="105"/>
                <w:sz w:val="16"/>
              </w:rPr>
              <w:t xml:space="preserve"> </w:t>
            </w:r>
            <w:r>
              <w:rPr>
                <w:rFonts w:ascii="Calibri" w:hAnsi="Calibri"/>
                <w:w w:val="105"/>
                <w:sz w:val="16"/>
              </w:rPr>
              <w:t>∆</w:t>
            </w:r>
            <w:r>
              <w:rPr>
                <w:i/>
                <w:w w:val="105"/>
                <w:sz w:val="16"/>
              </w:rPr>
              <w:t>E</w:t>
            </w:r>
            <w:r>
              <w:rPr>
                <w:w w:val="105"/>
                <w:sz w:val="16"/>
                <w:vertAlign w:val="subscript"/>
              </w:rPr>
              <w:t>00</w:t>
            </w:r>
            <w:r>
              <w:rPr>
                <w:spacing w:val="5"/>
                <w:w w:val="105"/>
                <w:sz w:val="16"/>
              </w:rPr>
              <w:t xml:space="preserve"> </w:t>
            </w:r>
            <w:r>
              <w:rPr>
                <w:spacing w:val="-2"/>
                <w:w w:val="105"/>
                <w:sz w:val="16"/>
              </w:rPr>
              <w:t>(Powell)</w:t>
            </w:r>
          </w:p>
        </w:tc>
        <w:tc>
          <w:tcPr>
            <w:tcW w:w="707" w:type="dxa"/>
            <w:tcBorders>
              <w:bottom w:val="single" w:sz="8" w:space="0" w:color="000000"/>
            </w:tcBorders>
          </w:tcPr>
          <w:p w14:paraId="33B1FBE7" w14:textId="77777777" w:rsidR="00EA1924" w:rsidRDefault="00000000">
            <w:pPr>
              <w:pStyle w:val="TableParagraph"/>
              <w:spacing w:line="185" w:lineRule="exact"/>
              <w:ind w:right="99"/>
              <w:rPr>
                <w:sz w:val="16"/>
              </w:rPr>
            </w:pPr>
            <w:r>
              <w:rPr>
                <w:spacing w:val="-2"/>
                <w:sz w:val="16"/>
              </w:rPr>
              <w:t>0.867</w:t>
            </w:r>
          </w:p>
        </w:tc>
        <w:tc>
          <w:tcPr>
            <w:tcW w:w="599" w:type="dxa"/>
            <w:tcBorders>
              <w:bottom w:val="single" w:sz="8" w:space="0" w:color="000000"/>
            </w:tcBorders>
          </w:tcPr>
          <w:p w14:paraId="4E1992E7" w14:textId="77777777" w:rsidR="00EA1924" w:rsidRDefault="00000000">
            <w:pPr>
              <w:pStyle w:val="TableParagraph"/>
              <w:spacing w:line="185" w:lineRule="exact"/>
              <w:ind w:left="17" w:right="18"/>
              <w:rPr>
                <w:sz w:val="16"/>
              </w:rPr>
            </w:pPr>
            <w:r>
              <w:rPr>
                <w:spacing w:val="-2"/>
                <w:sz w:val="16"/>
              </w:rPr>
              <w:t>6.075</w:t>
            </w:r>
          </w:p>
        </w:tc>
        <w:tc>
          <w:tcPr>
            <w:tcW w:w="579" w:type="dxa"/>
            <w:tcBorders>
              <w:bottom w:val="single" w:sz="8" w:space="0" w:color="000000"/>
            </w:tcBorders>
          </w:tcPr>
          <w:p w14:paraId="4625746B" w14:textId="77777777" w:rsidR="00EA1924" w:rsidRDefault="00000000">
            <w:pPr>
              <w:pStyle w:val="TableParagraph"/>
              <w:spacing w:line="185" w:lineRule="exact"/>
              <w:ind w:left="117"/>
              <w:jc w:val="left"/>
              <w:rPr>
                <w:sz w:val="16"/>
              </w:rPr>
            </w:pPr>
            <w:r>
              <w:rPr>
                <w:spacing w:val="-2"/>
                <w:sz w:val="16"/>
              </w:rPr>
              <w:t>32.666</w:t>
            </w:r>
          </w:p>
        </w:tc>
        <w:tc>
          <w:tcPr>
            <w:tcW w:w="200" w:type="dxa"/>
            <w:tcBorders>
              <w:bottom w:val="single" w:sz="8" w:space="0" w:color="000000"/>
            </w:tcBorders>
          </w:tcPr>
          <w:p w14:paraId="25F0182C" w14:textId="77777777" w:rsidR="00EA1924" w:rsidRDefault="00EA1924">
            <w:pPr>
              <w:pStyle w:val="TableParagraph"/>
              <w:spacing w:line="240" w:lineRule="auto"/>
              <w:jc w:val="left"/>
              <w:rPr>
                <w:rFonts w:ascii="Times New Roman"/>
                <w:sz w:val="16"/>
              </w:rPr>
            </w:pPr>
          </w:p>
        </w:tc>
        <w:tc>
          <w:tcPr>
            <w:tcW w:w="707" w:type="dxa"/>
            <w:tcBorders>
              <w:bottom w:val="single" w:sz="8" w:space="0" w:color="000000"/>
            </w:tcBorders>
          </w:tcPr>
          <w:p w14:paraId="06DC07A9" w14:textId="77777777" w:rsidR="00EA1924" w:rsidRDefault="00000000">
            <w:pPr>
              <w:pStyle w:val="TableParagraph"/>
              <w:spacing w:line="185" w:lineRule="exact"/>
              <w:ind w:right="107"/>
              <w:rPr>
                <w:sz w:val="16"/>
              </w:rPr>
            </w:pPr>
            <w:r>
              <w:rPr>
                <w:spacing w:val="-2"/>
                <w:sz w:val="16"/>
              </w:rPr>
              <w:t>0.789</w:t>
            </w:r>
          </w:p>
        </w:tc>
        <w:tc>
          <w:tcPr>
            <w:tcW w:w="599" w:type="dxa"/>
            <w:tcBorders>
              <w:bottom w:val="single" w:sz="8" w:space="0" w:color="000000"/>
            </w:tcBorders>
          </w:tcPr>
          <w:p w14:paraId="421E904C" w14:textId="77777777" w:rsidR="00EA1924" w:rsidRDefault="00000000">
            <w:pPr>
              <w:pStyle w:val="TableParagraph"/>
              <w:spacing w:line="185" w:lineRule="exact"/>
              <w:ind w:left="9" w:right="18"/>
              <w:rPr>
                <w:sz w:val="16"/>
              </w:rPr>
            </w:pPr>
            <w:r>
              <w:rPr>
                <w:spacing w:val="-2"/>
                <w:sz w:val="16"/>
              </w:rPr>
              <w:t>5.987</w:t>
            </w:r>
          </w:p>
        </w:tc>
        <w:tc>
          <w:tcPr>
            <w:tcW w:w="579" w:type="dxa"/>
            <w:tcBorders>
              <w:bottom w:val="single" w:sz="8" w:space="0" w:color="000000"/>
            </w:tcBorders>
          </w:tcPr>
          <w:p w14:paraId="29928C67" w14:textId="77777777" w:rsidR="00EA1924" w:rsidRDefault="00000000">
            <w:pPr>
              <w:pStyle w:val="TableParagraph"/>
              <w:spacing w:line="185" w:lineRule="exact"/>
              <w:ind w:left="113"/>
              <w:jc w:val="left"/>
              <w:rPr>
                <w:sz w:val="16"/>
              </w:rPr>
            </w:pPr>
            <w:r>
              <w:rPr>
                <w:spacing w:val="-2"/>
                <w:sz w:val="16"/>
              </w:rPr>
              <w:t>28.569</w:t>
            </w:r>
          </w:p>
        </w:tc>
        <w:tc>
          <w:tcPr>
            <w:tcW w:w="200" w:type="dxa"/>
            <w:tcBorders>
              <w:bottom w:val="single" w:sz="8" w:space="0" w:color="000000"/>
            </w:tcBorders>
          </w:tcPr>
          <w:p w14:paraId="76210842" w14:textId="77777777" w:rsidR="00EA1924" w:rsidRDefault="00EA1924">
            <w:pPr>
              <w:pStyle w:val="TableParagraph"/>
              <w:spacing w:line="240" w:lineRule="auto"/>
              <w:jc w:val="left"/>
              <w:rPr>
                <w:rFonts w:ascii="Times New Roman"/>
                <w:sz w:val="16"/>
              </w:rPr>
            </w:pPr>
          </w:p>
        </w:tc>
        <w:tc>
          <w:tcPr>
            <w:tcW w:w="707" w:type="dxa"/>
            <w:tcBorders>
              <w:bottom w:val="single" w:sz="8" w:space="0" w:color="000000"/>
            </w:tcBorders>
          </w:tcPr>
          <w:p w14:paraId="6C46B8B2" w14:textId="77777777" w:rsidR="00EA1924" w:rsidRDefault="00000000">
            <w:pPr>
              <w:pStyle w:val="TableParagraph"/>
              <w:spacing w:line="185" w:lineRule="exact"/>
              <w:ind w:right="115"/>
              <w:rPr>
                <w:sz w:val="16"/>
              </w:rPr>
            </w:pPr>
            <w:r>
              <w:rPr>
                <w:spacing w:val="-2"/>
                <w:sz w:val="16"/>
              </w:rPr>
              <w:t>0.785</w:t>
            </w:r>
          </w:p>
        </w:tc>
        <w:tc>
          <w:tcPr>
            <w:tcW w:w="599" w:type="dxa"/>
            <w:tcBorders>
              <w:bottom w:val="single" w:sz="8" w:space="0" w:color="000000"/>
            </w:tcBorders>
          </w:tcPr>
          <w:p w14:paraId="70287414" w14:textId="77777777" w:rsidR="00EA1924" w:rsidRDefault="00000000">
            <w:pPr>
              <w:pStyle w:val="TableParagraph"/>
              <w:spacing w:line="185" w:lineRule="exact"/>
              <w:ind w:left="1" w:right="18"/>
              <w:rPr>
                <w:sz w:val="16"/>
              </w:rPr>
            </w:pPr>
            <w:r>
              <w:rPr>
                <w:spacing w:val="-2"/>
                <w:sz w:val="16"/>
              </w:rPr>
              <w:t>5.471</w:t>
            </w:r>
          </w:p>
        </w:tc>
        <w:tc>
          <w:tcPr>
            <w:tcW w:w="559" w:type="dxa"/>
            <w:tcBorders>
              <w:bottom w:val="single" w:sz="8" w:space="0" w:color="000000"/>
            </w:tcBorders>
          </w:tcPr>
          <w:p w14:paraId="5AFA275D" w14:textId="77777777" w:rsidR="00EA1924" w:rsidRDefault="00000000">
            <w:pPr>
              <w:pStyle w:val="TableParagraph"/>
              <w:spacing w:line="185" w:lineRule="exact"/>
              <w:ind w:left="108"/>
              <w:jc w:val="left"/>
              <w:rPr>
                <w:sz w:val="16"/>
              </w:rPr>
            </w:pPr>
            <w:r>
              <w:rPr>
                <w:spacing w:val="-2"/>
                <w:sz w:val="16"/>
              </w:rPr>
              <w:t>31.234</w:t>
            </w:r>
          </w:p>
        </w:tc>
      </w:tr>
    </w:tbl>
    <w:p w14:paraId="25426048" w14:textId="77777777" w:rsidR="00EA1924" w:rsidRDefault="00EA1924">
      <w:pPr>
        <w:pStyle w:val="BodyText"/>
        <w:spacing w:before="160"/>
        <w:rPr>
          <w:b/>
          <w:sz w:val="16"/>
        </w:rPr>
      </w:pPr>
    </w:p>
    <w:p w14:paraId="7E746160" w14:textId="208AE9CF" w:rsidR="00EA1924" w:rsidRDefault="00000000">
      <w:pPr>
        <w:spacing w:line="268" w:lineRule="auto"/>
        <w:ind w:left="2751" w:right="36" w:firstLine="435"/>
        <w:jc w:val="both"/>
        <w:rPr>
          <w:rFonts w:ascii="Trebuchet MS" w:hAnsi="Trebuchet MS"/>
          <w:sz w:val="10"/>
        </w:rPr>
      </w:pPr>
      <w:r>
        <w:rPr>
          <w:sz w:val="20"/>
        </w:rPr>
        <w:t xml:space="preserve">At </w:t>
      </w:r>
      <w:r>
        <w:rPr>
          <w:i/>
          <w:sz w:val="20"/>
        </w:rPr>
        <w:t>n</w:t>
      </w:r>
      <w:r>
        <w:rPr>
          <w:i/>
          <w:spacing w:val="20"/>
          <w:sz w:val="20"/>
        </w:rPr>
        <w:t xml:space="preserve"> </w:t>
      </w:r>
      <w:r>
        <w:rPr>
          <w:rFonts w:ascii="Tahoma" w:hAnsi="Tahoma"/>
          <w:sz w:val="20"/>
        </w:rPr>
        <w:t xml:space="preserve">= </w:t>
      </w:r>
      <w:r>
        <w:rPr>
          <w:sz w:val="20"/>
        </w:rPr>
        <w:t>3 the effect is confined to the tail.</w:t>
      </w:r>
      <w:r>
        <w:rPr>
          <w:spacing w:val="25"/>
          <w:sz w:val="20"/>
        </w:rPr>
        <w:t xml:space="preserve"> </w:t>
      </w:r>
      <w:r>
        <w:rPr>
          <w:sz w:val="20"/>
        </w:rPr>
        <w:t xml:space="preserve">Powell reduces </w:t>
      </w:r>
      <w:del w:id="481" w:author="Phil Green" w:date="2026-08-30T17:44:00Z" w16du:dateUtc="2026-08-30T15:44:00Z">
        <w:r w:rsidDel="00374937">
          <w:rPr>
            <w:sz w:val="20"/>
          </w:rPr>
          <w:delText>worst-case (</w:delText>
        </w:r>
      </w:del>
      <w:r>
        <w:rPr>
          <w:sz w:val="20"/>
        </w:rPr>
        <w:t>max</w:t>
      </w:r>
      <w:del w:id="482" w:author="Phil Green" w:date="2026-08-30T17:44:00Z" w16du:dateUtc="2026-08-30T15:44:00Z">
        <w:r w:rsidDel="00374937">
          <w:rPr>
            <w:sz w:val="20"/>
          </w:rPr>
          <w:delText>)</w:delText>
        </w:r>
      </w:del>
      <w:r>
        <w:rPr>
          <w:sz w:val="20"/>
        </w:rPr>
        <w:t xml:space="preserve"> error by</w:t>
      </w:r>
      <w:r>
        <w:rPr>
          <w:spacing w:val="73"/>
          <w:sz w:val="20"/>
        </w:rPr>
        <w:t xml:space="preserve">  </w:t>
      </w:r>
      <w:r>
        <w:rPr>
          <w:rFonts w:ascii="Trebuchet MS" w:hAnsi="Trebuchet MS"/>
          <w:sz w:val="10"/>
        </w:rPr>
        <w:t>371</w:t>
      </w:r>
      <w:r>
        <w:rPr>
          <w:rFonts w:ascii="Trebuchet MS" w:hAnsi="Trebuchet MS"/>
          <w:spacing w:val="40"/>
          <w:sz w:val="10"/>
        </w:rPr>
        <w:t xml:space="preserve"> </w:t>
      </w:r>
      <w:r>
        <w:rPr>
          <w:sz w:val="20"/>
        </w:rPr>
        <w:t>16–51%</w:t>
      </w:r>
      <w:r>
        <w:rPr>
          <w:spacing w:val="-2"/>
          <w:sz w:val="20"/>
        </w:rPr>
        <w:t xml:space="preserve"> </w:t>
      </w:r>
      <w:r>
        <w:rPr>
          <w:sz w:val="20"/>
        </w:rPr>
        <w:t>relative</w:t>
      </w:r>
      <w:r>
        <w:rPr>
          <w:spacing w:val="-2"/>
          <w:sz w:val="20"/>
        </w:rPr>
        <w:t xml:space="preserve"> </w:t>
      </w:r>
      <w:r>
        <w:rPr>
          <w:sz w:val="20"/>
        </w:rPr>
        <w:t>to</w:t>
      </w:r>
      <w:r>
        <w:rPr>
          <w:spacing w:val="-2"/>
          <w:sz w:val="20"/>
        </w:rPr>
        <w:t xml:space="preserve"> </w:t>
      </w:r>
      <w:r>
        <w:rPr>
          <w:sz w:val="20"/>
        </w:rPr>
        <w:t>least</w:t>
      </w:r>
      <w:r>
        <w:rPr>
          <w:spacing w:val="-2"/>
          <w:sz w:val="20"/>
        </w:rPr>
        <w:t xml:space="preserve"> </w:t>
      </w:r>
      <w:r>
        <w:rPr>
          <w:sz w:val="20"/>
        </w:rPr>
        <w:t>squares</w:t>
      </w:r>
      <w:r>
        <w:rPr>
          <w:spacing w:val="-2"/>
          <w:sz w:val="20"/>
        </w:rPr>
        <w:t xml:space="preserve"> </w:t>
      </w:r>
      <w:r>
        <w:rPr>
          <w:sz w:val="20"/>
        </w:rPr>
        <w:t xml:space="preserve">(PC10 </w:t>
      </w:r>
      <w:r>
        <w:rPr>
          <w:rFonts w:ascii="Libertinus Sans" w:hAnsi="Libertinus Sans"/>
          <w:i/>
          <w:sz w:val="20"/>
        </w:rPr>
        <w:t>−</w:t>
      </w:r>
      <w:r>
        <w:rPr>
          <w:sz w:val="20"/>
        </w:rPr>
        <w:t>16%,</w:t>
      </w:r>
      <w:r>
        <w:rPr>
          <w:spacing w:val="-2"/>
          <w:sz w:val="20"/>
        </w:rPr>
        <w:t xml:space="preserve"> </w:t>
      </w:r>
      <w:r>
        <w:rPr>
          <w:sz w:val="20"/>
        </w:rPr>
        <w:t xml:space="preserve">PC11 </w:t>
      </w:r>
      <w:r>
        <w:rPr>
          <w:rFonts w:ascii="Libertinus Sans" w:hAnsi="Libertinus Sans"/>
          <w:i/>
          <w:sz w:val="20"/>
        </w:rPr>
        <w:t>−</w:t>
      </w:r>
      <w:r>
        <w:rPr>
          <w:sz w:val="20"/>
        </w:rPr>
        <w:t>31%,</w:t>
      </w:r>
      <w:r>
        <w:rPr>
          <w:spacing w:val="-2"/>
          <w:sz w:val="20"/>
        </w:rPr>
        <w:t xml:space="preserve"> </w:t>
      </w:r>
      <w:r>
        <w:rPr>
          <w:sz w:val="20"/>
        </w:rPr>
        <w:t xml:space="preserve">FOGRA51 </w:t>
      </w:r>
      <w:r>
        <w:rPr>
          <w:rFonts w:ascii="Libertinus Sans" w:hAnsi="Libertinus Sans"/>
          <w:i/>
          <w:sz w:val="20"/>
        </w:rPr>
        <w:t>−</w:t>
      </w:r>
      <w:r>
        <w:rPr>
          <w:sz w:val="20"/>
        </w:rPr>
        <w:t>51%)</w:t>
      </w:r>
      <w:r>
        <w:rPr>
          <w:spacing w:val="-2"/>
          <w:sz w:val="20"/>
        </w:rPr>
        <w:t xml:space="preserve"> </w:t>
      </w:r>
      <w:r>
        <w:rPr>
          <w:sz w:val="20"/>
        </w:rPr>
        <w:t>and</w:t>
      </w:r>
      <w:r>
        <w:rPr>
          <w:spacing w:val="-3"/>
          <w:sz w:val="20"/>
        </w:rPr>
        <w:t xml:space="preserve"> </w:t>
      </w:r>
      <w:r>
        <w:rPr>
          <w:sz w:val="20"/>
        </w:rPr>
        <w:t>improves</w:t>
      </w:r>
      <w:r>
        <w:rPr>
          <w:spacing w:val="80"/>
          <w:w w:val="150"/>
          <w:sz w:val="20"/>
        </w:rPr>
        <w:t xml:space="preserve"> </w:t>
      </w:r>
      <w:r>
        <w:rPr>
          <w:rFonts w:ascii="Trebuchet MS" w:hAnsi="Trebuchet MS"/>
          <w:sz w:val="10"/>
        </w:rPr>
        <w:t>372</w:t>
      </w:r>
      <w:r>
        <w:rPr>
          <w:rFonts w:ascii="Trebuchet MS" w:hAnsi="Trebuchet MS"/>
          <w:spacing w:val="40"/>
          <w:sz w:val="10"/>
        </w:rPr>
        <w:t xml:space="preserve"> </w:t>
      </w:r>
      <w:r>
        <w:rPr>
          <w:sz w:val="20"/>
        </w:rPr>
        <w:t>P95</w:t>
      </w:r>
      <w:r>
        <w:rPr>
          <w:spacing w:val="-13"/>
          <w:sz w:val="20"/>
        </w:rPr>
        <w:t xml:space="preserve"> </w:t>
      </w:r>
      <w:r>
        <w:rPr>
          <w:sz w:val="20"/>
        </w:rPr>
        <w:t>on</w:t>
      </w:r>
      <w:r>
        <w:rPr>
          <w:spacing w:val="-12"/>
          <w:sz w:val="20"/>
        </w:rPr>
        <w:t xml:space="preserve"> </w:t>
      </w:r>
      <w:r>
        <w:rPr>
          <w:sz w:val="20"/>
        </w:rPr>
        <w:t>all</w:t>
      </w:r>
      <w:r>
        <w:rPr>
          <w:spacing w:val="-13"/>
          <w:sz w:val="20"/>
        </w:rPr>
        <w:t xml:space="preserve"> </w:t>
      </w:r>
      <w:r>
        <w:rPr>
          <w:sz w:val="20"/>
        </w:rPr>
        <w:t>three</w:t>
      </w:r>
      <w:r>
        <w:rPr>
          <w:spacing w:val="-12"/>
          <w:sz w:val="20"/>
        </w:rPr>
        <w:t xml:space="preserve"> </w:t>
      </w:r>
      <w:r>
        <w:rPr>
          <w:sz w:val="20"/>
        </w:rPr>
        <w:t>datasets,</w:t>
      </w:r>
      <w:r>
        <w:rPr>
          <w:spacing w:val="-13"/>
          <w:sz w:val="20"/>
        </w:rPr>
        <w:t xml:space="preserve"> </w:t>
      </w:r>
      <w:r>
        <w:rPr>
          <w:sz w:val="20"/>
        </w:rPr>
        <w:t>while</w:t>
      </w:r>
      <w:r>
        <w:rPr>
          <w:spacing w:val="-12"/>
          <w:sz w:val="20"/>
        </w:rPr>
        <w:t xml:space="preserve"> </w:t>
      </w:r>
      <w:r>
        <w:rPr>
          <w:sz w:val="20"/>
        </w:rPr>
        <w:t>leaving</w:t>
      </w:r>
      <w:r>
        <w:rPr>
          <w:spacing w:val="-13"/>
          <w:sz w:val="20"/>
        </w:rPr>
        <w:t xml:space="preserve"> </w:t>
      </w:r>
      <w:r>
        <w:rPr>
          <w:sz w:val="20"/>
        </w:rPr>
        <w:t>the</w:t>
      </w:r>
      <w:r>
        <w:rPr>
          <w:spacing w:val="-12"/>
          <w:sz w:val="20"/>
        </w:rPr>
        <w:t xml:space="preserve"> </w:t>
      </w:r>
      <w:r>
        <w:rPr>
          <w:sz w:val="20"/>
        </w:rPr>
        <w:t>median</w:t>
      </w:r>
      <w:r>
        <w:rPr>
          <w:spacing w:val="-13"/>
          <w:sz w:val="20"/>
        </w:rPr>
        <w:t xml:space="preserve"> </w:t>
      </w:r>
      <w:r>
        <w:rPr>
          <w:sz w:val="20"/>
        </w:rPr>
        <w:t>unchanged</w:t>
      </w:r>
      <w:r>
        <w:rPr>
          <w:spacing w:val="-12"/>
          <w:sz w:val="20"/>
        </w:rPr>
        <w:t xml:space="preserve"> </w:t>
      </w:r>
      <w:r>
        <w:rPr>
          <w:sz w:val="20"/>
        </w:rPr>
        <w:t>to</w:t>
      </w:r>
      <w:r>
        <w:rPr>
          <w:spacing w:val="-13"/>
          <w:sz w:val="20"/>
        </w:rPr>
        <w:t xml:space="preserve"> </w:t>
      </w:r>
      <w:r>
        <w:rPr>
          <w:sz w:val="20"/>
        </w:rPr>
        <w:t>within</w:t>
      </w:r>
      <w:r>
        <w:rPr>
          <w:spacing w:val="-12"/>
          <w:sz w:val="20"/>
        </w:rPr>
        <w:t xml:space="preserve"> </w:t>
      </w:r>
      <w:r>
        <w:rPr>
          <w:sz w:val="20"/>
        </w:rPr>
        <w:t>0.011</w:t>
      </w:r>
      <w:r>
        <w:rPr>
          <w:spacing w:val="-13"/>
          <w:sz w:val="20"/>
        </w:rPr>
        <w:t xml:space="preserve"> </w:t>
      </w:r>
      <w:r>
        <w:rPr>
          <w:rFonts w:ascii="Calibri" w:hAnsi="Calibri"/>
          <w:sz w:val="20"/>
        </w:rPr>
        <w:t>∆</w:t>
      </w:r>
      <w:r>
        <w:rPr>
          <w:i/>
          <w:sz w:val="20"/>
        </w:rPr>
        <w:t>E</w:t>
      </w:r>
      <w:r>
        <w:rPr>
          <w:sz w:val="20"/>
          <w:vertAlign w:val="subscript"/>
        </w:rPr>
        <w:t>00</w:t>
      </w:r>
      <w:r>
        <w:rPr>
          <w:spacing w:val="-12"/>
          <w:sz w:val="20"/>
        </w:rPr>
        <w:t xml:space="preserve"> </w:t>
      </w:r>
      <w:r>
        <w:rPr>
          <w:sz w:val="20"/>
        </w:rPr>
        <w:t>in</w:t>
      </w:r>
      <w:r>
        <w:rPr>
          <w:spacing w:val="-13"/>
          <w:sz w:val="20"/>
        </w:rPr>
        <w:t xml:space="preserve"> </w:t>
      </w:r>
      <w:r>
        <w:rPr>
          <w:sz w:val="20"/>
        </w:rPr>
        <w:t>either</w:t>
      </w:r>
      <w:r>
        <w:rPr>
          <w:spacing w:val="40"/>
          <w:sz w:val="20"/>
        </w:rPr>
        <w:t xml:space="preserve">  </w:t>
      </w:r>
      <w:r>
        <w:rPr>
          <w:rFonts w:ascii="Trebuchet MS" w:hAnsi="Trebuchet MS"/>
          <w:sz w:val="10"/>
        </w:rPr>
        <w:t>373</w:t>
      </w:r>
      <w:r>
        <w:rPr>
          <w:rFonts w:ascii="Trebuchet MS" w:hAnsi="Trebuchet MS"/>
          <w:spacing w:val="40"/>
          <w:sz w:val="10"/>
        </w:rPr>
        <w:t xml:space="preserve"> </w:t>
      </w:r>
      <w:r>
        <w:rPr>
          <w:sz w:val="20"/>
        </w:rPr>
        <w:t>direction. Nelder–Mead</w:t>
      </w:r>
      <w:r>
        <w:rPr>
          <w:spacing w:val="-4"/>
          <w:sz w:val="20"/>
        </w:rPr>
        <w:t xml:space="preserve"> </w:t>
      </w:r>
      <w:r>
        <w:rPr>
          <w:sz w:val="20"/>
        </w:rPr>
        <w:t>also</w:t>
      </w:r>
      <w:r>
        <w:rPr>
          <w:spacing w:val="-4"/>
          <w:sz w:val="20"/>
        </w:rPr>
        <w:t xml:space="preserve"> </w:t>
      </w:r>
      <w:r>
        <w:rPr>
          <w:sz w:val="20"/>
        </w:rPr>
        <w:t>cuts</w:t>
      </w:r>
      <w:r>
        <w:rPr>
          <w:spacing w:val="-4"/>
          <w:sz w:val="20"/>
        </w:rPr>
        <w:t xml:space="preserve"> </w:t>
      </w:r>
      <w:r>
        <w:rPr>
          <w:sz w:val="20"/>
        </w:rPr>
        <w:t>max</w:t>
      </w:r>
      <w:r>
        <w:rPr>
          <w:spacing w:val="-4"/>
          <w:sz w:val="20"/>
        </w:rPr>
        <w:t xml:space="preserve"> </w:t>
      </w:r>
      <w:r>
        <w:rPr>
          <w:sz w:val="20"/>
        </w:rPr>
        <w:t>error</w:t>
      </w:r>
      <w:r>
        <w:rPr>
          <w:spacing w:val="-4"/>
          <w:sz w:val="20"/>
        </w:rPr>
        <w:t xml:space="preserve"> </w:t>
      </w:r>
      <w:r>
        <w:rPr>
          <w:sz w:val="20"/>
        </w:rPr>
        <w:t>on</w:t>
      </w:r>
      <w:r>
        <w:rPr>
          <w:spacing w:val="-4"/>
          <w:sz w:val="20"/>
        </w:rPr>
        <w:t xml:space="preserve"> </w:t>
      </w:r>
      <w:r>
        <w:rPr>
          <w:sz w:val="20"/>
        </w:rPr>
        <w:t>all</w:t>
      </w:r>
      <w:r>
        <w:rPr>
          <w:spacing w:val="-4"/>
          <w:sz w:val="20"/>
        </w:rPr>
        <w:t xml:space="preserve"> </w:t>
      </w:r>
      <w:r>
        <w:rPr>
          <w:sz w:val="20"/>
        </w:rPr>
        <w:t>three</w:t>
      </w:r>
      <w:r>
        <w:rPr>
          <w:spacing w:val="-4"/>
          <w:sz w:val="20"/>
        </w:rPr>
        <w:t xml:space="preserve"> </w:t>
      </w:r>
      <w:r>
        <w:rPr>
          <w:sz w:val="20"/>
        </w:rPr>
        <w:t>(15–25%)</w:t>
      </w:r>
      <w:r>
        <w:rPr>
          <w:spacing w:val="-4"/>
          <w:sz w:val="20"/>
        </w:rPr>
        <w:t xml:space="preserve"> </w:t>
      </w:r>
      <w:r>
        <w:rPr>
          <w:sz w:val="20"/>
        </w:rPr>
        <w:t>but</w:t>
      </w:r>
      <w:r>
        <w:rPr>
          <w:spacing w:val="-4"/>
          <w:sz w:val="20"/>
        </w:rPr>
        <w:t xml:space="preserve"> </w:t>
      </w:r>
      <w:r>
        <w:rPr>
          <w:sz w:val="20"/>
        </w:rPr>
        <w:t>is</w:t>
      </w:r>
      <w:r>
        <w:rPr>
          <w:spacing w:val="-4"/>
          <w:sz w:val="20"/>
        </w:rPr>
        <w:t xml:space="preserve"> </w:t>
      </w:r>
      <w:r>
        <w:rPr>
          <w:sz w:val="20"/>
        </w:rPr>
        <w:t>marginally</w:t>
      </w:r>
      <w:r>
        <w:rPr>
          <w:spacing w:val="-4"/>
          <w:sz w:val="20"/>
        </w:rPr>
        <w:t xml:space="preserve"> </w:t>
      </w:r>
      <w:r>
        <w:rPr>
          <w:sz w:val="20"/>
        </w:rPr>
        <w:t>worse</w:t>
      </w:r>
      <w:r>
        <w:rPr>
          <w:spacing w:val="80"/>
          <w:w w:val="150"/>
          <w:sz w:val="20"/>
        </w:rPr>
        <w:t xml:space="preserve"> </w:t>
      </w:r>
      <w:r>
        <w:rPr>
          <w:rFonts w:ascii="Trebuchet MS" w:hAnsi="Trebuchet MS"/>
          <w:sz w:val="10"/>
        </w:rPr>
        <w:t>374</w:t>
      </w:r>
      <w:r>
        <w:rPr>
          <w:rFonts w:ascii="Trebuchet MS" w:hAnsi="Trebuchet MS"/>
          <w:spacing w:val="40"/>
          <w:sz w:val="10"/>
        </w:rPr>
        <w:t xml:space="preserve"> </w:t>
      </w:r>
      <w:r>
        <w:rPr>
          <w:sz w:val="20"/>
        </w:rPr>
        <w:t>than least squares at P95 on all three, on a training budget an order of magnitude larger</w:t>
      </w:r>
      <w:r>
        <w:rPr>
          <w:spacing w:val="80"/>
          <w:w w:val="150"/>
          <w:sz w:val="20"/>
        </w:rPr>
        <w:t xml:space="preserve"> </w:t>
      </w:r>
      <w:r>
        <w:rPr>
          <w:rFonts w:ascii="Trebuchet MS" w:hAnsi="Trebuchet MS"/>
          <w:sz w:val="10"/>
        </w:rPr>
        <w:t>375</w:t>
      </w:r>
      <w:r>
        <w:rPr>
          <w:rFonts w:ascii="Trebuchet MS" w:hAnsi="Trebuchet MS"/>
          <w:spacing w:val="40"/>
          <w:sz w:val="10"/>
        </w:rPr>
        <w:t xml:space="preserve"> </w:t>
      </w:r>
      <w:r>
        <w:rPr>
          <w:sz w:val="20"/>
        </w:rPr>
        <w:t>(2,000 vs. 200 iterations); Powell is therefore the preferred variant.</w:t>
      </w:r>
      <w:r>
        <w:rPr>
          <w:spacing w:val="40"/>
          <w:sz w:val="20"/>
        </w:rPr>
        <w:t xml:space="preserve"> </w:t>
      </w:r>
      <w:r>
        <w:rPr>
          <w:sz w:val="20"/>
        </w:rPr>
        <w:t xml:space="preserve">At </w:t>
      </w:r>
      <w:r>
        <w:rPr>
          <w:i/>
          <w:sz w:val="20"/>
        </w:rPr>
        <w:t xml:space="preserve">n </w:t>
      </w:r>
      <w:r>
        <w:rPr>
          <w:rFonts w:ascii="Tahoma" w:hAnsi="Tahoma"/>
          <w:sz w:val="20"/>
        </w:rPr>
        <w:t xml:space="preserve">= </w:t>
      </w:r>
      <w:r>
        <w:rPr>
          <w:sz w:val="20"/>
        </w:rPr>
        <w:t>4, where the</w:t>
      </w:r>
      <w:r>
        <w:rPr>
          <w:spacing w:val="40"/>
          <w:sz w:val="20"/>
        </w:rPr>
        <w:t xml:space="preserve">  </w:t>
      </w:r>
      <w:r>
        <w:rPr>
          <w:rFonts w:ascii="Trebuchet MS" w:hAnsi="Trebuchet MS"/>
          <w:sz w:val="10"/>
        </w:rPr>
        <w:t>376</w:t>
      </w:r>
      <w:r>
        <w:rPr>
          <w:rFonts w:ascii="Trebuchet MS" w:hAnsi="Trebuchet MS"/>
          <w:spacing w:val="40"/>
          <w:sz w:val="10"/>
        </w:rPr>
        <w:t xml:space="preserve"> </w:t>
      </w:r>
      <w:r>
        <w:rPr>
          <w:sz w:val="20"/>
        </w:rPr>
        <w:t>least-squares</w:t>
      </w:r>
      <w:r>
        <w:rPr>
          <w:spacing w:val="-13"/>
          <w:sz w:val="20"/>
        </w:rPr>
        <w:t xml:space="preserve"> </w:t>
      </w:r>
      <w:r>
        <w:rPr>
          <w:sz w:val="20"/>
        </w:rPr>
        <w:t>polynomial</w:t>
      </w:r>
      <w:r>
        <w:rPr>
          <w:spacing w:val="-12"/>
          <w:sz w:val="20"/>
        </w:rPr>
        <w:t xml:space="preserve"> </w:t>
      </w:r>
      <w:r>
        <w:rPr>
          <w:sz w:val="20"/>
        </w:rPr>
        <w:t>starts</w:t>
      </w:r>
      <w:r>
        <w:rPr>
          <w:spacing w:val="-13"/>
          <w:sz w:val="20"/>
        </w:rPr>
        <w:t xml:space="preserve"> </w:t>
      </w:r>
      <w:r>
        <w:rPr>
          <w:sz w:val="20"/>
        </w:rPr>
        <w:t>out</w:t>
      </w:r>
      <w:r>
        <w:rPr>
          <w:spacing w:val="-12"/>
          <w:sz w:val="20"/>
        </w:rPr>
        <w:t xml:space="preserve"> </w:t>
      </w:r>
      <w:r>
        <w:rPr>
          <w:sz w:val="20"/>
        </w:rPr>
        <w:t>roughly</w:t>
      </w:r>
      <w:r>
        <w:rPr>
          <w:spacing w:val="-13"/>
          <w:sz w:val="20"/>
        </w:rPr>
        <w:t xml:space="preserve"> </w:t>
      </w:r>
      <w:r>
        <w:rPr>
          <w:sz w:val="20"/>
        </w:rPr>
        <w:t>3.5</w:t>
      </w:r>
      <w:r>
        <w:rPr>
          <w:rFonts w:ascii="Libertinus Sans" w:hAnsi="Libertinus Sans"/>
          <w:i/>
          <w:sz w:val="20"/>
        </w:rPr>
        <w:t>×</w:t>
      </w:r>
      <w:r>
        <w:rPr>
          <w:rFonts w:ascii="Libertinus Sans" w:hAnsi="Libertinus Sans"/>
          <w:i/>
          <w:spacing w:val="-12"/>
          <w:sz w:val="20"/>
        </w:rPr>
        <w:t xml:space="preserve"> </w:t>
      </w:r>
      <w:r>
        <w:rPr>
          <w:sz w:val="20"/>
        </w:rPr>
        <w:t>worse</w:t>
      </w:r>
      <w:r>
        <w:rPr>
          <w:spacing w:val="-13"/>
          <w:sz w:val="20"/>
        </w:rPr>
        <w:t xml:space="preserve"> </w:t>
      </w:r>
      <w:r>
        <w:rPr>
          <w:sz w:val="20"/>
        </w:rPr>
        <w:t>(Section</w:t>
      </w:r>
      <w:r>
        <w:rPr>
          <w:spacing w:val="-12"/>
          <w:sz w:val="20"/>
        </w:rPr>
        <w:t xml:space="preserve"> </w:t>
      </w:r>
      <w:hyperlink w:anchor="_bookmark11" w:history="1">
        <w:r>
          <w:rPr>
            <w:color w:val="0774B7"/>
            <w:sz w:val="20"/>
          </w:rPr>
          <w:t>4.2</w:t>
        </w:r>
      </w:hyperlink>
      <w:r>
        <w:rPr>
          <w:sz w:val="20"/>
        </w:rPr>
        <w:t>),</w:t>
      </w:r>
      <w:r>
        <w:rPr>
          <w:spacing w:val="-13"/>
          <w:sz w:val="20"/>
        </w:rPr>
        <w:t xml:space="preserve"> </w:t>
      </w:r>
      <w:r>
        <w:rPr>
          <w:sz w:val="20"/>
        </w:rPr>
        <w:t>the</w:t>
      </w:r>
      <w:r>
        <w:rPr>
          <w:spacing w:val="-12"/>
          <w:sz w:val="20"/>
        </w:rPr>
        <w:t xml:space="preserve"> </w:t>
      </w:r>
      <w:r>
        <w:rPr>
          <w:sz w:val="20"/>
        </w:rPr>
        <w:t>same</w:t>
      </w:r>
      <w:r>
        <w:rPr>
          <w:spacing w:val="-13"/>
          <w:sz w:val="20"/>
        </w:rPr>
        <w:t xml:space="preserve"> </w:t>
      </w:r>
      <w:r>
        <w:rPr>
          <w:sz w:val="20"/>
        </w:rPr>
        <w:t>refinement</w:t>
      </w:r>
      <w:r>
        <w:rPr>
          <w:spacing w:val="-12"/>
          <w:sz w:val="20"/>
        </w:rPr>
        <w:t xml:space="preserve"> </w:t>
      </w:r>
      <w:r>
        <w:rPr>
          <w:sz w:val="20"/>
        </w:rPr>
        <w:t>is</w:t>
      </w:r>
      <w:r>
        <w:rPr>
          <w:spacing w:val="80"/>
          <w:w w:val="150"/>
          <w:sz w:val="20"/>
        </w:rPr>
        <w:t xml:space="preserve"> </w:t>
      </w:r>
      <w:r>
        <w:rPr>
          <w:rFonts w:ascii="Trebuchet MS" w:hAnsi="Trebuchet MS"/>
          <w:sz w:val="10"/>
        </w:rPr>
        <w:t>377</w:t>
      </w:r>
      <w:r>
        <w:rPr>
          <w:rFonts w:ascii="Trebuchet MS" w:hAnsi="Trebuchet MS"/>
          <w:spacing w:val="40"/>
          <w:sz w:val="10"/>
        </w:rPr>
        <w:t xml:space="preserve"> </w:t>
      </w:r>
      <w:r>
        <w:rPr>
          <w:sz w:val="20"/>
        </w:rPr>
        <w:t>no</w:t>
      </w:r>
      <w:r>
        <w:rPr>
          <w:spacing w:val="-15"/>
          <w:sz w:val="20"/>
        </w:rPr>
        <w:t xml:space="preserve"> </w:t>
      </w:r>
      <w:r>
        <w:rPr>
          <w:sz w:val="20"/>
        </w:rPr>
        <w:t>longer</w:t>
      </w:r>
      <w:r>
        <w:rPr>
          <w:spacing w:val="-12"/>
          <w:sz w:val="20"/>
        </w:rPr>
        <w:t xml:space="preserve"> </w:t>
      </w:r>
      <w:r>
        <w:rPr>
          <w:sz w:val="20"/>
        </w:rPr>
        <w:t>tail-only:</w:t>
      </w:r>
      <w:r>
        <w:rPr>
          <w:spacing w:val="-11"/>
          <w:sz w:val="20"/>
        </w:rPr>
        <w:t xml:space="preserve"> </w:t>
      </w:r>
      <w:r>
        <w:rPr>
          <w:sz w:val="20"/>
        </w:rPr>
        <w:t>Powell</w:t>
      </w:r>
      <w:r>
        <w:rPr>
          <w:spacing w:val="-12"/>
          <w:sz w:val="20"/>
        </w:rPr>
        <w:t xml:space="preserve"> </w:t>
      </w:r>
      <w:r>
        <w:rPr>
          <w:sz w:val="20"/>
        </w:rPr>
        <w:t>lowers</w:t>
      </w:r>
      <w:r>
        <w:rPr>
          <w:spacing w:val="-13"/>
          <w:sz w:val="20"/>
        </w:rPr>
        <w:t xml:space="preserve"> </w:t>
      </w:r>
      <w:r>
        <w:rPr>
          <w:sz w:val="20"/>
        </w:rPr>
        <w:t>the</w:t>
      </w:r>
      <w:r>
        <w:rPr>
          <w:spacing w:val="-12"/>
          <w:sz w:val="20"/>
        </w:rPr>
        <w:t xml:space="preserve"> </w:t>
      </w:r>
      <w:r>
        <w:rPr>
          <w:sz w:val="20"/>
        </w:rPr>
        <w:t>median</w:t>
      </w:r>
      <w:r>
        <w:rPr>
          <w:spacing w:val="-13"/>
          <w:sz w:val="20"/>
        </w:rPr>
        <w:t xml:space="preserve"> </w:t>
      </w:r>
      <w:r>
        <w:rPr>
          <w:sz w:val="20"/>
        </w:rPr>
        <w:t>by</w:t>
      </w:r>
      <w:r>
        <w:rPr>
          <w:spacing w:val="-12"/>
          <w:sz w:val="20"/>
        </w:rPr>
        <w:t xml:space="preserve"> </w:t>
      </w:r>
      <w:r>
        <w:rPr>
          <w:sz w:val="20"/>
        </w:rPr>
        <w:t>4–9%</w:t>
      </w:r>
      <w:r>
        <w:rPr>
          <w:spacing w:val="-13"/>
          <w:sz w:val="20"/>
        </w:rPr>
        <w:t xml:space="preserve"> </w:t>
      </w:r>
      <w:r>
        <w:rPr>
          <w:sz w:val="20"/>
        </w:rPr>
        <w:t>(0.942</w:t>
      </w:r>
      <w:r>
        <w:rPr>
          <w:spacing w:val="-12"/>
          <w:sz w:val="20"/>
        </w:rPr>
        <w:t xml:space="preserve"> </w:t>
      </w:r>
      <w:r>
        <w:rPr>
          <w:rFonts w:ascii="Libertinus Sans" w:hAnsi="Libertinus Sans"/>
          <w:i/>
          <w:sz w:val="20"/>
        </w:rPr>
        <w:t>→</w:t>
      </w:r>
      <w:r>
        <w:rPr>
          <w:rFonts w:ascii="Libertinus Sans" w:hAnsi="Libertinus Sans"/>
          <w:i/>
          <w:spacing w:val="-11"/>
          <w:sz w:val="20"/>
        </w:rPr>
        <w:t xml:space="preserve"> </w:t>
      </w:r>
      <w:r>
        <w:rPr>
          <w:sz w:val="20"/>
        </w:rPr>
        <w:t>0.867,</w:t>
      </w:r>
      <w:r>
        <w:rPr>
          <w:spacing w:val="-12"/>
          <w:sz w:val="20"/>
        </w:rPr>
        <w:t xml:space="preserve"> </w:t>
      </w:r>
      <w:r>
        <w:rPr>
          <w:sz w:val="20"/>
        </w:rPr>
        <w:t>0.869</w:t>
      </w:r>
      <w:r>
        <w:rPr>
          <w:spacing w:val="-12"/>
          <w:sz w:val="20"/>
        </w:rPr>
        <w:t xml:space="preserve"> </w:t>
      </w:r>
      <w:r>
        <w:rPr>
          <w:rFonts w:ascii="Libertinus Sans" w:hAnsi="Libertinus Sans"/>
          <w:i/>
          <w:sz w:val="20"/>
        </w:rPr>
        <w:t>→</w:t>
      </w:r>
      <w:r>
        <w:rPr>
          <w:rFonts w:ascii="Libertinus Sans" w:hAnsi="Libertinus Sans"/>
          <w:i/>
          <w:spacing w:val="-11"/>
          <w:sz w:val="20"/>
        </w:rPr>
        <w:t xml:space="preserve"> </w:t>
      </w:r>
      <w:r>
        <w:rPr>
          <w:sz w:val="20"/>
        </w:rPr>
        <w:t>0.789,</w:t>
      </w:r>
      <w:r>
        <w:rPr>
          <w:spacing w:val="-12"/>
          <w:sz w:val="20"/>
        </w:rPr>
        <w:t xml:space="preserve"> </w:t>
      </w:r>
      <w:r>
        <w:rPr>
          <w:sz w:val="20"/>
        </w:rPr>
        <w:t>0.816</w:t>
      </w:r>
      <w:r>
        <w:rPr>
          <w:spacing w:val="40"/>
          <w:sz w:val="20"/>
        </w:rPr>
        <w:t xml:space="preserve">  </w:t>
      </w:r>
      <w:r>
        <w:rPr>
          <w:rFonts w:ascii="Trebuchet MS" w:hAnsi="Trebuchet MS"/>
          <w:spacing w:val="-5"/>
          <w:sz w:val="10"/>
        </w:rPr>
        <w:t>378</w:t>
      </w:r>
    </w:p>
    <w:p w14:paraId="51C89B0E" w14:textId="77777777" w:rsidR="00EA1924" w:rsidRDefault="00000000">
      <w:pPr>
        <w:tabs>
          <w:tab w:val="left" w:pos="10852"/>
        </w:tabs>
        <w:spacing w:line="261" w:lineRule="auto"/>
        <w:ind w:left="2755" w:right="36" w:firstLine="9"/>
        <w:jc w:val="both"/>
        <w:rPr>
          <w:rFonts w:ascii="Trebuchet MS" w:hAnsi="Trebuchet MS"/>
          <w:sz w:val="10"/>
        </w:rPr>
      </w:pPr>
      <w:r>
        <w:rPr>
          <w:rFonts w:ascii="Libertinus Sans" w:hAnsi="Libertinus Sans"/>
          <w:i/>
          <w:sz w:val="20"/>
        </w:rPr>
        <w:t>→</w:t>
      </w:r>
      <w:r>
        <w:rPr>
          <w:rFonts w:ascii="Libertinus Sans" w:hAnsi="Libertinus Sans"/>
          <w:i/>
          <w:spacing w:val="-5"/>
          <w:sz w:val="20"/>
        </w:rPr>
        <w:t xml:space="preserve"> </w:t>
      </w:r>
      <w:r>
        <w:rPr>
          <w:sz w:val="20"/>
        </w:rPr>
        <w:t>0.785)</w:t>
      </w:r>
      <w:r>
        <w:rPr>
          <w:spacing w:val="-8"/>
          <w:sz w:val="20"/>
        </w:rPr>
        <w:t xml:space="preserve"> </w:t>
      </w:r>
      <w:r>
        <w:rPr>
          <w:sz w:val="20"/>
        </w:rPr>
        <w:t>and</w:t>
      </w:r>
      <w:r>
        <w:rPr>
          <w:spacing w:val="-8"/>
          <w:sz w:val="20"/>
        </w:rPr>
        <w:t xml:space="preserve"> </w:t>
      </w:r>
      <w:r>
        <w:rPr>
          <w:sz w:val="20"/>
        </w:rPr>
        <w:t>P95</w:t>
      </w:r>
      <w:r>
        <w:rPr>
          <w:spacing w:val="-8"/>
          <w:sz w:val="20"/>
        </w:rPr>
        <w:t xml:space="preserve"> </w:t>
      </w:r>
      <w:r>
        <w:rPr>
          <w:sz w:val="20"/>
        </w:rPr>
        <w:t>by</w:t>
      </w:r>
      <w:r>
        <w:rPr>
          <w:spacing w:val="-8"/>
          <w:sz w:val="20"/>
        </w:rPr>
        <w:t xml:space="preserve"> </w:t>
      </w:r>
      <w:r>
        <w:rPr>
          <w:sz w:val="20"/>
        </w:rPr>
        <w:t>19–27%,</w:t>
      </w:r>
      <w:r>
        <w:rPr>
          <w:spacing w:val="-8"/>
          <w:sz w:val="20"/>
        </w:rPr>
        <w:t xml:space="preserve"> </w:t>
      </w:r>
      <w:r>
        <w:rPr>
          <w:sz w:val="20"/>
        </w:rPr>
        <w:t>while</w:t>
      </w:r>
      <w:r>
        <w:rPr>
          <w:spacing w:val="-8"/>
          <w:sz w:val="20"/>
        </w:rPr>
        <w:t xml:space="preserve"> </w:t>
      </w:r>
      <w:r>
        <w:rPr>
          <w:sz w:val="20"/>
        </w:rPr>
        <w:t>its</w:t>
      </w:r>
      <w:r>
        <w:rPr>
          <w:spacing w:val="-8"/>
          <w:sz w:val="20"/>
        </w:rPr>
        <w:t xml:space="preserve"> </w:t>
      </w:r>
      <w:r>
        <w:rPr>
          <w:sz w:val="20"/>
        </w:rPr>
        <w:t>effect</w:t>
      </w:r>
      <w:r>
        <w:rPr>
          <w:spacing w:val="-8"/>
          <w:sz w:val="20"/>
        </w:rPr>
        <w:t xml:space="preserve"> </w:t>
      </w:r>
      <w:r>
        <w:rPr>
          <w:sz w:val="20"/>
        </w:rPr>
        <w:t>on</w:t>
      </w:r>
      <w:r>
        <w:rPr>
          <w:spacing w:val="-8"/>
          <w:sz w:val="20"/>
        </w:rPr>
        <w:t xml:space="preserve"> </w:t>
      </w:r>
      <w:r>
        <w:rPr>
          <w:sz w:val="20"/>
        </w:rPr>
        <w:t>the</w:t>
      </w:r>
      <w:r>
        <w:rPr>
          <w:spacing w:val="-8"/>
          <w:sz w:val="20"/>
        </w:rPr>
        <w:t xml:space="preserve"> </w:t>
      </w:r>
      <w:r>
        <w:rPr>
          <w:sz w:val="20"/>
        </w:rPr>
        <w:t>single</w:t>
      </w:r>
      <w:r>
        <w:rPr>
          <w:spacing w:val="-8"/>
          <w:sz w:val="20"/>
        </w:rPr>
        <w:t xml:space="preserve"> </w:t>
      </w:r>
      <w:r>
        <w:rPr>
          <w:sz w:val="20"/>
        </w:rPr>
        <w:t>worst</w:t>
      </w:r>
      <w:r>
        <w:rPr>
          <w:spacing w:val="-8"/>
          <w:sz w:val="20"/>
        </w:rPr>
        <w:t xml:space="preserve"> </w:t>
      </w:r>
      <w:r>
        <w:rPr>
          <w:sz w:val="20"/>
        </w:rPr>
        <w:t>sample</w:t>
      </w:r>
      <w:r>
        <w:rPr>
          <w:spacing w:val="-8"/>
          <w:sz w:val="20"/>
        </w:rPr>
        <w:t xml:space="preserve"> </w:t>
      </w:r>
      <w:r>
        <w:rPr>
          <w:sz w:val="20"/>
        </w:rPr>
        <w:t>turns</w:t>
      </w:r>
      <w:r>
        <w:rPr>
          <w:spacing w:val="-8"/>
          <w:sz w:val="20"/>
        </w:rPr>
        <w:t xml:space="preserve"> </w:t>
      </w:r>
      <w:r>
        <w:rPr>
          <w:sz w:val="20"/>
        </w:rPr>
        <w:t>inconsistent</w:t>
      </w:r>
      <w:r>
        <w:rPr>
          <w:spacing w:val="80"/>
          <w:w w:val="150"/>
          <w:sz w:val="20"/>
        </w:rPr>
        <w:t xml:space="preserve"> </w:t>
      </w:r>
      <w:r>
        <w:rPr>
          <w:rFonts w:ascii="Trebuchet MS" w:hAnsi="Trebuchet MS"/>
          <w:sz w:val="10"/>
        </w:rPr>
        <w:t>379</w:t>
      </w:r>
      <w:r>
        <w:rPr>
          <w:rFonts w:ascii="Trebuchet MS" w:hAnsi="Trebuchet MS"/>
          <w:spacing w:val="40"/>
          <w:sz w:val="10"/>
        </w:rPr>
        <w:t xml:space="preserve"> </w:t>
      </w:r>
      <w:r>
        <w:rPr>
          <w:sz w:val="20"/>
        </w:rPr>
        <w:t>(</w:t>
      </w:r>
      <w:r>
        <w:rPr>
          <w:rFonts w:ascii="Libertinus Sans" w:hAnsi="Libertinus Sans"/>
          <w:i/>
          <w:sz w:val="20"/>
        </w:rPr>
        <w:t>−</w:t>
      </w:r>
      <w:r>
        <w:rPr>
          <w:sz w:val="20"/>
        </w:rPr>
        <w:t xml:space="preserve">4% on PC10, </w:t>
      </w:r>
      <w:r>
        <w:rPr>
          <w:rFonts w:ascii="Libertinus Sans" w:hAnsi="Libertinus Sans"/>
          <w:i/>
          <w:sz w:val="20"/>
        </w:rPr>
        <w:t>−</w:t>
      </w:r>
      <w:r>
        <w:rPr>
          <w:sz w:val="20"/>
        </w:rPr>
        <w:t xml:space="preserve">14% on PC11, </w:t>
      </w:r>
      <w:r>
        <w:rPr>
          <w:rFonts w:ascii="Tahoma" w:hAnsi="Tahoma"/>
          <w:sz w:val="20"/>
        </w:rPr>
        <w:t>+</w:t>
      </w:r>
      <w:r>
        <w:rPr>
          <w:sz w:val="20"/>
        </w:rPr>
        <w:t>7% on FOGRA51); Nelder–Mead improves the median</w:t>
      </w:r>
      <w:r>
        <w:rPr>
          <w:spacing w:val="80"/>
          <w:sz w:val="20"/>
        </w:rPr>
        <w:t xml:space="preserve">  </w:t>
      </w:r>
      <w:r>
        <w:rPr>
          <w:rFonts w:ascii="Trebuchet MS" w:hAnsi="Trebuchet MS"/>
          <w:sz w:val="10"/>
        </w:rPr>
        <w:t>380</w:t>
      </w:r>
      <w:r>
        <w:rPr>
          <w:rFonts w:ascii="Trebuchet MS" w:hAnsi="Trebuchet MS"/>
          <w:spacing w:val="40"/>
          <w:sz w:val="10"/>
        </w:rPr>
        <w:t xml:space="preserve"> </w:t>
      </w:r>
      <w:r>
        <w:rPr>
          <w:sz w:val="20"/>
        </w:rPr>
        <w:t>by</w:t>
      </w:r>
      <w:r>
        <w:rPr>
          <w:spacing w:val="-9"/>
          <w:sz w:val="20"/>
        </w:rPr>
        <w:t xml:space="preserve"> </w:t>
      </w:r>
      <w:r>
        <w:rPr>
          <w:sz w:val="20"/>
        </w:rPr>
        <w:t>3–6%</w:t>
      </w:r>
      <w:r>
        <w:rPr>
          <w:spacing w:val="-9"/>
          <w:sz w:val="20"/>
        </w:rPr>
        <w:t xml:space="preserve"> </w:t>
      </w:r>
      <w:r>
        <w:rPr>
          <w:sz w:val="20"/>
        </w:rPr>
        <w:t>and</w:t>
      </w:r>
      <w:r>
        <w:rPr>
          <w:spacing w:val="-9"/>
          <w:sz w:val="20"/>
        </w:rPr>
        <w:t xml:space="preserve"> </w:t>
      </w:r>
      <w:r>
        <w:rPr>
          <w:sz w:val="20"/>
        </w:rPr>
        <w:t>P95</w:t>
      </w:r>
      <w:r>
        <w:rPr>
          <w:spacing w:val="-9"/>
          <w:sz w:val="20"/>
        </w:rPr>
        <w:t xml:space="preserve"> </w:t>
      </w:r>
      <w:r>
        <w:rPr>
          <w:sz w:val="20"/>
        </w:rPr>
        <w:t>by</w:t>
      </w:r>
      <w:r>
        <w:rPr>
          <w:spacing w:val="-9"/>
          <w:sz w:val="20"/>
        </w:rPr>
        <w:t xml:space="preserve"> </w:t>
      </w:r>
      <w:r>
        <w:rPr>
          <w:sz w:val="20"/>
        </w:rPr>
        <w:t>9–18%</w:t>
      </w:r>
      <w:r>
        <w:rPr>
          <w:spacing w:val="-9"/>
          <w:sz w:val="20"/>
        </w:rPr>
        <w:t xml:space="preserve"> </w:t>
      </w:r>
      <w:r>
        <w:rPr>
          <w:sz w:val="20"/>
        </w:rPr>
        <w:t>there. The</w:t>
      </w:r>
      <w:r>
        <w:rPr>
          <w:spacing w:val="-9"/>
          <w:sz w:val="20"/>
        </w:rPr>
        <w:t xml:space="preserve"> </w:t>
      </w:r>
      <w:r>
        <w:rPr>
          <w:sz w:val="20"/>
        </w:rPr>
        <w:t>refinement</w:t>
      </w:r>
      <w:r>
        <w:rPr>
          <w:spacing w:val="-9"/>
          <w:sz w:val="20"/>
        </w:rPr>
        <w:t xml:space="preserve"> </w:t>
      </w:r>
      <w:r>
        <w:rPr>
          <w:sz w:val="20"/>
        </w:rPr>
        <w:t>buys</w:t>
      </w:r>
      <w:r>
        <w:rPr>
          <w:spacing w:val="-9"/>
          <w:sz w:val="20"/>
        </w:rPr>
        <w:t xml:space="preserve"> </w:t>
      </w:r>
      <w:r>
        <w:rPr>
          <w:sz w:val="20"/>
        </w:rPr>
        <w:t>accuracy</w:t>
      </w:r>
      <w:r>
        <w:rPr>
          <w:spacing w:val="-9"/>
          <w:sz w:val="20"/>
        </w:rPr>
        <w:t xml:space="preserve"> </w:t>
      </w:r>
      <w:r>
        <w:rPr>
          <w:sz w:val="20"/>
        </w:rPr>
        <w:t>in</w:t>
      </w:r>
      <w:r>
        <w:rPr>
          <w:spacing w:val="-9"/>
          <w:sz w:val="20"/>
        </w:rPr>
        <w:t xml:space="preserve"> </w:t>
      </w:r>
      <w:r>
        <w:rPr>
          <w:sz w:val="20"/>
        </w:rPr>
        <w:t>the</w:t>
      </w:r>
      <w:r>
        <w:rPr>
          <w:spacing w:val="-9"/>
          <w:sz w:val="20"/>
        </w:rPr>
        <w:t xml:space="preserve"> </w:t>
      </w:r>
      <w:r>
        <w:rPr>
          <w:sz w:val="20"/>
        </w:rPr>
        <w:t>upper</w:t>
      </w:r>
      <w:r>
        <w:rPr>
          <w:spacing w:val="-9"/>
          <w:sz w:val="20"/>
        </w:rPr>
        <w:t xml:space="preserve"> </w:t>
      </w:r>
      <w:r>
        <w:rPr>
          <w:sz w:val="20"/>
        </w:rPr>
        <w:t>tail</w:t>
      </w:r>
      <w:r>
        <w:rPr>
          <w:spacing w:val="-9"/>
          <w:sz w:val="20"/>
        </w:rPr>
        <w:t xml:space="preserve"> </w:t>
      </w:r>
      <w:r>
        <w:rPr>
          <w:sz w:val="20"/>
        </w:rPr>
        <w:t>while</w:t>
      </w:r>
      <w:r>
        <w:rPr>
          <w:spacing w:val="-9"/>
          <w:sz w:val="20"/>
        </w:rPr>
        <w:t xml:space="preserve"> </w:t>
      </w:r>
      <w:r>
        <w:rPr>
          <w:sz w:val="20"/>
        </w:rPr>
        <w:t>the</w:t>
      </w:r>
      <w:r>
        <w:rPr>
          <w:spacing w:val="80"/>
          <w:w w:val="150"/>
          <w:sz w:val="20"/>
        </w:rPr>
        <w:t xml:space="preserve"> </w:t>
      </w:r>
      <w:r>
        <w:rPr>
          <w:rFonts w:ascii="Trebuchet MS" w:hAnsi="Trebuchet MS"/>
          <w:sz w:val="10"/>
        </w:rPr>
        <w:t>381</w:t>
      </w:r>
      <w:r>
        <w:rPr>
          <w:rFonts w:ascii="Trebuchet MS" w:hAnsi="Trebuchet MS"/>
          <w:spacing w:val="40"/>
          <w:sz w:val="10"/>
        </w:rPr>
        <w:t xml:space="preserve"> </w:t>
      </w:r>
      <w:r>
        <w:rPr>
          <w:sz w:val="20"/>
        </w:rPr>
        <w:t xml:space="preserve">cubic basis still fits the data comfortably at </w:t>
      </w:r>
      <w:r>
        <w:rPr>
          <w:i/>
          <w:sz w:val="20"/>
        </w:rPr>
        <w:t xml:space="preserve">n </w:t>
      </w:r>
      <w:r>
        <w:rPr>
          <w:rFonts w:ascii="Tahoma" w:hAnsi="Tahoma"/>
          <w:sz w:val="20"/>
        </w:rPr>
        <w:t xml:space="preserve">= </w:t>
      </w:r>
      <w:r>
        <w:rPr>
          <w:sz w:val="20"/>
        </w:rPr>
        <w:t>3, and across the bulk of the distribution</w:t>
      </w:r>
      <w:r>
        <w:rPr>
          <w:spacing w:val="40"/>
          <w:sz w:val="20"/>
        </w:rPr>
        <w:t xml:space="preserve">  </w:t>
      </w:r>
      <w:r>
        <w:rPr>
          <w:rFonts w:ascii="Trebuchet MS" w:hAnsi="Trebuchet MS"/>
          <w:sz w:val="10"/>
        </w:rPr>
        <w:t>382</w:t>
      </w:r>
      <w:r>
        <w:rPr>
          <w:rFonts w:ascii="Trebuchet MS" w:hAnsi="Trebuchet MS"/>
          <w:spacing w:val="40"/>
          <w:sz w:val="10"/>
        </w:rPr>
        <w:t xml:space="preserve"> </w:t>
      </w:r>
      <w:r>
        <w:rPr>
          <w:sz w:val="20"/>
        </w:rPr>
        <w:t>once</w:t>
      </w:r>
      <w:r>
        <w:rPr>
          <w:spacing w:val="-4"/>
          <w:sz w:val="20"/>
        </w:rPr>
        <w:t xml:space="preserve"> </w:t>
      </w:r>
      <w:r>
        <w:rPr>
          <w:sz w:val="20"/>
        </w:rPr>
        <w:t>that</w:t>
      </w:r>
      <w:r>
        <w:rPr>
          <w:spacing w:val="-3"/>
          <w:sz w:val="20"/>
        </w:rPr>
        <w:t xml:space="preserve"> </w:t>
      </w:r>
      <w:r>
        <w:rPr>
          <w:sz w:val="20"/>
        </w:rPr>
        <w:t>basis</w:t>
      </w:r>
      <w:r>
        <w:rPr>
          <w:spacing w:val="-4"/>
          <w:sz w:val="20"/>
        </w:rPr>
        <w:t xml:space="preserve"> </w:t>
      </w:r>
      <w:r>
        <w:rPr>
          <w:sz w:val="20"/>
        </w:rPr>
        <w:t>is</w:t>
      </w:r>
      <w:r>
        <w:rPr>
          <w:spacing w:val="-3"/>
          <w:sz w:val="20"/>
        </w:rPr>
        <w:t xml:space="preserve"> </w:t>
      </w:r>
      <w:r>
        <w:rPr>
          <w:sz w:val="20"/>
        </w:rPr>
        <w:t>under</w:t>
      </w:r>
      <w:r>
        <w:rPr>
          <w:spacing w:val="-4"/>
          <w:sz w:val="20"/>
        </w:rPr>
        <w:t xml:space="preserve"> </w:t>
      </w:r>
      <w:r>
        <w:rPr>
          <w:sz w:val="20"/>
        </w:rPr>
        <w:t>real</w:t>
      </w:r>
      <w:r>
        <w:rPr>
          <w:spacing w:val="-3"/>
          <w:sz w:val="20"/>
        </w:rPr>
        <w:t xml:space="preserve"> </w:t>
      </w:r>
      <w:r>
        <w:rPr>
          <w:sz w:val="20"/>
        </w:rPr>
        <w:t>strain</w:t>
      </w:r>
      <w:r>
        <w:rPr>
          <w:spacing w:val="-4"/>
          <w:sz w:val="20"/>
        </w:rPr>
        <w:t xml:space="preserve"> </w:t>
      </w:r>
      <w:r>
        <w:rPr>
          <w:sz w:val="20"/>
        </w:rPr>
        <w:t xml:space="preserve">at </w:t>
      </w:r>
      <w:r>
        <w:rPr>
          <w:i/>
          <w:sz w:val="20"/>
        </w:rPr>
        <w:t>n</w:t>
      </w:r>
      <w:r>
        <w:rPr>
          <w:i/>
          <w:spacing w:val="7"/>
          <w:sz w:val="20"/>
        </w:rPr>
        <w:t xml:space="preserve"> </w:t>
      </w:r>
      <w:r>
        <w:rPr>
          <w:rFonts w:ascii="Tahoma" w:hAnsi="Tahoma"/>
          <w:sz w:val="20"/>
        </w:rPr>
        <w:t>=</w:t>
      </w:r>
      <w:r>
        <w:rPr>
          <w:rFonts w:ascii="Tahoma" w:hAnsi="Tahoma"/>
          <w:spacing w:val="-8"/>
          <w:sz w:val="20"/>
        </w:rPr>
        <w:t xml:space="preserve"> </w:t>
      </w:r>
      <w:r>
        <w:rPr>
          <w:sz w:val="20"/>
        </w:rPr>
        <w:t>4</w:t>
      </w:r>
      <w:r>
        <w:rPr>
          <w:spacing w:val="-4"/>
          <w:sz w:val="20"/>
        </w:rPr>
        <w:t xml:space="preserve"> </w:t>
      </w:r>
      <w:r>
        <w:rPr>
          <w:sz w:val="20"/>
        </w:rPr>
        <w:t>(Figure</w:t>
      </w:r>
      <w:r>
        <w:rPr>
          <w:spacing w:val="-3"/>
          <w:sz w:val="20"/>
        </w:rPr>
        <w:t xml:space="preserve"> </w:t>
      </w:r>
      <w:hyperlink w:anchor="_bookmark17" w:history="1">
        <w:r>
          <w:rPr>
            <w:color w:val="0774B7"/>
            <w:spacing w:val="-5"/>
            <w:sz w:val="20"/>
          </w:rPr>
          <w:t>3</w:t>
        </w:r>
      </w:hyperlink>
      <w:r>
        <w:rPr>
          <w:spacing w:val="-5"/>
          <w:sz w:val="20"/>
        </w:rPr>
        <w:t>).</w:t>
      </w:r>
      <w:r>
        <w:rPr>
          <w:rFonts w:ascii="Times New Roman" w:hAnsi="Times New Roman"/>
          <w:sz w:val="20"/>
        </w:rPr>
        <w:tab/>
      </w:r>
      <w:r>
        <w:rPr>
          <w:rFonts w:ascii="Trebuchet MS" w:hAnsi="Trebuchet MS"/>
          <w:spacing w:val="-5"/>
          <w:sz w:val="10"/>
        </w:rPr>
        <w:t>383</w:t>
      </w:r>
    </w:p>
    <w:p w14:paraId="17F1599B" w14:textId="77777777" w:rsidR="00EA1924" w:rsidRDefault="00000000">
      <w:pPr>
        <w:tabs>
          <w:tab w:val="left" w:pos="10859"/>
        </w:tabs>
        <w:spacing w:before="8"/>
        <w:ind w:left="3187"/>
        <w:rPr>
          <w:rFonts w:ascii="Trebuchet MS"/>
          <w:sz w:val="10"/>
        </w:rPr>
      </w:pPr>
      <w:r>
        <w:rPr>
          <w:sz w:val="20"/>
        </w:rPr>
        <w:t>The</w:t>
      </w:r>
      <w:r>
        <w:rPr>
          <w:spacing w:val="-11"/>
          <w:sz w:val="20"/>
        </w:rPr>
        <w:t xml:space="preserve"> </w:t>
      </w:r>
      <w:r>
        <w:rPr>
          <w:sz w:val="20"/>
        </w:rPr>
        <w:t>natural</w:t>
      </w:r>
      <w:r>
        <w:rPr>
          <w:spacing w:val="-10"/>
          <w:sz w:val="20"/>
        </w:rPr>
        <w:t xml:space="preserve"> </w:t>
      </w:r>
      <w:r>
        <w:rPr>
          <w:sz w:val="20"/>
        </w:rPr>
        <w:t>reading</w:t>
      </w:r>
      <w:r>
        <w:rPr>
          <w:spacing w:val="-10"/>
          <w:sz w:val="20"/>
        </w:rPr>
        <w:t xml:space="preserve"> </w:t>
      </w:r>
      <w:r>
        <w:rPr>
          <w:sz w:val="20"/>
        </w:rPr>
        <w:t>of</w:t>
      </w:r>
      <w:r>
        <w:rPr>
          <w:spacing w:val="-10"/>
          <w:sz w:val="20"/>
        </w:rPr>
        <w:t xml:space="preserve"> </w:t>
      </w:r>
      <w:r>
        <w:rPr>
          <w:sz w:val="20"/>
        </w:rPr>
        <w:t>that</w:t>
      </w:r>
      <w:r>
        <w:rPr>
          <w:spacing w:val="-11"/>
          <w:sz w:val="20"/>
        </w:rPr>
        <w:t xml:space="preserve"> </w:t>
      </w:r>
      <w:r>
        <w:rPr>
          <w:sz w:val="20"/>
        </w:rPr>
        <w:t>pattern</w:t>
      </w:r>
      <w:r>
        <w:rPr>
          <w:spacing w:val="-10"/>
          <w:sz w:val="20"/>
        </w:rPr>
        <w:t xml:space="preserve"> </w:t>
      </w:r>
      <w:r>
        <w:rPr>
          <w:sz w:val="20"/>
        </w:rPr>
        <w:t>(that</w:t>
      </w:r>
      <w:r>
        <w:rPr>
          <w:spacing w:val="-10"/>
          <w:sz w:val="20"/>
        </w:rPr>
        <w:t xml:space="preserve"> </w:t>
      </w:r>
      <w:r>
        <w:rPr>
          <w:sz w:val="20"/>
        </w:rPr>
        <w:t>least</w:t>
      </w:r>
      <w:r>
        <w:rPr>
          <w:spacing w:val="-10"/>
          <w:sz w:val="20"/>
        </w:rPr>
        <w:t xml:space="preserve"> </w:t>
      </w:r>
      <w:r>
        <w:rPr>
          <w:sz w:val="20"/>
        </w:rPr>
        <w:t>squares</w:t>
      </w:r>
      <w:r>
        <w:rPr>
          <w:spacing w:val="-10"/>
          <w:sz w:val="20"/>
        </w:rPr>
        <w:t xml:space="preserve"> </w:t>
      </w:r>
      <w:r>
        <w:rPr>
          <w:sz w:val="20"/>
        </w:rPr>
        <w:t>on</w:t>
      </w:r>
      <w:r>
        <w:rPr>
          <w:spacing w:val="-11"/>
          <w:sz w:val="20"/>
        </w:rPr>
        <w:t xml:space="preserve"> </w:t>
      </w:r>
      <w:r>
        <w:rPr>
          <w:sz w:val="20"/>
        </w:rPr>
        <w:t>XYZ</w:t>
      </w:r>
      <w:r>
        <w:rPr>
          <w:spacing w:val="-10"/>
          <w:sz w:val="20"/>
        </w:rPr>
        <w:t xml:space="preserve"> </w:t>
      </w:r>
      <w:r>
        <w:rPr>
          <w:sz w:val="20"/>
        </w:rPr>
        <w:t>is</w:t>
      </w:r>
      <w:r>
        <w:rPr>
          <w:spacing w:val="-10"/>
          <w:sz w:val="20"/>
        </w:rPr>
        <w:t xml:space="preserve"> </w:t>
      </w:r>
      <w:r>
        <w:rPr>
          <w:sz w:val="20"/>
        </w:rPr>
        <w:t>misweighted</w:t>
      </w:r>
      <w:r>
        <w:rPr>
          <w:spacing w:val="-10"/>
          <w:sz w:val="20"/>
        </w:rPr>
        <w:t xml:space="preserve"> </w:t>
      </w:r>
      <w:r>
        <w:rPr>
          <w:spacing w:val="-2"/>
          <w:sz w:val="20"/>
        </w:rPr>
        <w:t>relative</w:t>
      </w:r>
      <w:r>
        <w:rPr>
          <w:rFonts w:ascii="Times New Roman"/>
          <w:sz w:val="20"/>
        </w:rPr>
        <w:tab/>
      </w:r>
      <w:r>
        <w:rPr>
          <w:rFonts w:ascii="Trebuchet MS"/>
          <w:spacing w:val="-5"/>
          <w:sz w:val="10"/>
        </w:rPr>
        <w:t>384</w:t>
      </w:r>
    </w:p>
    <w:p w14:paraId="210749E8" w14:textId="77777777" w:rsidR="00EA1924" w:rsidRDefault="00000000">
      <w:pPr>
        <w:tabs>
          <w:tab w:val="left" w:pos="10859"/>
        </w:tabs>
        <w:spacing w:before="30"/>
        <w:ind w:left="2761"/>
        <w:rPr>
          <w:rFonts w:ascii="Trebuchet MS"/>
          <w:sz w:val="10"/>
        </w:rPr>
      </w:pPr>
      <w:r>
        <w:rPr>
          <w:sz w:val="20"/>
        </w:rPr>
        <w:t>to</w:t>
      </w:r>
      <w:r>
        <w:rPr>
          <w:spacing w:val="-2"/>
          <w:sz w:val="20"/>
        </w:rPr>
        <w:t xml:space="preserve"> </w:t>
      </w:r>
      <w:r>
        <w:rPr>
          <w:sz w:val="20"/>
        </w:rPr>
        <w:t>the</w:t>
      </w:r>
      <w:r>
        <w:rPr>
          <w:spacing w:val="-2"/>
          <w:sz w:val="20"/>
        </w:rPr>
        <w:t xml:space="preserve"> </w:t>
      </w:r>
      <w:r>
        <w:rPr>
          <w:sz w:val="20"/>
        </w:rPr>
        <w:t>perceptual</w:t>
      </w:r>
      <w:r>
        <w:rPr>
          <w:spacing w:val="-2"/>
          <w:sz w:val="20"/>
        </w:rPr>
        <w:t xml:space="preserve"> </w:t>
      </w:r>
      <w:r>
        <w:rPr>
          <w:sz w:val="20"/>
        </w:rPr>
        <w:t>metric,</w:t>
      </w:r>
      <w:r>
        <w:rPr>
          <w:spacing w:val="-2"/>
          <w:sz w:val="20"/>
        </w:rPr>
        <w:t xml:space="preserve"> </w:t>
      </w:r>
      <w:r>
        <w:rPr>
          <w:sz w:val="20"/>
        </w:rPr>
        <w:t>and</w:t>
      </w:r>
      <w:r>
        <w:rPr>
          <w:spacing w:val="-2"/>
          <w:sz w:val="20"/>
        </w:rPr>
        <w:t xml:space="preserve"> </w:t>
      </w:r>
      <w:r>
        <w:rPr>
          <w:sz w:val="20"/>
        </w:rPr>
        <w:t>that</w:t>
      </w:r>
      <w:r>
        <w:rPr>
          <w:spacing w:val="-2"/>
          <w:sz w:val="20"/>
        </w:rPr>
        <w:t xml:space="preserve"> </w:t>
      </w:r>
      <w:r>
        <w:rPr>
          <w:sz w:val="20"/>
        </w:rPr>
        <w:t>optimizing</w:t>
      </w:r>
      <w:r>
        <w:rPr>
          <w:spacing w:val="-2"/>
          <w:sz w:val="20"/>
        </w:rPr>
        <w:t xml:space="preserve"> </w:t>
      </w:r>
      <w:r>
        <w:rPr>
          <w:sz w:val="20"/>
        </w:rPr>
        <w:t>the</w:t>
      </w:r>
      <w:r>
        <w:rPr>
          <w:spacing w:val="-2"/>
          <w:sz w:val="20"/>
        </w:rPr>
        <w:t xml:space="preserve"> </w:t>
      </w:r>
      <w:r>
        <w:rPr>
          <w:sz w:val="20"/>
        </w:rPr>
        <w:t>metric</w:t>
      </w:r>
      <w:r>
        <w:rPr>
          <w:spacing w:val="-2"/>
          <w:sz w:val="20"/>
        </w:rPr>
        <w:t xml:space="preserve"> </w:t>
      </w:r>
      <w:r>
        <w:rPr>
          <w:sz w:val="20"/>
        </w:rPr>
        <w:t>directly</w:t>
      </w:r>
      <w:r>
        <w:rPr>
          <w:spacing w:val="-2"/>
          <w:sz w:val="20"/>
        </w:rPr>
        <w:t xml:space="preserve"> </w:t>
      </w:r>
      <w:r>
        <w:rPr>
          <w:sz w:val="20"/>
        </w:rPr>
        <w:t>repairs</w:t>
      </w:r>
      <w:r>
        <w:rPr>
          <w:spacing w:val="-2"/>
          <w:sz w:val="20"/>
        </w:rPr>
        <w:t xml:space="preserve"> </w:t>
      </w:r>
      <w:r>
        <w:rPr>
          <w:sz w:val="20"/>
        </w:rPr>
        <w:t>the</w:t>
      </w:r>
      <w:r>
        <w:rPr>
          <w:spacing w:val="-2"/>
          <w:sz w:val="20"/>
        </w:rPr>
        <w:t xml:space="preserve"> </w:t>
      </w:r>
      <w:r>
        <w:rPr>
          <w:sz w:val="20"/>
        </w:rPr>
        <w:t>mismatch)</w:t>
      </w:r>
      <w:r>
        <w:rPr>
          <w:spacing w:val="-2"/>
          <w:sz w:val="20"/>
        </w:rPr>
        <w:t xml:space="preserve"> </w:t>
      </w:r>
      <w:r>
        <w:rPr>
          <w:spacing w:val="-5"/>
          <w:sz w:val="20"/>
        </w:rPr>
        <w:t>is</w:t>
      </w:r>
      <w:r>
        <w:rPr>
          <w:rFonts w:ascii="Times New Roman"/>
          <w:sz w:val="20"/>
        </w:rPr>
        <w:tab/>
      </w:r>
      <w:r>
        <w:rPr>
          <w:rFonts w:ascii="Trebuchet MS"/>
          <w:spacing w:val="-5"/>
          <w:sz w:val="10"/>
        </w:rPr>
        <w:t>385</w:t>
      </w:r>
    </w:p>
    <w:p w14:paraId="2FAAFE68" w14:textId="77777777" w:rsidR="00EA1924" w:rsidRDefault="00000000">
      <w:pPr>
        <w:tabs>
          <w:tab w:val="left" w:pos="10859"/>
        </w:tabs>
        <w:spacing w:before="30"/>
        <w:ind w:left="2761"/>
        <w:rPr>
          <w:rFonts w:ascii="Trebuchet MS"/>
          <w:sz w:val="10"/>
        </w:rPr>
      </w:pPr>
      <w:r>
        <w:rPr>
          <w:sz w:val="20"/>
        </w:rPr>
        <w:t>tempting,</w:t>
      </w:r>
      <w:r>
        <w:rPr>
          <w:spacing w:val="1"/>
          <w:sz w:val="20"/>
        </w:rPr>
        <w:t xml:space="preserve"> </w:t>
      </w:r>
      <w:r>
        <w:rPr>
          <w:sz w:val="20"/>
        </w:rPr>
        <w:t>and</w:t>
      </w:r>
      <w:r>
        <w:rPr>
          <w:spacing w:val="2"/>
          <w:sz w:val="20"/>
        </w:rPr>
        <w:t xml:space="preserve"> </w:t>
      </w:r>
      <w:r>
        <w:rPr>
          <w:sz w:val="20"/>
        </w:rPr>
        <w:t>Section</w:t>
      </w:r>
      <w:r>
        <w:rPr>
          <w:spacing w:val="2"/>
          <w:sz w:val="20"/>
        </w:rPr>
        <w:t xml:space="preserve"> </w:t>
      </w:r>
      <w:hyperlink w:anchor="_bookmark18" w:history="1">
        <w:r>
          <w:rPr>
            <w:color w:val="0774B7"/>
            <w:sz w:val="20"/>
          </w:rPr>
          <w:t>4.5</w:t>
        </w:r>
      </w:hyperlink>
      <w:r>
        <w:rPr>
          <w:color w:val="0774B7"/>
          <w:spacing w:val="1"/>
          <w:sz w:val="20"/>
        </w:rPr>
        <w:t xml:space="preserve"> </w:t>
      </w:r>
      <w:r>
        <w:rPr>
          <w:sz w:val="20"/>
        </w:rPr>
        <w:t>shows</w:t>
      </w:r>
      <w:r>
        <w:rPr>
          <w:spacing w:val="2"/>
          <w:sz w:val="20"/>
        </w:rPr>
        <w:t xml:space="preserve"> </w:t>
      </w:r>
      <w:r>
        <w:rPr>
          <w:sz w:val="20"/>
        </w:rPr>
        <w:t>it</w:t>
      </w:r>
      <w:r>
        <w:rPr>
          <w:spacing w:val="2"/>
          <w:sz w:val="20"/>
        </w:rPr>
        <w:t xml:space="preserve"> </w:t>
      </w:r>
      <w:r>
        <w:rPr>
          <w:sz w:val="20"/>
        </w:rPr>
        <w:t>to</w:t>
      </w:r>
      <w:r>
        <w:rPr>
          <w:spacing w:val="1"/>
          <w:sz w:val="20"/>
        </w:rPr>
        <w:t xml:space="preserve"> </w:t>
      </w:r>
      <w:r>
        <w:rPr>
          <w:sz w:val="20"/>
        </w:rPr>
        <w:t>be</w:t>
      </w:r>
      <w:r>
        <w:rPr>
          <w:spacing w:val="2"/>
          <w:sz w:val="20"/>
        </w:rPr>
        <w:t xml:space="preserve"> </w:t>
      </w:r>
      <w:r>
        <w:rPr>
          <w:sz w:val="20"/>
        </w:rPr>
        <w:t>wrong.</w:t>
      </w:r>
      <w:r>
        <w:rPr>
          <w:spacing w:val="14"/>
          <w:sz w:val="20"/>
        </w:rPr>
        <w:t xml:space="preserve"> </w:t>
      </w:r>
      <w:r>
        <w:rPr>
          <w:sz w:val="20"/>
        </w:rPr>
        <w:t>Every</w:t>
      </w:r>
      <w:r>
        <w:rPr>
          <w:spacing w:val="2"/>
          <w:sz w:val="20"/>
        </w:rPr>
        <w:t xml:space="preserve"> </w:t>
      </w:r>
      <w:r>
        <w:rPr>
          <w:sz w:val="20"/>
        </w:rPr>
        <w:t>improvement</w:t>
      </w:r>
      <w:r>
        <w:rPr>
          <w:spacing w:val="2"/>
          <w:sz w:val="20"/>
        </w:rPr>
        <w:t xml:space="preserve"> </w:t>
      </w:r>
      <w:r>
        <w:rPr>
          <w:sz w:val="20"/>
        </w:rPr>
        <w:t>recorded</w:t>
      </w:r>
      <w:r>
        <w:rPr>
          <w:spacing w:val="1"/>
          <w:sz w:val="20"/>
        </w:rPr>
        <w:t xml:space="preserve"> </w:t>
      </w:r>
      <w:r>
        <w:rPr>
          <w:sz w:val="20"/>
        </w:rPr>
        <w:t>in</w:t>
      </w:r>
      <w:r>
        <w:rPr>
          <w:spacing w:val="2"/>
          <w:sz w:val="20"/>
        </w:rPr>
        <w:t xml:space="preserve"> </w:t>
      </w:r>
      <w:r>
        <w:rPr>
          <w:sz w:val="20"/>
        </w:rPr>
        <w:t>Table</w:t>
      </w:r>
      <w:r>
        <w:rPr>
          <w:spacing w:val="1"/>
          <w:sz w:val="20"/>
        </w:rPr>
        <w:t xml:space="preserve"> </w:t>
      </w:r>
      <w:hyperlink w:anchor="_bookmark16" w:history="1">
        <w:r>
          <w:rPr>
            <w:color w:val="0774B7"/>
            <w:spacing w:val="-10"/>
            <w:sz w:val="20"/>
          </w:rPr>
          <w:t>5</w:t>
        </w:r>
      </w:hyperlink>
      <w:r>
        <w:rPr>
          <w:rFonts w:ascii="Times New Roman"/>
          <w:color w:val="0774B7"/>
          <w:sz w:val="20"/>
        </w:rPr>
        <w:tab/>
      </w:r>
      <w:r>
        <w:rPr>
          <w:rFonts w:ascii="Trebuchet MS"/>
          <w:spacing w:val="-5"/>
          <w:sz w:val="10"/>
        </w:rPr>
        <w:t>386</w:t>
      </w:r>
    </w:p>
    <w:p w14:paraId="4DEEAD4D" w14:textId="77777777" w:rsidR="00EA1924" w:rsidRDefault="00000000">
      <w:pPr>
        <w:tabs>
          <w:tab w:val="left" w:pos="10859"/>
        </w:tabs>
        <w:spacing w:before="30"/>
        <w:ind w:left="2761"/>
        <w:rPr>
          <w:rFonts w:ascii="Trebuchet MS"/>
          <w:sz w:val="10"/>
        </w:rPr>
      </w:pPr>
      <w:r>
        <w:rPr>
          <w:sz w:val="20"/>
        </w:rPr>
        <w:t>is</w:t>
      </w:r>
      <w:r>
        <w:rPr>
          <w:spacing w:val="13"/>
          <w:sz w:val="20"/>
        </w:rPr>
        <w:t xml:space="preserve"> </w:t>
      </w:r>
      <w:r>
        <w:rPr>
          <w:sz w:val="20"/>
        </w:rPr>
        <w:t>smaller</w:t>
      </w:r>
      <w:r>
        <w:rPr>
          <w:spacing w:val="15"/>
          <w:sz w:val="20"/>
        </w:rPr>
        <w:t xml:space="preserve"> </w:t>
      </w:r>
      <w:r>
        <w:rPr>
          <w:sz w:val="20"/>
        </w:rPr>
        <w:t>than</w:t>
      </w:r>
      <w:r>
        <w:rPr>
          <w:spacing w:val="15"/>
          <w:sz w:val="20"/>
        </w:rPr>
        <w:t xml:space="preserve"> </w:t>
      </w:r>
      <w:r>
        <w:rPr>
          <w:sz w:val="20"/>
        </w:rPr>
        <w:t>the</w:t>
      </w:r>
      <w:r>
        <w:rPr>
          <w:spacing w:val="15"/>
          <w:sz w:val="20"/>
        </w:rPr>
        <w:t xml:space="preserve"> </w:t>
      </w:r>
      <w:r>
        <w:rPr>
          <w:sz w:val="20"/>
        </w:rPr>
        <w:t>improvement</w:t>
      </w:r>
      <w:r>
        <w:rPr>
          <w:spacing w:val="14"/>
          <w:sz w:val="20"/>
        </w:rPr>
        <w:t xml:space="preserve"> </w:t>
      </w:r>
      <w:r>
        <w:rPr>
          <w:sz w:val="20"/>
        </w:rPr>
        <w:t>obtained</w:t>
      </w:r>
      <w:r>
        <w:rPr>
          <w:spacing w:val="14"/>
          <w:sz w:val="20"/>
        </w:rPr>
        <w:t xml:space="preserve"> </w:t>
      </w:r>
      <w:r>
        <w:rPr>
          <w:sz w:val="20"/>
        </w:rPr>
        <w:t>by</w:t>
      </w:r>
      <w:r>
        <w:rPr>
          <w:spacing w:val="15"/>
          <w:sz w:val="20"/>
        </w:rPr>
        <w:t xml:space="preserve"> </w:t>
      </w:r>
      <w:r>
        <w:rPr>
          <w:sz w:val="20"/>
        </w:rPr>
        <w:t>leaving</w:t>
      </w:r>
      <w:r>
        <w:rPr>
          <w:spacing w:val="14"/>
          <w:sz w:val="20"/>
        </w:rPr>
        <w:t xml:space="preserve"> </w:t>
      </w:r>
      <w:r>
        <w:rPr>
          <w:sz w:val="20"/>
        </w:rPr>
        <w:t>the</w:t>
      </w:r>
      <w:r>
        <w:rPr>
          <w:spacing w:val="14"/>
          <w:sz w:val="20"/>
        </w:rPr>
        <w:t xml:space="preserve"> </w:t>
      </w:r>
      <w:r>
        <w:rPr>
          <w:sz w:val="20"/>
        </w:rPr>
        <w:t>objective</w:t>
      </w:r>
      <w:r>
        <w:rPr>
          <w:spacing w:val="14"/>
          <w:sz w:val="20"/>
        </w:rPr>
        <w:t xml:space="preserve"> </w:t>
      </w:r>
      <w:r>
        <w:rPr>
          <w:sz w:val="20"/>
        </w:rPr>
        <w:t>alone</w:t>
      </w:r>
      <w:r>
        <w:rPr>
          <w:spacing w:val="15"/>
          <w:sz w:val="20"/>
        </w:rPr>
        <w:t xml:space="preserve"> </w:t>
      </w:r>
      <w:r>
        <w:rPr>
          <w:sz w:val="20"/>
        </w:rPr>
        <w:t>and</w:t>
      </w:r>
      <w:r>
        <w:rPr>
          <w:spacing w:val="14"/>
          <w:sz w:val="20"/>
        </w:rPr>
        <w:t xml:space="preserve"> </w:t>
      </w:r>
      <w:r>
        <w:rPr>
          <w:spacing w:val="-2"/>
          <w:sz w:val="20"/>
        </w:rPr>
        <w:t>changing</w:t>
      </w:r>
      <w:r>
        <w:rPr>
          <w:rFonts w:ascii="Times New Roman"/>
          <w:sz w:val="20"/>
        </w:rPr>
        <w:tab/>
      </w:r>
      <w:r>
        <w:rPr>
          <w:rFonts w:ascii="Trebuchet MS"/>
          <w:spacing w:val="-5"/>
          <w:sz w:val="10"/>
        </w:rPr>
        <w:t>387</w:t>
      </w:r>
    </w:p>
    <w:p w14:paraId="587B54CA" w14:textId="77777777" w:rsidR="00EA1924" w:rsidRDefault="00000000">
      <w:pPr>
        <w:tabs>
          <w:tab w:val="left" w:pos="10859"/>
        </w:tabs>
        <w:spacing w:before="30"/>
        <w:ind w:left="2761"/>
        <w:rPr>
          <w:rFonts w:ascii="Trebuchet MS" w:hAnsi="Trebuchet MS"/>
          <w:sz w:val="10"/>
        </w:rPr>
      </w:pPr>
      <w:r>
        <w:rPr>
          <w:spacing w:val="-2"/>
          <w:sz w:val="20"/>
        </w:rPr>
        <w:t>only</w:t>
      </w:r>
      <w:r>
        <w:rPr>
          <w:spacing w:val="-7"/>
          <w:sz w:val="20"/>
        </w:rPr>
        <w:t xml:space="preserve"> </w:t>
      </w:r>
      <w:r>
        <w:rPr>
          <w:spacing w:val="-2"/>
          <w:sz w:val="20"/>
        </w:rPr>
        <w:t>the</w:t>
      </w:r>
      <w:r>
        <w:rPr>
          <w:spacing w:val="-7"/>
          <w:sz w:val="20"/>
        </w:rPr>
        <w:t xml:space="preserve"> </w:t>
      </w:r>
      <w:r>
        <w:rPr>
          <w:spacing w:val="-2"/>
          <w:sz w:val="20"/>
        </w:rPr>
        <w:t>space</w:t>
      </w:r>
      <w:r>
        <w:rPr>
          <w:spacing w:val="-7"/>
          <w:sz w:val="20"/>
        </w:rPr>
        <w:t xml:space="preserve"> </w:t>
      </w:r>
      <w:r>
        <w:rPr>
          <w:spacing w:val="-2"/>
          <w:sz w:val="20"/>
        </w:rPr>
        <w:t>the</w:t>
      </w:r>
      <w:r>
        <w:rPr>
          <w:spacing w:val="-6"/>
          <w:sz w:val="20"/>
        </w:rPr>
        <w:t xml:space="preserve"> </w:t>
      </w:r>
      <w:r>
        <w:rPr>
          <w:spacing w:val="-2"/>
          <w:sz w:val="20"/>
        </w:rPr>
        <w:t>least-squares</w:t>
      </w:r>
      <w:r>
        <w:rPr>
          <w:spacing w:val="-7"/>
          <w:sz w:val="20"/>
        </w:rPr>
        <w:t xml:space="preserve"> </w:t>
      </w:r>
      <w:r>
        <w:rPr>
          <w:spacing w:val="-2"/>
          <w:sz w:val="20"/>
        </w:rPr>
        <w:t>fit</w:t>
      </w:r>
      <w:r>
        <w:rPr>
          <w:spacing w:val="-7"/>
          <w:sz w:val="20"/>
        </w:rPr>
        <w:t xml:space="preserve"> </w:t>
      </w:r>
      <w:r>
        <w:rPr>
          <w:spacing w:val="-2"/>
          <w:sz w:val="20"/>
        </w:rPr>
        <w:t>is</w:t>
      </w:r>
      <w:r>
        <w:rPr>
          <w:spacing w:val="-6"/>
          <w:sz w:val="20"/>
        </w:rPr>
        <w:t xml:space="preserve"> </w:t>
      </w:r>
      <w:r>
        <w:rPr>
          <w:spacing w:val="-2"/>
          <w:sz w:val="20"/>
        </w:rPr>
        <w:t>carried</w:t>
      </w:r>
      <w:r>
        <w:rPr>
          <w:spacing w:val="-7"/>
          <w:sz w:val="20"/>
        </w:rPr>
        <w:t xml:space="preserve"> </w:t>
      </w:r>
      <w:r>
        <w:rPr>
          <w:spacing w:val="-2"/>
          <w:sz w:val="20"/>
        </w:rPr>
        <w:t>out</w:t>
      </w:r>
      <w:r>
        <w:rPr>
          <w:spacing w:val="-7"/>
          <w:sz w:val="20"/>
        </w:rPr>
        <w:t xml:space="preserve"> </w:t>
      </w:r>
      <w:r>
        <w:rPr>
          <w:spacing w:val="-2"/>
          <w:sz w:val="20"/>
        </w:rPr>
        <w:t>in</w:t>
      </w:r>
      <w:r>
        <w:rPr>
          <w:spacing w:val="-6"/>
          <w:sz w:val="20"/>
        </w:rPr>
        <w:t xml:space="preserve"> </w:t>
      </w:r>
      <w:r>
        <w:rPr>
          <w:spacing w:val="-2"/>
          <w:sz w:val="20"/>
        </w:rPr>
        <w:t>(compare</w:t>
      </w:r>
      <w:r>
        <w:rPr>
          <w:spacing w:val="-7"/>
          <w:sz w:val="20"/>
        </w:rPr>
        <w:t xml:space="preserve"> </w:t>
      </w:r>
      <w:r>
        <w:rPr>
          <w:spacing w:val="-2"/>
          <w:sz w:val="20"/>
        </w:rPr>
        <w:t>Powell’s</w:t>
      </w:r>
      <w:r>
        <w:rPr>
          <w:spacing w:val="-7"/>
          <w:sz w:val="20"/>
        </w:rPr>
        <w:t xml:space="preserve"> </w:t>
      </w:r>
      <w:r>
        <w:rPr>
          <w:spacing w:val="-2"/>
          <w:sz w:val="20"/>
        </w:rPr>
        <w:t>PC10-CMYK</w:t>
      </w:r>
      <w:r>
        <w:rPr>
          <w:spacing w:val="-6"/>
          <w:sz w:val="20"/>
        </w:rPr>
        <w:t xml:space="preserve"> </w:t>
      </w:r>
      <w:r>
        <w:rPr>
          <w:spacing w:val="-2"/>
          <w:sz w:val="20"/>
        </w:rPr>
        <w:t>median</w:t>
      </w:r>
      <w:r>
        <w:rPr>
          <w:rFonts w:ascii="Times New Roman" w:hAnsi="Times New Roman"/>
          <w:sz w:val="20"/>
        </w:rPr>
        <w:tab/>
      </w:r>
      <w:r>
        <w:rPr>
          <w:rFonts w:ascii="Trebuchet MS" w:hAnsi="Trebuchet MS"/>
          <w:spacing w:val="-5"/>
          <w:sz w:val="10"/>
        </w:rPr>
        <w:t>388</w:t>
      </w:r>
    </w:p>
    <w:p w14:paraId="0E709FDA" w14:textId="77777777" w:rsidR="00EA1924" w:rsidRDefault="00000000">
      <w:pPr>
        <w:tabs>
          <w:tab w:val="left" w:pos="10859"/>
        </w:tabs>
        <w:spacing w:before="30"/>
        <w:ind w:left="2761"/>
        <w:rPr>
          <w:rFonts w:ascii="Trebuchet MS" w:hAnsi="Trebuchet MS"/>
          <w:sz w:val="10"/>
        </w:rPr>
      </w:pPr>
      <w:r>
        <w:rPr>
          <w:sz w:val="20"/>
        </w:rPr>
        <w:t>of</w:t>
      </w:r>
      <w:r>
        <w:rPr>
          <w:spacing w:val="20"/>
          <w:sz w:val="20"/>
        </w:rPr>
        <w:t xml:space="preserve"> </w:t>
      </w:r>
      <w:r>
        <w:rPr>
          <w:sz w:val="20"/>
        </w:rPr>
        <w:t>0.867</w:t>
      </w:r>
      <w:r>
        <w:rPr>
          <w:spacing w:val="21"/>
          <w:sz w:val="20"/>
        </w:rPr>
        <w:t xml:space="preserve"> </w:t>
      </w:r>
      <w:r>
        <w:rPr>
          <w:sz w:val="20"/>
        </w:rPr>
        <w:t>with</w:t>
      </w:r>
      <w:r>
        <w:rPr>
          <w:spacing w:val="21"/>
          <w:sz w:val="20"/>
        </w:rPr>
        <w:t xml:space="preserve"> </w:t>
      </w:r>
      <w:r>
        <w:rPr>
          <w:sz w:val="20"/>
        </w:rPr>
        <w:t>the</w:t>
      </w:r>
      <w:r>
        <w:rPr>
          <w:spacing w:val="21"/>
          <w:sz w:val="20"/>
        </w:rPr>
        <w:t xml:space="preserve"> </w:t>
      </w:r>
      <w:r>
        <w:rPr>
          <w:sz w:val="20"/>
        </w:rPr>
        <w:t>same</w:t>
      </w:r>
      <w:r>
        <w:rPr>
          <w:spacing w:val="20"/>
          <w:sz w:val="20"/>
        </w:rPr>
        <w:t xml:space="preserve"> </w:t>
      </w:r>
      <w:r>
        <w:rPr>
          <w:sz w:val="20"/>
        </w:rPr>
        <w:t>cubic’s</w:t>
      </w:r>
      <w:r>
        <w:rPr>
          <w:spacing w:val="21"/>
          <w:sz w:val="20"/>
        </w:rPr>
        <w:t xml:space="preserve"> </w:t>
      </w:r>
      <w:r>
        <w:rPr>
          <w:sz w:val="20"/>
        </w:rPr>
        <w:t>0.219</w:t>
      </w:r>
      <w:r>
        <w:rPr>
          <w:spacing w:val="21"/>
          <w:sz w:val="20"/>
        </w:rPr>
        <w:t xml:space="preserve"> </w:t>
      </w:r>
      <w:r>
        <w:rPr>
          <w:sz w:val="20"/>
        </w:rPr>
        <w:t>fitted</w:t>
      </w:r>
      <w:r>
        <w:rPr>
          <w:spacing w:val="21"/>
          <w:sz w:val="20"/>
        </w:rPr>
        <w:t xml:space="preserve"> </w:t>
      </w:r>
      <w:r>
        <w:rPr>
          <w:sz w:val="20"/>
        </w:rPr>
        <w:t>in</w:t>
      </w:r>
      <w:r>
        <w:rPr>
          <w:spacing w:val="21"/>
          <w:sz w:val="20"/>
        </w:rPr>
        <w:t xml:space="preserve"> </w:t>
      </w:r>
      <w:r>
        <w:rPr>
          <w:sz w:val="20"/>
        </w:rPr>
        <w:t>cube-root</w:t>
      </w:r>
      <w:r>
        <w:rPr>
          <w:spacing w:val="20"/>
          <w:sz w:val="20"/>
        </w:rPr>
        <w:t xml:space="preserve"> </w:t>
      </w:r>
      <w:r>
        <w:rPr>
          <w:sz w:val="20"/>
        </w:rPr>
        <w:t>space),</w:t>
      </w:r>
      <w:r>
        <w:rPr>
          <w:spacing w:val="25"/>
          <w:sz w:val="20"/>
        </w:rPr>
        <w:t xml:space="preserve"> </w:t>
      </w:r>
      <w:r>
        <w:rPr>
          <w:sz w:val="20"/>
        </w:rPr>
        <w:t>and</w:t>
      </w:r>
      <w:r>
        <w:rPr>
          <w:spacing w:val="21"/>
          <w:sz w:val="20"/>
        </w:rPr>
        <w:t xml:space="preserve"> </w:t>
      </w:r>
      <w:r>
        <w:rPr>
          <w:sz w:val="20"/>
        </w:rPr>
        <w:t>the</w:t>
      </w:r>
      <w:r>
        <w:rPr>
          <w:spacing w:val="21"/>
          <w:sz w:val="20"/>
        </w:rPr>
        <w:t xml:space="preserve"> </w:t>
      </w:r>
      <w:r>
        <w:rPr>
          <w:sz w:val="20"/>
        </w:rPr>
        <w:t>explicit</w:t>
      </w:r>
      <w:r>
        <w:rPr>
          <w:spacing w:val="21"/>
          <w:sz w:val="20"/>
        </w:rPr>
        <w:t xml:space="preserve"> </w:t>
      </w:r>
      <w:r>
        <w:rPr>
          <w:spacing w:val="-2"/>
          <w:sz w:val="20"/>
        </w:rPr>
        <w:t>control</w:t>
      </w:r>
      <w:r>
        <w:rPr>
          <w:rFonts w:ascii="Times New Roman" w:hAnsi="Times New Roman"/>
          <w:sz w:val="20"/>
        </w:rPr>
        <w:tab/>
      </w:r>
      <w:r>
        <w:rPr>
          <w:rFonts w:ascii="Trebuchet MS" w:hAnsi="Trebuchet MS"/>
          <w:spacing w:val="-5"/>
          <w:sz w:val="10"/>
        </w:rPr>
        <w:t>389</w:t>
      </w:r>
    </w:p>
    <w:p w14:paraId="11B13934" w14:textId="77777777" w:rsidR="00EA1924" w:rsidRDefault="00000000">
      <w:pPr>
        <w:tabs>
          <w:tab w:val="left" w:pos="10859"/>
        </w:tabs>
        <w:spacing w:before="30"/>
        <w:ind w:left="2761"/>
        <w:rPr>
          <w:rFonts w:ascii="Trebuchet MS" w:hAnsi="Trebuchet MS"/>
          <w:sz w:val="10"/>
        </w:rPr>
      </w:pPr>
      <w:r>
        <w:rPr>
          <w:sz w:val="20"/>
        </w:rPr>
        <w:t>for</w:t>
      </w:r>
      <w:r>
        <w:rPr>
          <w:spacing w:val="16"/>
          <w:sz w:val="20"/>
        </w:rPr>
        <w:t xml:space="preserve"> </w:t>
      </w:r>
      <w:r>
        <w:rPr>
          <w:sz w:val="20"/>
        </w:rPr>
        <w:t>metric</w:t>
      </w:r>
      <w:r>
        <w:rPr>
          <w:spacing w:val="17"/>
          <w:sz w:val="20"/>
        </w:rPr>
        <w:t xml:space="preserve"> </w:t>
      </w:r>
      <w:r>
        <w:rPr>
          <w:sz w:val="20"/>
        </w:rPr>
        <w:t>alignment</w:t>
      </w:r>
      <w:r>
        <w:rPr>
          <w:spacing w:val="17"/>
          <w:sz w:val="20"/>
        </w:rPr>
        <w:t xml:space="preserve"> </w:t>
      </w:r>
      <w:r>
        <w:rPr>
          <w:sz w:val="20"/>
        </w:rPr>
        <w:t>in</w:t>
      </w:r>
      <w:r>
        <w:rPr>
          <w:spacing w:val="17"/>
          <w:sz w:val="20"/>
        </w:rPr>
        <w:t xml:space="preserve"> </w:t>
      </w:r>
      <w:r>
        <w:rPr>
          <w:sz w:val="20"/>
        </w:rPr>
        <w:t>Section</w:t>
      </w:r>
      <w:r>
        <w:rPr>
          <w:spacing w:val="17"/>
          <w:sz w:val="20"/>
        </w:rPr>
        <w:t xml:space="preserve"> </w:t>
      </w:r>
      <w:hyperlink w:anchor="_bookmark18" w:history="1">
        <w:r>
          <w:rPr>
            <w:color w:val="0774B7"/>
            <w:sz w:val="20"/>
          </w:rPr>
          <w:t>4.5</w:t>
        </w:r>
      </w:hyperlink>
      <w:r>
        <w:rPr>
          <w:color w:val="0774B7"/>
          <w:spacing w:val="17"/>
          <w:sz w:val="20"/>
        </w:rPr>
        <w:t xml:space="preserve"> </w:t>
      </w:r>
      <w:r>
        <w:rPr>
          <w:sz w:val="20"/>
        </w:rPr>
        <w:t>fails.</w:t>
      </w:r>
      <w:r>
        <w:rPr>
          <w:spacing w:val="55"/>
          <w:sz w:val="20"/>
        </w:rPr>
        <w:t xml:space="preserve"> </w:t>
      </w:r>
      <w:r>
        <w:rPr>
          <w:sz w:val="20"/>
        </w:rPr>
        <w:t>Direct</w:t>
      </w:r>
      <w:r>
        <w:rPr>
          <w:spacing w:val="19"/>
          <w:sz w:val="20"/>
        </w:rPr>
        <w:t xml:space="preserve"> </w:t>
      </w:r>
      <w:r>
        <w:rPr>
          <w:rFonts w:ascii="Calibri" w:hAnsi="Calibri"/>
          <w:sz w:val="20"/>
        </w:rPr>
        <w:t>∆</w:t>
      </w:r>
      <w:r>
        <w:rPr>
          <w:i/>
          <w:sz w:val="20"/>
        </w:rPr>
        <w:t>E</w:t>
      </w:r>
      <w:r>
        <w:rPr>
          <w:sz w:val="20"/>
          <w:vertAlign w:val="subscript"/>
        </w:rPr>
        <w:t>00</w:t>
      </w:r>
      <w:r>
        <w:rPr>
          <w:spacing w:val="28"/>
          <w:sz w:val="20"/>
        </w:rPr>
        <w:t xml:space="preserve"> </w:t>
      </w:r>
      <w:r>
        <w:rPr>
          <w:sz w:val="20"/>
        </w:rPr>
        <w:t>refinement</w:t>
      </w:r>
      <w:r>
        <w:rPr>
          <w:spacing w:val="17"/>
          <w:sz w:val="20"/>
        </w:rPr>
        <w:t xml:space="preserve"> </w:t>
      </w:r>
      <w:r>
        <w:rPr>
          <w:sz w:val="20"/>
        </w:rPr>
        <w:t>is</w:t>
      </w:r>
      <w:r>
        <w:rPr>
          <w:spacing w:val="17"/>
          <w:sz w:val="20"/>
        </w:rPr>
        <w:t xml:space="preserve"> </w:t>
      </w:r>
      <w:r>
        <w:rPr>
          <w:sz w:val="20"/>
        </w:rPr>
        <w:t>best</w:t>
      </w:r>
      <w:r>
        <w:rPr>
          <w:spacing w:val="17"/>
          <w:sz w:val="20"/>
        </w:rPr>
        <w:t xml:space="preserve"> </w:t>
      </w:r>
      <w:r>
        <w:rPr>
          <w:sz w:val="20"/>
        </w:rPr>
        <w:t>read</w:t>
      </w:r>
      <w:r>
        <w:rPr>
          <w:spacing w:val="17"/>
          <w:sz w:val="20"/>
        </w:rPr>
        <w:t xml:space="preserve"> </w:t>
      </w:r>
      <w:r>
        <w:rPr>
          <w:sz w:val="20"/>
        </w:rPr>
        <w:t>as</w:t>
      </w:r>
      <w:r>
        <w:rPr>
          <w:spacing w:val="17"/>
          <w:sz w:val="20"/>
        </w:rPr>
        <w:t xml:space="preserve"> </w:t>
      </w:r>
      <w:r>
        <w:rPr>
          <w:sz w:val="20"/>
        </w:rPr>
        <w:t>a</w:t>
      </w:r>
      <w:r>
        <w:rPr>
          <w:spacing w:val="17"/>
          <w:sz w:val="20"/>
        </w:rPr>
        <w:t xml:space="preserve"> </w:t>
      </w:r>
      <w:r>
        <w:rPr>
          <w:spacing w:val="-2"/>
          <w:sz w:val="20"/>
        </w:rPr>
        <w:t>small,</w:t>
      </w:r>
      <w:r>
        <w:rPr>
          <w:rFonts w:ascii="Times New Roman" w:hAnsi="Times New Roman"/>
          <w:sz w:val="20"/>
        </w:rPr>
        <w:tab/>
      </w:r>
      <w:r>
        <w:rPr>
          <w:rFonts w:ascii="Trebuchet MS" w:hAnsi="Trebuchet MS"/>
          <w:spacing w:val="-5"/>
          <w:sz w:val="10"/>
        </w:rPr>
        <w:t>390</w:t>
      </w:r>
    </w:p>
    <w:p w14:paraId="56EC2C8C" w14:textId="77777777" w:rsidR="00EA1924" w:rsidRDefault="00000000">
      <w:pPr>
        <w:tabs>
          <w:tab w:val="left" w:pos="10859"/>
        </w:tabs>
        <w:spacing w:before="30"/>
        <w:ind w:left="2761"/>
        <w:rPr>
          <w:rFonts w:ascii="Trebuchet MS"/>
          <w:sz w:val="10"/>
        </w:rPr>
      </w:pPr>
      <w:r>
        <w:rPr>
          <w:sz w:val="20"/>
        </w:rPr>
        <w:t>expensive</w:t>
      </w:r>
      <w:r>
        <w:rPr>
          <w:spacing w:val="-9"/>
          <w:sz w:val="20"/>
        </w:rPr>
        <w:t xml:space="preserve"> </w:t>
      </w:r>
      <w:r>
        <w:rPr>
          <w:sz w:val="20"/>
        </w:rPr>
        <w:t>correction</w:t>
      </w:r>
      <w:r>
        <w:rPr>
          <w:spacing w:val="-9"/>
          <w:sz w:val="20"/>
        </w:rPr>
        <w:t xml:space="preserve"> </w:t>
      </w:r>
      <w:r>
        <w:rPr>
          <w:sz w:val="20"/>
        </w:rPr>
        <w:t>that</w:t>
      </w:r>
      <w:r>
        <w:rPr>
          <w:spacing w:val="-9"/>
          <w:sz w:val="20"/>
        </w:rPr>
        <w:t xml:space="preserve"> </w:t>
      </w:r>
      <w:r>
        <w:rPr>
          <w:sz w:val="20"/>
        </w:rPr>
        <w:t>a</w:t>
      </w:r>
      <w:r>
        <w:rPr>
          <w:spacing w:val="-9"/>
          <w:sz w:val="20"/>
        </w:rPr>
        <w:t xml:space="preserve"> </w:t>
      </w:r>
      <w:r>
        <w:rPr>
          <w:sz w:val="20"/>
        </w:rPr>
        <w:t>well-chosen</w:t>
      </w:r>
      <w:r>
        <w:rPr>
          <w:spacing w:val="-9"/>
          <w:sz w:val="20"/>
        </w:rPr>
        <w:t xml:space="preserve"> </w:t>
      </w:r>
      <w:r>
        <w:rPr>
          <w:sz w:val="20"/>
        </w:rPr>
        <w:t>fitting</w:t>
      </w:r>
      <w:r>
        <w:rPr>
          <w:spacing w:val="-8"/>
          <w:sz w:val="20"/>
        </w:rPr>
        <w:t xml:space="preserve"> </w:t>
      </w:r>
      <w:r>
        <w:rPr>
          <w:sz w:val="20"/>
        </w:rPr>
        <w:t>space</w:t>
      </w:r>
      <w:r>
        <w:rPr>
          <w:spacing w:val="-9"/>
          <w:sz w:val="20"/>
        </w:rPr>
        <w:t xml:space="preserve"> </w:t>
      </w:r>
      <w:r>
        <w:rPr>
          <w:sz w:val="20"/>
        </w:rPr>
        <w:t>largely</w:t>
      </w:r>
      <w:r>
        <w:rPr>
          <w:spacing w:val="-9"/>
          <w:sz w:val="20"/>
        </w:rPr>
        <w:t xml:space="preserve"> </w:t>
      </w:r>
      <w:r>
        <w:rPr>
          <w:spacing w:val="-2"/>
          <w:sz w:val="20"/>
        </w:rPr>
        <w:t>subsumes.</w:t>
      </w:r>
      <w:r>
        <w:rPr>
          <w:rFonts w:ascii="Times New Roman"/>
          <w:sz w:val="20"/>
        </w:rPr>
        <w:tab/>
      </w:r>
      <w:r>
        <w:rPr>
          <w:rFonts w:ascii="Trebuchet MS"/>
          <w:spacing w:val="-5"/>
          <w:sz w:val="10"/>
        </w:rPr>
        <w:t>391</w:t>
      </w:r>
    </w:p>
    <w:p w14:paraId="3D75DA97" w14:textId="77777777" w:rsidR="00EA1924" w:rsidRDefault="00EA1924">
      <w:pPr>
        <w:rPr>
          <w:rFonts w:ascii="Trebuchet MS"/>
          <w:sz w:val="10"/>
        </w:rPr>
        <w:sectPr w:rsidR="00EA1924">
          <w:pgSz w:w="11910" w:h="16840"/>
          <w:pgMar w:top="1020" w:right="283" w:bottom="760" w:left="566" w:header="685" w:footer="563" w:gutter="0"/>
          <w:cols w:space="720"/>
        </w:sectPr>
      </w:pPr>
    </w:p>
    <w:p w14:paraId="6D4FA3A0" w14:textId="77777777" w:rsidR="00EA1924" w:rsidRDefault="00EA1924">
      <w:pPr>
        <w:pStyle w:val="BodyText"/>
        <w:rPr>
          <w:rFonts w:ascii="Trebuchet MS"/>
          <w:sz w:val="20"/>
        </w:rPr>
      </w:pPr>
    </w:p>
    <w:p w14:paraId="234529FD" w14:textId="77777777" w:rsidR="00EA1924" w:rsidRDefault="00EA1924">
      <w:pPr>
        <w:pStyle w:val="BodyText"/>
        <w:spacing w:before="132"/>
        <w:rPr>
          <w:rFonts w:ascii="Trebuchet MS"/>
          <w:sz w:val="20"/>
        </w:rPr>
      </w:pPr>
    </w:p>
    <w:p w14:paraId="2F6881F0" w14:textId="77777777" w:rsidR="00EA1924" w:rsidRDefault="00000000">
      <w:pPr>
        <w:ind w:left="3863"/>
        <w:rPr>
          <w:rFonts w:ascii="Trebuchet MS"/>
          <w:sz w:val="20"/>
        </w:rPr>
      </w:pPr>
      <w:r>
        <w:rPr>
          <w:rFonts w:ascii="Trebuchet MS"/>
          <w:noProof/>
          <w:sz w:val="20"/>
        </w:rPr>
        <w:drawing>
          <wp:inline distT="0" distB="0" distL="0" distR="0" wp14:anchorId="6B900A91" wp14:editId="0FF25BD5">
            <wp:extent cx="3593401" cy="265976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3593401" cy="2659760"/>
                    </a:xfrm>
                    <a:prstGeom prst="rect">
                      <a:avLst/>
                    </a:prstGeom>
                  </pic:spPr>
                </pic:pic>
              </a:graphicData>
            </a:graphic>
          </wp:inline>
        </w:drawing>
      </w:r>
    </w:p>
    <w:p w14:paraId="574DA269" w14:textId="77777777" w:rsidR="00EA1924" w:rsidRDefault="00EA1924">
      <w:pPr>
        <w:pStyle w:val="BodyText"/>
        <w:spacing w:before="48"/>
        <w:rPr>
          <w:rFonts w:ascii="Trebuchet MS"/>
        </w:rPr>
      </w:pPr>
    </w:p>
    <w:p w14:paraId="585C8842" w14:textId="77777777" w:rsidR="00EA1924" w:rsidRDefault="00000000">
      <w:pPr>
        <w:pStyle w:val="BodyText"/>
        <w:spacing w:line="266" w:lineRule="auto"/>
        <w:ind w:left="2756" w:right="403" w:firstLine="5"/>
        <w:jc w:val="both"/>
      </w:pPr>
      <w:bookmarkStart w:id="483" w:name="_bookmark17"/>
      <w:bookmarkEnd w:id="483"/>
      <w:r>
        <w:rPr>
          <w:b/>
        </w:rPr>
        <w:t>Figure 3.</w:t>
      </w:r>
      <w:r>
        <w:rPr>
          <w:b/>
          <w:spacing w:val="40"/>
        </w:rPr>
        <w:t xml:space="preserve"> </w:t>
      </w:r>
      <w:r>
        <w:t xml:space="preserve">Maximum (worst-case) </w:t>
      </w:r>
      <w:r>
        <w:rPr>
          <w:rFonts w:ascii="Calibri" w:hAnsi="Calibri"/>
        </w:rPr>
        <w:t>∆</w:t>
      </w:r>
      <w:r>
        <w:rPr>
          <w:i/>
        </w:rPr>
        <w:t>E</w:t>
      </w:r>
      <w:r>
        <w:rPr>
          <w:vertAlign w:val="subscript"/>
        </w:rPr>
        <w:t>00</w:t>
      </w:r>
      <w:r>
        <w:t xml:space="preserve"> for the least-squares polynomial versus its Powell-refined variant</w:t>
      </w:r>
      <w:r>
        <w:rPr>
          <w:spacing w:val="-12"/>
        </w:rPr>
        <w:t xml:space="preserve"> </w:t>
      </w:r>
      <w:r>
        <w:t>across</w:t>
      </w:r>
      <w:r>
        <w:rPr>
          <w:spacing w:val="-11"/>
        </w:rPr>
        <w:t xml:space="preserve"> </w:t>
      </w:r>
      <w:r>
        <w:t>the</w:t>
      </w:r>
      <w:r>
        <w:rPr>
          <w:spacing w:val="-11"/>
        </w:rPr>
        <w:t xml:space="preserve"> </w:t>
      </w:r>
      <w:r>
        <w:t>three</w:t>
      </w:r>
      <w:r>
        <w:rPr>
          <w:spacing w:val="-9"/>
        </w:rPr>
        <w:t xml:space="preserve"> </w:t>
      </w:r>
      <w:r>
        <w:rPr>
          <w:i/>
        </w:rPr>
        <w:t>n</w:t>
      </w:r>
      <w:r>
        <w:rPr>
          <w:i/>
          <w:spacing w:val="-3"/>
        </w:rPr>
        <w:t xml:space="preserve"> </w:t>
      </w:r>
      <w:r>
        <w:rPr>
          <w:rFonts w:ascii="Tahoma" w:hAnsi="Tahoma"/>
        </w:rPr>
        <w:t>=</w:t>
      </w:r>
      <w:r>
        <w:rPr>
          <w:rFonts w:ascii="Tahoma" w:hAnsi="Tahoma"/>
          <w:spacing w:val="-15"/>
        </w:rPr>
        <w:t xml:space="preserve"> </w:t>
      </w:r>
      <w:r>
        <w:t>3</w:t>
      </w:r>
      <w:r>
        <w:rPr>
          <w:spacing w:val="-10"/>
        </w:rPr>
        <w:t xml:space="preserve"> </w:t>
      </w:r>
      <w:r>
        <w:t>(CMY)</w:t>
      </w:r>
      <w:r>
        <w:rPr>
          <w:spacing w:val="-11"/>
        </w:rPr>
        <w:t xml:space="preserve"> </w:t>
      </w:r>
      <w:r>
        <w:t>datasets,</w:t>
      </w:r>
      <w:r>
        <w:rPr>
          <w:spacing w:val="-11"/>
        </w:rPr>
        <w:t xml:space="preserve"> </w:t>
      </w:r>
      <w:r>
        <w:t>with</w:t>
      </w:r>
      <w:r>
        <w:rPr>
          <w:spacing w:val="-11"/>
        </w:rPr>
        <w:t xml:space="preserve"> </w:t>
      </w:r>
      <w:r>
        <w:t>each</w:t>
      </w:r>
      <w:r>
        <w:rPr>
          <w:spacing w:val="-11"/>
        </w:rPr>
        <w:t xml:space="preserve"> </w:t>
      </w:r>
      <w:r>
        <w:t>pairing’s</w:t>
      </w:r>
      <w:r>
        <w:rPr>
          <w:spacing w:val="-11"/>
        </w:rPr>
        <w:t xml:space="preserve"> </w:t>
      </w:r>
      <w:r>
        <w:t>medians</w:t>
      </w:r>
      <w:r>
        <w:rPr>
          <w:spacing w:val="-11"/>
        </w:rPr>
        <w:t xml:space="preserve"> </w:t>
      </w:r>
      <w:r>
        <w:t>annotated</w:t>
      </w:r>
      <w:r>
        <w:rPr>
          <w:spacing w:val="-11"/>
        </w:rPr>
        <w:t xml:space="preserve"> </w:t>
      </w:r>
      <w:r>
        <w:t>below</w:t>
      </w:r>
      <w:r>
        <w:rPr>
          <w:spacing w:val="-11"/>
        </w:rPr>
        <w:t xml:space="preserve"> </w:t>
      </w:r>
      <w:r>
        <w:t>the</w:t>
      </w:r>
      <w:r>
        <w:rPr>
          <w:spacing w:val="-11"/>
        </w:rPr>
        <w:t xml:space="preserve"> </w:t>
      </w:r>
      <w:r>
        <w:t xml:space="preserve">bars. The full median/P95/max statistics for both optimizers, at </w:t>
      </w:r>
      <w:r>
        <w:rPr>
          <w:i/>
        </w:rPr>
        <w:t xml:space="preserve">n </w:t>
      </w:r>
      <w:r>
        <w:rPr>
          <w:rFonts w:ascii="Tahoma" w:hAnsi="Tahoma"/>
        </w:rPr>
        <w:t xml:space="preserve">= </w:t>
      </w:r>
      <w:r>
        <w:t xml:space="preserve">3 and </w:t>
      </w:r>
      <w:r>
        <w:rPr>
          <w:i/>
        </w:rPr>
        <w:t xml:space="preserve">n </w:t>
      </w:r>
      <w:r>
        <w:rPr>
          <w:rFonts w:ascii="Tahoma" w:hAnsi="Tahoma"/>
        </w:rPr>
        <w:t xml:space="preserve">= </w:t>
      </w:r>
      <w:r>
        <w:t xml:space="preserve">4, are in Table </w:t>
      </w:r>
      <w:hyperlink w:anchor="_bookmark16" w:history="1">
        <w:r>
          <w:rPr>
            <w:color w:val="0774B7"/>
          </w:rPr>
          <w:t>5</w:t>
        </w:r>
      </w:hyperlink>
      <w:r>
        <w:t>.</w:t>
      </w:r>
    </w:p>
    <w:p w14:paraId="70E43E51" w14:textId="77777777" w:rsidR="00EA1924" w:rsidRDefault="00000000">
      <w:pPr>
        <w:pStyle w:val="Heading2"/>
        <w:numPr>
          <w:ilvl w:val="1"/>
          <w:numId w:val="3"/>
        </w:numPr>
        <w:tabs>
          <w:tab w:val="left" w:pos="3120"/>
          <w:tab w:val="left" w:pos="10859"/>
        </w:tabs>
        <w:spacing w:before="170"/>
        <w:ind w:left="3120" w:hanging="359"/>
        <w:rPr>
          <w:rFonts w:ascii="Trebuchet MS"/>
          <w:i w:val="0"/>
          <w:sz w:val="10"/>
        </w:rPr>
      </w:pPr>
      <w:bookmarkStart w:id="484" w:name="The_Fitting_Space:_A_Correction_to_the_C"/>
      <w:bookmarkStart w:id="485" w:name="_bookmark18"/>
      <w:bookmarkEnd w:id="484"/>
      <w:bookmarkEnd w:id="485"/>
      <w:r>
        <w:t>The</w:t>
      </w:r>
      <w:r>
        <w:rPr>
          <w:spacing w:val="-6"/>
        </w:rPr>
        <w:t xml:space="preserve"> </w:t>
      </w:r>
      <w:r>
        <w:t>Fitting</w:t>
      </w:r>
      <w:r>
        <w:rPr>
          <w:spacing w:val="-6"/>
        </w:rPr>
        <w:t xml:space="preserve"> </w:t>
      </w:r>
      <w:r>
        <w:t>Space:</w:t>
      </w:r>
      <w:r>
        <w:rPr>
          <w:spacing w:val="5"/>
        </w:rPr>
        <w:t xml:space="preserve"> </w:t>
      </w:r>
      <w:r>
        <w:t>A</w:t>
      </w:r>
      <w:r>
        <w:rPr>
          <w:spacing w:val="-6"/>
        </w:rPr>
        <w:t xml:space="preserve"> </w:t>
      </w:r>
      <w:r>
        <w:t>Correction</w:t>
      </w:r>
      <w:r>
        <w:rPr>
          <w:spacing w:val="-5"/>
        </w:rPr>
        <w:t xml:space="preserve"> </w:t>
      </w:r>
      <w:r>
        <w:t>to</w:t>
      </w:r>
      <w:r>
        <w:rPr>
          <w:spacing w:val="-6"/>
        </w:rPr>
        <w:t xml:space="preserve"> </w:t>
      </w:r>
      <w:r>
        <w:t>the</w:t>
      </w:r>
      <w:r>
        <w:rPr>
          <w:spacing w:val="-6"/>
        </w:rPr>
        <w:t xml:space="preserve"> </w:t>
      </w:r>
      <w:r>
        <w:t>Classical</w:t>
      </w:r>
      <w:r>
        <w:rPr>
          <w:spacing w:val="-5"/>
        </w:rPr>
        <w:t xml:space="preserve"> </w:t>
      </w:r>
      <w:r>
        <w:rPr>
          <w:spacing w:val="-2"/>
        </w:rPr>
        <w:t>Baseline</w:t>
      </w:r>
      <w:r>
        <w:rPr>
          <w:rFonts w:ascii="Times New Roman"/>
          <w:i w:val="0"/>
        </w:rPr>
        <w:tab/>
      </w:r>
      <w:r>
        <w:rPr>
          <w:rFonts w:ascii="Trebuchet MS"/>
          <w:i w:val="0"/>
          <w:spacing w:val="-5"/>
          <w:sz w:val="10"/>
        </w:rPr>
        <w:t>392</w:t>
      </w:r>
    </w:p>
    <w:p w14:paraId="7F378A4E" w14:textId="56F9FCC0" w:rsidR="00EA1924" w:rsidDel="00154F80" w:rsidRDefault="00000000" w:rsidP="00154F80">
      <w:pPr>
        <w:tabs>
          <w:tab w:val="left" w:pos="10859"/>
        </w:tabs>
        <w:spacing w:before="90"/>
        <w:ind w:left="3187"/>
        <w:rPr>
          <w:del w:id="486" w:author="Phil Green" w:date="2026-08-30T17:46:00Z" w16du:dateUtc="2026-08-30T15:46:00Z"/>
          <w:rFonts w:ascii="Trebuchet MS"/>
          <w:sz w:val="10"/>
        </w:rPr>
      </w:pPr>
      <w:r>
        <w:rPr>
          <w:spacing w:val="-2"/>
          <w:sz w:val="20"/>
        </w:rPr>
        <w:t>Every</w:t>
      </w:r>
      <w:r>
        <w:rPr>
          <w:spacing w:val="-7"/>
          <w:sz w:val="20"/>
        </w:rPr>
        <w:t xml:space="preserve"> </w:t>
      </w:r>
      <w:r>
        <w:rPr>
          <w:spacing w:val="-2"/>
          <w:sz w:val="20"/>
        </w:rPr>
        <w:t>polynomial</w:t>
      </w:r>
      <w:r>
        <w:rPr>
          <w:spacing w:val="-7"/>
          <w:sz w:val="20"/>
        </w:rPr>
        <w:t xml:space="preserve"> </w:t>
      </w:r>
      <w:r>
        <w:rPr>
          <w:spacing w:val="-2"/>
          <w:sz w:val="20"/>
        </w:rPr>
        <w:t>result</w:t>
      </w:r>
      <w:r>
        <w:rPr>
          <w:spacing w:val="-7"/>
          <w:sz w:val="20"/>
        </w:rPr>
        <w:t xml:space="preserve"> </w:t>
      </w:r>
      <w:r>
        <w:rPr>
          <w:spacing w:val="-2"/>
          <w:sz w:val="20"/>
        </w:rPr>
        <w:t>reported</w:t>
      </w:r>
      <w:r>
        <w:rPr>
          <w:spacing w:val="-6"/>
          <w:sz w:val="20"/>
        </w:rPr>
        <w:t xml:space="preserve"> </w:t>
      </w:r>
      <w:r>
        <w:rPr>
          <w:spacing w:val="-2"/>
          <w:sz w:val="20"/>
        </w:rPr>
        <w:t>above</w:t>
      </w:r>
      <w:del w:id="487" w:author="Phil Green" w:date="2026-08-30T17:46:00Z" w16du:dateUtc="2026-08-30T15:46:00Z">
        <w:r w:rsidDel="00154F80">
          <w:rPr>
            <w:spacing w:val="-2"/>
            <w:sz w:val="20"/>
          </w:rPr>
          <w:delText>,</w:delText>
        </w:r>
        <w:r w:rsidDel="00154F80">
          <w:rPr>
            <w:spacing w:val="-7"/>
            <w:sz w:val="20"/>
          </w:rPr>
          <w:delText xml:space="preserve"> </w:delText>
        </w:r>
        <w:r w:rsidDel="00154F80">
          <w:rPr>
            <w:spacing w:val="-2"/>
            <w:sz w:val="20"/>
          </w:rPr>
          <w:delText>like</w:delText>
        </w:r>
        <w:r w:rsidDel="00154F80">
          <w:rPr>
            <w:spacing w:val="-7"/>
            <w:sz w:val="20"/>
          </w:rPr>
          <w:delText xml:space="preserve"> </w:delText>
        </w:r>
        <w:r w:rsidDel="00154F80">
          <w:rPr>
            <w:spacing w:val="-2"/>
            <w:sz w:val="20"/>
          </w:rPr>
          <w:delText>those</w:delText>
        </w:r>
        <w:r w:rsidDel="00154F80">
          <w:rPr>
            <w:spacing w:val="-7"/>
            <w:sz w:val="20"/>
          </w:rPr>
          <w:delText xml:space="preserve"> </w:delText>
        </w:r>
        <w:r w:rsidDel="00154F80">
          <w:rPr>
            <w:spacing w:val="-2"/>
            <w:sz w:val="20"/>
          </w:rPr>
          <w:delText>of</w:delText>
        </w:r>
        <w:r w:rsidDel="00154F80">
          <w:rPr>
            <w:spacing w:val="-7"/>
            <w:sz w:val="20"/>
          </w:rPr>
          <w:delText xml:space="preserve"> </w:delText>
        </w:r>
        <w:r w:rsidDel="00154F80">
          <w:rPr>
            <w:spacing w:val="-2"/>
            <w:sz w:val="20"/>
          </w:rPr>
          <w:delText>the</w:delText>
        </w:r>
        <w:r w:rsidDel="00154F80">
          <w:rPr>
            <w:spacing w:val="-6"/>
            <w:sz w:val="20"/>
          </w:rPr>
          <w:delText xml:space="preserve"> </w:delText>
        </w:r>
        <w:r w:rsidDel="00154F80">
          <w:rPr>
            <w:spacing w:val="-2"/>
            <w:sz w:val="20"/>
          </w:rPr>
          <w:delText>AIC</w:delText>
        </w:r>
        <w:r w:rsidDel="00154F80">
          <w:rPr>
            <w:spacing w:val="-7"/>
            <w:sz w:val="20"/>
          </w:rPr>
          <w:delText xml:space="preserve"> </w:delText>
        </w:r>
        <w:r w:rsidDel="00154F80">
          <w:rPr>
            <w:spacing w:val="-2"/>
            <w:sz w:val="20"/>
          </w:rPr>
          <w:delText>2025</w:delText>
        </w:r>
        <w:r w:rsidDel="00154F80">
          <w:rPr>
            <w:spacing w:val="-7"/>
            <w:sz w:val="20"/>
          </w:rPr>
          <w:delText xml:space="preserve"> </w:delText>
        </w:r>
        <w:r w:rsidDel="00154F80">
          <w:rPr>
            <w:spacing w:val="-2"/>
            <w:sz w:val="20"/>
          </w:rPr>
          <w:delText>conference</w:delText>
        </w:r>
        <w:r w:rsidDel="00154F80">
          <w:rPr>
            <w:spacing w:val="-7"/>
            <w:sz w:val="20"/>
          </w:rPr>
          <w:delText xml:space="preserve"> </w:delText>
        </w:r>
        <w:r w:rsidDel="00154F80">
          <w:rPr>
            <w:spacing w:val="-2"/>
            <w:sz w:val="20"/>
          </w:rPr>
          <w:delText>version</w:delText>
        </w:r>
        <w:r w:rsidDel="00154F80">
          <w:rPr>
            <w:rFonts w:ascii="Times New Roman"/>
            <w:sz w:val="20"/>
          </w:rPr>
          <w:tab/>
        </w:r>
        <w:r w:rsidDel="00154F80">
          <w:rPr>
            <w:rFonts w:ascii="Trebuchet MS"/>
            <w:spacing w:val="-5"/>
            <w:sz w:val="10"/>
          </w:rPr>
          <w:delText>393</w:delText>
        </w:r>
      </w:del>
    </w:p>
    <w:p w14:paraId="10C1CD4C" w14:textId="35CD33A5" w:rsidR="00EA1924" w:rsidRDefault="00000000" w:rsidP="00154F80">
      <w:pPr>
        <w:tabs>
          <w:tab w:val="left" w:pos="10859"/>
        </w:tabs>
        <w:spacing w:before="90"/>
        <w:ind w:left="3187"/>
        <w:rPr>
          <w:rFonts w:ascii="Trebuchet MS"/>
          <w:sz w:val="10"/>
        </w:rPr>
        <w:pPrChange w:id="488" w:author="Phil Green" w:date="2026-08-30T17:46:00Z" w16du:dateUtc="2026-08-30T15:46:00Z">
          <w:pPr>
            <w:tabs>
              <w:tab w:val="left" w:pos="10859"/>
            </w:tabs>
            <w:spacing w:before="30"/>
            <w:ind w:left="2761"/>
          </w:pPr>
        </w:pPrChange>
      </w:pPr>
      <w:del w:id="489" w:author="Phil Green" w:date="2026-08-30T17:46:00Z" w16du:dateUtc="2026-08-30T15:46:00Z">
        <w:r w:rsidDel="00154F80">
          <w:rPr>
            <w:sz w:val="20"/>
          </w:rPr>
          <w:delText>[</w:delText>
        </w:r>
        <w:r w:rsidDel="00154F80">
          <w:fldChar w:fldCharType="begin"/>
        </w:r>
        <w:r w:rsidDel="00154F80">
          <w:delInstrText>HYPERLINK \l "_bookmark39"</w:delInstrText>
        </w:r>
        <w:r w:rsidDel="00154F80">
          <w:fldChar w:fldCharType="separate"/>
        </w:r>
        <w:r w:rsidDel="00154F80">
          <w:rPr>
            <w:color w:val="0774B7"/>
            <w:sz w:val="20"/>
          </w:rPr>
          <w:delText>8</w:delText>
        </w:r>
        <w:r w:rsidDel="00154F80">
          <w:fldChar w:fldCharType="end"/>
        </w:r>
        <w:r w:rsidDel="00154F80">
          <w:rPr>
            <w:sz w:val="20"/>
          </w:rPr>
          <w:delText>],</w:delText>
        </w:r>
      </w:del>
      <w:r>
        <w:rPr>
          <w:spacing w:val="28"/>
          <w:sz w:val="20"/>
        </w:rPr>
        <w:t xml:space="preserve"> </w:t>
      </w:r>
      <w:r>
        <w:rPr>
          <w:sz w:val="20"/>
        </w:rPr>
        <w:t>was</w:t>
      </w:r>
      <w:r>
        <w:rPr>
          <w:spacing w:val="23"/>
          <w:sz w:val="20"/>
        </w:rPr>
        <w:t xml:space="preserve"> </w:t>
      </w:r>
      <w:r>
        <w:rPr>
          <w:sz w:val="20"/>
        </w:rPr>
        <w:t>obtained</w:t>
      </w:r>
      <w:r>
        <w:rPr>
          <w:spacing w:val="23"/>
          <w:sz w:val="20"/>
        </w:rPr>
        <w:t xml:space="preserve"> </w:t>
      </w:r>
      <w:r>
        <w:rPr>
          <w:sz w:val="20"/>
        </w:rPr>
        <w:t>by</w:t>
      </w:r>
      <w:r>
        <w:rPr>
          <w:spacing w:val="24"/>
          <w:sz w:val="20"/>
        </w:rPr>
        <w:t xml:space="preserve"> </w:t>
      </w:r>
      <w:r>
        <w:rPr>
          <w:sz w:val="20"/>
        </w:rPr>
        <w:t>minimizing</w:t>
      </w:r>
      <w:r>
        <w:rPr>
          <w:spacing w:val="23"/>
          <w:sz w:val="20"/>
        </w:rPr>
        <w:t xml:space="preserve"> </w:t>
      </w:r>
      <w:r>
        <w:rPr>
          <w:sz w:val="20"/>
        </w:rPr>
        <w:t>squared</w:t>
      </w:r>
      <w:r>
        <w:rPr>
          <w:spacing w:val="23"/>
          <w:sz w:val="20"/>
        </w:rPr>
        <w:t xml:space="preserve"> </w:t>
      </w:r>
      <w:r>
        <w:rPr>
          <w:sz w:val="20"/>
        </w:rPr>
        <w:t>error</w:t>
      </w:r>
      <w:r>
        <w:rPr>
          <w:spacing w:val="23"/>
          <w:sz w:val="20"/>
        </w:rPr>
        <w:t xml:space="preserve"> </w:t>
      </w:r>
      <w:r>
        <w:rPr>
          <w:sz w:val="20"/>
        </w:rPr>
        <w:t>on</w:t>
      </w:r>
      <w:r>
        <w:rPr>
          <w:spacing w:val="24"/>
          <w:sz w:val="20"/>
        </w:rPr>
        <w:t xml:space="preserve"> </w:t>
      </w:r>
      <w:r>
        <w:rPr>
          <w:sz w:val="20"/>
        </w:rPr>
        <w:t>XYZ.</w:t>
      </w:r>
      <w:r>
        <w:rPr>
          <w:spacing w:val="23"/>
          <w:sz w:val="20"/>
        </w:rPr>
        <w:t xml:space="preserve"> </w:t>
      </w:r>
      <w:r>
        <w:rPr>
          <w:sz w:val="20"/>
        </w:rPr>
        <w:t>That</w:t>
      </w:r>
      <w:r>
        <w:rPr>
          <w:spacing w:val="23"/>
          <w:sz w:val="20"/>
        </w:rPr>
        <w:t xml:space="preserve"> </w:t>
      </w:r>
      <w:r>
        <w:rPr>
          <w:sz w:val="20"/>
        </w:rPr>
        <w:t>fitting</w:t>
      </w:r>
      <w:r>
        <w:rPr>
          <w:spacing w:val="23"/>
          <w:sz w:val="20"/>
        </w:rPr>
        <w:t xml:space="preserve"> </w:t>
      </w:r>
      <w:r>
        <w:rPr>
          <w:sz w:val="20"/>
        </w:rPr>
        <w:t>space</w:t>
      </w:r>
      <w:r>
        <w:rPr>
          <w:spacing w:val="23"/>
          <w:sz w:val="20"/>
        </w:rPr>
        <w:t xml:space="preserve"> </w:t>
      </w:r>
      <w:r>
        <w:rPr>
          <w:sz w:val="20"/>
        </w:rPr>
        <w:t>is</w:t>
      </w:r>
      <w:r>
        <w:rPr>
          <w:spacing w:val="24"/>
          <w:sz w:val="20"/>
        </w:rPr>
        <w:t xml:space="preserve"> </w:t>
      </w:r>
      <w:r>
        <w:rPr>
          <w:sz w:val="20"/>
        </w:rPr>
        <w:t>a</w:t>
      </w:r>
      <w:r>
        <w:rPr>
          <w:spacing w:val="23"/>
          <w:sz w:val="20"/>
        </w:rPr>
        <w:t xml:space="preserve"> </w:t>
      </w:r>
      <w:r>
        <w:rPr>
          <w:spacing w:val="-2"/>
          <w:sz w:val="20"/>
        </w:rPr>
        <w:t>model-</w:t>
      </w:r>
      <w:r>
        <w:rPr>
          <w:sz w:val="20"/>
        </w:rPr>
        <w:tab/>
      </w:r>
      <w:r>
        <w:rPr>
          <w:rFonts w:ascii="Trebuchet MS"/>
          <w:spacing w:val="-5"/>
          <w:sz w:val="10"/>
        </w:rPr>
        <w:t>394</w:t>
      </w:r>
    </w:p>
    <w:p w14:paraId="75ED92EE" w14:textId="77777777" w:rsidR="00EA1924" w:rsidRDefault="00000000">
      <w:pPr>
        <w:tabs>
          <w:tab w:val="left" w:pos="10859"/>
        </w:tabs>
        <w:spacing w:before="30"/>
        <w:ind w:left="2761"/>
        <w:rPr>
          <w:rFonts w:ascii="Trebuchet MS"/>
          <w:sz w:val="10"/>
        </w:rPr>
      </w:pPr>
      <w:r>
        <w:rPr>
          <w:sz w:val="20"/>
        </w:rPr>
        <w:t>ing</w:t>
      </w:r>
      <w:r>
        <w:rPr>
          <w:spacing w:val="25"/>
          <w:sz w:val="20"/>
        </w:rPr>
        <w:t xml:space="preserve"> </w:t>
      </w:r>
      <w:r>
        <w:rPr>
          <w:sz w:val="20"/>
        </w:rPr>
        <w:t>choice</w:t>
      </w:r>
      <w:r>
        <w:rPr>
          <w:spacing w:val="26"/>
          <w:sz w:val="20"/>
        </w:rPr>
        <w:t xml:space="preserve"> </w:t>
      </w:r>
      <w:r>
        <w:rPr>
          <w:sz w:val="20"/>
        </w:rPr>
        <w:t>rather</w:t>
      </w:r>
      <w:r>
        <w:rPr>
          <w:spacing w:val="25"/>
          <w:sz w:val="20"/>
        </w:rPr>
        <w:t xml:space="preserve"> </w:t>
      </w:r>
      <w:r>
        <w:rPr>
          <w:sz w:val="20"/>
        </w:rPr>
        <w:t>than</w:t>
      </w:r>
      <w:r>
        <w:rPr>
          <w:spacing w:val="26"/>
          <w:sz w:val="20"/>
        </w:rPr>
        <w:t xml:space="preserve"> </w:t>
      </w:r>
      <w:r>
        <w:rPr>
          <w:sz w:val="20"/>
        </w:rPr>
        <w:t>a</w:t>
      </w:r>
      <w:r>
        <w:rPr>
          <w:spacing w:val="25"/>
          <w:sz w:val="20"/>
        </w:rPr>
        <w:t xml:space="preserve"> </w:t>
      </w:r>
      <w:r>
        <w:rPr>
          <w:sz w:val="20"/>
        </w:rPr>
        <w:t>neutral</w:t>
      </w:r>
      <w:r>
        <w:rPr>
          <w:spacing w:val="26"/>
          <w:sz w:val="20"/>
        </w:rPr>
        <w:t xml:space="preserve"> </w:t>
      </w:r>
      <w:r>
        <w:rPr>
          <w:sz w:val="20"/>
        </w:rPr>
        <w:t>default;</w:t>
      </w:r>
      <w:r>
        <w:rPr>
          <w:spacing w:val="36"/>
          <w:sz w:val="20"/>
        </w:rPr>
        <w:t xml:space="preserve"> </w:t>
      </w:r>
      <w:r>
        <w:rPr>
          <w:sz w:val="20"/>
        </w:rPr>
        <w:t>this</w:t>
      </w:r>
      <w:r>
        <w:rPr>
          <w:spacing w:val="26"/>
          <w:sz w:val="20"/>
        </w:rPr>
        <w:t xml:space="preserve"> </w:t>
      </w:r>
      <w:r>
        <w:rPr>
          <w:sz w:val="20"/>
        </w:rPr>
        <w:t>section</w:t>
      </w:r>
      <w:r>
        <w:rPr>
          <w:spacing w:val="25"/>
          <w:sz w:val="20"/>
        </w:rPr>
        <w:t xml:space="preserve"> </w:t>
      </w:r>
      <w:r>
        <w:rPr>
          <w:sz w:val="20"/>
        </w:rPr>
        <w:t>measures</w:t>
      </w:r>
      <w:r>
        <w:rPr>
          <w:spacing w:val="26"/>
          <w:sz w:val="20"/>
        </w:rPr>
        <w:t xml:space="preserve"> </w:t>
      </w:r>
      <w:r>
        <w:rPr>
          <w:sz w:val="20"/>
        </w:rPr>
        <w:t>its</w:t>
      </w:r>
      <w:r>
        <w:rPr>
          <w:spacing w:val="25"/>
          <w:sz w:val="20"/>
        </w:rPr>
        <w:t xml:space="preserve"> </w:t>
      </w:r>
      <w:r>
        <w:rPr>
          <w:sz w:val="20"/>
        </w:rPr>
        <w:t>cost,</w:t>
      </w:r>
      <w:r>
        <w:rPr>
          <w:spacing w:val="31"/>
          <w:sz w:val="20"/>
        </w:rPr>
        <w:t xml:space="preserve"> </w:t>
      </w:r>
      <w:r>
        <w:rPr>
          <w:sz w:val="20"/>
        </w:rPr>
        <w:t>establishes</w:t>
      </w:r>
      <w:r>
        <w:rPr>
          <w:spacing w:val="26"/>
          <w:sz w:val="20"/>
        </w:rPr>
        <w:t xml:space="preserve"> </w:t>
      </w:r>
      <w:r>
        <w:rPr>
          <w:spacing w:val="-5"/>
          <w:sz w:val="20"/>
        </w:rPr>
        <w:t>the</w:t>
      </w:r>
      <w:r>
        <w:rPr>
          <w:rFonts w:ascii="Times New Roman"/>
          <w:sz w:val="20"/>
        </w:rPr>
        <w:tab/>
      </w:r>
      <w:r>
        <w:rPr>
          <w:rFonts w:ascii="Trebuchet MS"/>
          <w:spacing w:val="-5"/>
          <w:sz w:val="10"/>
        </w:rPr>
        <w:t>395</w:t>
      </w:r>
    </w:p>
    <w:p w14:paraId="362AA8C0" w14:textId="77777777" w:rsidR="00EA1924" w:rsidRDefault="00000000">
      <w:pPr>
        <w:tabs>
          <w:tab w:val="left" w:pos="10859"/>
        </w:tabs>
        <w:spacing w:before="30"/>
        <w:ind w:left="2761"/>
        <w:rPr>
          <w:rFonts w:ascii="Trebuchet MS" w:hAnsi="Trebuchet MS"/>
          <w:sz w:val="10"/>
        </w:rPr>
      </w:pPr>
      <w:r>
        <w:rPr>
          <w:sz w:val="20"/>
        </w:rPr>
        <w:t>mechanism,</w:t>
      </w:r>
      <w:r>
        <w:rPr>
          <w:spacing w:val="-6"/>
          <w:sz w:val="20"/>
        </w:rPr>
        <w:t xml:space="preserve"> </w:t>
      </w:r>
      <w:r>
        <w:rPr>
          <w:sz w:val="20"/>
        </w:rPr>
        <w:t>and</w:t>
      </w:r>
      <w:r>
        <w:rPr>
          <w:spacing w:val="-6"/>
          <w:sz w:val="20"/>
        </w:rPr>
        <w:t xml:space="preserve"> </w:t>
      </w:r>
      <w:r>
        <w:rPr>
          <w:sz w:val="20"/>
        </w:rPr>
        <w:t>states</w:t>
      </w:r>
      <w:r>
        <w:rPr>
          <w:spacing w:val="-5"/>
          <w:sz w:val="20"/>
        </w:rPr>
        <w:t xml:space="preserve"> </w:t>
      </w:r>
      <w:r>
        <w:rPr>
          <w:sz w:val="20"/>
        </w:rPr>
        <w:t>what</w:t>
      </w:r>
      <w:r>
        <w:rPr>
          <w:spacing w:val="-6"/>
          <w:sz w:val="20"/>
        </w:rPr>
        <w:t xml:space="preserve"> </w:t>
      </w:r>
      <w:r>
        <w:rPr>
          <w:sz w:val="20"/>
        </w:rPr>
        <w:t>the</w:t>
      </w:r>
      <w:r>
        <w:rPr>
          <w:spacing w:val="-6"/>
          <w:sz w:val="20"/>
        </w:rPr>
        <w:t xml:space="preserve"> </w:t>
      </w:r>
      <w:r>
        <w:rPr>
          <w:sz w:val="20"/>
        </w:rPr>
        <w:t>correction</w:t>
      </w:r>
      <w:r>
        <w:rPr>
          <w:spacing w:val="-5"/>
          <w:sz w:val="20"/>
        </w:rPr>
        <w:t xml:space="preserve"> </w:t>
      </w:r>
      <w:r>
        <w:rPr>
          <w:sz w:val="20"/>
        </w:rPr>
        <w:t>changes</w:t>
      </w:r>
      <w:r>
        <w:rPr>
          <w:spacing w:val="-6"/>
          <w:sz w:val="20"/>
        </w:rPr>
        <w:t xml:space="preserve"> </w:t>
      </w:r>
      <w:r>
        <w:rPr>
          <w:sz w:val="20"/>
        </w:rPr>
        <w:t>about</w:t>
      </w:r>
      <w:r>
        <w:rPr>
          <w:spacing w:val="-6"/>
          <w:sz w:val="20"/>
        </w:rPr>
        <w:t xml:space="preserve"> </w:t>
      </w:r>
      <w:r>
        <w:rPr>
          <w:sz w:val="20"/>
        </w:rPr>
        <w:t>the</w:t>
      </w:r>
      <w:r>
        <w:rPr>
          <w:spacing w:val="-5"/>
          <w:sz w:val="20"/>
        </w:rPr>
        <w:t xml:space="preserve"> </w:t>
      </w:r>
      <w:r>
        <w:rPr>
          <w:sz w:val="20"/>
        </w:rPr>
        <w:t>paper’s</w:t>
      </w:r>
      <w:r>
        <w:rPr>
          <w:spacing w:val="-6"/>
          <w:sz w:val="20"/>
        </w:rPr>
        <w:t xml:space="preserve"> </w:t>
      </w:r>
      <w:r>
        <w:rPr>
          <w:spacing w:val="-2"/>
          <w:sz w:val="20"/>
        </w:rPr>
        <w:t>argument.</w:t>
      </w:r>
      <w:r>
        <w:rPr>
          <w:rFonts w:ascii="Times New Roman" w:hAnsi="Times New Roman"/>
          <w:sz w:val="20"/>
        </w:rPr>
        <w:tab/>
      </w:r>
      <w:r>
        <w:rPr>
          <w:rFonts w:ascii="Trebuchet MS" w:hAnsi="Trebuchet MS"/>
          <w:spacing w:val="-5"/>
          <w:sz w:val="10"/>
        </w:rPr>
        <w:t>396</w:t>
      </w:r>
    </w:p>
    <w:p w14:paraId="1D98A3FF" w14:textId="77777777" w:rsidR="00EA1924" w:rsidRDefault="00000000">
      <w:pPr>
        <w:tabs>
          <w:tab w:val="left" w:pos="10857"/>
        </w:tabs>
        <w:spacing w:before="223"/>
        <w:ind w:left="2761"/>
        <w:rPr>
          <w:rFonts w:ascii="Trebuchet MS"/>
          <w:sz w:val="10"/>
        </w:rPr>
      </w:pPr>
      <w:r>
        <w:rPr>
          <w:sz w:val="20"/>
        </w:rPr>
        <w:t>What</w:t>
      </w:r>
      <w:r>
        <w:rPr>
          <w:spacing w:val="-5"/>
          <w:sz w:val="20"/>
        </w:rPr>
        <w:t xml:space="preserve"> </w:t>
      </w:r>
      <w:r>
        <w:rPr>
          <w:sz w:val="20"/>
        </w:rPr>
        <w:t>was</w:t>
      </w:r>
      <w:r>
        <w:rPr>
          <w:spacing w:val="-6"/>
          <w:sz w:val="20"/>
        </w:rPr>
        <w:t xml:space="preserve"> </w:t>
      </w:r>
      <w:r>
        <w:rPr>
          <w:sz w:val="20"/>
        </w:rPr>
        <w:t>changed,</w:t>
      </w:r>
      <w:r>
        <w:rPr>
          <w:spacing w:val="-5"/>
          <w:sz w:val="20"/>
        </w:rPr>
        <w:t xml:space="preserve"> </w:t>
      </w:r>
      <w:r>
        <w:rPr>
          <w:sz w:val="20"/>
        </w:rPr>
        <w:t>and</w:t>
      </w:r>
      <w:r>
        <w:rPr>
          <w:spacing w:val="-5"/>
          <w:sz w:val="20"/>
        </w:rPr>
        <w:t xml:space="preserve"> </w:t>
      </w:r>
      <w:r>
        <w:rPr>
          <w:sz w:val="20"/>
        </w:rPr>
        <w:t>why</w:t>
      </w:r>
      <w:r>
        <w:rPr>
          <w:spacing w:val="-5"/>
          <w:sz w:val="20"/>
        </w:rPr>
        <w:t xml:space="preserve"> </w:t>
      </w:r>
      <w:r>
        <w:rPr>
          <w:sz w:val="20"/>
        </w:rPr>
        <w:t>it</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same</w:t>
      </w:r>
      <w:r>
        <w:rPr>
          <w:spacing w:val="-5"/>
          <w:sz w:val="20"/>
        </w:rPr>
        <w:t xml:space="preserve"> </w:t>
      </w:r>
      <w:r>
        <w:rPr>
          <w:sz w:val="20"/>
        </w:rPr>
        <w:t>as</w:t>
      </w:r>
      <w:r>
        <w:rPr>
          <w:spacing w:val="-5"/>
          <w:sz w:val="20"/>
        </w:rPr>
        <w:t xml:space="preserve"> </w:t>
      </w:r>
      <w:r>
        <w:rPr>
          <w:sz w:val="20"/>
        </w:rPr>
        <w:t>fitting</w:t>
      </w:r>
      <w:r>
        <w:rPr>
          <w:spacing w:val="-5"/>
          <w:sz w:val="20"/>
        </w:rPr>
        <w:t xml:space="preserve"> </w:t>
      </w:r>
      <w:r>
        <w:rPr>
          <w:sz w:val="20"/>
        </w:rPr>
        <w:t>in</w:t>
      </w:r>
      <w:r>
        <w:rPr>
          <w:spacing w:val="-5"/>
          <w:sz w:val="20"/>
        </w:rPr>
        <w:t xml:space="preserve"> </w:t>
      </w:r>
      <w:r>
        <w:rPr>
          <w:spacing w:val="-2"/>
          <w:sz w:val="20"/>
        </w:rPr>
        <w:t>CIELAB.</w:t>
      </w:r>
      <w:r>
        <w:rPr>
          <w:rFonts w:ascii="Times New Roman"/>
          <w:sz w:val="20"/>
        </w:rPr>
        <w:tab/>
      </w:r>
      <w:r>
        <w:rPr>
          <w:rFonts w:ascii="Trebuchet MS"/>
          <w:spacing w:val="-5"/>
          <w:sz w:val="10"/>
        </w:rPr>
        <w:t>397</w:t>
      </w:r>
    </w:p>
    <w:p w14:paraId="03D823BD" w14:textId="26C3DC12" w:rsidR="00EA1924" w:rsidDel="00154F80" w:rsidRDefault="00000000" w:rsidP="00154F80">
      <w:pPr>
        <w:tabs>
          <w:tab w:val="left" w:pos="10859"/>
        </w:tabs>
        <w:spacing w:before="90"/>
        <w:ind w:left="3187"/>
        <w:rPr>
          <w:del w:id="490" w:author="Phil Green" w:date="2026-08-30T17:49:00Z" w16du:dateUtc="2026-08-30T15:49:00Z"/>
          <w:rFonts w:ascii="Trebuchet MS"/>
          <w:sz w:val="10"/>
        </w:rPr>
      </w:pPr>
      <w:r>
        <w:rPr>
          <w:sz w:val="20"/>
        </w:rPr>
        <w:t>The</w:t>
      </w:r>
      <w:r>
        <w:rPr>
          <w:spacing w:val="11"/>
          <w:sz w:val="20"/>
        </w:rPr>
        <w:t xml:space="preserve"> </w:t>
      </w:r>
      <w:r>
        <w:rPr>
          <w:sz w:val="20"/>
        </w:rPr>
        <w:t>variant</w:t>
      </w:r>
      <w:r>
        <w:rPr>
          <w:spacing w:val="11"/>
          <w:sz w:val="20"/>
        </w:rPr>
        <w:t xml:space="preserve"> </w:t>
      </w:r>
      <w:r>
        <w:rPr>
          <w:rFonts w:ascii="Cambria"/>
          <w:sz w:val="20"/>
        </w:rPr>
        <w:t>poly3_cbrt</w:t>
      </w:r>
      <w:r>
        <w:rPr>
          <w:rFonts w:ascii="Cambria"/>
          <w:spacing w:val="17"/>
          <w:sz w:val="20"/>
        </w:rPr>
        <w:t xml:space="preserve"> </w:t>
      </w:r>
      <w:r>
        <w:rPr>
          <w:sz w:val="20"/>
        </w:rPr>
        <w:t>differs</w:t>
      </w:r>
      <w:r>
        <w:rPr>
          <w:spacing w:val="11"/>
          <w:sz w:val="20"/>
        </w:rPr>
        <w:t xml:space="preserve"> </w:t>
      </w:r>
      <w:r>
        <w:rPr>
          <w:sz w:val="20"/>
        </w:rPr>
        <w:t>from</w:t>
      </w:r>
      <w:r>
        <w:rPr>
          <w:spacing w:val="12"/>
          <w:sz w:val="20"/>
        </w:rPr>
        <w:t xml:space="preserve"> </w:t>
      </w:r>
      <w:r>
        <w:rPr>
          <w:rFonts w:ascii="Cambria"/>
          <w:sz w:val="20"/>
        </w:rPr>
        <w:t>poly3</w:t>
      </w:r>
      <w:r>
        <w:rPr>
          <w:rFonts w:ascii="Cambria"/>
          <w:spacing w:val="17"/>
          <w:sz w:val="20"/>
        </w:rPr>
        <w:t xml:space="preserve"> </w:t>
      </w:r>
      <w:r>
        <w:rPr>
          <w:sz w:val="20"/>
        </w:rPr>
        <w:t>in</w:t>
      </w:r>
      <w:r>
        <w:rPr>
          <w:spacing w:val="11"/>
          <w:sz w:val="20"/>
        </w:rPr>
        <w:t xml:space="preserve"> </w:t>
      </w:r>
      <w:del w:id="491" w:author="Phil Green" w:date="2026-08-30T17:49:00Z" w16du:dateUtc="2026-08-30T15:49:00Z">
        <w:r w:rsidDel="00154F80">
          <w:rPr>
            <w:sz w:val="20"/>
          </w:rPr>
          <w:delText>exactly</w:delText>
        </w:r>
        <w:r w:rsidDel="00154F80">
          <w:rPr>
            <w:spacing w:val="11"/>
            <w:sz w:val="20"/>
          </w:rPr>
          <w:delText xml:space="preserve"> </w:delText>
        </w:r>
      </w:del>
      <w:r>
        <w:rPr>
          <w:sz w:val="20"/>
        </w:rPr>
        <w:t>one</w:t>
      </w:r>
      <w:r>
        <w:rPr>
          <w:spacing w:val="11"/>
          <w:sz w:val="20"/>
        </w:rPr>
        <w:t xml:space="preserve"> </w:t>
      </w:r>
      <w:r>
        <w:rPr>
          <w:sz w:val="20"/>
        </w:rPr>
        <w:t>respect:</w:t>
      </w:r>
      <w:r>
        <w:rPr>
          <w:spacing w:val="27"/>
          <w:sz w:val="20"/>
        </w:rPr>
        <w:t xml:space="preserve"> </w:t>
      </w:r>
      <w:del w:id="492" w:author="Phil Green" w:date="2026-08-30T17:49:00Z" w16du:dateUtc="2026-08-30T15:49:00Z">
        <w:r w:rsidDel="00154F80">
          <w:rPr>
            <w:sz w:val="20"/>
          </w:rPr>
          <w:delText>the</w:delText>
        </w:r>
        <w:r w:rsidDel="00154F80">
          <w:rPr>
            <w:spacing w:val="11"/>
            <w:sz w:val="20"/>
          </w:rPr>
          <w:delText xml:space="preserve"> </w:delText>
        </w:r>
        <w:r w:rsidDel="00154F80">
          <w:rPr>
            <w:sz w:val="20"/>
          </w:rPr>
          <w:delText>design</w:delText>
        </w:r>
        <w:r w:rsidDel="00154F80">
          <w:rPr>
            <w:spacing w:val="11"/>
            <w:sz w:val="20"/>
          </w:rPr>
          <w:delText xml:space="preserve"> </w:delText>
        </w:r>
        <w:r w:rsidDel="00154F80">
          <w:rPr>
            <w:spacing w:val="-2"/>
            <w:sz w:val="20"/>
          </w:rPr>
          <w:delText>matrix,</w:delText>
        </w:r>
        <w:r w:rsidDel="00154F80">
          <w:rPr>
            <w:rFonts w:ascii="Times New Roman"/>
            <w:sz w:val="20"/>
          </w:rPr>
          <w:tab/>
        </w:r>
        <w:r w:rsidDel="00154F80">
          <w:rPr>
            <w:rFonts w:ascii="Trebuchet MS"/>
            <w:spacing w:val="-5"/>
            <w:sz w:val="10"/>
          </w:rPr>
          <w:delText>398</w:delText>
        </w:r>
      </w:del>
    </w:p>
    <w:p w14:paraId="15DFC2AF" w14:textId="58B1A56F" w:rsidR="00EA1924" w:rsidRDefault="00000000" w:rsidP="00154F80">
      <w:pPr>
        <w:tabs>
          <w:tab w:val="left" w:pos="10859"/>
        </w:tabs>
        <w:spacing w:before="90"/>
        <w:ind w:left="3187"/>
        <w:rPr>
          <w:rFonts w:ascii="Trebuchet MS" w:hAnsi="Trebuchet MS"/>
          <w:sz w:val="10"/>
        </w:rPr>
        <w:pPrChange w:id="493" w:author="Phil Green" w:date="2026-08-30T17:49:00Z" w16du:dateUtc="2026-08-30T15:49:00Z">
          <w:pPr>
            <w:tabs>
              <w:tab w:val="left" w:pos="10859"/>
            </w:tabs>
            <w:spacing w:before="30" w:line="185" w:lineRule="exact"/>
            <w:ind w:left="2761"/>
          </w:pPr>
        </w:pPrChange>
      </w:pPr>
      <w:del w:id="494" w:author="Phil Green" w:date="2026-08-30T17:49:00Z" w16du:dateUtc="2026-08-30T15:49:00Z">
        <w:r w:rsidDel="00154F80">
          <w:rPr>
            <w:sz w:val="20"/>
          </w:rPr>
          <w:delText>the</w:delText>
        </w:r>
        <w:r w:rsidDel="00154F80">
          <w:rPr>
            <w:spacing w:val="-6"/>
            <w:sz w:val="20"/>
          </w:rPr>
          <w:delText xml:space="preserve"> </w:delText>
        </w:r>
        <w:r w:rsidDel="00154F80">
          <w:rPr>
            <w:sz w:val="20"/>
          </w:rPr>
          <w:delText>folds,</w:delText>
        </w:r>
        <w:r w:rsidDel="00154F80">
          <w:rPr>
            <w:spacing w:val="-6"/>
            <w:sz w:val="20"/>
          </w:rPr>
          <w:delText xml:space="preserve"> </w:delText>
        </w:r>
        <w:r w:rsidDel="00154F80">
          <w:rPr>
            <w:sz w:val="20"/>
          </w:rPr>
          <w:delText>the</w:delText>
        </w:r>
        <w:r w:rsidDel="00154F80">
          <w:rPr>
            <w:spacing w:val="-6"/>
            <w:sz w:val="20"/>
          </w:rPr>
          <w:delText xml:space="preserve"> </w:delText>
        </w:r>
        <w:r w:rsidDel="00154F80">
          <w:rPr>
            <w:sz w:val="20"/>
          </w:rPr>
          <w:delText>seed,</w:delText>
        </w:r>
        <w:r w:rsidDel="00154F80">
          <w:rPr>
            <w:spacing w:val="-6"/>
            <w:sz w:val="20"/>
          </w:rPr>
          <w:delText xml:space="preserve"> </w:delText>
        </w:r>
        <w:r w:rsidDel="00154F80">
          <w:rPr>
            <w:sz w:val="20"/>
          </w:rPr>
          <w:delText>the</w:delText>
        </w:r>
        <w:r w:rsidDel="00154F80">
          <w:rPr>
            <w:spacing w:val="-6"/>
            <w:sz w:val="20"/>
          </w:rPr>
          <w:delText xml:space="preserve"> </w:delText>
        </w:r>
        <w:r w:rsidDel="00154F80">
          <w:rPr>
            <w:sz w:val="20"/>
          </w:rPr>
          <w:delText>term</w:delText>
        </w:r>
        <w:r w:rsidDel="00154F80">
          <w:rPr>
            <w:spacing w:val="-6"/>
            <w:sz w:val="20"/>
          </w:rPr>
          <w:delText xml:space="preserve"> </w:delText>
        </w:r>
        <w:r w:rsidDel="00154F80">
          <w:rPr>
            <w:sz w:val="20"/>
          </w:rPr>
          <w:delText>count</w:delText>
        </w:r>
        <w:r w:rsidDel="00154F80">
          <w:rPr>
            <w:spacing w:val="-6"/>
            <w:sz w:val="20"/>
          </w:rPr>
          <w:delText xml:space="preserve"> </w:delText>
        </w:r>
        <w:r w:rsidDel="00154F80">
          <w:rPr>
            <w:sz w:val="20"/>
          </w:rPr>
          <w:delText>and</w:delText>
        </w:r>
        <w:r w:rsidDel="00154F80">
          <w:rPr>
            <w:spacing w:val="-6"/>
            <w:sz w:val="20"/>
          </w:rPr>
          <w:delText xml:space="preserve"> </w:delText>
        </w:r>
        <w:r w:rsidDel="00154F80">
          <w:rPr>
            <w:sz w:val="20"/>
          </w:rPr>
          <w:delText>the</w:delText>
        </w:r>
        <w:r w:rsidDel="00154F80">
          <w:rPr>
            <w:spacing w:val="-3"/>
            <w:sz w:val="20"/>
          </w:rPr>
          <w:delText xml:space="preserve"> </w:delText>
        </w:r>
        <w:r w:rsidDel="00154F80">
          <w:rPr>
            <w:rFonts w:ascii="Calibri" w:hAnsi="Calibri"/>
            <w:sz w:val="20"/>
          </w:rPr>
          <w:delText>∆</w:delText>
        </w:r>
        <w:r w:rsidDel="00154F80">
          <w:rPr>
            <w:i/>
            <w:sz w:val="20"/>
          </w:rPr>
          <w:delText>E</w:delText>
        </w:r>
        <w:r w:rsidDel="00154F80">
          <w:rPr>
            <w:sz w:val="20"/>
            <w:vertAlign w:val="subscript"/>
          </w:rPr>
          <w:delText>00</w:delText>
        </w:r>
        <w:r w:rsidDel="00154F80">
          <w:rPr>
            <w:spacing w:val="3"/>
            <w:sz w:val="20"/>
          </w:rPr>
          <w:delText xml:space="preserve"> </w:delText>
        </w:r>
        <w:r w:rsidDel="00154F80">
          <w:rPr>
            <w:sz w:val="20"/>
          </w:rPr>
          <w:delText>evaluation</w:delText>
        </w:r>
        <w:r w:rsidDel="00154F80">
          <w:rPr>
            <w:spacing w:val="-6"/>
            <w:sz w:val="20"/>
          </w:rPr>
          <w:delText xml:space="preserve"> </w:delText>
        </w:r>
        <w:r w:rsidDel="00154F80">
          <w:rPr>
            <w:sz w:val="20"/>
          </w:rPr>
          <w:delText>are</w:delText>
        </w:r>
        <w:r w:rsidDel="00154F80">
          <w:rPr>
            <w:spacing w:val="-6"/>
            <w:sz w:val="20"/>
          </w:rPr>
          <w:delText xml:space="preserve"> </w:delText>
        </w:r>
        <w:r w:rsidDel="00154F80">
          <w:rPr>
            <w:sz w:val="20"/>
          </w:rPr>
          <w:delText>identical,</w:delText>
        </w:r>
        <w:r w:rsidDel="00154F80">
          <w:rPr>
            <w:spacing w:val="-6"/>
            <w:sz w:val="20"/>
          </w:rPr>
          <w:delText xml:space="preserve"> </w:delText>
        </w:r>
        <w:r w:rsidDel="00154F80">
          <w:rPr>
            <w:sz w:val="20"/>
          </w:rPr>
          <w:delText>but</w:delText>
        </w:r>
        <w:r w:rsidDel="00154F80">
          <w:rPr>
            <w:spacing w:val="-6"/>
            <w:sz w:val="20"/>
          </w:rPr>
          <w:delText xml:space="preserve"> </w:delText>
        </w:r>
      </w:del>
      <w:r>
        <w:rPr>
          <w:sz w:val="20"/>
        </w:rPr>
        <w:t>the</w:t>
      </w:r>
      <w:r>
        <w:rPr>
          <w:spacing w:val="-6"/>
          <w:sz w:val="20"/>
        </w:rPr>
        <w:t xml:space="preserve"> </w:t>
      </w:r>
      <w:r>
        <w:rPr>
          <w:spacing w:val="-2"/>
          <w:sz w:val="20"/>
        </w:rPr>
        <w:t>regression</w:t>
      </w:r>
      <w:r>
        <w:rPr>
          <w:rFonts w:ascii="Times New Roman" w:hAnsi="Times New Roman"/>
          <w:sz w:val="20"/>
        </w:rPr>
        <w:tab/>
      </w:r>
      <w:r>
        <w:rPr>
          <w:rFonts w:ascii="Trebuchet MS" w:hAnsi="Trebuchet MS"/>
          <w:spacing w:val="-5"/>
          <w:sz w:val="10"/>
        </w:rPr>
        <w:t>399</w:t>
      </w:r>
    </w:p>
    <w:p w14:paraId="443C6FD1" w14:textId="5B14E2AD" w:rsidR="00EA1924" w:rsidRDefault="00000000">
      <w:pPr>
        <w:tabs>
          <w:tab w:val="left" w:pos="10859"/>
        </w:tabs>
        <w:spacing w:line="342" w:lineRule="exact"/>
        <w:ind w:left="2761"/>
        <w:rPr>
          <w:rFonts w:ascii="Trebuchet MS" w:hAnsi="Trebuchet MS"/>
          <w:sz w:val="10"/>
        </w:rPr>
      </w:pPr>
      <w:r>
        <w:rPr>
          <w:rFonts w:ascii="Trebuchet MS" w:hAnsi="Trebuchet MS"/>
          <w:noProof/>
          <w:sz w:val="10"/>
        </w:rPr>
        <mc:AlternateContent>
          <mc:Choice Requires="wps">
            <w:drawing>
              <wp:anchor distT="0" distB="0" distL="0" distR="0" simplePos="0" relativeHeight="484974080" behindDoc="1" locked="0" layoutInCell="1" allowOverlap="1" wp14:anchorId="5FB9B74B" wp14:editId="72B9ABEF">
                <wp:simplePos x="0" y="0"/>
                <wp:positionH relativeFrom="page">
                  <wp:posOffset>2700401</wp:posOffset>
                </wp:positionH>
                <wp:positionV relativeFrom="paragraph">
                  <wp:posOffset>68468</wp:posOffset>
                </wp:positionV>
                <wp:extent cx="25336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270"/>
                        </a:xfrm>
                        <a:custGeom>
                          <a:avLst/>
                          <a:gdLst/>
                          <a:ahLst/>
                          <a:cxnLst/>
                          <a:rect l="l" t="t" r="r" b="b"/>
                          <a:pathLst>
                            <a:path w="253365">
                              <a:moveTo>
                                <a:pt x="0" y="0"/>
                              </a:moveTo>
                              <a:lnTo>
                                <a:pt x="253174" y="0"/>
                              </a:lnTo>
                            </a:path>
                          </a:pathLst>
                        </a:custGeom>
                        <a:ln w="51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8E56B" id="Graphic 35" o:spid="_x0000_s1026" style="position:absolute;margin-left:212.65pt;margin-top:5.4pt;width:19.95pt;height:.1pt;z-index:-18342400;visibility:visible;mso-wrap-style:square;mso-wrap-distance-left:0;mso-wrap-distance-top:0;mso-wrap-distance-right:0;mso-wrap-distance-bottom:0;mso-position-horizontal:absolute;mso-position-horizontal-relative:page;mso-position-vertical:absolute;mso-position-vertical-relative:text;v-text-anchor:top" coordsize="25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" path="m,l253174,e" filled="f" strokeweight=".14392mm">
                <v:path arrowok="t"/>
                <w10:wrap anchorx="page"/>
              </v:shape>
            </w:pict>
          </mc:Fallback>
        </mc:AlternateContent>
      </w:r>
      <w:r>
        <w:rPr>
          <w:sz w:val="20"/>
        </w:rPr>
        <w:t>target</w:t>
      </w:r>
      <w:r>
        <w:rPr>
          <w:spacing w:val="-13"/>
          <w:sz w:val="20"/>
        </w:rPr>
        <w:t xml:space="preserve"> </w:t>
      </w:r>
      <w:r>
        <w:rPr>
          <w:sz w:val="20"/>
        </w:rPr>
        <w:t>is</w:t>
      </w:r>
      <w:r>
        <w:rPr>
          <w:spacing w:val="-3"/>
          <w:sz w:val="20"/>
        </w:rPr>
        <w:t xml:space="preserve"> </w:t>
      </w:r>
      <w:r>
        <w:rPr>
          <w:rFonts w:ascii="Libertinus Sans" w:hAnsi="Libertinus Sans"/>
          <w:i/>
          <w:spacing w:val="-125"/>
          <w:w w:val="127"/>
          <w:position w:val="17"/>
          <w:sz w:val="20"/>
        </w:rPr>
        <w:t>√</w:t>
      </w:r>
      <w:r>
        <w:rPr>
          <w:w w:val="73"/>
          <w:position w:val="10"/>
          <w:sz w:val="12"/>
        </w:rPr>
        <w:t>3</w:t>
      </w:r>
      <w:r>
        <w:rPr>
          <w:spacing w:val="37"/>
          <w:position w:val="10"/>
          <w:sz w:val="12"/>
        </w:rPr>
        <w:t xml:space="preserve"> </w:t>
      </w:r>
      <w:r>
        <w:rPr>
          <w:sz w:val="20"/>
        </w:rPr>
        <w:t>XYZ</w:t>
      </w:r>
      <w:r>
        <w:rPr>
          <w:spacing w:val="-6"/>
          <w:sz w:val="20"/>
        </w:rPr>
        <w:t xml:space="preserve"> </w:t>
      </w:r>
      <w:del w:id="495" w:author="Phil Green" w:date="2026-08-30T17:49:00Z" w16du:dateUtc="2026-08-30T15:49:00Z">
        <w:r w:rsidDel="00154F80">
          <w:rPr>
            <w:sz w:val="20"/>
          </w:rPr>
          <w:delText>(physical</w:delText>
        </w:r>
        <w:r w:rsidDel="00154F80">
          <w:rPr>
            <w:spacing w:val="-7"/>
            <w:sz w:val="20"/>
          </w:rPr>
          <w:delText xml:space="preserve"> </w:delText>
        </w:r>
        <w:r w:rsidDel="00154F80">
          <w:rPr>
            <w:sz w:val="20"/>
          </w:rPr>
          <w:delText>XYZ,</w:delText>
        </w:r>
        <w:r w:rsidDel="00154F80">
          <w:rPr>
            <w:spacing w:val="-7"/>
            <w:sz w:val="20"/>
          </w:rPr>
          <w:delText xml:space="preserve"> </w:delText>
        </w:r>
        <w:r w:rsidDel="00154F80">
          <w:rPr>
            <w:sz w:val="20"/>
          </w:rPr>
          <w:delText>clipped</w:delText>
        </w:r>
        <w:r w:rsidDel="00154F80">
          <w:rPr>
            <w:spacing w:val="-7"/>
            <w:sz w:val="20"/>
          </w:rPr>
          <w:delText xml:space="preserve"> </w:delText>
        </w:r>
        <w:r w:rsidDel="00154F80">
          <w:rPr>
            <w:sz w:val="20"/>
          </w:rPr>
          <w:delText>at</w:delText>
        </w:r>
        <w:r w:rsidDel="00154F80">
          <w:rPr>
            <w:spacing w:val="-6"/>
            <w:sz w:val="20"/>
          </w:rPr>
          <w:delText xml:space="preserve"> </w:delText>
        </w:r>
        <w:r w:rsidDel="00154F80">
          <w:rPr>
            <w:sz w:val="20"/>
          </w:rPr>
          <w:delText>zero)</w:delText>
        </w:r>
        <w:r w:rsidDel="00154F80">
          <w:rPr>
            <w:spacing w:val="-7"/>
            <w:sz w:val="20"/>
          </w:rPr>
          <w:delText xml:space="preserve"> </w:delText>
        </w:r>
      </w:del>
      <w:r>
        <w:rPr>
          <w:sz w:val="20"/>
        </w:rPr>
        <w:t>instead</w:t>
      </w:r>
      <w:r>
        <w:rPr>
          <w:spacing w:val="-7"/>
          <w:sz w:val="20"/>
        </w:rPr>
        <w:t xml:space="preserve"> </w:t>
      </w:r>
      <w:r>
        <w:rPr>
          <w:sz w:val="20"/>
        </w:rPr>
        <w:t>of</w:t>
      </w:r>
      <w:r>
        <w:rPr>
          <w:spacing w:val="-7"/>
          <w:sz w:val="20"/>
        </w:rPr>
        <w:t xml:space="preserve"> </w:t>
      </w:r>
      <w:r>
        <w:rPr>
          <w:sz w:val="20"/>
        </w:rPr>
        <w:t>XYZ,</w:t>
      </w:r>
      <w:r>
        <w:rPr>
          <w:spacing w:val="-6"/>
          <w:sz w:val="20"/>
        </w:rPr>
        <w:t xml:space="preserve"> </w:t>
      </w:r>
      <w:r>
        <w:rPr>
          <w:sz w:val="20"/>
        </w:rPr>
        <w:t>and</w:t>
      </w:r>
      <w:r>
        <w:rPr>
          <w:spacing w:val="-7"/>
          <w:sz w:val="20"/>
        </w:rPr>
        <w:t xml:space="preserve"> </w:t>
      </w:r>
      <w:r>
        <w:rPr>
          <w:sz w:val="20"/>
        </w:rPr>
        <w:t>the</w:t>
      </w:r>
      <w:r>
        <w:rPr>
          <w:spacing w:val="-7"/>
          <w:sz w:val="20"/>
        </w:rPr>
        <w:t xml:space="preserve"> </w:t>
      </w:r>
      <w:r>
        <w:rPr>
          <w:sz w:val="20"/>
        </w:rPr>
        <w:t>prediction</w:t>
      </w:r>
      <w:r>
        <w:rPr>
          <w:spacing w:val="-6"/>
          <w:sz w:val="20"/>
        </w:rPr>
        <w:t xml:space="preserve"> </w:t>
      </w:r>
      <w:r>
        <w:rPr>
          <w:sz w:val="20"/>
        </w:rPr>
        <w:t>is</w:t>
      </w:r>
      <w:r>
        <w:rPr>
          <w:spacing w:val="-7"/>
          <w:sz w:val="20"/>
        </w:rPr>
        <w:t xml:space="preserve"> </w:t>
      </w:r>
      <w:r>
        <w:rPr>
          <w:spacing w:val="-2"/>
          <w:sz w:val="20"/>
        </w:rPr>
        <w:t>cubed</w:t>
      </w:r>
      <w:r>
        <w:rPr>
          <w:rFonts w:ascii="Times New Roman" w:hAnsi="Times New Roman"/>
          <w:sz w:val="20"/>
        </w:rPr>
        <w:tab/>
      </w:r>
      <w:r>
        <w:rPr>
          <w:rFonts w:ascii="Trebuchet MS" w:hAnsi="Trebuchet MS"/>
          <w:spacing w:val="-5"/>
          <w:sz w:val="10"/>
        </w:rPr>
        <w:t>400</w:t>
      </w:r>
    </w:p>
    <w:p w14:paraId="5D9A8043" w14:textId="77777777" w:rsidR="00EA1924" w:rsidRDefault="00000000">
      <w:pPr>
        <w:tabs>
          <w:tab w:val="left" w:pos="10859"/>
        </w:tabs>
        <w:spacing w:before="30"/>
        <w:ind w:left="2761"/>
        <w:rPr>
          <w:rFonts w:ascii="Trebuchet MS"/>
          <w:sz w:val="10"/>
        </w:rPr>
      </w:pPr>
      <w:r>
        <w:rPr>
          <w:sz w:val="20"/>
        </w:rPr>
        <w:t>before</w:t>
      </w:r>
      <w:r>
        <w:rPr>
          <w:spacing w:val="6"/>
          <w:sz w:val="20"/>
        </w:rPr>
        <w:t xml:space="preserve"> </w:t>
      </w:r>
      <w:r>
        <w:rPr>
          <w:sz w:val="20"/>
        </w:rPr>
        <w:t>scoring.</w:t>
      </w:r>
      <w:r>
        <w:rPr>
          <w:spacing w:val="26"/>
          <w:sz w:val="20"/>
        </w:rPr>
        <w:t xml:space="preserve"> </w:t>
      </w:r>
      <w:r>
        <w:rPr>
          <w:sz w:val="20"/>
        </w:rPr>
        <w:t>This</w:t>
      </w:r>
      <w:r>
        <w:rPr>
          <w:spacing w:val="6"/>
          <w:sz w:val="20"/>
        </w:rPr>
        <w:t xml:space="preserve"> </w:t>
      </w:r>
      <w:r>
        <w:rPr>
          <w:sz w:val="20"/>
        </w:rPr>
        <w:t>is</w:t>
      </w:r>
      <w:r>
        <w:rPr>
          <w:spacing w:val="6"/>
          <w:sz w:val="20"/>
        </w:rPr>
        <w:t xml:space="preserve"> </w:t>
      </w:r>
      <w:r>
        <w:rPr>
          <w:sz w:val="20"/>
        </w:rPr>
        <w:t>not</w:t>
      </w:r>
      <w:r>
        <w:rPr>
          <w:spacing w:val="6"/>
          <w:sz w:val="20"/>
        </w:rPr>
        <w:t xml:space="preserve"> </w:t>
      </w:r>
      <w:r>
        <w:rPr>
          <w:sz w:val="20"/>
        </w:rPr>
        <w:t>an</w:t>
      </w:r>
      <w:r>
        <w:rPr>
          <w:spacing w:val="7"/>
          <w:sz w:val="20"/>
        </w:rPr>
        <w:t xml:space="preserve"> </w:t>
      </w:r>
      <w:r>
        <w:rPr>
          <w:sz w:val="20"/>
        </w:rPr>
        <w:t>arbitrary</w:t>
      </w:r>
      <w:r>
        <w:rPr>
          <w:spacing w:val="6"/>
          <w:sz w:val="20"/>
        </w:rPr>
        <w:t xml:space="preserve"> </w:t>
      </w:r>
      <w:r>
        <w:rPr>
          <w:sz w:val="20"/>
        </w:rPr>
        <w:t>transform.</w:t>
      </w:r>
      <w:r>
        <w:rPr>
          <w:spacing w:val="26"/>
          <w:sz w:val="20"/>
        </w:rPr>
        <w:t xml:space="preserve"> </w:t>
      </w:r>
      <w:r>
        <w:rPr>
          <w:sz w:val="20"/>
        </w:rPr>
        <w:t>CIELAB</w:t>
      </w:r>
      <w:r>
        <w:rPr>
          <w:spacing w:val="6"/>
          <w:sz w:val="20"/>
        </w:rPr>
        <w:t xml:space="preserve"> </w:t>
      </w:r>
      <w:r>
        <w:rPr>
          <w:sz w:val="20"/>
        </w:rPr>
        <w:t>is</w:t>
      </w:r>
      <w:r>
        <w:rPr>
          <w:spacing w:val="6"/>
          <w:sz w:val="20"/>
        </w:rPr>
        <w:t xml:space="preserve"> </w:t>
      </w:r>
      <w:r>
        <w:rPr>
          <w:sz w:val="20"/>
        </w:rPr>
        <w:t>an</w:t>
      </w:r>
      <w:r>
        <w:rPr>
          <w:spacing w:val="7"/>
          <w:sz w:val="20"/>
        </w:rPr>
        <w:t xml:space="preserve"> </w:t>
      </w:r>
      <w:r>
        <w:rPr>
          <w:sz w:val="20"/>
        </w:rPr>
        <w:t>invertible</w:t>
      </w:r>
      <w:r>
        <w:rPr>
          <w:spacing w:val="6"/>
          <w:sz w:val="20"/>
        </w:rPr>
        <w:t xml:space="preserve"> </w:t>
      </w:r>
      <w:r>
        <w:rPr>
          <w:i/>
          <w:sz w:val="20"/>
        </w:rPr>
        <w:t>linear</w:t>
      </w:r>
      <w:r>
        <w:rPr>
          <w:i/>
          <w:spacing w:val="6"/>
          <w:sz w:val="20"/>
        </w:rPr>
        <w:t xml:space="preserve"> </w:t>
      </w:r>
      <w:r>
        <w:rPr>
          <w:sz w:val="20"/>
        </w:rPr>
        <w:t>map</w:t>
      </w:r>
      <w:r>
        <w:rPr>
          <w:spacing w:val="7"/>
          <w:sz w:val="20"/>
        </w:rPr>
        <w:t xml:space="preserve"> </w:t>
      </w:r>
      <w:r>
        <w:rPr>
          <w:spacing w:val="-5"/>
          <w:sz w:val="20"/>
        </w:rPr>
        <w:t>of</w:t>
      </w:r>
      <w:r>
        <w:rPr>
          <w:rFonts w:ascii="Times New Roman"/>
          <w:sz w:val="20"/>
        </w:rPr>
        <w:tab/>
      </w:r>
      <w:r>
        <w:rPr>
          <w:rFonts w:ascii="Trebuchet MS"/>
          <w:spacing w:val="-5"/>
          <w:sz w:val="10"/>
        </w:rPr>
        <w:t>401</w:t>
      </w:r>
    </w:p>
    <w:p w14:paraId="0B37744B" w14:textId="77777777" w:rsidR="00EA1924" w:rsidRDefault="00000000">
      <w:pPr>
        <w:tabs>
          <w:tab w:val="left" w:pos="10859"/>
        </w:tabs>
        <w:spacing w:before="22"/>
        <w:ind w:left="2761"/>
        <w:rPr>
          <w:rFonts w:ascii="Trebuchet MS"/>
          <w:sz w:val="10"/>
        </w:rPr>
      </w:pPr>
      <w:r>
        <w:rPr>
          <w:sz w:val="20"/>
        </w:rPr>
        <w:t>the</w:t>
      </w:r>
      <w:r>
        <w:rPr>
          <w:spacing w:val="11"/>
          <w:sz w:val="20"/>
        </w:rPr>
        <w:t xml:space="preserve"> </w:t>
      </w:r>
      <w:r>
        <w:rPr>
          <w:sz w:val="20"/>
        </w:rPr>
        <w:t>triple</w:t>
      </w:r>
      <w:r>
        <w:rPr>
          <w:spacing w:val="14"/>
          <w:sz w:val="20"/>
        </w:rPr>
        <w:t xml:space="preserve"> </w:t>
      </w:r>
      <w:r>
        <w:rPr>
          <w:rFonts w:ascii="Tahoma"/>
          <w:sz w:val="20"/>
        </w:rPr>
        <w:t>(</w:t>
      </w:r>
      <w:r>
        <w:rPr>
          <w:rFonts w:ascii="Tahoma"/>
          <w:spacing w:val="-26"/>
          <w:sz w:val="20"/>
        </w:rPr>
        <w:t xml:space="preserve"> </w:t>
      </w:r>
      <w:r>
        <w:rPr>
          <w:i/>
          <w:sz w:val="20"/>
        </w:rPr>
        <w:t>f</w:t>
      </w:r>
      <w:r>
        <w:rPr>
          <w:i/>
          <w:spacing w:val="-13"/>
          <w:sz w:val="20"/>
        </w:rPr>
        <w:t xml:space="preserve"> </w:t>
      </w:r>
      <w:r>
        <w:rPr>
          <w:rFonts w:ascii="Tahoma"/>
          <w:sz w:val="20"/>
        </w:rPr>
        <w:t>(</w:t>
      </w:r>
      <w:r>
        <w:rPr>
          <w:i/>
          <w:sz w:val="20"/>
        </w:rPr>
        <w:t>X</w:t>
      </w:r>
      <w:r>
        <w:rPr>
          <w:sz w:val="20"/>
        </w:rPr>
        <w:t>/</w:t>
      </w:r>
      <w:r>
        <w:rPr>
          <w:i/>
          <w:sz w:val="20"/>
        </w:rPr>
        <w:t>X</w:t>
      </w:r>
      <w:r>
        <w:rPr>
          <w:i/>
          <w:sz w:val="20"/>
          <w:vertAlign w:val="subscript"/>
        </w:rPr>
        <w:t>n</w:t>
      </w:r>
      <w:r>
        <w:rPr>
          <w:rFonts w:ascii="Tahoma"/>
          <w:sz w:val="20"/>
        </w:rPr>
        <w:t>)</w:t>
      </w:r>
      <w:r>
        <w:rPr>
          <w:sz w:val="20"/>
        </w:rPr>
        <w:t>,</w:t>
      </w:r>
      <w:r>
        <w:rPr>
          <w:spacing w:val="22"/>
          <w:sz w:val="20"/>
        </w:rPr>
        <w:t xml:space="preserve"> </w:t>
      </w:r>
      <w:r>
        <w:rPr>
          <w:i/>
          <w:sz w:val="20"/>
        </w:rPr>
        <w:t>f</w:t>
      </w:r>
      <w:r>
        <w:rPr>
          <w:i/>
          <w:spacing w:val="-13"/>
          <w:sz w:val="20"/>
        </w:rPr>
        <w:t xml:space="preserve"> </w:t>
      </w:r>
      <w:r>
        <w:rPr>
          <w:rFonts w:ascii="Tahoma"/>
          <w:sz w:val="20"/>
        </w:rPr>
        <w:t>(</w:t>
      </w:r>
      <w:r>
        <w:rPr>
          <w:i/>
          <w:sz w:val="20"/>
        </w:rPr>
        <w:t>Y</w:t>
      </w:r>
      <w:r>
        <w:rPr>
          <w:sz w:val="20"/>
        </w:rPr>
        <w:t>/</w:t>
      </w:r>
      <w:r>
        <w:rPr>
          <w:i/>
          <w:sz w:val="20"/>
        </w:rPr>
        <w:t>Y</w:t>
      </w:r>
      <w:r>
        <w:rPr>
          <w:i/>
          <w:sz w:val="20"/>
          <w:vertAlign w:val="subscript"/>
        </w:rPr>
        <w:t>n</w:t>
      </w:r>
      <w:r>
        <w:rPr>
          <w:rFonts w:ascii="Tahoma"/>
          <w:sz w:val="20"/>
        </w:rPr>
        <w:t>)</w:t>
      </w:r>
      <w:r>
        <w:rPr>
          <w:sz w:val="20"/>
        </w:rPr>
        <w:t>,</w:t>
      </w:r>
      <w:r>
        <w:rPr>
          <w:spacing w:val="22"/>
          <w:sz w:val="20"/>
        </w:rPr>
        <w:t xml:space="preserve"> </w:t>
      </w:r>
      <w:r>
        <w:rPr>
          <w:i/>
          <w:sz w:val="20"/>
        </w:rPr>
        <w:t>f</w:t>
      </w:r>
      <w:r>
        <w:rPr>
          <w:i/>
          <w:spacing w:val="-13"/>
          <w:sz w:val="20"/>
        </w:rPr>
        <w:t xml:space="preserve"> </w:t>
      </w:r>
      <w:r>
        <w:rPr>
          <w:rFonts w:ascii="Tahoma"/>
          <w:sz w:val="20"/>
        </w:rPr>
        <w:t>(</w:t>
      </w:r>
      <w:r>
        <w:rPr>
          <w:i/>
          <w:sz w:val="20"/>
        </w:rPr>
        <w:t>Z</w:t>
      </w:r>
      <w:r>
        <w:rPr>
          <w:sz w:val="20"/>
        </w:rPr>
        <w:t>/</w:t>
      </w:r>
      <w:r>
        <w:rPr>
          <w:i/>
          <w:sz w:val="20"/>
        </w:rPr>
        <w:t>Z</w:t>
      </w:r>
      <w:r>
        <w:rPr>
          <w:i/>
          <w:sz w:val="20"/>
          <w:vertAlign w:val="subscript"/>
        </w:rPr>
        <w:t>n</w:t>
      </w:r>
      <w:r>
        <w:rPr>
          <w:rFonts w:ascii="Tahoma"/>
          <w:sz w:val="20"/>
        </w:rPr>
        <w:t>))</w:t>
      </w:r>
      <w:r>
        <w:rPr>
          <w:sz w:val="20"/>
        </w:rPr>
        <w:t>,</w:t>
      </w:r>
      <w:r>
        <w:rPr>
          <w:spacing w:val="11"/>
          <w:sz w:val="20"/>
        </w:rPr>
        <w:t xml:space="preserve"> </w:t>
      </w:r>
      <w:r>
        <w:rPr>
          <w:sz w:val="20"/>
        </w:rPr>
        <w:t>where</w:t>
      </w:r>
      <w:r>
        <w:rPr>
          <w:spacing w:val="45"/>
          <w:sz w:val="20"/>
        </w:rPr>
        <w:t xml:space="preserve"> </w:t>
      </w:r>
      <w:r>
        <w:rPr>
          <w:i/>
          <w:sz w:val="20"/>
        </w:rPr>
        <w:t>f</w:t>
      </w:r>
      <w:r>
        <w:rPr>
          <w:i/>
          <w:spacing w:val="46"/>
          <w:sz w:val="20"/>
        </w:rPr>
        <w:t xml:space="preserve"> </w:t>
      </w:r>
      <w:r>
        <w:rPr>
          <w:sz w:val="20"/>
        </w:rPr>
        <w:t>is</w:t>
      </w:r>
      <w:r>
        <w:rPr>
          <w:spacing w:val="12"/>
          <w:sz w:val="20"/>
        </w:rPr>
        <w:t xml:space="preserve"> </w:t>
      </w:r>
      <w:r>
        <w:rPr>
          <w:sz w:val="20"/>
        </w:rPr>
        <w:t>a</w:t>
      </w:r>
      <w:r>
        <w:rPr>
          <w:spacing w:val="12"/>
          <w:sz w:val="20"/>
        </w:rPr>
        <w:t xml:space="preserve"> </w:t>
      </w:r>
      <w:r>
        <w:rPr>
          <w:sz w:val="20"/>
        </w:rPr>
        <w:t>cube</w:t>
      </w:r>
      <w:r>
        <w:rPr>
          <w:spacing w:val="11"/>
          <w:sz w:val="20"/>
        </w:rPr>
        <w:t xml:space="preserve"> </w:t>
      </w:r>
      <w:r>
        <w:rPr>
          <w:sz w:val="20"/>
        </w:rPr>
        <w:t>root</w:t>
      </w:r>
      <w:r>
        <w:rPr>
          <w:spacing w:val="12"/>
          <w:sz w:val="20"/>
        </w:rPr>
        <w:t xml:space="preserve"> </w:t>
      </w:r>
      <w:r>
        <w:rPr>
          <w:sz w:val="20"/>
        </w:rPr>
        <w:t>above</w:t>
      </w:r>
      <w:r>
        <w:rPr>
          <w:spacing w:val="11"/>
          <w:sz w:val="20"/>
        </w:rPr>
        <w:t xml:space="preserve"> </w:t>
      </w:r>
      <w:r>
        <w:rPr>
          <w:sz w:val="20"/>
        </w:rPr>
        <w:t>a</w:t>
      </w:r>
      <w:r>
        <w:rPr>
          <w:spacing w:val="12"/>
          <w:sz w:val="20"/>
        </w:rPr>
        <w:t xml:space="preserve"> </w:t>
      </w:r>
      <w:r>
        <w:rPr>
          <w:sz w:val="20"/>
        </w:rPr>
        <w:t>small</w:t>
      </w:r>
      <w:r>
        <w:rPr>
          <w:spacing w:val="12"/>
          <w:sz w:val="20"/>
        </w:rPr>
        <w:t xml:space="preserve"> </w:t>
      </w:r>
      <w:r>
        <w:rPr>
          <w:spacing w:val="-2"/>
          <w:sz w:val="20"/>
        </w:rPr>
        <w:t>threshold;</w:t>
      </w:r>
      <w:r>
        <w:rPr>
          <w:rFonts w:ascii="Times New Roman"/>
          <w:sz w:val="20"/>
        </w:rPr>
        <w:tab/>
      </w:r>
      <w:r>
        <w:rPr>
          <w:rFonts w:ascii="Trebuchet MS"/>
          <w:spacing w:val="-5"/>
          <w:sz w:val="10"/>
        </w:rPr>
        <w:t>402</w:t>
      </w:r>
    </w:p>
    <w:p w14:paraId="69750E93" w14:textId="77777777" w:rsidR="00EA1924" w:rsidRDefault="00000000">
      <w:pPr>
        <w:tabs>
          <w:tab w:val="left" w:pos="10859"/>
        </w:tabs>
        <w:spacing w:before="30" w:line="185" w:lineRule="exact"/>
        <w:ind w:left="2761"/>
        <w:rPr>
          <w:rFonts w:ascii="Trebuchet MS"/>
          <w:sz w:val="10"/>
        </w:rPr>
      </w:pPr>
      <w:r>
        <w:rPr>
          <w:spacing w:val="-2"/>
          <w:sz w:val="20"/>
        </w:rPr>
        <w:t>ordinary</w:t>
      </w:r>
      <w:r>
        <w:rPr>
          <w:spacing w:val="-7"/>
          <w:sz w:val="20"/>
        </w:rPr>
        <w:t xml:space="preserve"> </w:t>
      </w:r>
      <w:r>
        <w:rPr>
          <w:spacing w:val="-2"/>
          <w:sz w:val="20"/>
        </w:rPr>
        <w:t>least</w:t>
      </w:r>
      <w:r>
        <w:rPr>
          <w:spacing w:val="-7"/>
          <w:sz w:val="20"/>
        </w:rPr>
        <w:t xml:space="preserve"> </w:t>
      </w:r>
      <w:r>
        <w:rPr>
          <w:spacing w:val="-2"/>
          <w:sz w:val="20"/>
        </w:rPr>
        <w:t>squares</w:t>
      </w:r>
      <w:r>
        <w:rPr>
          <w:spacing w:val="-7"/>
          <w:sz w:val="20"/>
        </w:rPr>
        <w:t xml:space="preserve"> </w:t>
      </w:r>
      <w:r>
        <w:rPr>
          <w:spacing w:val="-2"/>
          <w:sz w:val="20"/>
        </w:rPr>
        <w:t>with</w:t>
      </w:r>
      <w:r>
        <w:rPr>
          <w:spacing w:val="-6"/>
          <w:sz w:val="20"/>
        </w:rPr>
        <w:t xml:space="preserve"> </w:t>
      </w:r>
      <w:r>
        <w:rPr>
          <w:spacing w:val="-2"/>
          <w:sz w:val="20"/>
        </w:rPr>
        <w:t>a</w:t>
      </w:r>
      <w:r>
        <w:rPr>
          <w:spacing w:val="-7"/>
          <w:sz w:val="20"/>
        </w:rPr>
        <w:t xml:space="preserve"> </w:t>
      </w:r>
      <w:r>
        <w:rPr>
          <w:spacing w:val="-2"/>
          <w:sz w:val="20"/>
        </w:rPr>
        <w:t>shared</w:t>
      </w:r>
      <w:r>
        <w:rPr>
          <w:spacing w:val="-7"/>
          <w:sz w:val="20"/>
        </w:rPr>
        <w:t xml:space="preserve"> </w:t>
      </w:r>
      <w:r>
        <w:rPr>
          <w:spacing w:val="-2"/>
          <w:sz w:val="20"/>
        </w:rPr>
        <w:t>design</w:t>
      </w:r>
      <w:r>
        <w:rPr>
          <w:spacing w:val="-6"/>
          <w:sz w:val="20"/>
        </w:rPr>
        <w:t xml:space="preserve"> </w:t>
      </w:r>
      <w:r>
        <w:rPr>
          <w:spacing w:val="-2"/>
          <w:sz w:val="20"/>
        </w:rPr>
        <w:t>matrix</w:t>
      </w:r>
      <w:r>
        <w:rPr>
          <w:spacing w:val="-7"/>
          <w:sz w:val="20"/>
        </w:rPr>
        <w:t xml:space="preserve"> </w:t>
      </w:r>
      <w:r>
        <w:rPr>
          <w:spacing w:val="-2"/>
          <w:sz w:val="20"/>
        </w:rPr>
        <w:t>is</w:t>
      </w:r>
      <w:r>
        <w:rPr>
          <w:spacing w:val="-7"/>
          <w:sz w:val="20"/>
        </w:rPr>
        <w:t xml:space="preserve"> </w:t>
      </w:r>
      <w:r>
        <w:rPr>
          <w:spacing w:val="-2"/>
          <w:sz w:val="20"/>
        </w:rPr>
        <w:t>equivariant</w:t>
      </w:r>
      <w:r>
        <w:rPr>
          <w:spacing w:val="-6"/>
          <w:sz w:val="20"/>
        </w:rPr>
        <w:t xml:space="preserve"> </w:t>
      </w:r>
      <w:r>
        <w:rPr>
          <w:spacing w:val="-2"/>
          <w:sz w:val="20"/>
        </w:rPr>
        <w:t>under</w:t>
      </w:r>
      <w:r>
        <w:rPr>
          <w:spacing w:val="-7"/>
          <w:sz w:val="20"/>
        </w:rPr>
        <w:t xml:space="preserve"> </w:t>
      </w:r>
      <w:r>
        <w:rPr>
          <w:spacing w:val="-2"/>
          <w:sz w:val="20"/>
        </w:rPr>
        <w:t>an</w:t>
      </w:r>
      <w:r>
        <w:rPr>
          <w:spacing w:val="-7"/>
          <w:sz w:val="20"/>
        </w:rPr>
        <w:t xml:space="preserve"> </w:t>
      </w:r>
      <w:r>
        <w:rPr>
          <w:spacing w:val="-2"/>
          <w:sz w:val="20"/>
        </w:rPr>
        <w:t>invertible</w:t>
      </w:r>
      <w:r>
        <w:rPr>
          <w:spacing w:val="-6"/>
          <w:sz w:val="20"/>
        </w:rPr>
        <w:t xml:space="preserve"> </w:t>
      </w:r>
      <w:r>
        <w:rPr>
          <w:spacing w:val="-2"/>
          <w:sz w:val="20"/>
        </w:rPr>
        <w:t>linear</w:t>
      </w:r>
      <w:r>
        <w:rPr>
          <w:rFonts w:ascii="Times New Roman"/>
          <w:sz w:val="20"/>
        </w:rPr>
        <w:tab/>
      </w:r>
      <w:r>
        <w:rPr>
          <w:rFonts w:ascii="Trebuchet MS"/>
          <w:spacing w:val="-5"/>
          <w:sz w:val="10"/>
        </w:rPr>
        <w:t>403</w:t>
      </w:r>
    </w:p>
    <w:p w14:paraId="4ABD197C" w14:textId="38D0ECC5" w:rsidR="00EA1924" w:rsidDel="00154F80" w:rsidRDefault="00000000" w:rsidP="00154F80">
      <w:pPr>
        <w:tabs>
          <w:tab w:val="left" w:pos="10859"/>
        </w:tabs>
        <w:spacing w:line="342" w:lineRule="exact"/>
        <w:ind w:left="2761"/>
        <w:rPr>
          <w:del w:id="496" w:author="Phil Green" w:date="2026-08-30T17:54:00Z" w16du:dateUtc="2026-08-30T15:54:00Z"/>
          <w:rFonts w:ascii="Trebuchet MS" w:hAnsi="Trebuchet MS"/>
          <w:sz w:val="10"/>
        </w:rPr>
      </w:pPr>
      <w:r>
        <w:rPr>
          <w:rFonts w:ascii="Trebuchet MS" w:hAnsi="Trebuchet MS"/>
          <w:noProof/>
          <w:sz w:val="10"/>
        </w:rPr>
        <mc:AlternateContent>
          <mc:Choice Requires="wps">
            <w:drawing>
              <wp:anchor distT="0" distB="0" distL="0" distR="0" simplePos="0" relativeHeight="484974592" behindDoc="1" locked="0" layoutInCell="1" allowOverlap="1" wp14:anchorId="5805DB0C" wp14:editId="73B13280">
                <wp:simplePos x="0" y="0"/>
                <wp:positionH relativeFrom="page">
                  <wp:posOffset>3858336</wp:posOffset>
                </wp:positionH>
                <wp:positionV relativeFrom="paragraph">
                  <wp:posOffset>68497</wp:posOffset>
                </wp:positionV>
                <wp:extent cx="25336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270"/>
                        </a:xfrm>
                        <a:custGeom>
                          <a:avLst/>
                          <a:gdLst/>
                          <a:ahLst/>
                          <a:cxnLst/>
                          <a:rect l="l" t="t" r="r" b="b"/>
                          <a:pathLst>
                            <a:path w="253365">
                              <a:moveTo>
                                <a:pt x="0" y="0"/>
                              </a:moveTo>
                              <a:lnTo>
                                <a:pt x="253174" y="0"/>
                              </a:lnTo>
                            </a:path>
                          </a:pathLst>
                        </a:custGeom>
                        <a:ln w="51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F34BA" id="Graphic 36" o:spid="_x0000_s1026" style="position:absolute;margin-left:303.8pt;margin-top:5.4pt;width:19.95pt;height:.1pt;z-index:-18341888;visibility:visible;mso-wrap-style:square;mso-wrap-distance-left:0;mso-wrap-distance-top:0;mso-wrap-distance-right:0;mso-wrap-distance-bottom:0;mso-position-horizontal:absolute;mso-position-horizontal-relative:page;mso-position-vertical:absolute;mso-position-vertical-relative:text;v-text-anchor:top" coordsize="253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" path="m,l253174,e" filled="f" strokeweight=".14392mm">
                <v:path arrowok="t"/>
                <w10:wrap anchorx="page"/>
              </v:shape>
            </w:pict>
          </mc:Fallback>
        </mc:AlternateContent>
      </w:r>
      <w:r>
        <w:rPr>
          <w:spacing w:val="-2"/>
          <w:sz w:val="20"/>
        </w:rPr>
        <w:t>map</w:t>
      </w:r>
      <w:r>
        <w:rPr>
          <w:spacing w:val="-11"/>
          <w:sz w:val="20"/>
        </w:rPr>
        <w:t xml:space="preserve"> </w:t>
      </w:r>
      <w:r>
        <w:rPr>
          <w:spacing w:val="-2"/>
          <w:sz w:val="20"/>
        </w:rPr>
        <w:t>of</w:t>
      </w:r>
      <w:r>
        <w:rPr>
          <w:spacing w:val="-10"/>
          <w:sz w:val="20"/>
        </w:rPr>
        <w:t xml:space="preserve"> </w:t>
      </w:r>
      <w:r>
        <w:rPr>
          <w:spacing w:val="-2"/>
          <w:sz w:val="20"/>
        </w:rPr>
        <w:t>the</w:t>
      </w:r>
      <w:r>
        <w:rPr>
          <w:spacing w:val="-11"/>
          <w:sz w:val="20"/>
        </w:rPr>
        <w:t xml:space="preserve"> </w:t>
      </w:r>
      <w:r>
        <w:rPr>
          <w:spacing w:val="-2"/>
          <w:sz w:val="20"/>
        </w:rPr>
        <w:t>target</w:t>
      </w:r>
      <w:ins w:id="497" w:author="Phil Green" w:date="2026-08-30T17:52:00Z" w16du:dateUtc="2026-08-30T15:52:00Z">
        <w:r w:rsidR="00154F80">
          <w:rPr>
            <w:spacing w:val="-2"/>
            <w:sz w:val="20"/>
          </w:rPr>
          <w:t xml:space="preserve">. </w:t>
        </w:r>
      </w:ins>
      <w:ins w:id="498" w:author="Phil Green" w:date="2026-08-30T17:53:00Z" w16du:dateUtc="2026-08-30T15:53:00Z">
        <w:r w:rsidR="00154F80">
          <w:rPr>
            <w:spacing w:val="-2"/>
            <w:sz w:val="20"/>
          </w:rPr>
          <w:t>(In fact the linear segment has the effect of making the power function approximately</w:t>
        </w:r>
      </w:ins>
      <w:ins w:id="499" w:author="Phil Green" w:date="2026-08-30T17:54:00Z" w16du:dateUtc="2026-08-30T15:54:00Z">
        <w:r w:rsidR="00154F80">
          <w:rPr>
            <w:spacing w:val="-2"/>
            <w:sz w:val="20"/>
          </w:rPr>
          <w:t xml:space="preserve"> 2.4 rather than 3.0 over the domain). </w:t>
        </w:r>
      </w:ins>
      <w:del w:id="500" w:author="Phil Green" w:date="2026-08-30T17:54:00Z" w16du:dateUtc="2026-08-30T15:54:00Z">
        <w:r w:rsidDel="00154F80">
          <w:rPr>
            <w:spacing w:val="-2"/>
            <w:sz w:val="20"/>
          </w:rPr>
          <w:delText>,</w:delText>
        </w:r>
        <w:r w:rsidDel="00154F80">
          <w:rPr>
            <w:spacing w:val="-10"/>
            <w:sz w:val="20"/>
          </w:rPr>
          <w:delText xml:space="preserve"> </w:delText>
        </w:r>
        <w:r w:rsidDel="00154F80">
          <w:rPr>
            <w:spacing w:val="-2"/>
            <w:sz w:val="20"/>
          </w:rPr>
          <w:delText>so</w:delText>
        </w:r>
      </w:del>
      <w:ins w:id="501" w:author="Phil Green" w:date="2026-08-30T17:54:00Z" w16du:dateUtc="2026-08-30T15:54:00Z">
        <w:r w:rsidR="00154F80">
          <w:rPr>
            <w:spacing w:val="-2"/>
            <w:sz w:val="20"/>
          </w:rPr>
          <w:t>Thus</w:t>
        </w:r>
      </w:ins>
      <w:r>
        <w:rPr>
          <w:spacing w:val="-10"/>
          <w:sz w:val="20"/>
        </w:rPr>
        <w:t xml:space="preserve"> </w:t>
      </w:r>
      <w:r>
        <w:rPr>
          <w:spacing w:val="-2"/>
          <w:sz w:val="20"/>
        </w:rPr>
        <w:t>fitting</w:t>
      </w:r>
      <w:r>
        <w:rPr>
          <w:spacing w:val="-10"/>
          <w:sz w:val="20"/>
        </w:rPr>
        <w:t xml:space="preserve"> </w:t>
      </w:r>
      <w:r>
        <w:rPr>
          <w:spacing w:val="-2"/>
          <w:sz w:val="20"/>
        </w:rPr>
        <w:t>to</w:t>
      </w:r>
      <w:r>
        <w:rPr>
          <w:spacing w:val="-4"/>
          <w:sz w:val="20"/>
        </w:rPr>
        <w:t xml:space="preserve"> </w:t>
      </w:r>
      <w:r>
        <w:rPr>
          <w:rFonts w:ascii="Libertinus Sans" w:hAnsi="Libertinus Sans"/>
          <w:i/>
          <w:spacing w:val="-125"/>
          <w:w w:val="127"/>
          <w:position w:val="17"/>
          <w:sz w:val="20"/>
        </w:rPr>
        <w:t>√</w:t>
      </w:r>
      <w:r>
        <w:rPr>
          <w:w w:val="73"/>
          <w:position w:val="10"/>
          <w:sz w:val="12"/>
        </w:rPr>
        <w:t>3</w:t>
      </w:r>
      <w:r>
        <w:rPr>
          <w:spacing w:val="37"/>
          <w:position w:val="10"/>
          <w:sz w:val="12"/>
        </w:rPr>
        <w:t xml:space="preserve"> </w:t>
      </w:r>
      <w:r>
        <w:rPr>
          <w:spacing w:val="-2"/>
          <w:sz w:val="20"/>
        </w:rPr>
        <w:t>XYZ</w:t>
      </w:r>
      <w:r>
        <w:rPr>
          <w:spacing w:val="-9"/>
          <w:sz w:val="20"/>
        </w:rPr>
        <w:t xml:space="preserve"> </w:t>
      </w:r>
      <w:r>
        <w:rPr>
          <w:spacing w:val="-2"/>
          <w:sz w:val="20"/>
        </w:rPr>
        <w:t>and</w:t>
      </w:r>
      <w:r>
        <w:rPr>
          <w:spacing w:val="-10"/>
          <w:sz w:val="20"/>
        </w:rPr>
        <w:t xml:space="preserve"> </w:t>
      </w:r>
      <w:r>
        <w:rPr>
          <w:spacing w:val="-2"/>
          <w:sz w:val="20"/>
        </w:rPr>
        <w:t>fitting</w:t>
      </w:r>
      <w:r>
        <w:rPr>
          <w:spacing w:val="-10"/>
          <w:sz w:val="20"/>
        </w:rPr>
        <w:t xml:space="preserve"> </w:t>
      </w:r>
      <w:r>
        <w:rPr>
          <w:spacing w:val="-2"/>
          <w:sz w:val="20"/>
        </w:rPr>
        <w:t>in</w:t>
      </w:r>
      <w:r>
        <w:rPr>
          <w:spacing w:val="-10"/>
          <w:sz w:val="20"/>
        </w:rPr>
        <w:t xml:space="preserve"> </w:t>
      </w:r>
      <w:r>
        <w:rPr>
          <w:spacing w:val="-2"/>
          <w:sz w:val="20"/>
        </w:rPr>
        <w:t>CIELAB</w:t>
      </w:r>
      <w:r>
        <w:rPr>
          <w:spacing w:val="-10"/>
          <w:sz w:val="20"/>
        </w:rPr>
        <w:t xml:space="preserve"> </w:t>
      </w:r>
      <w:r>
        <w:rPr>
          <w:spacing w:val="-2"/>
          <w:sz w:val="20"/>
        </w:rPr>
        <w:t>are</w:t>
      </w:r>
      <w:r>
        <w:rPr>
          <w:spacing w:val="-10"/>
          <w:sz w:val="20"/>
        </w:rPr>
        <w:t xml:space="preserve"> </w:t>
      </w:r>
      <w:del w:id="502" w:author="Phil Green" w:date="2026-08-30T17:51:00Z" w16du:dateUtc="2026-08-30T15:51:00Z">
        <w:r w:rsidDel="00154F80">
          <w:rPr>
            <w:spacing w:val="-2"/>
            <w:sz w:val="20"/>
          </w:rPr>
          <w:delText>the</w:delText>
        </w:r>
        <w:r w:rsidDel="00154F80">
          <w:rPr>
            <w:spacing w:val="-10"/>
            <w:sz w:val="20"/>
          </w:rPr>
          <w:delText xml:space="preserve"> </w:delText>
        </w:r>
        <w:r w:rsidDel="00154F80">
          <w:rPr>
            <w:spacing w:val="-2"/>
            <w:sz w:val="20"/>
          </w:rPr>
          <w:delText>same</w:delText>
        </w:r>
      </w:del>
      <w:ins w:id="503" w:author="Phil Green" w:date="2026-08-30T17:51:00Z" w16du:dateUtc="2026-08-30T15:51:00Z">
        <w:r w:rsidR="00154F80">
          <w:rPr>
            <w:spacing w:val="-2"/>
            <w:sz w:val="20"/>
          </w:rPr>
          <w:t>very similar</w:t>
        </w:r>
      </w:ins>
      <w:r>
        <w:rPr>
          <w:spacing w:val="-10"/>
          <w:sz w:val="20"/>
        </w:rPr>
        <w:t xml:space="preserve"> </w:t>
      </w:r>
      <w:r>
        <w:rPr>
          <w:spacing w:val="-2"/>
          <w:sz w:val="20"/>
        </w:rPr>
        <w:t>estimator</w:t>
      </w:r>
      <w:ins w:id="504" w:author="Phil Green" w:date="2026-08-30T17:51:00Z" w16du:dateUtc="2026-08-30T15:51:00Z">
        <w:r w:rsidR="00154F80">
          <w:rPr>
            <w:spacing w:val="-2"/>
            <w:sz w:val="20"/>
          </w:rPr>
          <w:t>s</w:t>
        </w:r>
      </w:ins>
      <w:r>
        <w:rPr>
          <w:spacing w:val="-2"/>
          <w:sz w:val="20"/>
        </w:rPr>
        <w:t>,</w:t>
      </w:r>
      <w:del w:id="505" w:author="Phil Green" w:date="2026-08-30T17:54:00Z" w16du:dateUtc="2026-08-30T15:54:00Z">
        <w:r w:rsidDel="00154F80">
          <w:rPr>
            <w:spacing w:val="-8"/>
            <w:sz w:val="20"/>
          </w:rPr>
          <w:delText xml:space="preserve"> </w:delText>
        </w:r>
        <w:r w:rsidDel="00154F80">
          <w:rPr>
            <w:spacing w:val="-2"/>
            <w:sz w:val="20"/>
          </w:rPr>
          <w:delText>differing</w:delText>
        </w:r>
        <w:r w:rsidDel="00154F80">
          <w:rPr>
            <w:rFonts w:ascii="Times New Roman" w:hAnsi="Times New Roman"/>
            <w:sz w:val="20"/>
          </w:rPr>
          <w:tab/>
        </w:r>
        <w:r w:rsidDel="00154F80">
          <w:rPr>
            <w:rFonts w:ascii="Trebuchet MS" w:hAnsi="Trebuchet MS"/>
            <w:spacing w:val="-5"/>
            <w:sz w:val="10"/>
          </w:rPr>
          <w:delText>404</w:delText>
        </w:r>
      </w:del>
    </w:p>
    <w:p w14:paraId="53877C18" w14:textId="4D3E44B3" w:rsidR="00EA1924" w:rsidDel="00154F80" w:rsidRDefault="00000000" w:rsidP="00154F80">
      <w:pPr>
        <w:tabs>
          <w:tab w:val="left" w:pos="10859"/>
        </w:tabs>
        <w:spacing w:line="342" w:lineRule="exact"/>
        <w:ind w:left="2761"/>
        <w:rPr>
          <w:del w:id="506" w:author="Phil Green" w:date="2026-08-30T17:52:00Z" w16du:dateUtc="2026-08-30T15:52:00Z"/>
          <w:rFonts w:ascii="Trebuchet MS" w:hAnsi="Trebuchet MS"/>
          <w:sz w:val="10"/>
        </w:rPr>
        <w:pPrChange w:id="507" w:author="Phil Green" w:date="2026-08-30T17:54:00Z" w16du:dateUtc="2026-08-30T15:54:00Z">
          <w:pPr>
            <w:tabs>
              <w:tab w:val="left" w:pos="10859"/>
            </w:tabs>
            <w:spacing w:before="30"/>
            <w:ind w:left="2761"/>
          </w:pPr>
        </w:pPrChange>
      </w:pPr>
      <w:del w:id="508" w:author="Phil Green" w:date="2026-08-30T17:54:00Z" w16du:dateUtc="2026-08-30T15:54:00Z">
        <w:r w:rsidDel="00154F80">
          <w:rPr>
            <w:sz w:val="20"/>
          </w:rPr>
          <w:delText>only</w:delText>
        </w:r>
        <w:r w:rsidDel="00154F80">
          <w:rPr>
            <w:spacing w:val="10"/>
            <w:sz w:val="20"/>
          </w:rPr>
          <w:delText xml:space="preserve"> </w:delText>
        </w:r>
        <w:r w:rsidDel="00154F80">
          <w:rPr>
            <w:sz w:val="20"/>
          </w:rPr>
          <w:delText>through</w:delText>
        </w:r>
        <w:r w:rsidDel="00154F80">
          <w:rPr>
            <w:spacing w:val="10"/>
            <w:sz w:val="20"/>
          </w:rPr>
          <w:delText xml:space="preserve"> </w:delText>
        </w:r>
        <w:r w:rsidDel="00154F80">
          <w:rPr>
            <w:sz w:val="20"/>
          </w:rPr>
          <w:delText>CIELAB’s</w:delText>
        </w:r>
        <w:r w:rsidDel="00154F80">
          <w:rPr>
            <w:spacing w:val="10"/>
            <w:sz w:val="20"/>
          </w:rPr>
          <w:delText xml:space="preserve"> </w:delText>
        </w:r>
        <w:r w:rsidDel="00154F80">
          <w:rPr>
            <w:sz w:val="20"/>
          </w:rPr>
          <w:delText>linear</w:delText>
        </w:r>
        <w:r w:rsidDel="00154F80">
          <w:rPr>
            <w:spacing w:val="10"/>
            <w:sz w:val="20"/>
          </w:rPr>
          <w:delText xml:space="preserve"> </w:delText>
        </w:r>
        <w:r w:rsidDel="00154F80">
          <w:rPr>
            <w:sz w:val="20"/>
          </w:rPr>
          <w:delText>segment</w:delText>
        </w:r>
        <w:r w:rsidDel="00154F80">
          <w:rPr>
            <w:spacing w:val="10"/>
            <w:sz w:val="20"/>
          </w:rPr>
          <w:delText xml:space="preserve"> </w:delText>
        </w:r>
        <w:r w:rsidDel="00154F80">
          <w:rPr>
            <w:sz w:val="20"/>
          </w:rPr>
          <w:delText>near</w:delText>
        </w:r>
        <w:r w:rsidDel="00154F80">
          <w:rPr>
            <w:spacing w:val="10"/>
            <w:sz w:val="20"/>
          </w:rPr>
          <w:delText xml:space="preserve"> </w:delText>
        </w:r>
        <w:r w:rsidDel="00154F80">
          <w:rPr>
            <w:sz w:val="20"/>
          </w:rPr>
          <w:delText>black.</w:delText>
        </w:r>
      </w:del>
      <w:r>
        <w:rPr>
          <w:spacing w:val="36"/>
          <w:sz w:val="20"/>
        </w:rPr>
        <w:t xml:space="preserve"> </w:t>
      </w:r>
      <w:del w:id="509" w:author="Phil Green" w:date="2026-08-30T17:52:00Z" w16du:dateUtc="2026-08-30T15:52:00Z">
        <w:r w:rsidDel="00154F80">
          <w:rPr>
            <w:sz w:val="20"/>
          </w:rPr>
          <w:delText>The</w:delText>
        </w:r>
        <w:r w:rsidDel="00154F80">
          <w:rPr>
            <w:spacing w:val="10"/>
            <w:sz w:val="20"/>
          </w:rPr>
          <w:delText xml:space="preserve"> </w:delText>
        </w:r>
        <w:r w:rsidDel="00154F80">
          <w:rPr>
            <w:sz w:val="20"/>
          </w:rPr>
          <w:delText>white-point</w:delText>
        </w:r>
        <w:r w:rsidDel="00154F80">
          <w:rPr>
            <w:spacing w:val="10"/>
            <w:sz w:val="20"/>
          </w:rPr>
          <w:delText xml:space="preserve"> </w:delText>
        </w:r>
        <w:r w:rsidDel="00154F80">
          <w:rPr>
            <w:sz w:val="20"/>
          </w:rPr>
          <w:delText>division</w:delText>
        </w:r>
        <w:r w:rsidDel="00154F80">
          <w:rPr>
            <w:spacing w:val="10"/>
            <w:sz w:val="20"/>
          </w:rPr>
          <w:delText xml:space="preserve"> </w:delText>
        </w:r>
        <w:r w:rsidDel="00154F80">
          <w:rPr>
            <w:sz w:val="20"/>
          </w:rPr>
          <w:delText>is</w:delText>
        </w:r>
        <w:r w:rsidDel="00154F80">
          <w:rPr>
            <w:spacing w:val="10"/>
            <w:sz w:val="20"/>
          </w:rPr>
          <w:delText xml:space="preserve"> </w:delText>
        </w:r>
        <w:r w:rsidDel="00154F80">
          <w:rPr>
            <w:spacing w:val="-2"/>
            <w:sz w:val="20"/>
          </w:rPr>
          <w:delText>likewise</w:delText>
        </w:r>
        <w:r w:rsidDel="00154F80">
          <w:rPr>
            <w:rFonts w:ascii="Times New Roman" w:hAnsi="Times New Roman"/>
            <w:sz w:val="20"/>
          </w:rPr>
          <w:tab/>
        </w:r>
        <w:r w:rsidDel="00154F80">
          <w:rPr>
            <w:rFonts w:ascii="Trebuchet MS" w:hAnsi="Trebuchet MS"/>
            <w:spacing w:val="-5"/>
            <w:sz w:val="10"/>
          </w:rPr>
          <w:delText>405</w:delText>
        </w:r>
      </w:del>
    </w:p>
    <w:p w14:paraId="0FB07A97" w14:textId="67772194" w:rsidR="00EA1924" w:rsidRDefault="00000000" w:rsidP="00154F80">
      <w:pPr>
        <w:tabs>
          <w:tab w:val="left" w:pos="10859"/>
        </w:tabs>
        <w:spacing w:before="30"/>
        <w:ind w:left="2761"/>
        <w:rPr>
          <w:rFonts w:ascii="Trebuchet MS"/>
          <w:sz w:val="10"/>
        </w:rPr>
      </w:pPr>
      <w:del w:id="510" w:author="Phil Green" w:date="2026-08-30T17:52:00Z" w16du:dateUtc="2026-08-30T15:52:00Z">
        <w:r w:rsidDel="00154F80">
          <w:rPr>
            <w:sz w:val="20"/>
          </w:rPr>
          <w:delText>immaterial,</w:delText>
        </w:r>
        <w:r w:rsidDel="00154F80">
          <w:rPr>
            <w:spacing w:val="22"/>
            <w:sz w:val="20"/>
          </w:rPr>
          <w:delText xml:space="preserve"> </w:delText>
        </w:r>
        <w:r w:rsidDel="00154F80">
          <w:rPr>
            <w:sz w:val="20"/>
          </w:rPr>
          <w:delText>being</w:delText>
        </w:r>
        <w:r w:rsidDel="00154F80">
          <w:rPr>
            <w:spacing w:val="18"/>
            <w:sz w:val="20"/>
          </w:rPr>
          <w:delText xml:space="preserve"> </w:delText>
        </w:r>
        <w:r w:rsidDel="00154F80">
          <w:rPr>
            <w:sz w:val="20"/>
          </w:rPr>
          <w:delText>a</w:delText>
        </w:r>
        <w:r w:rsidDel="00154F80">
          <w:rPr>
            <w:spacing w:val="19"/>
            <w:sz w:val="20"/>
          </w:rPr>
          <w:delText xml:space="preserve"> </w:delText>
        </w:r>
        <w:r w:rsidDel="00154F80">
          <w:rPr>
            <w:sz w:val="20"/>
          </w:rPr>
          <w:delText>per-channel</w:delText>
        </w:r>
        <w:r w:rsidDel="00154F80">
          <w:rPr>
            <w:spacing w:val="19"/>
            <w:sz w:val="20"/>
          </w:rPr>
          <w:delText xml:space="preserve"> </w:delText>
        </w:r>
        <w:r w:rsidDel="00154F80">
          <w:rPr>
            <w:sz w:val="20"/>
          </w:rPr>
          <w:delText>constant</w:delText>
        </w:r>
        <w:r w:rsidDel="00154F80">
          <w:rPr>
            <w:spacing w:val="19"/>
            <w:sz w:val="20"/>
          </w:rPr>
          <w:delText xml:space="preserve"> </w:delText>
        </w:r>
        <w:r w:rsidDel="00154F80">
          <w:rPr>
            <w:sz w:val="20"/>
          </w:rPr>
          <w:delText>that</w:delText>
        </w:r>
        <w:r w:rsidDel="00154F80">
          <w:rPr>
            <w:spacing w:val="19"/>
            <w:sz w:val="20"/>
          </w:rPr>
          <w:delText xml:space="preserve"> </w:delText>
        </w:r>
        <w:r w:rsidDel="00154F80">
          <w:rPr>
            <w:sz w:val="20"/>
          </w:rPr>
          <w:delText>least</w:delText>
        </w:r>
        <w:r w:rsidDel="00154F80">
          <w:rPr>
            <w:spacing w:val="19"/>
            <w:sz w:val="20"/>
          </w:rPr>
          <w:delText xml:space="preserve"> </w:delText>
        </w:r>
        <w:r w:rsidDel="00154F80">
          <w:rPr>
            <w:sz w:val="20"/>
          </w:rPr>
          <w:delText>squares</w:delText>
        </w:r>
        <w:r w:rsidDel="00154F80">
          <w:rPr>
            <w:spacing w:val="18"/>
            <w:sz w:val="20"/>
          </w:rPr>
          <w:delText xml:space="preserve"> </w:delText>
        </w:r>
        <w:r w:rsidDel="00154F80">
          <w:rPr>
            <w:sz w:val="20"/>
          </w:rPr>
          <w:delText>absorbs.</w:delText>
        </w:r>
        <w:r w:rsidDel="00154F80">
          <w:rPr>
            <w:spacing w:val="62"/>
            <w:sz w:val="20"/>
          </w:rPr>
          <w:delText xml:space="preserve"> </w:delText>
        </w:r>
      </w:del>
      <w:r>
        <w:rPr>
          <w:sz w:val="20"/>
        </w:rPr>
        <w:t>Fitting</w:t>
      </w:r>
      <w:r>
        <w:rPr>
          <w:spacing w:val="19"/>
          <w:sz w:val="20"/>
        </w:rPr>
        <w:t xml:space="preserve"> </w:t>
      </w:r>
      <w:r>
        <w:rPr>
          <w:sz w:val="20"/>
        </w:rPr>
        <w:t>directly</w:t>
      </w:r>
      <w:r>
        <w:rPr>
          <w:spacing w:val="19"/>
          <w:sz w:val="20"/>
        </w:rPr>
        <w:t xml:space="preserve"> </w:t>
      </w:r>
      <w:r>
        <w:rPr>
          <w:spacing w:val="-5"/>
          <w:sz w:val="20"/>
        </w:rPr>
        <w:t>in</w:t>
      </w:r>
      <w:r>
        <w:rPr>
          <w:rFonts w:ascii="Times New Roman"/>
          <w:sz w:val="20"/>
        </w:rPr>
        <w:tab/>
      </w:r>
      <w:r>
        <w:rPr>
          <w:rFonts w:ascii="Trebuchet MS"/>
          <w:spacing w:val="-5"/>
          <w:sz w:val="10"/>
        </w:rPr>
        <w:t>406</w:t>
      </w:r>
    </w:p>
    <w:p w14:paraId="005BAC7B" w14:textId="77777777" w:rsidR="00EA1924" w:rsidRDefault="00000000">
      <w:pPr>
        <w:tabs>
          <w:tab w:val="left" w:pos="10859"/>
        </w:tabs>
        <w:spacing w:before="30"/>
        <w:ind w:left="2761"/>
        <w:rPr>
          <w:rFonts w:ascii="Trebuchet MS" w:hAnsi="Trebuchet MS"/>
          <w:sz w:val="10"/>
        </w:rPr>
      </w:pPr>
      <w:r>
        <w:rPr>
          <w:sz w:val="20"/>
        </w:rPr>
        <w:t>CIELAB</w:t>
      </w:r>
      <w:r>
        <w:rPr>
          <w:spacing w:val="-1"/>
          <w:sz w:val="20"/>
        </w:rPr>
        <w:t xml:space="preserve"> </w:t>
      </w:r>
      <w:r>
        <w:rPr>
          <w:sz w:val="20"/>
        </w:rPr>
        <w:t>confirms this numerically:</w:t>
      </w:r>
      <w:r>
        <w:rPr>
          <w:spacing w:val="12"/>
          <w:sz w:val="20"/>
        </w:rPr>
        <w:t xml:space="preserve"> </w:t>
      </w:r>
      <w:r>
        <w:rPr>
          <w:sz w:val="20"/>
        </w:rPr>
        <w:t>median</w:t>
      </w:r>
      <w:r>
        <w:rPr>
          <w:spacing w:val="3"/>
          <w:sz w:val="20"/>
        </w:rPr>
        <w:t xml:space="preserve"> </w:t>
      </w:r>
      <w:r>
        <w:rPr>
          <w:rFonts w:ascii="Calibri" w:hAnsi="Calibri"/>
          <w:sz w:val="20"/>
        </w:rPr>
        <w:t>∆</w:t>
      </w:r>
      <w:r>
        <w:rPr>
          <w:i/>
          <w:sz w:val="20"/>
        </w:rPr>
        <w:t>E</w:t>
      </w:r>
      <w:r>
        <w:rPr>
          <w:sz w:val="20"/>
          <w:vertAlign w:val="subscript"/>
        </w:rPr>
        <w:t>00</w:t>
      </w:r>
      <w:r>
        <w:rPr>
          <w:spacing w:val="11"/>
          <w:sz w:val="20"/>
        </w:rPr>
        <w:t xml:space="preserve"> </w:t>
      </w:r>
      <w:r>
        <w:rPr>
          <w:sz w:val="20"/>
        </w:rPr>
        <w:t>0.148</w:t>
      </w:r>
      <w:r>
        <w:rPr>
          <w:spacing w:val="-1"/>
          <w:sz w:val="20"/>
        </w:rPr>
        <w:t xml:space="preserve"> </w:t>
      </w:r>
      <w:r>
        <w:rPr>
          <w:sz w:val="20"/>
        </w:rPr>
        <w:t xml:space="preserve">by both routes on PC10-CMY, </w:t>
      </w:r>
      <w:r>
        <w:rPr>
          <w:spacing w:val="-5"/>
          <w:sz w:val="20"/>
        </w:rPr>
        <w:t>and</w:t>
      </w:r>
      <w:r>
        <w:rPr>
          <w:rFonts w:ascii="Times New Roman" w:hAnsi="Times New Roman"/>
          <w:sz w:val="20"/>
        </w:rPr>
        <w:tab/>
      </w:r>
      <w:r>
        <w:rPr>
          <w:rFonts w:ascii="Trebuchet MS" w:hAnsi="Trebuchet MS"/>
          <w:spacing w:val="-5"/>
          <w:sz w:val="10"/>
        </w:rPr>
        <w:t>407</w:t>
      </w:r>
    </w:p>
    <w:p w14:paraId="57F491F2" w14:textId="7B0DD99D" w:rsidR="00EA1924" w:rsidDel="00154F80" w:rsidRDefault="00000000" w:rsidP="00154F80">
      <w:pPr>
        <w:tabs>
          <w:tab w:val="left" w:pos="10859"/>
        </w:tabs>
        <w:spacing w:before="30"/>
        <w:ind w:left="2761"/>
        <w:rPr>
          <w:del w:id="511" w:author="Phil Green" w:date="2026-08-30T17:52:00Z" w16du:dateUtc="2026-08-30T15:52:00Z"/>
          <w:rFonts w:ascii="Trebuchet MS"/>
          <w:sz w:val="10"/>
        </w:rPr>
      </w:pPr>
      <w:r>
        <w:rPr>
          <w:sz w:val="20"/>
        </w:rPr>
        <w:t>0.830</w:t>
      </w:r>
      <w:r>
        <w:rPr>
          <w:spacing w:val="-9"/>
          <w:sz w:val="20"/>
        </w:rPr>
        <w:t xml:space="preserve"> </w:t>
      </w:r>
      <w:r>
        <w:rPr>
          <w:sz w:val="20"/>
        </w:rPr>
        <w:t>(cube</w:t>
      </w:r>
      <w:r>
        <w:rPr>
          <w:spacing w:val="-9"/>
          <w:sz w:val="20"/>
        </w:rPr>
        <w:t xml:space="preserve"> </w:t>
      </w:r>
      <w:r>
        <w:rPr>
          <w:sz w:val="20"/>
        </w:rPr>
        <w:t>root)</w:t>
      </w:r>
      <w:r>
        <w:rPr>
          <w:spacing w:val="-9"/>
          <w:sz w:val="20"/>
        </w:rPr>
        <w:t xml:space="preserve"> </w:t>
      </w:r>
      <w:r>
        <w:rPr>
          <w:sz w:val="20"/>
        </w:rPr>
        <w:t>against</w:t>
      </w:r>
      <w:r>
        <w:rPr>
          <w:spacing w:val="-8"/>
          <w:sz w:val="20"/>
        </w:rPr>
        <w:t xml:space="preserve"> </w:t>
      </w:r>
      <w:r>
        <w:rPr>
          <w:sz w:val="20"/>
        </w:rPr>
        <w:t>0.832</w:t>
      </w:r>
      <w:r>
        <w:rPr>
          <w:spacing w:val="-9"/>
          <w:sz w:val="20"/>
        </w:rPr>
        <w:t xml:space="preserve"> </w:t>
      </w:r>
      <w:r>
        <w:rPr>
          <w:sz w:val="20"/>
        </w:rPr>
        <w:t>(CIELAB)</w:t>
      </w:r>
      <w:r>
        <w:rPr>
          <w:spacing w:val="-9"/>
          <w:sz w:val="20"/>
        </w:rPr>
        <w:t xml:space="preserve"> </w:t>
      </w:r>
      <w:r>
        <w:rPr>
          <w:sz w:val="20"/>
        </w:rPr>
        <w:t>on</w:t>
      </w:r>
      <w:r>
        <w:rPr>
          <w:spacing w:val="-9"/>
          <w:sz w:val="20"/>
        </w:rPr>
        <w:t xml:space="preserve"> </w:t>
      </w:r>
      <w:r>
        <w:rPr>
          <w:sz w:val="20"/>
        </w:rPr>
        <w:t>CMYKOGV-7</w:t>
      </w:r>
      <w:del w:id="512" w:author="Phil Green" w:date="2026-08-30T17:52:00Z" w16du:dateUtc="2026-08-30T15:52:00Z">
        <w:r w:rsidDel="00154F80">
          <w:rPr>
            <w:sz w:val="20"/>
          </w:rPr>
          <w:delText>,</w:delText>
        </w:r>
        <w:r w:rsidDel="00154F80">
          <w:rPr>
            <w:spacing w:val="-9"/>
            <w:sz w:val="20"/>
          </w:rPr>
          <w:delText xml:space="preserve"> </w:delText>
        </w:r>
        <w:r w:rsidDel="00154F80">
          <w:rPr>
            <w:sz w:val="20"/>
          </w:rPr>
          <w:delText>where</w:delText>
        </w:r>
        <w:r w:rsidDel="00154F80">
          <w:rPr>
            <w:spacing w:val="-8"/>
            <w:sz w:val="20"/>
          </w:rPr>
          <w:delText xml:space="preserve"> </w:delText>
        </w:r>
        <w:r w:rsidDel="00154F80">
          <w:rPr>
            <w:sz w:val="20"/>
          </w:rPr>
          <w:delText>the</w:delText>
        </w:r>
        <w:r w:rsidDel="00154F80">
          <w:rPr>
            <w:spacing w:val="-9"/>
            <w:sz w:val="20"/>
          </w:rPr>
          <w:delText xml:space="preserve"> </w:delText>
        </w:r>
        <w:r w:rsidDel="00154F80">
          <w:rPr>
            <w:sz w:val="20"/>
          </w:rPr>
          <w:delText>linear</w:delText>
        </w:r>
        <w:r w:rsidDel="00154F80">
          <w:rPr>
            <w:spacing w:val="-9"/>
            <w:sz w:val="20"/>
          </w:rPr>
          <w:delText xml:space="preserve"> </w:delText>
        </w:r>
        <w:r w:rsidDel="00154F80">
          <w:rPr>
            <w:sz w:val="20"/>
          </w:rPr>
          <w:delText>segment</w:delText>
        </w:r>
        <w:r w:rsidDel="00154F80">
          <w:rPr>
            <w:spacing w:val="-9"/>
            <w:sz w:val="20"/>
          </w:rPr>
          <w:delText xml:space="preserve"> </w:delText>
        </w:r>
        <w:r w:rsidDel="00154F80">
          <w:rPr>
            <w:spacing w:val="-2"/>
            <w:sz w:val="20"/>
          </w:rPr>
          <w:delText>bites</w:delText>
        </w:r>
        <w:r w:rsidDel="00154F80">
          <w:rPr>
            <w:rFonts w:ascii="Times New Roman"/>
            <w:sz w:val="20"/>
          </w:rPr>
          <w:tab/>
        </w:r>
        <w:r w:rsidDel="00154F80">
          <w:rPr>
            <w:rFonts w:ascii="Trebuchet MS"/>
            <w:spacing w:val="-5"/>
            <w:sz w:val="10"/>
          </w:rPr>
          <w:delText>408</w:delText>
        </w:r>
      </w:del>
    </w:p>
    <w:p w14:paraId="5C8FD1A6" w14:textId="373BF2AA" w:rsidR="00EA1924" w:rsidRDefault="00000000" w:rsidP="00154F80">
      <w:pPr>
        <w:tabs>
          <w:tab w:val="left" w:pos="10859"/>
        </w:tabs>
        <w:spacing w:before="30"/>
        <w:ind w:left="2761"/>
        <w:rPr>
          <w:rFonts w:ascii="Trebuchet MS"/>
          <w:sz w:val="10"/>
        </w:rPr>
      </w:pPr>
      <w:del w:id="513" w:author="Phil Green" w:date="2026-08-30T17:52:00Z" w16du:dateUtc="2026-08-30T15:52:00Z">
        <w:r w:rsidDel="00154F80">
          <w:rPr>
            <w:sz w:val="20"/>
          </w:rPr>
          <w:delText>on</w:delText>
        </w:r>
        <w:r w:rsidDel="00154F80">
          <w:rPr>
            <w:spacing w:val="-5"/>
            <w:sz w:val="20"/>
          </w:rPr>
          <w:delText xml:space="preserve"> </w:delText>
        </w:r>
        <w:r w:rsidDel="00154F80">
          <w:rPr>
            <w:sz w:val="20"/>
          </w:rPr>
          <w:delText>the</w:delText>
        </w:r>
        <w:r w:rsidDel="00154F80">
          <w:rPr>
            <w:spacing w:val="1"/>
            <w:sz w:val="20"/>
          </w:rPr>
          <w:delText xml:space="preserve"> </w:delText>
        </w:r>
        <w:r w:rsidDel="00154F80">
          <w:rPr>
            <w:i/>
            <w:sz w:val="20"/>
          </w:rPr>
          <w:delText>Z</w:delText>
        </w:r>
        <w:r w:rsidDel="00154F80">
          <w:rPr>
            <w:i/>
            <w:spacing w:val="1"/>
            <w:sz w:val="20"/>
          </w:rPr>
          <w:delText xml:space="preserve"> </w:delText>
        </w:r>
        <w:r w:rsidDel="00154F80">
          <w:rPr>
            <w:sz w:val="20"/>
          </w:rPr>
          <w:delText>channel</w:delText>
        </w:r>
        <w:r w:rsidDel="00154F80">
          <w:rPr>
            <w:spacing w:val="-5"/>
            <w:sz w:val="20"/>
          </w:rPr>
          <w:delText xml:space="preserve"> </w:delText>
        </w:r>
        <w:r w:rsidDel="00154F80">
          <w:rPr>
            <w:sz w:val="20"/>
          </w:rPr>
          <w:delText>of</w:delText>
        </w:r>
        <w:r w:rsidDel="00154F80">
          <w:rPr>
            <w:spacing w:val="-4"/>
            <w:sz w:val="20"/>
          </w:rPr>
          <w:delText xml:space="preserve"> </w:delText>
        </w:r>
        <w:r w:rsidDel="00154F80">
          <w:rPr>
            <w:sz w:val="20"/>
          </w:rPr>
          <w:delText>the</w:delText>
        </w:r>
        <w:r w:rsidDel="00154F80">
          <w:rPr>
            <w:spacing w:val="-5"/>
            <w:sz w:val="20"/>
          </w:rPr>
          <w:delText xml:space="preserve"> </w:delText>
        </w:r>
        <w:r w:rsidDel="00154F80">
          <w:rPr>
            <w:sz w:val="20"/>
          </w:rPr>
          <w:delText>darkest</w:delText>
        </w:r>
        <w:r w:rsidDel="00154F80">
          <w:rPr>
            <w:spacing w:val="-4"/>
            <w:sz w:val="20"/>
          </w:rPr>
          <w:delText xml:space="preserve"> </w:delText>
        </w:r>
        <w:r w:rsidDel="00154F80">
          <w:rPr>
            <w:spacing w:val="-2"/>
            <w:sz w:val="20"/>
          </w:rPr>
          <w:delText>patches</w:delText>
        </w:r>
      </w:del>
      <w:r>
        <w:rPr>
          <w:spacing w:val="-2"/>
          <w:sz w:val="20"/>
        </w:rPr>
        <w:t>.</w:t>
      </w:r>
      <w:r>
        <w:rPr>
          <w:rFonts w:ascii="Times New Roman"/>
          <w:sz w:val="20"/>
        </w:rPr>
        <w:tab/>
      </w:r>
      <w:r>
        <w:rPr>
          <w:rFonts w:ascii="Trebuchet MS"/>
          <w:spacing w:val="-5"/>
          <w:sz w:val="10"/>
        </w:rPr>
        <w:t>409</w:t>
      </w:r>
    </w:p>
    <w:p w14:paraId="146AA247" w14:textId="77777777" w:rsidR="00EA1924" w:rsidRDefault="00000000">
      <w:pPr>
        <w:tabs>
          <w:tab w:val="left" w:pos="10859"/>
        </w:tabs>
        <w:spacing w:before="223"/>
        <w:ind w:left="2761"/>
        <w:rPr>
          <w:rFonts w:ascii="Trebuchet MS"/>
          <w:sz w:val="10"/>
        </w:rPr>
      </w:pPr>
      <w:r>
        <w:rPr>
          <w:sz w:val="20"/>
        </w:rPr>
        <w:t>The</w:t>
      </w:r>
      <w:r>
        <w:rPr>
          <w:spacing w:val="-4"/>
          <w:sz w:val="20"/>
        </w:rPr>
        <w:t xml:space="preserve"> </w:t>
      </w:r>
      <w:r>
        <w:rPr>
          <w:sz w:val="20"/>
        </w:rPr>
        <w:t>size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effect.</w:t>
      </w:r>
      <w:r>
        <w:rPr>
          <w:rFonts w:ascii="Times New Roman"/>
          <w:sz w:val="20"/>
        </w:rPr>
        <w:tab/>
      </w:r>
      <w:r>
        <w:rPr>
          <w:rFonts w:ascii="Trebuchet MS"/>
          <w:spacing w:val="-5"/>
          <w:sz w:val="10"/>
        </w:rPr>
        <w:t>410</w:t>
      </w:r>
    </w:p>
    <w:p w14:paraId="59E03085" w14:textId="77777777" w:rsidR="00EA1924" w:rsidRDefault="00000000">
      <w:pPr>
        <w:tabs>
          <w:tab w:val="left" w:pos="10859"/>
        </w:tabs>
        <w:spacing w:before="89"/>
        <w:ind w:left="3187"/>
        <w:rPr>
          <w:rFonts w:ascii="Trebuchet MS"/>
          <w:sz w:val="10"/>
        </w:rPr>
      </w:pPr>
      <w:r>
        <w:rPr>
          <w:sz w:val="20"/>
        </w:rPr>
        <w:t>Table</w:t>
      </w:r>
      <w:r>
        <w:rPr>
          <w:spacing w:val="28"/>
          <w:sz w:val="20"/>
        </w:rPr>
        <w:t xml:space="preserve"> </w:t>
      </w:r>
      <w:hyperlink w:anchor="_bookmark19" w:history="1">
        <w:r>
          <w:rPr>
            <w:color w:val="0774B7"/>
            <w:sz w:val="20"/>
          </w:rPr>
          <w:t>6</w:t>
        </w:r>
      </w:hyperlink>
      <w:r>
        <w:rPr>
          <w:color w:val="0774B7"/>
          <w:spacing w:val="28"/>
          <w:sz w:val="20"/>
        </w:rPr>
        <w:t xml:space="preserve"> </w:t>
      </w:r>
      <w:r>
        <w:rPr>
          <w:sz w:val="20"/>
        </w:rPr>
        <w:t>gives</w:t>
      </w:r>
      <w:r>
        <w:rPr>
          <w:spacing w:val="29"/>
          <w:sz w:val="20"/>
        </w:rPr>
        <w:t xml:space="preserve"> </w:t>
      </w:r>
      <w:r>
        <w:rPr>
          <w:sz w:val="20"/>
        </w:rPr>
        <w:t>the</w:t>
      </w:r>
      <w:r>
        <w:rPr>
          <w:spacing w:val="29"/>
          <w:sz w:val="20"/>
        </w:rPr>
        <w:t xml:space="preserve"> </w:t>
      </w:r>
      <w:r>
        <w:rPr>
          <w:sz w:val="20"/>
        </w:rPr>
        <w:t>medians</w:t>
      </w:r>
      <w:r>
        <w:rPr>
          <w:spacing w:val="29"/>
          <w:sz w:val="20"/>
        </w:rPr>
        <w:t xml:space="preserve"> </w:t>
      </w:r>
      <w:r>
        <w:rPr>
          <w:sz w:val="20"/>
        </w:rPr>
        <w:t>and</w:t>
      </w:r>
      <w:r>
        <w:rPr>
          <w:spacing w:val="29"/>
          <w:sz w:val="20"/>
        </w:rPr>
        <w:t xml:space="preserve"> </w:t>
      </w:r>
      <w:r>
        <w:rPr>
          <w:sz w:val="20"/>
        </w:rPr>
        <w:t>maxima</w:t>
      </w:r>
      <w:r>
        <w:rPr>
          <w:spacing w:val="28"/>
          <w:sz w:val="20"/>
        </w:rPr>
        <w:t xml:space="preserve"> </w:t>
      </w:r>
      <w:r>
        <w:rPr>
          <w:sz w:val="20"/>
        </w:rPr>
        <w:t>for</w:t>
      </w:r>
      <w:r>
        <w:rPr>
          <w:spacing w:val="29"/>
          <w:sz w:val="20"/>
        </w:rPr>
        <w:t xml:space="preserve"> </w:t>
      </w:r>
      <w:r>
        <w:rPr>
          <w:sz w:val="20"/>
        </w:rPr>
        <w:t>both</w:t>
      </w:r>
      <w:r>
        <w:rPr>
          <w:spacing w:val="29"/>
          <w:sz w:val="20"/>
        </w:rPr>
        <w:t xml:space="preserve"> </w:t>
      </w:r>
      <w:r>
        <w:rPr>
          <w:sz w:val="20"/>
        </w:rPr>
        <w:t>polynomial</w:t>
      </w:r>
      <w:r>
        <w:rPr>
          <w:spacing w:val="29"/>
          <w:sz w:val="20"/>
        </w:rPr>
        <w:t xml:space="preserve"> </w:t>
      </w:r>
      <w:r>
        <w:rPr>
          <w:sz w:val="20"/>
        </w:rPr>
        <w:t>degrees</w:t>
      </w:r>
      <w:r>
        <w:rPr>
          <w:spacing w:val="29"/>
          <w:sz w:val="20"/>
        </w:rPr>
        <w:t xml:space="preserve"> </w:t>
      </w:r>
      <w:r>
        <w:rPr>
          <w:sz w:val="20"/>
        </w:rPr>
        <w:t>and</w:t>
      </w:r>
      <w:r>
        <w:rPr>
          <w:spacing w:val="28"/>
          <w:sz w:val="20"/>
        </w:rPr>
        <w:t xml:space="preserve"> </w:t>
      </w:r>
      <w:r>
        <w:rPr>
          <w:sz w:val="20"/>
        </w:rPr>
        <w:t>for</w:t>
      </w:r>
      <w:r>
        <w:rPr>
          <w:spacing w:val="28"/>
          <w:sz w:val="20"/>
        </w:rPr>
        <w:t xml:space="preserve"> </w:t>
      </w:r>
      <w:r>
        <w:rPr>
          <w:spacing w:val="-5"/>
          <w:sz w:val="20"/>
        </w:rPr>
        <w:t>the</w:t>
      </w:r>
      <w:r>
        <w:rPr>
          <w:rFonts w:ascii="Times New Roman"/>
          <w:sz w:val="20"/>
        </w:rPr>
        <w:tab/>
      </w:r>
      <w:r>
        <w:rPr>
          <w:rFonts w:ascii="Trebuchet MS"/>
          <w:spacing w:val="-5"/>
          <w:sz w:val="10"/>
        </w:rPr>
        <w:t>411</w:t>
      </w:r>
    </w:p>
    <w:p w14:paraId="08B23709" w14:textId="77777777" w:rsidR="00EA1924" w:rsidRDefault="00000000">
      <w:pPr>
        <w:tabs>
          <w:tab w:val="left" w:pos="10859"/>
        </w:tabs>
        <w:spacing w:before="30"/>
        <w:ind w:left="2761"/>
        <w:rPr>
          <w:rFonts w:ascii="Trebuchet MS"/>
          <w:sz w:val="10"/>
        </w:rPr>
      </w:pPr>
      <w:r>
        <w:rPr>
          <w:sz w:val="20"/>
        </w:rPr>
        <w:t>Gaussian</w:t>
      </w:r>
      <w:r>
        <w:rPr>
          <w:spacing w:val="33"/>
          <w:sz w:val="20"/>
        </w:rPr>
        <w:t xml:space="preserve"> </w:t>
      </w:r>
      <w:r>
        <w:rPr>
          <w:sz w:val="20"/>
        </w:rPr>
        <w:t>process,</w:t>
      </w:r>
      <w:r>
        <w:rPr>
          <w:spacing w:val="40"/>
          <w:sz w:val="20"/>
        </w:rPr>
        <w:t xml:space="preserve"> </w:t>
      </w:r>
      <w:r>
        <w:rPr>
          <w:sz w:val="20"/>
        </w:rPr>
        <w:t>each</w:t>
      </w:r>
      <w:r>
        <w:rPr>
          <w:spacing w:val="33"/>
          <w:sz w:val="20"/>
        </w:rPr>
        <w:t xml:space="preserve"> </w:t>
      </w:r>
      <w:r>
        <w:rPr>
          <w:sz w:val="20"/>
        </w:rPr>
        <w:t>fitted</w:t>
      </w:r>
      <w:r>
        <w:rPr>
          <w:spacing w:val="33"/>
          <w:sz w:val="20"/>
        </w:rPr>
        <w:t xml:space="preserve"> </w:t>
      </w:r>
      <w:r>
        <w:rPr>
          <w:sz w:val="20"/>
        </w:rPr>
        <w:t>both</w:t>
      </w:r>
      <w:r>
        <w:rPr>
          <w:spacing w:val="33"/>
          <w:sz w:val="20"/>
        </w:rPr>
        <w:t xml:space="preserve"> </w:t>
      </w:r>
      <w:r>
        <w:rPr>
          <w:sz w:val="20"/>
        </w:rPr>
        <w:t>ways,</w:t>
      </w:r>
      <w:r>
        <w:rPr>
          <w:spacing w:val="41"/>
          <w:sz w:val="20"/>
        </w:rPr>
        <w:t xml:space="preserve"> </w:t>
      </w:r>
      <w:r>
        <w:rPr>
          <w:sz w:val="20"/>
        </w:rPr>
        <w:t>on</w:t>
      </w:r>
      <w:r>
        <w:rPr>
          <w:spacing w:val="33"/>
          <w:sz w:val="20"/>
        </w:rPr>
        <w:t xml:space="preserve"> </w:t>
      </w:r>
      <w:r>
        <w:rPr>
          <w:sz w:val="20"/>
        </w:rPr>
        <w:t>all</w:t>
      </w:r>
      <w:r>
        <w:rPr>
          <w:spacing w:val="33"/>
          <w:sz w:val="20"/>
        </w:rPr>
        <w:t xml:space="preserve"> </w:t>
      </w:r>
      <w:r>
        <w:rPr>
          <w:sz w:val="20"/>
        </w:rPr>
        <w:t>nine</w:t>
      </w:r>
      <w:r>
        <w:rPr>
          <w:spacing w:val="33"/>
          <w:sz w:val="20"/>
        </w:rPr>
        <w:t xml:space="preserve"> </w:t>
      </w:r>
      <w:r>
        <w:rPr>
          <w:sz w:val="20"/>
        </w:rPr>
        <w:t>datasets.</w:t>
      </w:r>
      <w:r>
        <w:rPr>
          <w:spacing w:val="28"/>
          <w:sz w:val="20"/>
        </w:rPr>
        <w:t xml:space="preserve">  </w:t>
      </w:r>
      <w:r>
        <w:rPr>
          <w:sz w:val="20"/>
        </w:rPr>
        <w:t>Refitting</w:t>
      </w:r>
      <w:r>
        <w:rPr>
          <w:spacing w:val="34"/>
          <w:sz w:val="20"/>
        </w:rPr>
        <w:t xml:space="preserve"> </w:t>
      </w:r>
      <w:r>
        <w:rPr>
          <w:sz w:val="20"/>
        </w:rPr>
        <w:t>the</w:t>
      </w:r>
      <w:r>
        <w:rPr>
          <w:spacing w:val="33"/>
          <w:sz w:val="20"/>
        </w:rPr>
        <w:t xml:space="preserve"> </w:t>
      </w:r>
      <w:r>
        <w:rPr>
          <w:sz w:val="20"/>
        </w:rPr>
        <w:t>degree-</w:t>
      </w:r>
      <w:r>
        <w:rPr>
          <w:spacing w:val="-10"/>
          <w:sz w:val="20"/>
        </w:rPr>
        <w:t>3</w:t>
      </w:r>
      <w:r>
        <w:rPr>
          <w:rFonts w:ascii="Times New Roman"/>
          <w:sz w:val="20"/>
        </w:rPr>
        <w:tab/>
      </w:r>
      <w:r>
        <w:rPr>
          <w:rFonts w:ascii="Trebuchet MS"/>
          <w:spacing w:val="-5"/>
          <w:sz w:val="10"/>
        </w:rPr>
        <w:t>412</w:t>
      </w:r>
    </w:p>
    <w:p w14:paraId="37F60A25" w14:textId="77777777" w:rsidR="00EA1924" w:rsidRDefault="00000000">
      <w:pPr>
        <w:tabs>
          <w:tab w:val="left" w:pos="10859"/>
        </w:tabs>
        <w:spacing w:before="30"/>
        <w:ind w:left="2755"/>
        <w:rPr>
          <w:rFonts w:ascii="Trebuchet MS" w:hAnsi="Trebuchet MS"/>
          <w:sz w:val="10"/>
        </w:rPr>
      </w:pPr>
      <w:r>
        <w:rPr>
          <w:sz w:val="20"/>
        </w:rPr>
        <w:t>polynomial</w:t>
      </w:r>
      <w:r>
        <w:rPr>
          <w:spacing w:val="-12"/>
          <w:sz w:val="20"/>
        </w:rPr>
        <w:t xml:space="preserve"> </w:t>
      </w:r>
      <w:r>
        <w:rPr>
          <w:sz w:val="20"/>
        </w:rPr>
        <w:t>in</w:t>
      </w:r>
      <w:r>
        <w:rPr>
          <w:spacing w:val="-11"/>
          <w:sz w:val="20"/>
        </w:rPr>
        <w:t xml:space="preserve"> </w:t>
      </w:r>
      <w:r>
        <w:rPr>
          <w:sz w:val="20"/>
        </w:rPr>
        <w:t>cube-root</w:t>
      </w:r>
      <w:r>
        <w:rPr>
          <w:spacing w:val="-12"/>
          <w:sz w:val="20"/>
        </w:rPr>
        <w:t xml:space="preserve"> </w:t>
      </w:r>
      <w:r>
        <w:rPr>
          <w:sz w:val="20"/>
        </w:rPr>
        <w:t>space</w:t>
      </w:r>
      <w:r>
        <w:rPr>
          <w:spacing w:val="-11"/>
          <w:sz w:val="20"/>
        </w:rPr>
        <w:t xml:space="preserve"> </w:t>
      </w:r>
      <w:r>
        <w:rPr>
          <w:sz w:val="20"/>
        </w:rPr>
        <w:t>improves</w:t>
      </w:r>
      <w:r>
        <w:rPr>
          <w:spacing w:val="-11"/>
          <w:sz w:val="20"/>
        </w:rPr>
        <w:t xml:space="preserve"> </w:t>
      </w:r>
      <w:r>
        <w:rPr>
          <w:sz w:val="20"/>
        </w:rPr>
        <w:t>its</w:t>
      </w:r>
      <w:r>
        <w:rPr>
          <w:spacing w:val="-12"/>
          <w:sz w:val="20"/>
        </w:rPr>
        <w:t xml:space="preserve"> </w:t>
      </w:r>
      <w:r>
        <w:rPr>
          <w:b/>
          <w:sz w:val="20"/>
        </w:rPr>
        <w:t>maximum</w:t>
      </w:r>
      <w:r>
        <w:rPr>
          <w:b/>
          <w:spacing w:val="-11"/>
          <w:sz w:val="20"/>
        </w:rPr>
        <w:t xml:space="preserve"> </w:t>
      </w:r>
      <w:r>
        <w:rPr>
          <w:b/>
          <w:sz w:val="20"/>
        </w:rPr>
        <w:t>error</w:t>
      </w:r>
      <w:r>
        <w:rPr>
          <w:b/>
          <w:spacing w:val="-12"/>
          <w:sz w:val="20"/>
        </w:rPr>
        <w:t xml:space="preserve"> </w:t>
      </w:r>
      <w:r>
        <w:rPr>
          <w:b/>
          <w:sz w:val="20"/>
        </w:rPr>
        <w:t>on</w:t>
      </w:r>
      <w:r>
        <w:rPr>
          <w:b/>
          <w:spacing w:val="-11"/>
          <w:sz w:val="20"/>
        </w:rPr>
        <w:t xml:space="preserve"> </w:t>
      </w:r>
      <w:r>
        <w:rPr>
          <w:b/>
          <w:sz w:val="20"/>
        </w:rPr>
        <w:t>9</w:t>
      </w:r>
      <w:r>
        <w:rPr>
          <w:b/>
          <w:spacing w:val="-11"/>
          <w:sz w:val="20"/>
        </w:rPr>
        <w:t xml:space="preserve"> </w:t>
      </w:r>
      <w:r>
        <w:rPr>
          <w:b/>
          <w:sz w:val="20"/>
        </w:rPr>
        <w:t>of</w:t>
      </w:r>
      <w:r>
        <w:rPr>
          <w:b/>
          <w:spacing w:val="-12"/>
          <w:sz w:val="20"/>
        </w:rPr>
        <w:t xml:space="preserve"> </w:t>
      </w:r>
      <w:r>
        <w:rPr>
          <w:b/>
          <w:sz w:val="20"/>
        </w:rPr>
        <w:t>9</w:t>
      </w:r>
      <w:r>
        <w:rPr>
          <w:b/>
          <w:spacing w:val="-11"/>
          <w:sz w:val="20"/>
        </w:rPr>
        <w:t xml:space="preserve"> </w:t>
      </w:r>
      <w:r>
        <w:rPr>
          <w:b/>
          <w:sz w:val="20"/>
        </w:rPr>
        <w:t>datasets</w:t>
      </w:r>
      <w:r>
        <w:rPr>
          <w:sz w:val="20"/>
        </w:rPr>
        <w:t>,</w:t>
      </w:r>
      <w:r>
        <w:rPr>
          <w:spacing w:val="-11"/>
          <w:sz w:val="20"/>
        </w:rPr>
        <w:t xml:space="preserve"> </w:t>
      </w:r>
      <w:r>
        <w:rPr>
          <w:sz w:val="20"/>
        </w:rPr>
        <w:t>by</w:t>
      </w:r>
      <w:r>
        <w:rPr>
          <w:spacing w:val="-12"/>
          <w:sz w:val="20"/>
        </w:rPr>
        <w:t xml:space="preserve"> </w:t>
      </w:r>
      <w:r>
        <w:rPr>
          <w:sz w:val="20"/>
        </w:rPr>
        <w:t>38–</w:t>
      </w:r>
      <w:r>
        <w:rPr>
          <w:spacing w:val="-4"/>
          <w:sz w:val="20"/>
        </w:rPr>
        <w:t>90%,</w:t>
      </w:r>
      <w:r>
        <w:rPr>
          <w:rFonts w:ascii="Times New Roman" w:hAnsi="Times New Roman"/>
          <w:sz w:val="20"/>
        </w:rPr>
        <w:tab/>
      </w:r>
      <w:r>
        <w:rPr>
          <w:rFonts w:ascii="Trebuchet MS" w:hAnsi="Trebuchet MS"/>
          <w:spacing w:val="-5"/>
          <w:sz w:val="10"/>
        </w:rPr>
        <w:t>413</w:t>
      </w:r>
    </w:p>
    <w:p w14:paraId="74EFF7EB" w14:textId="77777777" w:rsidR="00EA1924" w:rsidRDefault="00000000">
      <w:pPr>
        <w:tabs>
          <w:tab w:val="left" w:pos="10859"/>
        </w:tabs>
        <w:spacing w:before="30"/>
        <w:ind w:left="2761"/>
        <w:rPr>
          <w:rFonts w:ascii="Trebuchet MS"/>
          <w:sz w:val="10"/>
        </w:rPr>
      </w:pPr>
      <w:r>
        <w:rPr>
          <w:sz w:val="20"/>
        </w:rPr>
        <w:t>and</w:t>
      </w:r>
      <w:r>
        <w:rPr>
          <w:spacing w:val="3"/>
          <w:sz w:val="20"/>
        </w:rPr>
        <w:t xml:space="preserve"> </w:t>
      </w:r>
      <w:r>
        <w:rPr>
          <w:sz w:val="20"/>
        </w:rPr>
        <w:t>its</w:t>
      </w:r>
      <w:r>
        <w:rPr>
          <w:spacing w:val="4"/>
          <w:sz w:val="20"/>
        </w:rPr>
        <w:t xml:space="preserve"> </w:t>
      </w:r>
      <w:r>
        <w:rPr>
          <w:b/>
          <w:sz w:val="20"/>
        </w:rPr>
        <w:t>median</w:t>
      </w:r>
      <w:r>
        <w:rPr>
          <w:b/>
          <w:spacing w:val="3"/>
          <w:sz w:val="20"/>
        </w:rPr>
        <w:t xml:space="preserve"> </w:t>
      </w:r>
      <w:r>
        <w:rPr>
          <w:b/>
          <w:sz w:val="20"/>
        </w:rPr>
        <w:t>on</w:t>
      </w:r>
      <w:r>
        <w:rPr>
          <w:b/>
          <w:spacing w:val="4"/>
          <w:sz w:val="20"/>
        </w:rPr>
        <w:t xml:space="preserve"> </w:t>
      </w:r>
      <w:r>
        <w:rPr>
          <w:b/>
          <w:sz w:val="20"/>
        </w:rPr>
        <w:t>8</w:t>
      </w:r>
      <w:r>
        <w:rPr>
          <w:b/>
          <w:spacing w:val="3"/>
          <w:sz w:val="20"/>
        </w:rPr>
        <w:t xml:space="preserve"> </w:t>
      </w:r>
      <w:r>
        <w:rPr>
          <w:b/>
          <w:sz w:val="20"/>
        </w:rPr>
        <w:t>of</w:t>
      </w:r>
      <w:r>
        <w:rPr>
          <w:b/>
          <w:spacing w:val="4"/>
          <w:sz w:val="20"/>
        </w:rPr>
        <w:t xml:space="preserve"> </w:t>
      </w:r>
      <w:r>
        <w:rPr>
          <w:b/>
          <w:sz w:val="20"/>
        </w:rPr>
        <w:t>9</w:t>
      </w:r>
      <w:r>
        <w:rPr>
          <w:sz w:val="20"/>
        </w:rPr>
        <w:t>;</w:t>
      </w:r>
      <w:r>
        <w:rPr>
          <w:spacing w:val="4"/>
          <w:sz w:val="20"/>
        </w:rPr>
        <w:t xml:space="preserve"> </w:t>
      </w:r>
      <w:r>
        <w:rPr>
          <w:sz w:val="20"/>
        </w:rPr>
        <w:t>the</w:t>
      </w:r>
      <w:r>
        <w:rPr>
          <w:spacing w:val="3"/>
          <w:sz w:val="20"/>
        </w:rPr>
        <w:t xml:space="preserve"> </w:t>
      </w:r>
      <w:r>
        <w:rPr>
          <w:sz w:val="20"/>
        </w:rPr>
        <w:t>exception</w:t>
      </w:r>
      <w:r>
        <w:rPr>
          <w:spacing w:val="4"/>
          <w:sz w:val="20"/>
        </w:rPr>
        <w:t xml:space="preserve"> </w:t>
      </w:r>
      <w:r>
        <w:rPr>
          <w:sz w:val="20"/>
        </w:rPr>
        <w:t>is</w:t>
      </w:r>
      <w:r>
        <w:rPr>
          <w:spacing w:val="3"/>
          <w:sz w:val="20"/>
        </w:rPr>
        <w:t xml:space="preserve"> </w:t>
      </w:r>
      <w:r>
        <w:rPr>
          <w:sz w:val="20"/>
        </w:rPr>
        <w:t>FOGRA51-CMY,</w:t>
      </w:r>
      <w:r>
        <w:rPr>
          <w:spacing w:val="4"/>
          <w:sz w:val="20"/>
        </w:rPr>
        <w:t xml:space="preserve"> </w:t>
      </w:r>
      <w:r>
        <w:rPr>
          <w:sz w:val="20"/>
        </w:rPr>
        <w:t>where</w:t>
      </w:r>
      <w:r>
        <w:rPr>
          <w:spacing w:val="4"/>
          <w:sz w:val="20"/>
        </w:rPr>
        <w:t xml:space="preserve"> </w:t>
      </w:r>
      <w:r>
        <w:rPr>
          <w:sz w:val="20"/>
        </w:rPr>
        <w:t>the</w:t>
      </w:r>
      <w:r>
        <w:rPr>
          <w:spacing w:val="3"/>
          <w:sz w:val="20"/>
        </w:rPr>
        <w:t xml:space="preserve"> </w:t>
      </w:r>
      <w:r>
        <w:rPr>
          <w:sz w:val="20"/>
        </w:rPr>
        <w:t>median</w:t>
      </w:r>
      <w:r>
        <w:rPr>
          <w:spacing w:val="4"/>
          <w:sz w:val="20"/>
        </w:rPr>
        <w:t xml:space="preserve"> </w:t>
      </w:r>
      <w:r>
        <w:rPr>
          <w:sz w:val="20"/>
        </w:rPr>
        <w:t>rises</w:t>
      </w:r>
      <w:r>
        <w:rPr>
          <w:spacing w:val="3"/>
          <w:sz w:val="20"/>
        </w:rPr>
        <w:t xml:space="preserve"> </w:t>
      </w:r>
      <w:r>
        <w:rPr>
          <w:spacing w:val="-4"/>
          <w:sz w:val="20"/>
        </w:rPr>
        <w:t>from</w:t>
      </w:r>
      <w:r>
        <w:rPr>
          <w:rFonts w:ascii="Times New Roman"/>
          <w:sz w:val="20"/>
        </w:rPr>
        <w:tab/>
      </w:r>
      <w:r>
        <w:rPr>
          <w:rFonts w:ascii="Trebuchet MS"/>
          <w:spacing w:val="-5"/>
          <w:sz w:val="10"/>
        </w:rPr>
        <w:t>414</w:t>
      </w:r>
    </w:p>
    <w:p w14:paraId="3506E157" w14:textId="77777777" w:rsidR="00EA1924" w:rsidRDefault="00000000">
      <w:pPr>
        <w:tabs>
          <w:tab w:val="left" w:pos="10859"/>
        </w:tabs>
        <w:spacing w:before="30"/>
        <w:ind w:left="2761"/>
        <w:rPr>
          <w:rFonts w:ascii="Trebuchet MS"/>
          <w:sz w:val="10"/>
        </w:rPr>
      </w:pPr>
      <w:r>
        <w:rPr>
          <w:sz w:val="20"/>
        </w:rPr>
        <w:t>0.369</w:t>
      </w:r>
      <w:r>
        <w:rPr>
          <w:spacing w:val="15"/>
          <w:sz w:val="20"/>
        </w:rPr>
        <w:t xml:space="preserve"> </w:t>
      </w:r>
      <w:r>
        <w:rPr>
          <w:sz w:val="20"/>
        </w:rPr>
        <w:t>to</w:t>
      </w:r>
      <w:r>
        <w:rPr>
          <w:spacing w:val="15"/>
          <w:sz w:val="20"/>
        </w:rPr>
        <w:t xml:space="preserve"> </w:t>
      </w:r>
      <w:r>
        <w:rPr>
          <w:sz w:val="20"/>
        </w:rPr>
        <w:t>0.432</w:t>
      </w:r>
      <w:r>
        <w:rPr>
          <w:spacing w:val="15"/>
          <w:sz w:val="20"/>
        </w:rPr>
        <w:t xml:space="preserve"> </w:t>
      </w:r>
      <w:r>
        <w:rPr>
          <w:sz w:val="20"/>
        </w:rPr>
        <w:t>while</w:t>
      </w:r>
      <w:r>
        <w:rPr>
          <w:spacing w:val="16"/>
          <w:sz w:val="20"/>
        </w:rPr>
        <w:t xml:space="preserve"> </w:t>
      </w:r>
      <w:r>
        <w:rPr>
          <w:sz w:val="20"/>
        </w:rPr>
        <w:t>the</w:t>
      </w:r>
      <w:r>
        <w:rPr>
          <w:spacing w:val="16"/>
          <w:sz w:val="20"/>
        </w:rPr>
        <w:t xml:space="preserve"> </w:t>
      </w:r>
      <w:r>
        <w:rPr>
          <w:sz w:val="20"/>
        </w:rPr>
        <w:t>maximum</w:t>
      </w:r>
      <w:r>
        <w:rPr>
          <w:spacing w:val="15"/>
          <w:sz w:val="20"/>
        </w:rPr>
        <w:t xml:space="preserve"> </w:t>
      </w:r>
      <w:r>
        <w:rPr>
          <w:sz w:val="20"/>
        </w:rPr>
        <w:t>still</w:t>
      </w:r>
      <w:r>
        <w:rPr>
          <w:spacing w:val="16"/>
          <w:sz w:val="20"/>
        </w:rPr>
        <w:t xml:space="preserve"> </w:t>
      </w:r>
      <w:r>
        <w:rPr>
          <w:sz w:val="20"/>
        </w:rPr>
        <w:t>falls</w:t>
      </w:r>
      <w:r>
        <w:rPr>
          <w:spacing w:val="15"/>
          <w:sz w:val="20"/>
        </w:rPr>
        <w:t xml:space="preserve"> </w:t>
      </w:r>
      <w:r>
        <w:rPr>
          <w:sz w:val="20"/>
        </w:rPr>
        <w:t>from</w:t>
      </w:r>
      <w:r>
        <w:rPr>
          <w:spacing w:val="15"/>
          <w:sz w:val="20"/>
        </w:rPr>
        <w:t xml:space="preserve"> </w:t>
      </w:r>
      <w:r>
        <w:rPr>
          <w:sz w:val="20"/>
        </w:rPr>
        <w:t>8.251</w:t>
      </w:r>
      <w:r>
        <w:rPr>
          <w:spacing w:val="17"/>
          <w:sz w:val="20"/>
        </w:rPr>
        <w:t xml:space="preserve"> </w:t>
      </w:r>
      <w:r>
        <w:rPr>
          <w:sz w:val="20"/>
        </w:rPr>
        <w:t>to</w:t>
      </w:r>
      <w:r>
        <w:rPr>
          <w:spacing w:val="15"/>
          <w:sz w:val="20"/>
        </w:rPr>
        <w:t xml:space="preserve"> </w:t>
      </w:r>
      <w:r>
        <w:rPr>
          <w:sz w:val="20"/>
        </w:rPr>
        <w:t>1.958.</w:t>
      </w:r>
      <w:r>
        <w:rPr>
          <w:spacing w:val="55"/>
          <w:sz w:val="20"/>
        </w:rPr>
        <w:t xml:space="preserve"> </w:t>
      </w:r>
      <w:r>
        <w:rPr>
          <w:sz w:val="20"/>
        </w:rPr>
        <w:t>The</w:t>
      </w:r>
      <w:r>
        <w:rPr>
          <w:spacing w:val="16"/>
          <w:sz w:val="20"/>
        </w:rPr>
        <w:t xml:space="preserve"> </w:t>
      </w:r>
      <w:r>
        <w:rPr>
          <w:sz w:val="20"/>
        </w:rPr>
        <w:t>effect</w:t>
      </w:r>
      <w:r>
        <w:rPr>
          <w:spacing w:val="15"/>
          <w:sz w:val="20"/>
        </w:rPr>
        <w:t xml:space="preserve"> </w:t>
      </w:r>
      <w:r>
        <w:rPr>
          <w:sz w:val="20"/>
        </w:rPr>
        <w:t>grows</w:t>
      </w:r>
      <w:r>
        <w:rPr>
          <w:spacing w:val="15"/>
          <w:sz w:val="20"/>
        </w:rPr>
        <w:t xml:space="preserve"> </w:t>
      </w:r>
      <w:r>
        <w:rPr>
          <w:spacing w:val="-4"/>
          <w:sz w:val="20"/>
        </w:rPr>
        <w:t>with</w:t>
      </w:r>
      <w:r>
        <w:rPr>
          <w:rFonts w:ascii="Times New Roman"/>
          <w:sz w:val="20"/>
        </w:rPr>
        <w:tab/>
      </w:r>
      <w:r>
        <w:rPr>
          <w:rFonts w:ascii="Trebuchet MS"/>
          <w:spacing w:val="-5"/>
          <w:sz w:val="10"/>
        </w:rPr>
        <w:t>415</w:t>
      </w:r>
    </w:p>
    <w:p w14:paraId="63FFA0E4" w14:textId="77777777" w:rsidR="00EA1924" w:rsidRDefault="00000000">
      <w:pPr>
        <w:tabs>
          <w:tab w:val="left" w:pos="10859"/>
        </w:tabs>
        <w:spacing w:before="22"/>
        <w:ind w:left="2761"/>
        <w:rPr>
          <w:rFonts w:ascii="Trebuchet MS"/>
          <w:sz w:val="10"/>
        </w:rPr>
      </w:pPr>
      <w:r>
        <w:rPr>
          <w:sz w:val="20"/>
        </w:rPr>
        <w:t>ink</w:t>
      </w:r>
      <w:r>
        <w:rPr>
          <w:spacing w:val="7"/>
          <w:sz w:val="20"/>
        </w:rPr>
        <w:t xml:space="preserve"> </w:t>
      </w:r>
      <w:r>
        <w:rPr>
          <w:sz w:val="20"/>
        </w:rPr>
        <w:t>count,</w:t>
      </w:r>
      <w:r>
        <w:rPr>
          <w:spacing w:val="9"/>
          <w:sz w:val="20"/>
        </w:rPr>
        <w:t xml:space="preserve"> </w:t>
      </w:r>
      <w:r>
        <w:rPr>
          <w:sz w:val="20"/>
        </w:rPr>
        <w:t>from</w:t>
      </w:r>
      <w:r>
        <w:rPr>
          <w:spacing w:val="7"/>
          <w:sz w:val="20"/>
        </w:rPr>
        <w:t xml:space="preserve"> </w:t>
      </w:r>
      <w:r>
        <w:rPr>
          <w:sz w:val="20"/>
        </w:rPr>
        <w:t>a</w:t>
      </w:r>
      <w:r>
        <w:rPr>
          <w:spacing w:val="7"/>
          <w:sz w:val="20"/>
        </w:rPr>
        <w:t xml:space="preserve"> </w:t>
      </w:r>
      <w:r>
        <w:rPr>
          <w:sz w:val="20"/>
        </w:rPr>
        <w:t>factor</w:t>
      </w:r>
      <w:r>
        <w:rPr>
          <w:spacing w:val="7"/>
          <w:sz w:val="20"/>
        </w:rPr>
        <w:t xml:space="preserve"> </w:t>
      </w:r>
      <w:r>
        <w:rPr>
          <w:sz w:val="20"/>
        </w:rPr>
        <w:t>of</w:t>
      </w:r>
      <w:r>
        <w:rPr>
          <w:spacing w:val="8"/>
          <w:sz w:val="20"/>
        </w:rPr>
        <w:t xml:space="preserve"> </w:t>
      </w:r>
      <w:r>
        <w:rPr>
          <w:sz w:val="20"/>
        </w:rPr>
        <w:t>1.8</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median</w:t>
      </w:r>
      <w:r>
        <w:rPr>
          <w:spacing w:val="7"/>
          <w:sz w:val="20"/>
        </w:rPr>
        <w:t xml:space="preserve"> </w:t>
      </w:r>
      <w:r>
        <w:rPr>
          <w:sz w:val="20"/>
        </w:rPr>
        <w:t>at</w:t>
      </w:r>
      <w:r>
        <w:rPr>
          <w:spacing w:val="11"/>
          <w:sz w:val="20"/>
        </w:rPr>
        <w:t xml:space="preserve"> </w:t>
      </w:r>
      <w:r>
        <w:rPr>
          <w:i/>
          <w:sz w:val="20"/>
        </w:rPr>
        <w:t>n</w:t>
      </w:r>
      <w:r>
        <w:rPr>
          <w:i/>
          <w:spacing w:val="23"/>
          <w:sz w:val="20"/>
        </w:rPr>
        <w:t xml:space="preserve"> </w:t>
      </w:r>
      <w:r>
        <w:rPr>
          <w:rFonts w:ascii="Tahoma"/>
          <w:sz w:val="20"/>
        </w:rPr>
        <w:t>=</w:t>
      </w:r>
      <w:r>
        <w:rPr>
          <w:rFonts w:ascii="Tahoma"/>
          <w:spacing w:val="7"/>
          <w:sz w:val="20"/>
        </w:rPr>
        <w:t xml:space="preserve"> </w:t>
      </w:r>
      <w:r>
        <w:rPr>
          <w:sz w:val="20"/>
        </w:rPr>
        <w:t>3</w:t>
      </w:r>
      <w:r>
        <w:rPr>
          <w:spacing w:val="8"/>
          <w:sz w:val="20"/>
        </w:rPr>
        <w:t xml:space="preserve"> </w:t>
      </w:r>
      <w:r>
        <w:rPr>
          <w:sz w:val="20"/>
        </w:rPr>
        <w:t>on</w:t>
      </w:r>
      <w:r>
        <w:rPr>
          <w:spacing w:val="7"/>
          <w:sz w:val="20"/>
        </w:rPr>
        <w:t xml:space="preserve"> </w:t>
      </w:r>
      <w:r>
        <w:rPr>
          <w:sz w:val="20"/>
        </w:rPr>
        <w:t>PC10</w:t>
      </w:r>
      <w:r>
        <w:rPr>
          <w:spacing w:val="7"/>
          <w:sz w:val="20"/>
        </w:rPr>
        <w:t xml:space="preserve"> </w:t>
      </w:r>
      <w:r>
        <w:rPr>
          <w:sz w:val="20"/>
        </w:rPr>
        <w:t>to</w:t>
      </w:r>
      <w:r>
        <w:rPr>
          <w:spacing w:val="7"/>
          <w:sz w:val="20"/>
        </w:rPr>
        <w:t xml:space="preserve"> </w:t>
      </w:r>
      <w:r>
        <w:rPr>
          <w:sz w:val="20"/>
        </w:rPr>
        <w:t>a</w:t>
      </w:r>
      <w:r>
        <w:rPr>
          <w:spacing w:val="7"/>
          <w:sz w:val="20"/>
        </w:rPr>
        <w:t xml:space="preserve"> </w:t>
      </w:r>
      <w:r>
        <w:rPr>
          <w:sz w:val="20"/>
        </w:rPr>
        <w:t>factor</w:t>
      </w:r>
      <w:r>
        <w:rPr>
          <w:spacing w:val="7"/>
          <w:sz w:val="20"/>
        </w:rPr>
        <w:t xml:space="preserve"> </w:t>
      </w:r>
      <w:r>
        <w:rPr>
          <w:sz w:val="20"/>
        </w:rPr>
        <w:t>of</w:t>
      </w:r>
      <w:r>
        <w:rPr>
          <w:spacing w:val="7"/>
          <w:sz w:val="20"/>
        </w:rPr>
        <w:t xml:space="preserve"> </w:t>
      </w:r>
      <w:r>
        <w:rPr>
          <w:sz w:val="20"/>
        </w:rPr>
        <w:t>6.5</w:t>
      </w:r>
      <w:r>
        <w:rPr>
          <w:spacing w:val="8"/>
          <w:sz w:val="20"/>
        </w:rPr>
        <w:t xml:space="preserve"> </w:t>
      </w:r>
      <w:r>
        <w:rPr>
          <w:sz w:val="20"/>
        </w:rPr>
        <w:t>at</w:t>
      </w:r>
      <w:r>
        <w:rPr>
          <w:spacing w:val="10"/>
          <w:sz w:val="20"/>
        </w:rPr>
        <w:t xml:space="preserve"> </w:t>
      </w:r>
      <w:r>
        <w:rPr>
          <w:i/>
          <w:sz w:val="20"/>
        </w:rPr>
        <w:t>n</w:t>
      </w:r>
      <w:r>
        <w:rPr>
          <w:i/>
          <w:spacing w:val="23"/>
          <w:sz w:val="20"/>
        </w:rPr>
        <w:t xml:space="preserve"> </w:t>
      </w:r>
      <w:r>
        <w:rPr>
          <w:rFonts w:ascii="Tahoma"/>
          <w:sz w:val="20"/>
        </w:rPr>
        <w:t>=</w:t>
      </w:r>
      <w:r>
        <w:rPr>
          <w:rFonts w:ascii="Tahoma"/>
          <w:spacing w:val="8"/>
          <w:sz w:val="20"/>
        </w:rPr>
        <w:t xml:space="preserve"> </w:t>
      </w:r>
      <w:r>
        <w:rPr>
          <w:spacing w:val="-10"/>
          <w:sz w:val="20"/>
        </w:rPr>
        <w:t>7</w:t>
      </w:r>
      <w:r>
        <w:rPr>
          <w:rFonts w:ascii="Times New Roman"/>
          <w:sz w:val="20"/>
        </w:rPr>
        <w:tab/>
      </w:r>
      <w:r>
        <w:rPr>
          <w:rFonts w:ascii="Trebuchet MS"/>
          <w:spacing w:val="-5"/>
          <w:sz w:val="10"/>
        </w:rPr>
        <w:t>416</w:t>
      </w:r>
    </w:p>
    <w:p w14:paraId="60CC464F" w14:textId="77777777" w:rsidR="00EA1924" w:rsidRDefault="00000000">
      <w:pPr>
        <w:tabs>
          <w:tab w:val="left" w:pos="10859"/>
        </w:tabs>
        <w:spacing w:before="30"/>
        <w:ind w:left="2761"/>
        <w:rPr>
          <w:rFonts w:ascii="Trebuchet MS"/>
          <w:sz w:val="10"/>
        </w:rPr>
      </w:pPr>
      <w:r>
        <w:rPr>
          <w:sz w:val="20"/>
        </w:rPr>
        <w:t>on</w:t>
      </w:r>
      <w:r>
        <w:rPr>
          <w:spacing w:val="12"/>
          <w:sz w:val="20"/>
        </w:rPr>
        <w:t xml:space="preserve"> </w:t>
      </w:r>
      <w:r>
        <w:rPr>
          <w:sz w:val="20"/>
        </w:rPr>
        <w:t>CMYKOGV.</w:t>
      </w:r>
      <w:r>
        <w:rPr>
          <w:spacing w:val="13"/>
          <w:sz w:val="20"/>
        </w:rPr>
        <w:t xml:space="preserve"> </w:t>
      </w:r>
      <w:r>
        <w:rPr>
          <w:sz w:val="20"/>
        </w:rPr>
        <w:t>The</w:t>
      </w:r>
      <w:r>
        <w:rPr>
          <w:spacing w:val="12"/>
          <w:sz w:val="20"/>
        </w:rPr>
        <w:t xml:space="preserve"> </w:t>
      </w:r>
      <w:r>
        <w:rPr>
          <w:sz w:val="20"/>
        </w:rPr>
        <w:t>degree-4</w:t>
      </w:r>
      <w:r>
        <w:rPr>
          <w:spacing w:val="13"/>
          <w:sz w:val="20"/>
        </w:rPr>
        <w:t xml:space="preserve"> </w:t>
      </w:r>
      <w:r>
        <w:rPr>
          <w:sz w:val="20"/>
        </w:rPr>
        <w:t>polynomial</w:t>
      </w:r>
      <w:r>
        <w:rPr>
          <w:spacing w:val="13"/>
          <w:sz w:val="20"/>
        </w:rPr>
        <w:t xml:space="preserve"> </w:t>
      </w:r>
      <w:r>
        <w:rPr>
          <w:sz w:val="20"/>
        </w:rPr>
        <w:t>and</w:t>
      </w:r>
      <w:r>
        <w:rPr>
          <w:spacing w:val="11"/>
          <w:sz w:val="20"/>
        </w:rPr>
        <w:t xml:space="preserve"> </w:t>
      </w:r>
      <w:r>
        <w:rPr>
          <w:sz w:val="20"/>
        </w:rPr>
        <w:t>the</w:t>
      </w:r>
      <w:r>
        <w:rPr>
          <w:spacing w:val="13"/>
          <w:sz w:val="20"/>
        </w:rPr>
        <w:t xml:space="preserve"> </w:t>
      </w:r>
      <w:r>
        <w:rPr>
          <w:sz w:val="20"/>
        </w:rPr>
        <w:t>Gaussian</w:t>
      </w:r>
      <w:r>
        <w:rPr>
          <w:spacing w:val="13"/>
          <w:sz w:val="20"/>
        </w:rPr>
        <w:t xml:space="preserve"> </w:t>
      </w:r>
      <w:r>
        <w:rPr>
          <w:sz w:val="20"/>
        </w:rPr>
        <w:t>process</w:t>
      </w:r>
      <w:r>
        <w:rPr>
          <w:spacing w:val="12"/>
          <w:sz w:val="20"/>
        </w:rPr>
        <w:t xml:space="preserve"> </w:t>
      </w:r>
      <w:r>
        <w:rPr>
          <w:sz w:val="20"/>
        </w:rPr>
        <w:t>each</w:t>
      </w:r>
      <w:r>
        <w:rPr>
          <w:spacing w:val="13"/>
          <w:sz w:val="20"/>
        </w:rPr>
        <w:t xml:space="preserve"> </w:t>
      </w:r>
      <w:r>
        <w:rPr>
          <w:sz w:val="20"/>
        </w:rPr>
        <w:t>improve</w:t>
      </w:r>
      <w:r>
        <w:rPr>
          <w:spacing w:val="13"/>
          <w:sz w:val="20"/>
        </w:rPr>
        <w:t xml:space="preserve"> </w:t>
      </w:r>
      <w:r>
        <w:rPr>
          <w:spacing w:val="-2"/>
          <w:sz w:val="20"/>
        </w:rPr>
        <w:t>their</w:t>
      </w:r>
      <w:r>
        <w:rPr>
          <w:rFonts w:ascii="Times New Roman"/>
          <w:sz w:val="20"/>
        </w:rPr>
        <w:tab/>
      </w:r>
      <w:r>
        <w:rPr>
          <w:rFonts w:ascii="Trebuchet MS"/>
          <w:spacing w:val="-5"/>
          <w:sz w:val="10"/>
        </w:rPr>
        <w:t>417</w:t>
      </w:r>
    </w:p>
    <w:p w14:paraId="17B22BBA" w14:textId="77777777" w:rsidR="00EA1924" w:rsidRDefault="00000000">
      <w:pPr>
        <w:tabs>
          <w:tab w:val="left" w:pos="10859"/>
        </w:tabs>
        <w:spacing w:before="30"/>
        <w:ind w:left="2761"/>
        <w:rPr>
          <w:rFonts w:ascii="Trebuchet MS"/>
          <w:sz w:val="10"/>
        </w:rPr>
      </w:pPr>
      <w:r>
        <w:rPr>
          <w:sz w:val="20"/>
        </w:rPr>
        <w:lastRenderedPageBreak/>
        <w:t>median</w:t>
      </w:r>
      <w:r>
        <w:rPr>
          <w:spacing w:val="3"/>
          <w:sz w:val="20"/>
        </w:rPr>
        <w:t xml:space="preserve"> </w:t>
      </w:r>
      <w:r>
        <w:rPr>
          <w:sz w:val="20"/>
        </w:rPr>
        <w:t>on</w:t>
      </w:r>
      <w:r>
        <w:rPr>
          <w:spacing w:val="3"/>
          <w:sz w:val="20"/>
        </w:rPr>
        <w:t xml:space="preserve"> </w:t>
      </w:r>
      <w:r>
        <w:rPr>
          <w:sz w:val="20"/>
        </w:rPr>
        <w:t>8</w:t>
      </w:r>
      <w:r>
        <w:rPr>
          <w:spacing w:val="3"/>
          <w:sz w:val="20"/>
        </w:rPr>
        <w:t xml:space="preserve"> </w:t>
      </w:r>
      <w:r>
        <w:rPr>
          <w:sz w:val="20"/>
        </w:rPr>
        <w:t>of</w:t>
      </w:r>
      <w:r>
        <w:rPr>
          <w:spacing w:val="4"/>
          <w:sz w:val="20"/>
        </w:rPr>
        <w:t xml:space="preserve"> </w:t>
      </w:r>
      <w:r>
        <w:rPr>
          <w:sz w:val="20"/>
        </w:rPr>
        <w:t>9</w:t>
      </w:r>
      <w:r>
        <w:rPr>
          <w:spacing w:val="3"/>
          <w:sz w:val="20"/>
        </w:rPr>
        <w:t xml:space="preserve"> </w:t>
      </w:r>
      <w:r>
        <w:rPr>
          <w:sz w:val="20"/>
        </w:rPr>
        <w:t>datasets</w:t>
      </w:r>
      <w:r>
        <w:rPr>
          <w:spacing w:val="3"/>
          <w:sz w:val="20"/>
        </w:rPr>
        <w:t xml:space="preserve"> </w:t>
      </w:r>
      <w:r>
        <w:rPr>
          <w:sz w:val="20"/>
        </w:rPr>
        <w:t>under</w:t>
      </w:r>
      <w:r>
        <w:rPr>
          <w:spacing w:val="4"/>
          <w:sz w:val="20"/>
        </w:rPr>
        <w:t xml:space="preserve"> </w:t>
      </w:r>
      <w:r>
        <w:rPr>
          <w:sz w:val="20"/>
        </w:rPr>
        <w:t>the</w:t>
      </w:r>
      <w:r>
        <w:rPr>
          <w:spacing w:val="3"/>
          <w:sz w:val="20"/>
        </w:rPr>
        <w:t xml:space="preserve"> </w:t>
      </w:r>
      <w:r>
        <w:rPr>
          <w:sz w:val="20"/>
        </w:rPr>
        <w:t>same</w:t>
      </w:r>
      <w:r>
        <w:rPr>
          <w:spacing w:val="3"/>
          <w:sz w:val="20"/>
        </w:rPr>
        <w:t xml:space="preserve"> </w:t>
      </w:r>
      <w:r>
        <w:rPr>
          <w:sz w:val="20"/>
        </w:rPr>
        <w:t>change,</w:t>
      </w:r>
      <w:r>
        <w:rPr>
          <w:spacing w:val="3"/>
          <w:sz w:val="20"/>
        </w:rPr>
        <w:t xml:space="preserve"> </w:t>
      </w:r>
      <w:r>
        <w:rPr>
          <w:sz w:val="20"/>
        </w:rPr>
        <w:t>so</w:t>
      </w:r>
      <w:r>
        <w:rPr>
          <w:spacing w:val="4"/>
          <w:sz w:val="20"/>
        </w:rPr>
        <w:t xml:space="preserve"> </w:t>
      </w:r>
      <w:r>
        <w:rPr>
          <w:sz w:val="20"/>
        </w:rPr>
        <w:t>this</w:t>
      </w:r>
      <w:r>
        <w:rPr>
          <w:spacing w:val="3"/>
          <w:sz w:val="20"/>
        </w:rPr>
        <w:t xml:space="preserve"> </w:t>
      </w:r>
      <w:r>
        <w:rPr>
          <w:sz w:val="20"/>
        </w:rPr>
        <w:t>is</w:t>
      </w:r>
      <w:r>
        <w:rPr>
          <w:spacing w:val="3"/>
          <w:sz w:val="20"/>
        </w:rPr>
        <w:t xml:space="preserve"> </w:t>
      </w:r>
      <w:r>
        <w:rPr>
          <w:sz w:val="20"/>
        </w:rPr>
        <w:t>a</w:t>
      </w:r>
      <w:r>
        <w:rPr>
          <w:spacing w:val="4"/>
          <w:sz w:val="20"/>
        </w:rPr>
        <w:t xml:space="preserve"> </w:t>
      </w:r>
      <w:r>
        <w:rPr>
          <w:sz w:val="20"/>
        </w:rPr>
        <w:t>property</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data</w:t>
      </w:r>
      <w:r>
        <w:rPr>
          <w:spacing w:val="4"/>
          <w:sz w:val="20"/>
        </w:rPr>
        <w:t xml:space="preserve"> </w:t>
      </w:r>
      <w:r>
        <w:rPr>
          <w:spacing w:val="-2"/>
          <w:sz w:val="20"/>
        </w:rPr>
        <w:t>rather</w:t>
      </w:r>
      <w:r>
        <w:rPr>
          <w:rFonts w:ascii="Times New Roman"/>
          <w:sz w:val="20"/>
        </w:rPr>
        <w:tab/>
      </w:r>
      <w:r>
        <w:rPr>
          <w:rFonts w:ascii="Trebuchet MS"/>
          <w:spacing w:val="-5"/>
          <w:sz w:val="10"/>
        </w:rPr>
        <w:t>418</w:t>
      </w:r>
    </w:p>
    <w:p w14:paraId="29444F0C" w14:textId="77777777" w:rsidR="00EA1924" w:rsidRDefault="00EA1924">
      <w:pPr>
        <w:rPr>
          <w:rFonts w:ascii="Trebuchet MS"/>
          <w:sz w:val="10"/>
        </w:rPr>
        <w:sectPr w:rsidR="00EA1924">
          <w:pgSz w:w="11910" w:h="16840"/>
          <w:pgMar w:top="1020" w:right="283" w:bottom="760" w:left="566" w:header="685" w:footer="563" w:gutter="0"/>
          <w:cols w:space="720"/>
        </w:sectPr>
      </w:pPr>
    </w:p>
    <w:p w14:paraId="3C9935FC" w14:textId="77777777" w:rsidR="00EA1924" w:rsidRDefault="00000000">
      <w:pPr>
        <w:tabs>
          <w:tab w:val="left" w:pos="10859"/>
        </w:tabs>
        <w:spacing w:before="410"/>
        <w:ind w:left="2761"/>
        <w:rPr>
          <w:rFonts w:ascii="Trebuchet MS"/>
          <w:sz w:val="10"/>
        </w:rPr>
      </w:pPr>
      <w:r>
        <w:rPr>
          <w:sz w:val="20"/>
        </w:rPr>
        <w:lastRenderedPageBreak/>
        <w:t>than</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z w:val="20"/>
        </w:rPr>
        <w:t>polynomial,</w:t>
      </w:r>
      <w:r>
        <w:rPr>
          <w:spacing w:val="-6"/>
          <w:sz w:val="20"/>
        </w:rPr>
        <w:t xml:space="preserve"> </w:t>
      </w:r>
      <w:r>
        <w:rPr>
          <w:sz w:val="20"/>
        </w:rPr>
        <w:t>and</w:t>
      </w:r>
      <w:r>
        <w:rPr>
          <w:spacing w:val="-6"/>
          <w:sz w:val="20"/>
        </w:rPr>
        <w:t xml:space="preserve"> </w:t>
      </w:r>
      <w:r>
        <w:rPr>
          <w:sz w:val="20"/>
        </w:rPr>
        <w:t>the</w:t>
      </w:r>
      <w:r>
        <w:rPr>
          <w:spacing w:val="-5"/>
          <w:sz w:val="20"/>
        </w:rPr>
        <w:t xml:space="preserve"> </w:t>
      </w:r>
      <w:r>
        <w:rPr>
          <w:sz w:val="20"/>
        </w:rPr>
        <w:t>correction</w:t>
      </w:r>
      <w:r>
        <w:rPr>
          <w:spacing w:val="-7"/>
          <w:sz w:val="20"/>
        </w:rPr>
        <w:t xml:space="preserve"> </w:t>
      </w:r>
      <w:r>
        <w:rPr>
          <w:sz w:val="20"/>
        </w:rPr>
        <w:t>must</w:t>
      </w:r>
      <w:r>
        <w:rPr>
          <w:spacing w:val="-5"/>
          <w:sz w:val="20"/>
        </w:rPr>
        <w:t xml:space="preserve"> </w:t>
      </w:r>
      <w:r>
        <w:rPr>
          <w:sz w:val="20"/>
        </w:rPr>
        <w:t>be</w:t>
      </w:r>
      <w:r>
        <w:rPr>
          <w:spacing w:val="-6"/>
          <w:sz w:val="20"/>
        </w:rPr>
        <w:t xml:space="preserve"> </w:t>
      </w:r>
      <w:r>
        <w:rPr>
          <w:sz w:val="20"/>
        </w:rPr>
        <w:t>offered</w:t>
      </w:r>
      <w:r>
        <w:rPr>
          <w:spacing w:val="-6"/>
          <w:sz w:val="20"/>
        </w:rPr>
        <w:t xml:space="preserve"> </w:t>
      </w:r>
      <w:r>
        <w:rPr>
          <w:sz w:val="20"/>
        </w:rPr>
        <w:t>to</w:t>
      </w:r>
      <w:r>
        <w:rPr>
          <w:spacing w:val="-6"/>
          <w:sz w:val="20"/>
        </w:rPr>
        <w:t xml:space="preserve"> </w:t>
      </w:r>
      <w:r>
        <w:rPr>
          <w:sz w:val="20"/>
        </w:rPr>
        <w:t>every</w:t>
      </w:r>
      <w:r>
        <w:rPr>
          <w:spacing w:val="-6"/>
          <w:sz w:val="20"/>
        </w:rPr>
        <w:t xml:space="preserve"> </w:t>
      </w:r>
      <w:r>
        <w:rPr>
          <w:sz w:val="20"/>
        </w:rPr>
        <w:t>model</w:t>
      </w:r>
      <w:r>
        <w:rPr>
          <w:spacing w:val="-6"/>
          <w:sz w:val="20"/>
        </w:rPr>
        <w:t xml:space="preserve"> </w:t>
      </w:r>
      <w:r>
        <w:rPr>
          <w:sz w:val="20"/>
        </w:rPr>
        <w:t>before</w:t>
      </w:r>
      <w:r>
        <w:rPr>
          <w:spacing w:val="-5"/>
          <w:sz w:val="20"/>
        </w:rPr>
        <w:t xml:space="preserve"> </w:t>
      </w:r>
      <w:r>
        <w:rPr>
          <w:sz w:val="20"/>
        </w:rPr>
        <w:t>any</w:t>
      </w:r>
      <w:r>
        <w:rPr>
          <w:spacing w:val="-7"/>
          <w:sz w:val="20"/>
        </w:rPr>
        <w:t xml:space="preserve"> </w:t>
      </w:r>
      <w:r>
        <w:rPr>
          <w:spacing w:val="-5"/>
          <w:sz w:val="20"/>
        </w:rPr>
        <w:t>two</w:t>
      </w:r>
      <w:r>
        <w:rPr>
          <w:sz w:val="20"/>
        </w:rPr>
        <w:tab/>
      </w:r>
      <w:r>
        <w:rPr>
          <w:rFonts w:ascii="Trebuchet MS"/>
          <w:spacing w:val="-5"/>
          <w:sz w:val="10"/>
        </w:rPr>
        <w:t>419</w:t>
      </w:r>
    </w:p>
    <w:p w14:paraId="5CB8C7FB" w14:textId="77777777" w:rsidR="00EA1924" w:rsidRDefault="00000000">
      <w:pPr>
        <w:tabs>
          <w:tab w:val="left" w:pos="10859"/>
        </w:tabs>
        <w:spacing w:before="30"/>
        <w:ind w:left="2761"/>
        <w:rPr>
          <w:rFonts w:ascii="Trebuchet MS"/>
          <w:sz w:val="10"/>
        </w:rPr>
      </w:pPr>
      <w:r>
        <w:rPr>
          <w:sz w:val="20"/>
        </w:rPr>
        <w:t>are</w:t>
      </w:r>
      <w:r>
        <w:rPr>
          <w:spacing w:val="-8"/>
          <w:sz w:val="20"/>
        </w:rPr>
        <w:t xml:space="preserve"> </w:t>
      </w:r>
      <w:r>
        <w:rPr>
          <w:spacing w:val="-2"/>
          <w:sz w:val="20"/>
        </w:rPr>
        <w:t>compared.</w:t>
      </w:r>
      <w:r>
        <w:rPr>
          <w:rFonts w:ascii="Times New Roman"/>
          <w:sz w:val="20"/>
        </w:rPr>
        <w:tab/>
      </w:r>
      <w:r>
        <w:rPr>
          <w:rFonts w:ascii="Trebuchet MS"/>
          <w:spacing w:val="-5"/>
          <w:sz w:val="10"/>
        </w:rPr>
        <w:t>420</w:t>
      </w:r>
    </w:p>
    <w:p w14:paraId="37DCD44E" w14:textId="77777777" w:rsidR="00EA1924" w:rsidRDefault="00000000">
      <w:pPr>
        <w:pStyle w:val="BodyText"/>
        <w:spacing w:before="319" w:line="165" w:lineRule="auto"/>
        <w:ind w:left="2761" w:right="434" w:hanging="6"/>
      </w:pPr>
      <w:r>
        <w:rPr>
          <w:noProof/>
        </w:rPr>
        <mc:AlternateContent>
          <mc:Choice Requires="wps">
            <w:drawing>
              <wp:anchor distT="0" distB="0" distL="0" distR="0" simplePos="0" relativeHeight="15738368" behindDoc="0" locked="0" layoutInCell="1" allowOverlap="1" wp14:anchorId="6FEB3BDA" wp14:editId="2E641501">
                <wp:simplePos x="0" y="0"/>
                <wp:positionH relativeFrom="page">
                  <wp:posOffset>6022200</wp:posOffset>
                </wp:positionH>
                <wp:positionV relativeFrom="paragraph">
                  <wp:posOffset>339578</wp:posOffset>
                </wp:positionV>
                <wp:extent cx="22796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965" cy="1270"/>
                        </a:xfrm>
                        <a:custGeom>
                          <a:avLst/>
                          <a:gdLst/>
                          <a:ahLst/>
                          <a:cxnLst/>
                          <a:rect l="l" t="t" r="r" b="b"/>
                          <a:pathLst>
                            <a:path w="227965">
                              <a:moveTo>
                                <a:pt x="0" y="0"/>
                              </a:moveTo>
                              <a:lnTo>
                                <a:pt x="227863" y="0"/>
                              </a:lnTo>
                            </a:path>
                          </a:pathLst>
                        </a:custGeom>
                        <a:ln w="46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DA4B6" id="Graphic 37" o:spid="_x0000_s1026" style="position:absolute;margin-left:474.2pt;margin-top:26.75pt;width:17.9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27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" path="m,l227863,e" filled="f" strokeweight=".1298mm">
                <v:path arrowok="t"/>
                <w10:wrap anchorx="page"/>
              </v:shape>
            </w:pict>
          </mc:Fallback>
        </mc:AlternateContent>
      </w:r>
      <w:bookmarkStart w:id="514" w:name="_bookmark19"/>
      <w:bookmarkEnd w:id="514"/>
      <w:r>
        <w:rPr>
          <w:b/>
        </w:rPr>
        <w:t>Table</w:t>
      </w:r>
      <w:r>
        <w:rPr>
          <w:b/>
          <w:spacing w:val="-11"/>
        </w:rPr>
        <w:t xml:space="preserve"> </w:t>
      </w:r>
      <w:r>
        <w:rPr>
          <w:b/>
        </w:rPr>
        <w:t>6.</w:t>
      </w:r>
      <w:r>
        <w:rPr>
          <w:b/>
          <w:spacing w:val="-3"/>
        </w:rPr>
        <w:t xml:space="preserve"> </w:t>
      </w:r>
      <w:r>
        <w:t>Fitting</w:t>
      </w:r>
      <w:r>
        <w:rPr>
          <w:spacing w:val="-11"/>
        </w:rPr>
        <w:t xml:space="preserve"> </w:t>
      </w:r>
      <w:r>
        <w:t>space,</w:t>
      </w:r>
      <w:r>
        <w:rPr>
          <w:spacing w:val="-11"/>
        </w:rPr>
        <w:t xml:space="preserve"> </w:t>
      </w:r>
      <w:r>
        <w:t>all</w:t>
      </w:r>
      <w:r>
        <w:rPr>
          <w:spacing w:val="-11"/>
        </w:rPr>
        <w:t xml:space="preserve"> </w:t>
      </w:r>
      <w:r>
        <w:t>nine</w:t>
      </w:r>
      <w:r>
        <w:rPr>
          <w:spacing w:val="-11"/>
        </w:rPr>
        <w:t xml:space="preserve"> </w:t>
      </w:r>
      <w:r>
        <w:t>datasets:</w:t>
      </w:r>
      <w:r>
        <w:rPr>
          <w:spacing w:val="-3"/>
        </w:rPr>
        <w:t xml:space="preserve"> </w:t>
      </w:r>
      <w:r>
        <w:t>median</w:t>
      </w:r>
      <w:r>
        <w:rPr>
          <w:spacing w:val="-11"/>
        </w:rPr>
        <w:t xml:space="preserve"> </w:t>
      </w:r>
      <w:r>
        <w:t>and</w:t>
      </w:r>
      <w:r>
        <w:rPr>
          <w:spacing w:val="-11"/>
        </w:rPr>
        <w:t xml:space="preserve"> </w:t>
      </w:r>
      <w:r>
        <w:t>maximum</w:t>
      </w:r>
      <w:r>
        <w:rPr>
          <w:spacing w:val="-10"/>
        </w:rPr>
        <w:t xml:space="preserve"> </w:t>
      </w:r>
      <w:r>
        <w:rPr>
          <w:rFonts w:ascii="Calibri" w:hAnsi="Calibri"/>
        </w:rPr>
        <w:t>∆</w:t>
      </w:r>
      <w:r>
        <w:rPr>
          <w:i/>
        </w:rPr>
        <w:t>E</w:t>
      </w:r>
      <w:r>
        <w:rPr>
          <w:vertAlign w:val="subscript"/>
        </w:rPr>
        <w:t>00</w:t>
      </w:r>
      <w:r>
        <w:rPr>
          <w:spacing w:val="-3"/>
        </w:rPr>
        <w:t xml:space="preserve"> </w:t>
      </w:r>
      <w:r>
        <w:t>for</w:t>
      </w:r>
      <w:r>
        <w:rPr>
          <w:spacing w:val="-11"/>
        </w:rPr>
        <w:t xml:space="preserve"> </w:t>
      </w:r>
      <w:r>
        <w:t>the</w:t>
      </w:r>
      <w:r>
        <w:rPr>
          <w:spacing w:val="-11"/>
        </w:rPr>
        <w:t xml:space="preserve"> </w:t>
      </w:r>
      <w:r>
        <w:t>degree-3</w:t>
      </w:r>
      <w:r>
        <w:rPr>
          <w:spacing w:val="-11"/>
        </w:rPr>
        <w:t xml:space="preserve"> </w:t>
      </w:r>
      <w:r>
        <w:t>polynomial,</w:t>
      </w:r>
      <w:r>
        <w:rPr>
          <w:spacing w:val="-11"/>
        </w:rPr>
        <w:t xml:space="preserve"> </w:t>
      </w:r>
      <w:r>
        <w:t>the degree-4</w:t>
      </w:r>
      <w:r>
        <w:rPr>
          <w:spacing w:val="4"/>
        </w:rPr>
        <w:t xml:space="preserve"> </w:t>
      </w:r>
      <w:r>
        <w:t>polynomial</w:t>
      </w:r>
      <w:r>
        <w:rPr>
          <w:spacing w:val="4"/>
        </w:rPr>
        <w:t xml:space="preserve"> </w:t>
      </w:r>
      <w:r>
        <w:t>and</w:t>
      </w:r>
      <w:r>
        <w:rPr>
          <w:spacing w:val="4"/>
        </w:rPr>
        <w:t xml:space="preserve"> </w:t>
      </w:r>
      <w:r>
        <w:t>the</w:t>
      </w:r>
      <w:r>
        <w:rPr>
          <w:spacing w:val="4"/>
        </w:rPr>
        <w:t xml:space="preserve"> </w:t>
      </w:r>
      <w:r>
        <w:t>Gaussian</w:t>
      </w:r>
      <w:r>
        <w:rPr>
          <w:spacing w:val="5"/>
        </w:rPr>
        <w:t xml:space="preserve"> </w:t>
      </w:r>
      <w:r>
        <w:t>process,</w:t>
      </w:r>
      <w:r>
        <w:rPr>
          <w:spacing w:val="4"/>
        </w:rPr>
        <w:t xml:space="preserve"> </w:t>
      </w:r>
      <w:r>
        <w:t>each</w:t>
      </w:r>
      <w:r>
        <w:rPr>
          <w:spacing w:val="4"/>
        </w:rPr>
        <w:t xml:space="preserve"> </w:t>
      </w:r>
      <w:r>
        <w:t>fitted</w:t>
      </w:r>
      <w:r>
        <w:rPr>
          <w:spacing w:val="4"/>
        </w:rPr>
        <w:t xml:space="preserve"> </w:t>
      </w:r>
      <w:r>
        <w:t>on</w:t>
      </w:r>
      <w:r>
        <w:rPr>
          <w:spacing w:val="5"/>
        </w:rPr>
        <w:t xml:space="preserve"> </w:t>
      </w:r>
      <w:r>
        <w:t>XYZ</w:t>
      </w:r>
      <w:r>
        <w:rPr>
          <w:spacing w:val="3"/>
        </w:rPr>
        <w:t xml:space="preserve"> </w:t>
      </w:r>
      <w:r>
        <w:t>and</w:t>
      </w:r>
      <w:r>
        <w:rPr>
          <w:spacing w:val="5"/>
        </w:rPr>
        <w:t xml:space="preserve"> </w:t>
      </w:r>
      <w:r>
        <w:t>on</w:t>
      </w:r>
      <w:r>
        <w:rPr>
          <w:spacing w:val="6"/>
        </w:rPr>
        <w:t xml:space="preserve"> </w:t>
      </w:r>
      <w:r>
        <w:rPr>
          <w:rFonts w:ascii="Libertinus Sans" w:hAnsi="Libertinus Sans"/>
          <w:i/>
          <w:spacing w:val="-109"/>
          <w:w w:val="127"/>
          <w:position w:val="16"/>
        </w:rPr>
        <w:t>√</w:t>
      </w:r>
      <w:r>
        <w:rPr>
          <w:w w:val="73"/>
          <w:position w:val="9"/>
          <w:sz w:val="10"/>
        </w:rPr>
        <w:t>3</w:t>
      </w:r>
      <w:r>
        <w:rPr>
          <w:spacing w:val="41"/>
          <w:position w:val="9"/>
          <w:sz w:val="10"/>
        </w:rPr>
        <w:t xml:space="preserve"> </w:t>
      </w:r>
      <w:r>
        <w:t>XYZ</w:t>
      </w:r>
      <w:r>
        <w:rPr>
          <w:spacing w:val="4"/>
        </w:rPr>
        <w:t xml:space="preserve"> </w:t>
      </w:r>
      <w:r>
        <w:t>(equivalently,</w:t>
      </w:r>
      <w:r>
        <w:rPr>
          <w:spacing w:val="4"/>
        </w:rPr>
        <w:t xml:space="preserve"> </w:t>
      </w:r>
      <w:r>
        <w:rPr>
          <w:spacing w:val="-5"/>
        </w:rPr>
        <w:t>in</w:t>
      </w:r>
    </w:p>
    <w:p w14:paraId="2DC9924C" w14:textId="77777777" w:rsidR="00EA1924" w:rsidRDefault="00000000">
      <w:pPr>
        <w:pStyle w:val="BodyText"/>
        <w:spacing w:before="2" w:line="276" w:lineRule="auto"/>
        <w:ind w:left="2761"/>
      </w:pPr>
      <w:r>
        <w:rPr>
          <w:noProof/>
        </w:rPr>
        <mc:AlternateContent>
          <mc:Choice Requires="wps">
            <w:drawing>
              <wp:anchor distT="0" distB="0" distL="0" distR="0" simplePos="0" relativeHeight="15738880" behindDoc="0" locked="0" layoutInCell="1" allowOverlap="1" wp14:anchorId="5086961D" wp14:editId="5639ACB4">
                <wp:simplePos x="0" y="0"/>
                <wp:positionH relativeFrom="page">
                  <wp:posOffset>1740446</wp:posOffset>
                </wp:positionH>
                <wp:positionV relativeFrom="paragraph">
                  <wp:posOffset>429317</wp:posOffset>
                </wp:positionV>
                <wp:extent cx="407606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065" cy="1270"/>
                        </a:xfrm>
                        <a:custGeom>
                          <a:avLst/>
                          <a:gdLst/>
                          <a:ahLst/>
                          <a:cxnLst/>
                          <a:rect l="l" t="t" r="r" b="b"/>
                          <a:pathLst>
                            <a:path w="4076065">
                              <a:moveTo>
                                <a:pt x="0" y="0"/>
                              </a:moveTo>
                              <a:lnTo>
                                <a:pt x="407551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614A75" id="Graphic 38" o:spid="_x0000_s1026" style="position:absolute;margin-left:137.05pt;margin-top:33.8pt;width:320.9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4076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" path="m,l4075518,e" filled="f" strokeweight=".28114mm">
                <v:path arrowok="t"/>
                <w10:wrap anchorx="page"/>
              </v:shape>
            </w:pict>
          </mc:Fallback>
        </mc:AlternateContent>
      </w:r>
      <w:r>
        <w:t>CIELAB).</w:t>
      </w:r>
      <w:r>
        <w:rPr>
          <w:spacing w:val="-11"/>
        </w:rPr>
        <w:t xml:space="preserve"> </w:t>
      </w:r>
      <w:r>
        <w:t>Folds,</w:t>
      </w:r>
      <w:r>
        <w:rPr>
          <w:spacing w:val="-11"/>
        </w:rPr>
        <w:t xml:space="preserve"> </w:t>
      </w:r>
      <w:r>
        <w:t>seeds,</w:t>
      </w:r>
      <w:r>
        <w:rPr>
          <w:spacing w:val="-11"/>
        </w:rPr>
        <w:t xml:space="preserve"> </w:t>
      </w:r>
      <w:r>
        <w:t>term</w:t>
      </w:r>
      <w:r>
        <w:rPr>
          <w:spacing w:val="-11"/>
        </w:rPr>
        <w:t xml:space="preserve"> </w:t>
      </w:r>
      <w:r>
        <w:t>counts</w:t>
      </w:r>
      <w:r>
        <w:rPr>
          <w:spacing w:val="-11"/>
        </w:rPr>
        <w:t xml:space="preserve"> </w:t>
      </w:r>
      <w:r>
        <w:t>and</w:t>
      </w:r>
      <w:r>
        <w:rPr>
          <w:spacing w:val="-11"/>
        </w:rPr>
        <w:t xml:space="preserve"> </w:t>
      </w:r>
      <w:r>
        <w:t>the</w:t>
      </w:r>
      <w:r>
        <w:rPr>
          <w:spacing w:val="-9"/>
        </w:rPr>
        <w:t xml:space="preserve"> </w:t>
      </w:r>
      <w:r>
        <w:rPr>
          <w:rFonts w:ascii="Calibri" w:hAnsi="Calibri"/>
        </w:rPr>
        <w:t>∆</w:t>
      </w:r>
      <w:r>
        <w:rPr>
          <w:i/>
        </w:rPr>
        <w:t>E</w:t>
      </w:r>
      <w:r>
        <w:rPr>
          <w:vertAlign w:val="subscript"/>
        </w:rPr>
        <w:t>00</w:t>
      </w:r>
      <w:r>
        <w:rPr>
          <w:spacing w:val="-3"/>
        </w:rPr>
        <w:t xml:space="preserve"> </w:t>
      </w:r>
      <w:r>
        <w:t>path</w:t>
      </w:r>
      <w:r>
        <w:rPr>
          <w:spacing w:val="-11"/>
        </w:rPr>
        <w:t xml:space="preserve"> </w:t>
      </w:r>
      <w:r>
        <w:t>are</w:t>
      </w:r>
      <w:r>
        <w:rPr>
          <w:spacing w:val="-11"/>
        </w:rPr>
        <w:t xml:space="preserve"> </w:t>
      </w:r>
      <w:r>
        <w:t>identical</w:t>
      </w:r>
      <w:r>
        <w:rPr>
          <w:spacing w:val="-11"/>
        </w:rPr>
        <w:t xml:space="preserve"> </w:t>
      </w:r>
      <w:r>
        <w:t>within</w:t>
      </w:r>
      <w:r>
        <w:rPr>
          <w:spacing w:val="-11"/>
        </w:rPr>
        <w:t xml:space="preserve"> </w:t>
      </w:r>
      <w:r>
        <w:t>each</w:t>
      </w:r>
      <w:r>
        <w:rPr>
          <w:spacing w:val="-11"/>
        </w:rPr>
        <w:t xml:space="preserve"> </w:t>
      </w:r>
      <w:r>
        <w:t>pair.</w:t>
      </w:r>
      <w:r>
        <w:rPr>
          <w:spacing w:val="-2"/>
        </w:rPr>
        <w:t xml:space="preserve"> </w:t>
      </w:r>
      <w:r>
        <w:t>Best</w:t>
      </w:r>
      <w:r>
        <w:rPr>
          <w:spacing w:val="-11"/>
        </w:rPr>
        <w:t xml:space="preserve"> </w:t>
      </w:r>
      <w:r>
        <w:t>median</w:t>
      </w:r>
      <w:r>
        <w:rPr>
          <w:spacing w:val="-11"/>
        </w:rPr>
        <w:t xml:space="preserve"> </w:t>
      </w:r>
      <w:r>
        <w:t>per dataset</w:t>
      </w:r>
      <w:r>
        <w:rPr>
          <w:spacing w:val="34"/>
        </w:rPr>
        <w:t xml:space="preserve"> </w:t>
      </w:r>
      <w:r>
        <w:t>in</w:t>
      </w:r>
      <w:r>
        <w:rPr>
          <w:spacing w:val="34"/>
        </w:rPr>
        <w:t xml:space="preserve"> </w:t>
      </w:r>
      <w:r>
        <w:t>bold.</w:t>
      </w:r>
      <w:r>
        <w:rPr>
          <w:spacing w:val="40"/>
        </w:rPr>
        <w:t xml:space="preserve"> </w:t>
      </w:r>
      <w:r>
        <w:t>Source:</w:t>
      </w:r>
      <w:r>
        <w:rPr>
          <w:spacing w:val="40"/>
        </w:rPr>
        <w:t xml:space="preserve"> </w:t>
      </w:r>
      <w:r>
        <w:rPr>
          <w:rFonts w:ascii="Cambria" w:hAnsi="Cambria"/>
        </w:rPr>
        <w:t>journal/results/*/summary.csv</w:t>
      </w:r>
      <w:r>
        <w:t>.</w:t>
      </w:r>
    </w:p>
    <w:p w14:paraId="28FE3EE9" w14:textId="77777777" w:rsidR="00EA1924" w:rsidRDefault="00000000">
      <w:pPr>
        <w:tabs>
          <w:tab w:val="left" w:pos="5445"/>
          <w:tab w:val="left" w:pos="7211"/>
        </w:tabs>
        <w:spacing w:before="205" w:after="52"/>
        <w:ind w:left="3678"/>
        <w:rPr>
          <w:b/>
          <w:sz w:val="16"/>
        </w:rPr>
      </w:pPr>
      <w:r>
        <w:rPr>
          <w:b/>
          <w:sz w:val="16"/>
        </w:rPr>
        <w:t>Polynomial,</w:t>
      </w:r>
      <w:r>
        <w:rPr>
          <w:b/>
          <w:spacing w:val="-8"/>
          <w:sz w:val="16"/>
        </w:rPr>
        <w:t xml:space="preserve"> </w:t>
      </w:r>
      <w:r>
        <w:rPr>
          <w:b/>
          <w:sz w:val="16"/>
        </w:rPr>
        <w:t>degree</w:t>
      </w:r>
      <w:r>
        <w:rPr>
          <w:b/>
          <w:spacing w:val="-8"/>
          <w:sz w:val="16"/>
        </w:rPr>
        <w:t xml:space="preserve"> </w:t>
      </w:r>
      <w:r>
        <w:rPr>
          <w:b/>
          <w:spacing w:val="-10"/>
          <w:sz w:val="16"/>
        </w:rPr>
        <w:t>3</w:t>
      </w:r>
      <w:r>
        <w:rPr>
          <w:b/>
          <w:sz w:val="16"/>
        </w:rPr>
        <w:tab/>
        <w:t>Polynomial,</w:t>
      </w:r>
      <w:r>
        <w:rPr>
          <w:b/>
          <w:spacing w:val="-8"/>
          <w:sz w:val="16"/>
        </w:rPr>
        <w:t xml:space="preserve"> </w:t>
      </w:r>
      <w:r>
        <w:rPr>
          <w:b/>
          <w:sz w:val="16"/>
        </w:rPr>
        <w:t>degree</w:t>
      </w:r>
      <w:r>
        <w:rPr>
          <w:b/>
          <w:spacing w:val="-8"/>
          <w:sz w:val="16"/>
        </w:rPr>
        <w:t xml:space="preserve"> </w:t>
      </w:r>
      <w:r>
        <w:rPr>
          <w:b/>
          <w:spacing w:val="-10"/>
          <w:sz w:val="16"/>
        </w:rPr>
        <w:t>4</w:t>
      </w:r>
      <w:r>
        <w:rPr>
          <w:b/>
          <w:sz w:val="16"/>
        </w:rPr>
        <w:tab/>
        <w:t>Gaussian</w:t>
      </w:r>
      <w:r>
        <w:rPr>
          <w:b/>
          <w:spacing w:val="-8"/>
          <w:sz w:val="16"/>
        </w:rPr>
        <w:t xml:space="preserve"> </w:t>
      </w:r>
      <w:r>
        <w:rPr>
          <w:b/>
          <w:spacing w:val="-2"/>
          <w:sz w:val="16"/>
        </w:rPr>
        <w:t>process</w:t>
      </w:r>
    </w:p>
    <w:tbl>
      <w:tblPr>
        <w:tblW w:w="0" w:type="auto"/>
        <w:tblInd w:w="2182" w:type="dxa"/>
        <w:tblLayout w:type="fixed"/>
        <w:tblCellMar>
          <w:left w:w="0" w:type="dxa"/>
          <w:right w:w="0" w:type="dxa"/>
        </w:tblCellMar>
        <w:tblLook w:val="01E0" w:firstRow="1" w:lastRow="1" w:firstColumn="1" w:lastColumn="1" w:noHBand="0" w:noVBand="0"/>
      </w:tblPr>
      <w:tblGrid>
        <w:gridCol w:w="1484"/>
        <w:gridCol w:w="681"/>
        <w:gridCol w:w="887"/>
        <w:gridCol w:w="199"/>
        <w:gridCol w:w="681"/>
        <w:gridCol w:w="887"/>
        <w:gridCol w:w="199"/>
        <w:gridCol w:w="644"/>
        <w:gridCol w:w="657"/>
        <w:gridCol w:w="99"/>
      </w:tblGrid>
      <w:tr w:rsidR="00EA1924" w14:paraId="0C5CC9E2" w14:textId="77777777">
        <w:trPr>
          <w:trHeight w:val="277"/>
        </w:trPr>
        <w:tc>
          <w:tcPr>
            <w:tcW w:w="1484" w:type="dxa"/>
            <w:tcBorders>
              <w:bottom w:val="single" w:sz="4" w:space="0" w:color="000000"/>
            </w:tcBorders>
          </w:tcPr>
          <w:p w14:paraId="3CC02731" w14:textId="77777777" w:rsidR="00EA1924" w:rsidRDefault="00000000">
            <w:pPr>
              <w:pStyle w:val="TableParagraph"/>
              <w:spacing w:before="35" w:line="240" w:lineRule="auto"/>
              <w:jc w:val="left"/>
              <w:rPr>
                <w:b/>
                <w:sz w:val="16"/>
              </w:rPr>
            </w:pPr>
            <w:r>
              <w:rPr>
                <w:b/>
                <w:spacing w:val="-2"/>
                <w:sz w:val="16"/>
              </w:rPr>
              <w:t>Dataset</w:t>
            </w:r>
          </w:p>
        </w:tc>
        <w:tc>
          <w:tcPr>
            <w:tcW w:w="681" w:type="dxa"/>
            <w:tcBorders>
              <w:top w:val="single" w:sz="4" w:space="0" w:color="000000"/>
              <w:bottom w:val="single" w:sz="4" w:space="0" w:color="000000"/>
            </w:tcBorders>
          </w:tcPr>
          <w:p w14:paraId="32AC65A2" w14:textId="77777777" w:rsidR="00EA1924" w:rsidRDefault="00000000">
            <w:pPr>
              <w:pStyle w:val="TableParagraph"/>
              <w:spacing w:before="35" w:line="240" w:lineRule="auto"/>
              <w:ind w:left="79"/>
              <w:jc w:val="left"/>
              <w:rPr>
                <w:b/>
                <w:sz w:val="16"/>
              </w:rPr>
            </w:pPr>
            <w:r>
              <w:rPr>
                <w:b/>
                <w:spacing w:val="-5"/>
                <w:sz w:val="16"/>
              </w:rPr>
              <w:t>XYZ</w:t>
            </w:r>
          </w:p>
        </w:tc>
        <w:tc>
          <w:tcPr>
            <w:tcW w:w="887" w:type="dxa"/>
            <w:tcBorders>
              <w:top w:val="single" w:sz="4" w:space="0" w:color="000000"/>
              <w:bottom w:val="single" w:sz="4" w:space="0" w:color="000000"/>
            </w:tcBorders>
          </w:tcPr>
          <w:p w14:paraId="1AC3C1BC" w14:textId="77777777" w:rsidR="00EA1924" w:rsidRDefault="00000000">
            <w:pPr>
              <w:pStyle w:val="TableParagraph"/>
              <w:spacing w:before="35" w:line="240" w:lineRule="auto"/>
              <w:ind w:right="3"/>
              <w:rPr>
                <w:b/>
                <w:sz w:val="16"/>
              </w:rPr>
            </w:pPr>
            <w:r>
              <w:rPr>
                <w:b/>
                <w:spacing w:val="-4"/>
                <w:sz w:val="16"/>
              </w:rPr>
              <w:t>cbrt</w:t>
            </w:r>
          </w:p>
        </w:tc>
        <w:tc>
          <w:tcPr>
            <w:tcW w:w="199" w:type="dxa"/>
            <w:tcBorders>
              <w:bottom w:val="single" w:sz="4" w:space="0" w:color="000000"/>
            </w:tcBorders>
          </w:tcPr>
          <w:p w14:paraId="62EC0084" w14:textId="77777777" w:rsidR="00EA1924" w:rsidRDefault="00EA1924">
            <w:pPr>
              <w:pStyle w:val="TableParagraph"/>
              <w:spacing w:line="240" w:lineRule="auto"/>
              <w:jc w:val="left"/>
              <w:rPr>
                <w:rFonts w:ascii="Times New Roman"/>
                <w:sz w:val="18"/>
              </w:rPr>
            </w:pPr>
          </w:p>
        </w:tc>
        <w:tc>
          <w:tcPr>
            <w:tcW w:w="681" w:type="dxa"/>
            <w:tcBorders>
              <w:top w:val="single" w:sz="4" w:space="0" w:color="000000"/>
              <w:bottom w:val="single" w:sz="4" w:space="0" w:color="000000"/>
            </w:tcBorders>
          </w:tcPr>
          <w:p w14:paraId="12DCC323" w14:textId="77777777" w:rsidR="00EA1924" w:rsidRDefault="00000000">
            <w:pPr>
              <w:pStyle w:val="TableParagraph"/>
              <w:spacing w:before="35" w:line="240" w:lineRule="auto"/>
              <w:ind w:left="78"/>
              <w:jc w:val="left"/>
              <w:rPr>
                <w:b/>
                <w:sz w:val="16"/>
              </w:rPr>
            </w:pPr>
            <w:r>
              <w:rPr>
                <w:b/>
                <w:spacing w:val="-5"/>
                <w:sz w:val="16"/>
              </w:rPr>
              <w:t>XYZ</w:t>
            </w:r>
          </w:p>
        </w:tc>
        <w:tc>
          <w:tcPr>
            <w:tcW w:w="887" w:type="dxa"/>
            <w:tcBorders>
              <w:top w:val="single" w:sz="4" w:space="0" w:color="000000"/>
              <w:bottom w:val="single" w:sz="4" w:space="0" w:color="000000"/>
            </w:tcBorders>
          </w:tcPr>
          <w:p w14:paraId="3A36E0DE" w14:textId="77777777" w:rsidR="00EA1924" w:rsidRDefault="00000000">
            <w:pPr>
              <w:pStyle w:val="TableParagraph"/>
              <w:spacing w:before="35" w:line="240" w:lineRule="auto"/>
              <w:ind w:right="3"/>
              <w:rPr>
                <w:b/>
                <w:sz w:val="16"/>
              </w:rPr>
            </w:pPr>
            <w:r>
              <w:rPr>
                <w:b/>
                <w:spacing w:val="-4"/>
                <w:sz w:val="16"/>
              </w:rPr>
              <w:t>cbrt</w:t>
            </w:r>
          </w:p>
        </w:tc>
        <w:tc>
          <w:tcPr>
            <w:tcW w:w="199" w:type="dxa"/>
            <w:tcBorders>
              <w:bottom w:val="single" w:sz="4" w:space="0" w:color="000000"/>
            </w:tcBorders>
          </w:tcPr>
          <w:p w14:paraId="665D859B" w14:textId="77777777" w:rsidR="00EA1924" w:rsidRDefault="00EA1924">
            <w:pPr>
              <w:pStyle w:val="TableParagraph"/>
              <w:spacing w:line="240" w:lineRule="auto"/>
              <w:jc w:val="left"/>
              <w:rPr>
                <w:rFonts w:ascii="Times New Roman"/>
                <w:sz w:val="18"/>
              </w:rPr>
            </w:pPr>
          </w:p>
        </w:tc>
        <w:tc>
          <w:tcPr>
            <w:tcW w:w="644" w:type="dxa"/>
            <w:tcBorders>
              <w:top w:val="single" w:sz="4" w:space="0" w:color="000000"/>
              <w:bottom w:val="single" w:sz="4" w:space="0" w:color="000000"/>
            </w:tcBorders>
          </w:tcPr>
          <w:p w14:paraId="2CDB66CC" w14:textId="77777777" w:rsidR="00EA1924" w:rsidRDefault="00000000">
            <w:pPr>
              <w:pStyle w:val="TableParagraph"/>
              <w:spacing w:before="35" w:line="240" w:lineRule="auto"/>
              <w:ind w:left="78"/>
              <w:jc w:val="left"/>
              <w:rPr>
                <w:b/>
                <w:sz w:val="16"/>
              </w:rPr>
            </w:pPr>
            <w:r>
              <w:rPr>
                <w:b/>
                <w:spacing w:val="-5"/>
                <w:sz w:val="16"/>
              </w:rPr>
              <w:t>XYZ</w:t>
            </w:r>
          </w:p>
        </w:tc>
        <w:tc>
          <w:tcPr>
            <w:tcW w:w="657" w:type="dxa"/>
            <w:tcBorders>
              <w:top w:val="single" w:sz="4" w:space="0" w:color="000000"/>
              <w:bottom w:val="single" w:sz="4" w:space="0" w:color="000000"/>
            </w:tcBorders>
          </w:tcPr>
          <w:p w14:paraId="780371A1" w14:textId="77777777" w:rsidR="00EA1924" w:rsidRDefault="00000000">
            <w:pPr>
              <w:pStyle w:val="TableParagraph"/>
              <w:spacing w:before="35" w:line="240" w:lineRule="auto"/>
              <w:ind w:left="151"/>
              <w:rPr>
                <w:b/>
                <w:sz w:val="16"/>
              </w:rPr>
            </w:pPr>
            <w:r>
              <w:rPr>
                <w:b/>
                <w:spacing w:val="-4"/>
                <w:sz w:val="16"/>
              </w:rPr>
              <w:t>cbrt</w:t>
            </w:r>
          </w:p>
        </w:tc>
        <w:tc>
          <w:tcPr>
            <w:tcW w:w="99" w:type="dxa"/>
            <w:tcBorders>
              <w:bottom w:val="single" w:sz="4" w:space="0" w:color="000000"/>
            </w:tcBorders>
          </w:tcPr>
          <w:p w14:paraId="372B1F4E" w14:textId="77777777" w:rsidR="00EA1924" w:rsidRDefault="00EA1924">
            <w:pPr>
              <w:pStyle w:val="TableParagraph"/>
              <w:spacing w:line="240" w:lineRule="auto"/>
              <w:jc w:val="left"/>
              <w:rPr>
                <w:rFonts w:ascii="Times New Roman"/>
                <w:sz w:val="18"/>
              </w:rPr>
            </w:pPr>
          </w:p>
        </w:tc>
      </w:tr>
      <w:tr w:rsidR="00EA1924" w14:paraId="3B419C8F" w14:textId="77777777">
        <w:trPr>
          <w:trHeight w:val="238"/>
        </w:trPr>
        <w:tc>
          <w:tcPr>
            <w:tcW w:w="6319" w:type="dxa"/>
            <w:gridSpan w:val="9"/>
            <w:tcBorders>
              <w:top w:val="single" w:sz="4" w:space="0" w:color="000000"/>
            </w:tcBorders>
          </w:tcPr>
          <w:p w14:paraId="5EB98EB5" w14:textId="77777777" w:rsidR="00EA1924" w:rsidRDefault="00000000">
            <w:pPr>
              <w:pStyle w:val="TableParagraph"/>
              <w:spacing w:before="34" w:line="183" w:lineRule="exact"/>
              <w:jc w:val="left"/>
              <w:rPr>
                <w:sz w:val="16"/>
              </w:rPr>
            </w:pPr>
            <w:r>
              <w:rPr>
                <w:i/>
                <w:sz w:val="16"/>
              </w:rPr>
              <w:t>Median</w:t>
            </w:r>
            <w:r>
              <w:rPr>
                <w:i/>
                <w:spacing w:val="-4"/>
                <w:sz w:val="16"/>
              </w:rPr>
              <w:t xml:space="preserve"> </w:t>
            </w:r>
            <w:r>
              <w:rPr>
                <w:rFonts w:ascii="Calibri" w:hAnsi="Calibri"/>
                <w:spacing w:val="-4"/>
                <w:sz w:val="16"/>
              </w:rPr>
              <w:t>∆</w:t>
            </w:r>
            <w:r>
              <w:rPr>
                <w:i/>
                <w:spacing w:val="-4"/>
                <w:sz w:val="16"/>
              </w:rPr>
              <w:t>E</w:t>
            </w:r>
            <w:r>
              <w:rPr>
                <w:spacing w:val="-4"/>
                <w:sz w:val="16"/>
                <w:vertAlign w:val="subscript"/>
              </w:rPr>
              <w:t>00</w:t>
            </w:r>
          </w:p>
        </w:tc>
        <w:tc>
          <w:tcPr>
            <w:tcW w:w="99" w:type="dxa"/>
            <w:tcBorders>
              <w:top w:val="single" w:sz="4" w:space="0" w:color="000000"/>
            </w:tcBorders>
          </w:tcPr>
          <w:p w14:paraId="0FA4AB05" w14:textId="77777777" w:rsidR="00EA1924" w:rsidRDefault="00EA1924">
            <w:pPr>
              <w:pStyle w:val="TableParagraph"/>
              <w:spacing w:line="240" w:lineRule="auto"/>
              <w:jc w:val="left"/>
              <w:rPr>
                <w:rFonts w:ascii="Times New Roman"/>
                <w:sz w:val="16"/>
              </w:rPr>
            </w:pPr>
          </w:p>
        </w:tc>
      </w:tr>
      <w:tr w:rsidR="00EA1924" w14:paraId="7118B86D" w14:textId="77777777">
        <w:trPr>
          <w:trHeight w:val="182"/>
        </w:trPr>
        <w:tc>
          <w:tcPr>
            <w:tcW w:w="1484" w:type="dxa"/>
          </w:tcPr>
          <w:p w14:paraId="5F1FE733" w14:textId="77777777" w:rsidR="00EA1924" w:rsidRDefault="00000000">
            <w:pPr>
              <w:pStyle w:val="TableParagraph"/>
              <w:spacing w:line="163" w:lineRule="exact"/>
              <w:jc w:val="left"/>
              <w:rPr>
                <w:sz w:val="16"/>
              </w:rPr>
            </w:pPr>
            <w:r>
              <w:rPr>
                <w:spacing w:val="-2"/>
                <w:sz w:val="16"/>
              </w:rPr>
              <w:t>PC10-</w:t>
            </w:r>
            <w:r>
              <w:rPr>
                <w:spacing w:val="-5"/>
                <w:sz w:val="16"/>
              </w:rPr>
              <w:t>CMY</w:t>
            </w:r>
          </w:p>
        </w:tc>
        <w:tc>
          <w:tcPr>
            <w:tcW w:w="681" w:type="dxa"/>
          </w:tcPr>
          <w:p w14:paraId="65F573C8" w14:textId="77777777" w:rsidR="00EA1924" w:rsidRDefault="00000000">
            <w:pPr>
              <w:pStyle w:val="TableParagraph"/>
              <w:spacing w:line="163" w:lineRule="exact"/>
              <w:ind w:left="59"/>
              <w:jc w:val="left"/>
              <w:rPr>
                <w:sz w:val="16"/>
              </w:rPr>
            </w:pPr>
            <w:r>
              <w:rPr>
                <w:spacing w:val="-2"/>
                <w:sz w:val="16"/>
              </w:rPr>
              <w:t>0.268</w:t>
            </w:r>
          </w:p>
        </w:tc>
        <w:tc>
          <w:tcPr>
            <w:tcW w:w="887" w:type="dxa"/>
          </w:tcPr>
          <w:p w14:paraId="14679AD9" w14:textId="77777777" w:rsidR="00EA1924" w:rsidRDefault="00000000">
            <w:pPr>
              <w:pStyle w:val="TableParagraph"/>
              <w:spacing w:line="163" w:lineRule="exact"/>
              <w:ind w:left="1" w:right="3"/>
              <w:rPr>
                <w:sz w:val="16"/>
              </w:rPr>
            </w:pPr>
            <w:r>
              <w:rPr>
                <w:spacing w:val="-2"/>
                <w:sz w:val="16"/>
              </w:rPr>
              <w:t>0.148</w:t>
            </w:r>
          </w:p>
        </w:tc>
        <w:tc>
          <w:tcPr>
            <w:tcW w:w="880" w:type="dxa"/>
            <w:gridSpan w:val="2"/>
          </w:tcPr>
          <w:p w14:paraId="65AC2C7B" w14:textId="77777777" w:rsidR="00EA1924" w:rsidRDefault="00000000">
            <w:pPr>
              <w:pStyle w:val="TableParagraph"/>
              <w:spacing w:line="163" w:lineRule="exact"/>
              <w:ind w:left="258"/>
              <w:jc w:val="left"/>
              <w:rPr>
                <w:sz w:val="16"/>
              </w:rPr>
            </w:pPr>
            <w:r>
              <w:rPr>
                <w:spacing w:val="-2"/>
                <w:sz w:val="16"/>
              </w:rPr>
              <w:t>0.101</w:t>
            </w:r>
          </w:p>
        </w:tc>
        <w:tc>
          <w:tcPr>
            <w:tcW w:w="887" w:type="dxa"/>
          </w:tcPr>
          <w:p w14:paraId="193346A0" w14:textId="77777777" w:rsidR="00EA1924" w:rsidRDefault="00000000">
            <w:pPr>
              <w:pStyle w:val="TableParagraph"/>
              <w:spacing w:line="163" w:lineRule="exact"/>
              <w:ind w:right="3"/>
              <w:rPr>
                <w:sz w:val="16"/>
              </w:rPr>
            </w:pPr>
            <w:r>
              <w:rPr>
                <w:spacing w:val="-2"/>
                <w:sz w:val="16"/>
              </w:rPr>
              <w:t>0.085</w:t>
            </w:r>
          </w:p>
        </w:tc>
        <w:tc>
          <w:tcPr>
            <w:tcW w:w="843" w:type="dxa"/>
            <w:gridSpan w:val="2"/>
          </w:tcPr>
          <w:p w14:paraId="5F2916BB" w14:textId="77777777" w:rsidR="00EA1924" w:rsidRDefault="00000000">
            <w:pPr>
              <w:pStyle w:val="TableParagraph"/>
              <w:spacing w:line="163" w:lineRule="exact"/>
              <w:ind w:left="257"/>
              <w:jc w:val="left"/>
              <w:rPr>
                <w:sz w:val="16"/>
              </w:rPr>
            </w:pPr>
            <w:r>
              <w:rPr>
                <w:spacing w:val="-2"/>
                <w:sz w:val="16"/>
              </w:rPr>
              <w:t>0.046</w:t>
            </w:r>
          </w:p>
        </w:tc>
        <w:tc>
          <w:tcPr>
            <w:tcW w:w="657" w:type="dxa"/>
          </w:tcPr>
          <w:p w14:paraId="4659DD06" w14:textId="77777777" w:rsidR="00EA1924" w:rsidRDefault="00000000">
            <w:pPr>
              <w:pStyle w:val="TableParagraph"/>
              <w:spacing w:line="163" w:lineRule="exact"/>
              <w:ind w:left="151"/>
              <w:rPr>
                <w:b/>
                <w:sz w:val="16"/>
              </w:rPr>
            </w:pPr>
            <w:r>
              <w:rPr>
                <w:b/>
                <w:spacing w:val="-2"/>
                <w:sz w:val="16"/>
              </w:rPr>
              <w:t>0.041</w:t>
            </w:r>
          </w:p>
        </w:tc>
        <w:tc>
          <w:tcPr>
            <w:tcW w:w="99" w:type="dxa"/>
          </w:tcPr>
          <w:p w14:paraId="008107E6" w14:textId="77777777" w:rsidR="00EA1924" w:rsidRDefault="00EA1924">
            <w:pPr>
              <w:pStyle w:val="TableParagraph"/>
              <w:spacing w:line="240" w:lineRule="auto"/>
              <w:jc w:val="left"/>
              <w:rPr>
                <w:rFonts w:ascii="Times New Roman"/>
                <w:sz w:val="12"/>
              </w:rPr>
            </w:pPr>
          </w:p>
        </w:tc>
      </w:tr>
      <w:tr w:rsidR="00EA1924" w14:paraId="583CC836" w14:textId="77777777">
        <w:trPr>
          <w:trHeight w:val="189"/>
        </w:trPr>
        <w:tc>
          <w:tcPr>
            <w:tcW w:w="1484" w:type="dxa"/>
          </w:tcPr>
          <w:p w14:paraId="5C681E70" w14:textId="77777777" w:rsidR="00EA1924" w:rsidRDefault="00000000">
            <w:pPr>
              <w:pStyle w:val="TableParagraph"/>
              <w:jc w:val="left"/>
              <w:rPr>
                <w:sz w:val="16"/>
              </w:rPr>
            </w:pPr>
            <w:r>
              <w:rPr>
                <w:spacing w:val="-2"/>
                <w:sz w:val="16"/>
              </w:rPr>
              <w:t>PC11-</w:t>
            </w:r>
            <w:r>
              <w:rPr>
                <w:spacing w:val="-5"/>
                <w:sz w:val="16"/>
              </w:rPr>
              <w:t>CMY</w:t>
            </w:r>
          </w:p>
        </w:tc>
        <w:tc>
          <w:tcPr>
            <w:tcW w:w="681" w:type="dxa"/>
          </w:tcPr>
          <w:p w14:paraId="2164A933" w14:textId="77777777" w:rsidR="00EA1924" w:rsidRDefault="00000000">
            <w:pPr>
              <w:pStyle w:val="TableParagraph"/>
              <w:ind w:left="59"/>
              <w:jc w:val="left"/>
              <w:rPr>
                <w:sz w:val="16"/>
              </w:rPr>
            </w:pPr>
            <w:r>
              <w:rPr>
                <w:spacing w:val="-2"/>
                <w:sz w:val="16"/>
              </w:rPr>
              <w:t>0.238</w:t>
            </w:r>
          </w:p>
        </w:tc>
        <w:tc>
          <w:tcPr>
            <w:tcW w:w="887" w:type="dxa"/>
          </w:tcPr>
          <w:p w14:paraId="2DBBBC55" w14:textId="77777777" w:rsidR="00EA1924" w:rsidRDefault="00000000">
            <w:pPr>
              <w:pStyle w:val="TableParagraph"/>
              <w:ind w:left="1" w:right="3"/>
              <w:rPr>
                <w:sz w:val="16"/>
              </w:rPr>
            </w:pPr>
            <w:r>
              <w:rPr>
                <w:spacing w:val="-2"/>
                <w:sz w:val="16"/>
              </w:rPr>
              <w:t>0.140</w:t>
            </w:r>
          </w:p>
        </w:tc>
        <w:tc>
          <w:tcPr>
            <w:tcW w:w="880" w:type="dxa"/>
            <w:gridSpan w:val="2"/>
          </w:tcPr>
          <w:p w14:paraId="1634C234" w14:textId="77777777" w:rsidR="00EA1924" w:rsidRDefault="00000000">
            <w:pPr>
              <w:pStyle w:val="TableParagraph"/>
              <w:ind w:left="258"/>
              <w:jc w:val="left"/>
              <w:rPr>
                <w:sz w:val="16"/>
              </w:rPr>
            </w:pPr>
            <w:r>
              <w:rPr>
                <w:spacing w:val="-2"/>
                <w:sz w:val="16"/>
              </w:rPr>
              <w:t>0.097</w:t>
            </w:r>
          </w:p>
        </w:tc>
        <w:tc>
          <w:tcPr>
            <w:tcW w:w="887" w:type="dxa"/>
          </w:tcPr>
          <w:p w14:paraId="010AF6A6" w14:textId="77777777" w:rsidR="00EA1924" w:rsidRDefault="00000000">
            <w:pPr>
              <w:pStyle w:val="TableParagraph"/>
              <w:ind w:right="3"/>
              <w:rPr>
                <w:sz w:val="16"/>
              </w:rPr>
            </w:pPr>
            <w:r>
              <w:rPr>
                <w:spacing w:val="-2"/>
                <w:sz w:val="16"/>
              </w:rPr>
              <w:t>0.084</w:t>
            </w:r>
          </w:p>
        </w:tc>
        <w:tc>
          <w:tcPr>
            <w:tcW w:w="843" w:type="dxa"/>
            <w:gridSpan w:val="2"/>
          </w:tcPr>
          <w:p w14:paraId="1CA4E2CC" w14:textId="77777777" w:rsidR="00EA1924" w:rsidRDefault="00000000">
            <w:pPr>
              <w:pStyle w:val="TableParagraph"/>
              <w:ind w:left="257"/>
              <w:jc w:val="left"/>
              <w:rPr>
                <w:sz w:val="16"/>
              </w:rPr>
            </w:pPr>
            <w:r>
              <w:rPr>
                <w:spacing w:val="-2"/>
                <w:sz w:val="16"/>
              </w:rPr>
              <w:t>0.046</w:t>
            </w:r>
          </w:p>
        </w:tc>
        <w:tc>
          <w:tcPr>
            <w:tcW w:w="657" w:type="dxa"/>
          </w:tcPr>
          <w:p w14:paraId="7C9D7131" w14:textId="77777777" w:rsidR="00EA1924" w:rsidRDefault="00000000">
            <w:pPr>
              <w:pStyle w:val="TableParagraph"/>
              <w:ind w:left="151"/>
              <w:rPr>
                <w:b/>
                <w:sz w:val="16"/>
              </w:rPr>
            </w:pPr>
            <w:r>
              <w:rPr>
                <w:b/>
                <w:spacing w:val="-2"/>
                <w:sz w:val="16"/>
              </w:rPr>
              <w:t>0.043</w:t>
            </w:r>
          </w:p>
        </w:tc>
        <w:tc>
          <w:tcPr>
            <w:tcW w:w="99" w:type="dxa"/>
          </w:tcPr>
          <w:p w14:paraId="3F0C5C46" w14:textId="77777777" w:rsidR="00EA1924" w:rsidRDefault="00EA1924">
            <w:pPr>
              <w:pStyle w:val="TableParagraph"/>
              <w:spacing w:line="240" w:lineRule="auto"/>
              <w:jc w:val="left"/>
              <w:rPr>
                <w:rFonts w:ascii="Times New Roman"/>
                <w:sz w:val="12"/>
              </w:rPr>
            </w:pPr>
          </w:p>
        </w:tc>
      </w:tr>
      <w:tr w:rsidR="00EA1924" w14:paraId="5BE8E28E" w14:textId="77777777">
        <w:trPr>
          <w:trHeight w:val="189"/>
        </w:trPr>
        <w:tc>
          <w:tcPr>
            <w:tcW w:w="1484" w:type="dxa"/>
          </w:tcPr>
          <w:p w14:paraId="2ED9B734" w14:textId="77777777" w:rsidR="00EA1924" w:rsidRDefault="00000000">
            <w:pPr>
              <w:pStyle w:val="TableParagraph"/>
              <w:jc w:val="left"/>
              <w:rPr>
                <w:sz w:val="16"/>
              </w:rPr>
            </w:pPr>
            <w:r>
              <w:rPr>
                <w:spacing w:val="-2"/>
                <w:sz w:val="16"/>
              </w:rPr>
              <w:t>FOGRA51-</w:t>
            </w:r>
            <w:r>
              <w:rPr>
                <w:spacing w:val="-5"/>
                <w:sz w:val="16"/>
              </w:rPr>
              <w:t>CMY</w:t>
            </w:r>
          </w:p>
        </w:tc>
        <w:tc>
          <w:tcPr>
            <w:tcW w:w="681" w:type="dxa"/>
          </w:tcPr>
          <w:p w14:paraId="71561BD5" w14:textId="77777777" w:rsidR="00EA1924" w:rsidRDefault="00000000">
            <w:pPr>
              <w:pStyle w:val="TableParagraph"/>
              <w:ind w:left="59"/>
              <w:jc w:val="left"/>
              <w:rPr>
                <w:sz w:val="16"/>
              </w:rPr>
            </w:pPr>
            <w:r>
              <w:rPr>
                <w:spacing w:val="-2"/>
                <w:sz w:val="16"/>
              </w:rPr>
              <w:t>0.369</w:t>
            </w:r>
          </w:p>
        </w:tc>
        <w:tc>
          <w:tcPr>
            <w:tcW w:w="887" w:type="dxa"/>
          </w:tcPr>
          <w:p w14:paraId="0F76A155" w14:textId="77777777" w:rsidR="00EA1924" w:rsidRDefault="00000000">
            <w:pPr>
              <w:pStyle w:val="TableParagraph"/>
              <w:ind w:left="1" w:right="3"/>
              <w:rPr>
                <w:sz w:val="16"/>
              </w:rPr>
            </w:pPr>
            <w:r>
              <w:rPr>
                <w:spacing w:val="-2"/>
                <w:sz w:val="16"/>
              </w:rPr>
              <w:t>0.432</w:t>
            </w:r>
          </w:p>
        </w:tc>
        <w:tc>
          <w:tcPr>
            <w:tcW w:w="880" w:type="dxa"/>
            <w:gridSpan w:val="2"/>
          </w:tcPr>
          <w:p w14:paraId="55180388" w14:textId="77777777" w:rsidR="00EA1924" w:rsidRDefault="00000000">
            <w:pPr>
              <w:pStyle w:val="TableParagraph"/>
              <w:ind w:left="258"/>
              <w:jc w:val="left"/>
              <w:rPr>
                <w:sz w:val="16"/>
              </w:rPr>
            </w:pPr>
            <w:r>
              <w:rPr>
                <w:spacing w:val="-2"/>
                <w:sz w:val="16"/>
              </w:rPr>
              <w:t>0.125</w:t>
            </w:r>
          </w:p>
        </w:tc>
        <w:tc>
          <w:tcPr>
            <w:tcW w:w="887" w:type="dxa"/>
          </w:tcPr>
          <w:p w14:paraId="154C6774" w14:textId="77777777" w:rsidR="00EA1924" w:rsidRDefault="00000000">
            <w:pPr>
              <w:pStyle w:val="TableParagraph"/>
              <w:ind w:right="3"/>
              <w:rPr>
                <w:sz w:val="16"/>
              </w:rPr>
            </w:pPr>
            <w:r>
              <w:rPr>
                <w:spacing w:val="-2"/>
                <w:sz w:val="16"/>
              </w:rPr>
              <w:t>0.156</w:t>
            </w:r>
          </w:p>
        </w:tc>
        <w:tc>
          <w:tcPr>
            <w:tcW w:w="843" w:type="dxa"/>
            <w:gridSpan w:val="2"/>
          </w:tcPr>
          <w:p w14:paraId="2F2987F6" w14:textId="77777777" w:rsidR="00EA1924" w:rsidRDefault="00000000">
            <w:pPr>
              <w:pStyle w:val="TableParagraph"/>
              <w:ind w:left="257"/>
              <w:jc w:val="left"/>
              <w:rPr>
                <w:sz w:val="16"/>
              </w:rPr>
            </w:pPr>
            <w:r>
              <w:rPr>
                <w:spacing w:val="-2"/>
                <w:sz w:val="16"/>
              </w:rPr>
              <w:t>0.057</w:t>
            </w:r>
          </w:p>
        </w:tc>
        <w:tc>
          <w:tcPr>
            <w:tcW w:w="657" w:type="dxa"/>
          </w:tcPr>
          <w:p w14:paraId="6751B265" w14:textId="77777777" w:rsidR="00EA1924" w:rsidRDefault="00000000">
            <w:pPr>
              <w:pStyle w:val="TableParagraph"/>
              <w:ind w:left="151"/>
              <w:rPr>
                <w:b/>
                <w:sz w:val="16"/>
              </w:rPr>
            </w:pPr>
            <w:r>
              <w:rPr>
                <w:b/>
                <w:spacing w:val="-2"/>
                <w:sz w:val="16"/>
              </w:rPr>
              <w:t>0.053</w:t>
            </w:r>
          </w:p>
        </w:tc>
        <w:tc>
          <w:tcPr>
            <w:tcW w:w="99" w:type="dxa"/>
          </w:tcPr>
          <w:p w14:paraId="4435B837" w14:textId="77777777" w:rsidR="00EA1924" w:rsidRDefault="00EA1924">
            <w:pPr>
              <w:pStyle w:val="TableParagraph"/>
              <w:spacing w:line="240" w:lineRule="auto"/>
              <w:jc w:val="left"/>
              <w:rPr>
                <w:rFonts w:ascii="Times New Roman"/>
                <w:sz w:val="12"/>
              </w:rPr>
            </w:pPr>
          </w:p>
        </w:tc>
      </w:tr>
      <w:tr w:rsidR="00EA1924" w14:paraId="7FCDBE37" w14:textId="77777777">
        <w:trPr>
          <w:trHeight w:val="189"/>
        </w:trPr>
        <w:tc>
          <w:tcPr>
            <w:tcW w:w="1484" w:type="dxa"/>
          </w:tcPr>
          <w:p w14:paraId="104853DB" w14:textId="77777777" w:rsidR="00EA1924" w:rsidRDefault="00000000">
            <w:pPr>
              <w:pStyle w:val="TableParagraph"/>
              <w:jc w:val="left"/>
              <w:rPr>
                <w:sz w:val="16"/>
              </w:rPr>
            </w:pPr>
            <w:r>
              <w:rPr>
                <w:spacing w:val="-2"/>
                <w:sz w:val="16"/>
              </w:rPr>
              <w:t>PC10-</w:t>
            </w:r>
            <w:r>
              <w:rPr>
                <w:spacing w:val="-4"/>
                <w:sz w:val="16"/>
              </w:rPr>
              <w:t>CMYK</w:t>
            </w:r>
          </w:p>
        </w:tc>
        <w:tc>
          <w:tcPr>
            <w:tcW w:w="681" w:type="dxa"/>
          </w:tcPr>
          <w:p w14:paraId="41C5AC1C" w14:textId="77777777" w:rsidR="00EA1924" w:rsidRDefault="00000000">
            <w:pPr>
              <w:pStyle w:val="TableParagraph"/>
              <w:ind w:left="59"/>
              <w:jc w:val="left"/>
              <w:rPr>
                <w:sz w:val="16"/>
              </w:rPr>
            </w:pPr>
            <w:r>
              <w:rPr>
                <w:spacing w:val="-2"/>
                <w:sz w:val="16"/>
              </w:rPr>
              <w:t>0.942</w:t>
            </w:r>
          </w:p>
        </w:tc>
        <w:tc>
          <w:tcPr>
            <w:tcW w:w="887" w:type="dxa"/>
          </w:tcPr>
          <w:p w14:paraId="576886D0" w14:textId="77777777" w:rsidR="00EA1924" w:rsidRDefault="00000000">
            <w:pPr>
              <w:pStyle w:val="TableParagraph"/>
              <w:ind w:left="1" w:right="3"/>
              <w:rPr>
                <w:sz w:val="16"/>
              </w:rPr>
            </w:pPr>
            <w:r>
              <w:rPr>
                <w:spacing w:val="-2"/>
                <w:sz w:val="16"/>
              </w:rPr>
              <w:t>0.219</w:t>
            </w:r>
          </w:p>
        </w:tc>
        <w:tc>
          <w:tcPr>
            <w:tcW w:w="880" w:type="dxa"/>
            <w:gridSpan w:val="2"/>
          </w:tcPr>
          <w:p w14:paraId="6008AED4" w14:textId="77777777" w:rsidR="00EA1924" w:rsidRDefault="00000000">
            <w:pPr>
              <w:pStyle w:val="TableParagraph"/>
              <w:ind w:left="258"/>
              <w:jc w:val="left"/>
              <w:rPr>
                <w:sz w:val="16"/>
              </w:rPr>
            </w:pPr>
            <w:r>
              <w:rPr>
                <w:spacing w:val="-2"/>
                <w:sz w:val="16"/>
              </w:rPr>
              <w:t>0.246</w:t>
            </w:r>
          </w:p>
        </w:tc>
        <w:tc>
          <w:tcPr>
            <w:tcW w:w="887" w:type="dxa"/>
          </w:tcPr>
          <w:p w14:paraId="4827EFFA" w14:textId="77777777" w:rsidR="00EA1924" w:rsidRDefault="00000000">
            <w:pPr>
              <w:pStyle w:val="TableParagraph"/>
              <w:ind w:right="3"/>
              <w:rPr>
                <w:sz w:val="16"/>
              </w:rPr>
            </w:pPr>
            <w:r>
              <w:rPr>
                <w:spacing w:val="-2"/>
                <w:sz w:val="16"/>
              </w:rPr>
              <w:t>0.112</w:t>
            </w:r>
          </w:p>
        </w:tc>
        <w:tc>
          <w:tcPr>
            <w:tcW w:w="843" w:type="dxa"/>
            <w:gridSpan w:val="2"/>
          </w:tcPr>
          <w:p w14:paraId="3F2E386A" w14:textId="77777777" w:rsidR="00EA1924" w:rsidRDefault="00000000">
            <w:pPr>
              <w:pStyle w:val="TableParagraph"/>
              <w:ind w:left="257"/>
              <w:jc w:val="left"/>
              <w:rPr>
                <w:sz w:val="16"/>
              </w:rPr>
            </w:pPr>
            <w:r>
              <w:rPr>
                <w:spacing w:val="-2"/>
                <w:sz w:val="16"/>
              </w:rPr>
              <w:t>0.056</w:t>
            </w:r>
          </w:p>
        </w:tc>
        <w:tc>
          <w:tcPr>
            <w:tcW w:w="657" w:type="dxa"/>
          </w:tcPr>
          <w:p w14:paraId="6B37183E" w14:textId="77777777" w:rsidR="00EA1924" w:rsidRDefault="00000000">
            <w:pPr>
              <w:pStyle w:val="TableParagraph"/>
              <w:ind w:left="151"/>
              <w:rPr>
                <w:b/>
                <w:sz w:val="16"/>
              </w:rPr>
            </w:pPr>
            <w:r>
              <w:rPr>
                <w:b/>
                <w:spacing w:val="-2"/>
                <w:sz w:val="16"/>
              </w:rPr>
              <w:t>0.050</w:t>
            </w:r>
          </w:p>
        </w:tc>
        <w:tc>
          <w:tcPr>
            <w:tcW w:w="99" w:type="dxa"/>
          </w:tcPr>
          <w:p w14:paraId="3BA9E548" w14:textId="77777777" w:rsidR="00EA1924" w:rsidRDefault="00EA1924">
            <w:pPr>
              <w:pStyle w:val="TableParagraph"/>
              <w:spacing w:line="240" w:lineRule="auto"/>
              <w:jc w:val="left"/>
              <w:rPr>
                <w:rFonts w:ascii="Times New Roman"/>
                <w:sz w:val="12"/>
              </w:rPr>
            </w:pPr>
          </w:p>
        </w:tc>
      </w:tr>
      <w:tr w:rsidR="00EA1924" w14:paraId="7A684681" w14:textId="77777777">
        <w:trPr>
          <w:trHeight w:val="189"/>
        </w:trPr>
        <w:tc>
          <w:tcPr>
            <w:tcW w:w="1484" w:type="dxa"/>
          </w:tcPr>
          <w:p w14:paraId="130733A0" w14:textId="77777777" w:rsidR="00EA1924" w:rsidRDefault="00000000">
            <w:pPr>
              <w:pStyle w:val="TableParagraph"/>
              <w:jc w:val="left"/>
              <w:rPr>
                <w:sz w:val="16"/>
              </w:rPr>
            </w:pPr>
            <w:r>
              <w:rPr>
                <w:spacing w:val="-2"/>
                <w:sz w:val="16"/>
              </w:rPr>
              <w:t>PC11-</w:t>
            </w:r>
            <w:r>
              <w:rPr>
                <w:spacing w:val="-4"/>
                <w:sz w:val="16"/>
              </w:rPr>
              <w:t>CMYK</w:t>
            </w:r>
          </w:p>
        </w:tc>
        <w:tc>
          <w:tcPr>
            <w:tcW w:w="681" w:type="dxa"/>
          </w:tcPr>
          <w:p w14:paraId="16544D7B" w14:textId="77777777" w:rsidR="00EA1924" w:rsidRDefault="00000000">
            <w:pPr>
              <w:pStyle w:val="TableParagraph"/>
              <w:ind w:left="59"/>
              <w:jc w:val="left"/>
              <w:rPr>
                <w:sz w:val="16"/>
              </w:rPr>
            </w:pPr>
            <w:r>
              <w:rPr>
                <w:spacing w:val="-2"/>
                <w:sz w:val="16"/>
              </w:rPr>
              <w:t>0.869</w:t>
            </w:r>
          </w:p>
        </w:tc>
        <w:tc>
          <w:tcPr>
            <w:tcW w:w="887" w:type="dxa"/>
          </w:tcPr>
          <w:p w14:paraId="3B2D1EAE" w14:textId="77777777" w:rsidR="00EA1924" w:rsidRDefault="00000000">
            <w:pPr>
              <w:pStyle w:val="TableParagraph"/>
              <w:ind w:left="1" w:right="3"/>
              <w:rPr>
                <w:sz w:val="16"/>
              </w:rPr>
            </w:pPr>
            <w:r>
              <w:rPr>
                <w:spacing w:val="-2"/>
                <w:sz w:val="16"/>
              </w:rPr>
              <w:t>0.216</w:t>
            </w:r>
          </w:p>
        </w:tc>
        <w:tc>
          <w:tcPr>
            <w:tcW w:w="880" w:type="dxa"/>
            <w:gridSpan w:val="2"/>
          </w:tcPr>
          <w:p w14:paraId="4CFEDF7D" w14:textId="77777777" w:rsidR="00EA1924" w:rsidRDefault="00000000">
            <w:pPr>
              <w:pStyle w:val="TableParagraph"/>
              <w:ind w:left="258"/>
              <w:jc w:val="left"/>
              <w:rPr>
                <w:sz w:val="16"/>
              </w:rPr>
            </w:pPr>
            <w:r>
              <w:rPr>
                <w:spacing w:val="-2"/>
                <w:sz w:val="16"/>
              </w:rPr>
              <w:t>0.227</w:t>
            </w:r>
          </w:p>
        </w:tc>
        <w:tc>
          <w:tcPr>
            <w:tcW w:w="887" w:type="dxa"/>
          </w:tcPr>
          <w:p w14:paraId="68D095ED" w14:textId="77777777" w:rsidR="00EA1924" w:rsidRDefault="00000000">
            <w:pPr>
              <w:pStyle w:val="TableParagraph"/>
              <w:ind w:right="3"/>
              <w:rPr>
                <w:sz w:val="16"/>
              </w:rPr>
            </w:pPr>
            <w:r>
              <w:rPr>
                <w:spacing w:val="-2"/>
                <w:sz w:val="16"/>
              </w:rPr>
              <w:t>0.112</w:t>
            </w:r>
          </w:p>
        </w:tc>
        <w:tc>
          <w:tcPr>
            <w:tcW w:w="843" w:type="dxa"/>
            <w:gridSpan w:val="2"/>
          </w:tcPr>
          <w:p w14:paraId="251484EF" w14:textId="77777777" w:rsidR="00EA1924" w:rsidRDefault="00000000">
            <w:pPr>
              <w:pStyle w:val="TableParagraph"/>
              <w:ind w:left="257"/>
              <w:jc w:val="left"/>
              <w:rPr>
                <w:sz w:val="16"/>
              </w:rPr>
            </w:pPr>
            <w:r>
              <w:rPr>
                <w:spacing w:val="-2"/>
                <w:sz w:val="16"/>
              </w:rPr>
              <w:t>0.057</w:t>
            </w:r>
          </w:p>
        </w:tc>
        <w:tc>
          <w:tcPr>
            <w:tcW w:w="657" w:type="dxa"/>
          </w:tcPr>
          <w:p w14:paraId="1F3C8484" w14:textId="77777777" w:rsidR="00EA1924" w:rsidRDefault="00000000">
            <w:pPr>
              <w:pStyle w:val="TableParagraph"/>
              <w:ind w:left="151"/>
              <w:rPr>
                <w:b/>
                <w:sz w:val="16"/>
              </w:rPr>
            </w:pPr>
            <w:r>
              <w:rPr>
                <w:b/>
                <w:spacing w:val="-2"/>
                <w:sz w:val="16"/>
              </w:rPr>
              <w:t>0.052</w:t>
            </w:r>
          </w:p>
        </w:tc>
        <w:tc>
          <w:tcPr>
            <w:tcW w:w="99" w:type="dxa"/>
          </w:tcPr>
          <w:p w14:paraId="6FB47E90" w14:textId="77777777" w:rsidR="00EA1924" w:rsidRDefault="00EA1924">
            <w:pPr>
              <w:pStyle w:val="TableParagraph"/>
              <w:spacing w:line="240" w:lineRule="auto"/>
              <w:jc w:val="left"/>
              <w:rPr>
                <w:rFonts w:ascii="Times New Roman"/>
                <w:sz w:val="12"/>
              </w:rPr>
            </w:pPr>
          </w:p>
        </w:tc>
      </w:tr>
      <w:tr w:rsidR="00EA1924" w14:paraId="36BF4D8D" w14:textId="77777777">
        <w:trPr>
          <w:trHeight w:val="189"/>
        </w:trPr>
        <w:tc>
          <w:tcPr>
            <w:tcW w:w="1484" w:type="dxa"/>
          </w:tcPr>
          <w:p w14:paraId="0D65CE29" w14:textId="77777777" w:rsidR="00EA1924" w:rsidRDefault="00000000">
            <w:pPr>
              <w:pStyle w:val="TableParagraph"/>
              <w:jc w:val="left"/>
              <w:rPr>
                <w:sz w:val="16"/>
              </w:rPr>
            </w:pPr>
            <w:r>
              <w:rPr>
                <w:spacing w:val="-2"/>
                <w:sz w:val="16"/>
              </w:rPr>
              <w:t>FOGRA51-</w:t>
            </w:r>
            <w:r>
              <w:rPr>
                <w:spacing w:val="-4"/>
                <w:sz w:val="16"/>
              </w:rPr>
              <w:t>CMYK</w:t>
            </w:r>
          </w:p>
        </w:tc>
        <w:tc>
          <w:tcPr>
            <w:tcW w:w="681" w:type="dxa"/>
          </w:tcPr>
          <w:p w14:paraId="15A2A1C9" w14:textId="77777777" w:rsidR="00EA1924" w:rsidRDefault="00000000">
            <w:pPr>
              <w:pStyle w:val="TableParagraph"/>
              <w:ind w:left="59"/>
              <w:jc w:val="left"/>
              <w:rPr>
                <w:sz w:val="16"/>
              </w:rPr>
            </w:pPr>
            <w:r>
              <w:rPr>
                <w:spacing w:val="-2"/>
                <w:sz w:val="16"/>
              </w:rPr>
              <w:t>0.816</w:t>
            </w:r>
          </w:p>
        </w:tc>
        <w:tc>
          <w:tcPr>
            <w:tcW w:w="887" w:type="dxa"/>
          </w:tcPr>
          <w:p w14:paraId="1B2559EA" w14:textId="77777777" w:rsidR="00EA1924" w:rsidRDefault="00000000">
            <w:pPr>
              <w:pStyle w:val="TableParagraph"/>
              <w:ind w:left="1" w:right="3"/>
              <w:rPr>
                <w:sz w:val="16"/>
              </w:rPr>
            </w:pPr>
            <w:r>
              <w:rPr>
                <w:spacing w:val="-2"/>
                <w:sz w:val="16"/>
              </w:rPr>
              <w:t>0.437</w:t>
            </w:r>
          </w:p>
        </w:tc>
        <w:tc>
          <w:tcPr>
            <w:tcW w:w="880" w:type="dxa"/>
            <w:gridSpan w:val="2"/>
          </w:tcPr>
          <w:p w14:paraId="02F71AD6" w14:textId="77777777" w:rsidR="00EA1924" w:rsidRDefault="00000000">
            <w:pPr>
              <w:pStyle w:val="TableParagraph"/>
              <w:ind w:left="258"/>
              <w:jc w:val="left"/>
              <w:rPr>
                <w:sz w:val="16"/>
              </w:rPr>
            </w:pPr>
            <w:r>
              <w:rPr>
                <w:spacing w:val="-2"/>
                <w:sz w:val="16"/>
              </w:rPr>
              <w:t>0.213</w:t>
            </w:r>
          </w:p>
        </w:tc>
        <w:tc>
          <w:tcPr>
            <w:tcW w:w="887" w:type="dxa"/>
          </w:tcPr>
          <w:p w14:paraId="5CCD3964" w14:textId="77777777" w:rsidR="00EA1924" w:rsidRDefault="00000000">
            <w:pPr>
              <w:pStyle w:val="TableParagraph"/>
              <w:ind w:right="3"/>
              <w:rPr>
                <w:sz w:val="16"/>
              </w:rPr>
            </w:pPr>
            <w:r>
              <w:rPr>
                <w:spacing w:val="-2"/>
                <w:sz w:val="16"/>
              </w:rPr>
              <w:t>0.167</w:t>
            </w:r>
          </w:p>
        </w:tc>
        <w:tc>
          <w:tcPr>
            <w:tcW w:w="843" w:type="dxa"/>
            <w:gridSpan w:val="2"/>
          </w:tcPr>
          <w:p w14:paraId="481F8D44" w14:textId="77777777" w:rsidR="00EA1924" w:rsidRDefault="00000000">
            <w:pPr>
              <w:pStyle w:val="TableParagraph"/>
              <w:ind w:left="257"/>
              <w:jc w:val="left"/>
              <w:rPr>
                <w:b/>
                <w:sz w:val="16"/>
              </w:rPr>
            </w:pPr>
            <w:r>
              <w:rPr>
                <w:b/>
                <w:spacing w:val="-2"/>
                <w:sz w:val="16"/>
              </w:rPr>
              <w:t>0.069</w:t>
            </w:r>
          </w:p>
        </w:tc>
        <w:tc>
          <w:tcPr>
            <w:tcW w:w="657" w:type="dxa"/>
          </w:tcPr>
          <w:p w14:paraId="7D7B55AC" w14:textId="77777777" w:rsidR="00EA1924" w:rsidRDefault="00000000">
            <w:pPr>
              <w:pStyle w:val="TableParagraph"/>
              <w:ind w:left="151"/>
              <w:rPr>
                <w:sz w:val="16"/>
              </w:rPr>
            </w:pPr>
            <w:r>
              <w:rPr>
                <w:spacing w:val="-2"/>
                <w:sz w:val="16"/>
              </w:rPr>
              <w:t>0.070</w:t>
            </w:r>
          </w:p>
        </w:tc>
        <w:tc>
          <w:tcPr>
            <w:tcW w:w="99" w:type="dxa"/>
          </w:tcPr>
          <w:p w14:paraId="7F929DDE" w14:textId="77777777" w:rsidR="00EA1924" w:rsidRDefault="00EA1924">
            <w:pPr>
              <w:pStyle w:val="TableParagraph"/>
              <w:spacing w:line="240" w:lineRule="auto"/>
              <w:jc w:val="left"/>
              <w:rPr>
                <w:rFonts w:ascii="Times New Roman"/>
                <w:sz w:val="12"/>
              </w:rPr>
            </w:pPr>
          </w:p>
        </w:tc>
      </w:tr>
      <w:tr w:rsidR="00EA1924" w14:paraId="4E8F5BE3" w14:textId="77777777">
        <w:trPr>
          <w:trHeight w:val="189"/>
        </w:trPr>
        <w:tc>
          <w:tcPr>
            <w:tcW w:w="1484" w:type="dxa"/>
          </w:tcPr>
          <w:p w14:paraId="640EF675" w14:textId="77777777" w:rsidR="00EA1924" w:rsidRDefault="00000000">
            <w:pPr>
              <w:pStyle w:val="TableParagraph"/>
              <w:jc w:val="left"/>
              <w:rPr>
                <w:sz w:val="16"/>
              </w:rPr>
            </w:pPr>
            <w:r>
              <w:rPr>
                <w:spacing w:val="-2"/>
                <w:sz w:val="16"/>
              </w:rPr>
              <w:t>KCMYG-</w:t>
            </w:r>
            <w:r>
              <w:rPr>
                <w:spacing w:val="-10"/>
                <w:sz w:val="16"/>
              </w:rPr>
              <w:t>5</w:t>
            </w:r>
          </w:p>
        </w:tc>
        <w:tc>
          <w:tcPr>
            <w:tcW w:w="681" w:type="dxa"/>
          </w:tcPr>
          <w:p w14:paraId="2D11D759" w14:textId="77777777" w:rsidR="00EA1924" w:rsidRDefault="00000000">
            <w:pPr>
              <w:pStyle w:val="TableParagraph"/>
              <w:ind w:left="59"/>
              <w:jc w:val="left"/>
              <w:rPr>
                <w:sz w:val="16"/>
              </w:rPr>
            </w:pPr>
            <w:r>
              <w:rPr>
                <w:spacing w:val="-2"/>
                <w:sz w:val="16"/>
              </w:rPr>
              <w:t>1.457</w:t>
            </w:r>
          </w:p>
        </w:tc>
        <w:tc>
          <w:tcPr>
            <w:tcW w:w="887" w:type="dxa"/>
          </w:tcPr>
          <w:p w14:paraId="207F39F1" w14:textId="77777777" w:rsidR="00EA1924" w:rsidRDefault="00000000">
            <w:pPr>
              <w:pStyle w:val="TableParagraph"/>
              <w:ind w:left="1" w:right="3"/>
              <w:rPr>
                <w:sz w:val="16"/>
              </w:rPr>
            </w:pPr>
            <w:r>
              <w:rPr>
                <w:spacing w:val="-2"/>
                <w:sz w:val="16"/>
              </w:rPr>
              <w:t>1.024</w:t>
            </w:r>
          </w:p>
        </w:tc>
        <w:tc>
          <w:tcPr>
            <w:tcW w:w="880" w:type="dxa"/>
            <w:gridSpan w:val="2"/>
          </w:tcPr>
          <w:p w14:paraId="4BDE8667" w14:textId="77777777" w:rsidR="00EA1924" w:rsidRDefault="00000000">
            <w:pPr>
              <w:pStyle w:val="TableParagraph"/>
              <w:ind w:left="258"/>
              <w:jc w:val="left"/>
              <w:rPr>
                <w:sz w:val="16"/>
              </w:rPr>
            </w:pPr>
            <w:r>
              <w:rPr>
                <w:spacing w:val="-2"/>
                <w:sz w:val="16"/>
              </w:rPr>
              <w:t>1.057</w:t>
            </w:r>
          </w:p>
        </w:tc>
        <w:tc>
          <w:tcPr>
            <w:tcW w:w="887" w:type="dxa"/>
          </w:tcPr>
          <w:p w14:paraId="32D6EB92" w14:textId="77777777" w:rsidR="00EA1924" w:rsidRDefault="00000000">
            <w:pPr>
              <w:pStyle w:val="TableParagraph"/>
              <w:ind w:right="3"/>
              <w:rPr>
                <w:sz w:val="16"/>
              </w:rPr>
            </w:pPr>
            <w:r>
              <w:rPr>
                <w:spacing w:val="-2"/>
                <w:sz w:val="16"/>
              </w:rPr>
              <w:t>0.853</w:t>
            </w:r>
          </w:p>
        </w:tc>
        <w:tc>
          <w:tcPr>
            <w:tcW w:w="843" w:type="dxa"/>
            <w:gridSpan w:val="2"/>
          </w:tcPr>
          <w:p w14:paraId="7A1804D2" w14:textId="77777777" w:rsidR="00EA1924" w:rsidRDefault="00000000">
            <w:pPr>
              <w:pStyle w:val="TableParagraph"/>
              <w:ind w:left="257"/>
              <w:jc w:val="left"/>
              <w:rPr>
                <w:sz w:val="16"/>
              </w:rPr>
            </w:pPr>
            <w:r>
              <w:rPr>
                <w:spacing w:val="-2"/>
                <w:sz w:val="16"/>
              </w:rPr>
              <w:t>0.867</w:t>
            </w:r>
          </w:p>
        </w:tc>
        <w:tc>
          <w:tcPr>
            <w:tcW w:w="657" w:type="dxa"/>
          </w:tcPr>
          <w:p w14:paraId="067DE2C1" w14:textId="77777777" w:rsidR="00EA1924" w:rsidRDefault="00000000">
            <w:pPr>
              <w:pStyle w:val="TableParagraph"/>
              <w:ind w:left="151"/>
              <w:rPr>
                <w:b/>
                <w:sz w:val="16"/>
              </w:rPr>
            </w:pPr>
            <w:r>
              <w:rPr>
                <w:b/>
                <w:spacing w:val="-2"/>
                <w:sz w:val="16"/>
              </w:rPr>
              <w:t>0.764</w:t>
            </w:r>
          </w:p>
        </w:tc>
        <w:tc>
          <w:tcPr>
            <w:tcW w:w="99" w:type="dxa"/>
          </w:tcPr>
          <w:p w14:paraId="2670C056" w14:textId="77777777" w:rsidR="00EA1924" w:rsidRDefault="00EA1924">
            <w:pPr>
              <w:pStyle w:val="TableParagraph"/>
              <w:spacing w:line="240" w:lineRule="auto"/>
              <w:jc w:val="left"/>
              <w:rPr>
                <w:rFonts w:ascii="Times New Roman"/>
                <w:sz w:val="12"/>
              </w:rPr>
            </w:pPr>
          </w:p>
        </w:tc>
      </w:tr>
      <w:tr w:rsidR="00EA1924" w14:paraId="01E889A3" w14:textId="77777777">
        <w:trPr>
          <w:trHeight w:val="189"/>
        </w:trPr>
        <w:tc>
          <w:tcPr>
            <w:tcW w:w="1484" w:type="dxa"/>
          </w:tcPr>
          <w:p w14:paraId="6CC4F997" w14:textId="77777777" w:rsidR="00EA1924" w:rsidRDefault="00000000">
            <w:pPr>
              <w:pStyle w:val="TableParagraph"/>
              <w:jc w:val="left"/>
              <w:rPr>
                <w:sz w:val="16"/>
              </w:rPr>
            </w:pPr>
            <w:r>
              <w:rPr>
                <w:spacing w:val="-4"/>
                <w:sz w:val="16"/>
              </w:rPr>
              <w:t>CMYKOGV-</w:t>
            </w:r>
            <w:r>
              <w:rPr>
                <w:spacing w:val="-10"/>
                <w:sz w:val="16"/>
              </w:rPr>
              <w:t>7</w:t>
            </w:r>
          </w:p>
        </w:tc>
        <w:tc>
          <w:tcPr>
            <w:tcW w:w="681" w:type="dxa"/>
          </w:tcPr>
          <w:p w14:paraId="5BA805CC" w14:textId="77777777" w:rsidR="00EA1924" w:rsidRDefault="00000000">
            <w:pPr>
              <w:pStyle w:val="TableParagraph"/>
              <w:ind w:left="59"/>
              <w:jc w:val="left"/>
              <w:rPr>
                <w:sz w:val="16"/>
              </w:rPr>
            </w:pPr>
            <w:r>
              <w:rPr>
                <w:spacing w:val="-2"/>
                <w:sz w:val="16"/>
              </w:rPr>
              <w:t>5.386</w:t>
            </w:r>
          </w:p>
        </w:tc>
        <w:tc>
          <w:tcPr>
            <w:tcW w:w="887" w:type="dxa"/>
          </w:tcPr>
          <w:p w14:paraId="57F34B55" w14:textId="77777777" w:rsidR="00EA1924" w:rsidRDefault="00000000">
            <w:pPr>
              <w:pStyle w:val="TableParagraph"/>
              <w:ind w:left="1" w:right="3"/>
              <w:rPr>
                <w:sz w:val="16"/>
              </w:rPr>
            </w:pPr>
            <w:r>
              <w:rPr>
                <w:spacing w:val="-2"/>
                <w:sz w:val="16"/>
              </w:rPr>
              <w:t>0.830</w:t>
            </w:r>
          </w:p>
        </w:tc>
        <w:tc>
          <w:tcPr>
            <w:tcW w:w="880" w:type="dxa"/>
            <w:gridSpan w:val="2"/>
          </w:tcPr>
          <w:p w14:paraId="2B9DEF1F" w14:textId="77777777" w:rsidR="00EA1924" w:rsidRDefault="00000000">
            <w:pPr>
              <w:pStyle w:val="TableParagraph"/>
              <w:ind w:left="258"/>
              <w:jc w:val="left"/>
              <w:rPr>
                <w:sz w:val="16"/>
              </w:rPr>
            </w:pPr>
            <w:r>
              <w:rPr>
                <w:spacing w:val="-2"/>
                <w:sz w:val="16"/>
              </w:rPr>
              <w:t>2.080</w:t>
            </w:r>
          </w:p>
        </w:tc>
        <w:tc>
          <w:tcPr>
            <w:tcW w:w="887" w:type="dxa"/>
          </w:tcPr>
          <w:p w14:paraId="64EB39AC" w14:textId="77777777" w:rsidR="00EA1924" w:rsidRDefault="00000000">
            <w:pPr>
              <w:pStyle w:val="TableParagraph"/>
              <w:ind w:right="3"/>
              <w:rPr>
                <w:sz w:val="16"/>
              </w:rPr>
            </w:pPr>
            <w:r>
              <w:rPr>
                <w:spacing w:val="-2"/>
                <w:sz w:val="16"/>
              </w:rPr>
              <w:t>0.272</w:t>
            </w:r>
          </w:p>
        </w:tc>
        <w:tc>
          <w:tcPr>
            <w:tcW w:w="843" w:type="dxa"/>
            <w:gridSpan w:val="2"/>
          </w:tcPr>
          <w:p w14:paraId="2F106B47" w14:textId="77777777" w:rsidR="00EA1924" w:rsidRDefault="00000000">
            <w:pPr>
              <w:pStyle w:val="TableParagraph"/>
              <w:ind w:left="257"/>
              <w:jc w:val="left"/>
              <w:rPr>
                <w:sz w:val="16"/>
              </w:rPr>
            </w:pPr>
            <w:r>
              <w:rPr>
                <w:spacing w:val="-2"/>
                <w:sz w:val="16"/>
              </w:rPr>
              <w:t>0.249</w:t>
            </w:r>
          </w:p>
        </w:tc>
        <w:tc>
          <w:tcPr>
            <w:tcW w:w="657" w:type="dxa"/>
          </w:tcPr>
          <w:p w14:paraId="23F05CEF" w14:textId="77777777" w:rsidR="00EA1924" w:rsidRDefault="00000000">
            <w:pPr>
              <w:pStyle w:val="TableParagraph"/>
              <w:ind w:left="151"/>
              <w:rPr>
                <w:b/>
                <w:sz w:val="16"/>
              </w:rPr>
            </w:pPr>
            <w:r>
              <w:rPr>
                <w:b/>
                <w:spacing w:val="-2"/>
                <w:sz w:val="16"/>
              </w:rPr>
              <w:t>0.160</w:t>
            </w:r>
          </w:p>
        </w:tc>
        <w:tc>
          <w:tcPr>
            <w:tcW w:w="99" w:type="dxa"/>
          </w:tcPr>
          <w:p w14:paraId="572A0401" w14:textId="77777777" w:rsidR="00EA1924" w:rsidRDefault="00EA1924">
            <w:pPr>
              <w:pStyle w:val="TableParagraph"/>
              <w:spacing w:line="240" w:lineRule="auto"/>
              <w:jc w:val="left"/>
              <w:rPr>
                <w:rFonts w:ascii="Times New Roman"/>
                <w:sz w:val="12"/>
              </w:rPr>
            </w:pPr>
          </w:p>
        </w:tc>
      </w:tr>
      <w:tr w:rsidR="00EA1924" w14:paraId="044DB167" w14:textId="77777777">
        <w:trPr>
          <w:trHeight w:val="236"/>
        </w:trPr>
        <w:tc>
          <w:tcPr>
            <w:tcW w:w="1484" w:type="dxa"/>
            <w:tcBorders>
              <w:bottom w:val="single" w:sz="4" w:space="0" w:color="000000"/>
            </w:tcBorders>
          </w:tcPr>
          <w:p w14:paraId="50F4DB93" w14:textId="77777777" w:rsidR="00EA1924" w:rsidRDefault="00000000">
            <w:pPr>
              <w:pStyle w:val="TableParagraph"/>
              <w:spacing w:line="191" w:lineRule="exact"/>
              <w:jc w:val="left"/>
              <w:rPr>
                <w:sz w:val="16"/>
              </w:rPr>
            </w:pPr>
            <w:r>
              <w:rPr>
                <w:spacing w:val="-2"/>
                <w:sz w:val="16"/>
              </w:rPr>
              <w:t>CMYKOGB-</w:t>
            </w:r>
            <w:r>
              <w:rPr>
                <w:spacing w:val="-10"/>
                <w:sz w:val="16"/>
              </w:rPr>
              <w:t>7</w:t>
            </w:r>
          </w:p>
        </w:tc>
        <w:tc>
          <w:tcPr>
            <w:tcW w:w="681" w:type="dxa"/>
            <w:tcBorders>
              <w:bottom w:val="single" w:sz="4" w:space="0" w:color="000000"/>
            </w:tcBorders>
          </w:tcPr>
          <w:p w14:paraId="5C987A6F" w14:textId="77777777" w:rsidR="00EA1924" w:rsidRDefault="00000000">
            <w:pPr>
              <w:pStyle w:val="TableParagraph"/>
              <w:spacing w:line="191" w:lineRule="exact"/>
              <w:ind w:left="59"/>
              <w:jc w:val="left"/>
              <w:rPr>
                <w:sz w:val="16"/>
              </w:rPr>
            </w:pPr>
            <w:r>
              <w:rPr>
                <w:spacing w:val="-2"/>
                <w:sz w:val="16"/>
              </w:rPr>
              <w:t>3.332</w:t>
            </w:r>
          </w:p>
        </w:tc>
        <w:tc>
          <w:tcPr>
            <w:tcW w:w="887" w:type="dxa"/>
            <w:tcBorders>
              <w:bottom w:val="single" w:sz="4" w:space="0" w:color="000000"/>
            </w:tcBorders>
          </w:tcPr>
          <w:p w14:paraId="609DD19C" w14:textId="77777777" w:rsidR="00EA1924" w:rsidRDefault="00000000">
            <w:pPr>
              <w:pStyle w:val="TableParagraph"/>
              <w:spacing w:line="191" w:lineRule="exact"/>
              <w:ind w:left="1" w:right="3"/>
              <w:rPr>
                <w:sz w:val="16"/>
              </w:rPr>
            </w:pPr>
            <w:r>
              <w:rPr>
                <w:spacing w:val="-2"/>
                <w:sz w:val="16"/>
              </w:rPr>
              <w:t>1.611</w:t>
            </w:r>
          </w:p>
        </w:tc>
        <w:tc>
          <w:tcPr>
            <w:tcW w:w="880" w:type="dxa"/>
            <w:gridSpan w:val="2"/>
            <w:tcBorders>
              <w:bottom w:val="single" w:sz="4" w:space="0" w:color="000000"/>
            </w:tcBorders>
          </w:tcPr>
          <w:p w14:paraId="217F2CFC" w14:textId="77777777" w:rsidR="00EA1924" w:rsidRDefault="00000000">
            <w:pPr>
              <w:pStyle w:val="TableParagraph"/>
              <w:spacing w:line="191" w:lineRule="exact"/>
              <w:ind w:left="258"/>
              <w:jc w:val="left"/>
              <w:rPr>
                <w:sz w:val="16"/>
              </w:rPr>
            </w:pPr>
            <w:r>
              <w:rPr>
                <w:spacing w:val="-2"/>
                <w:sz w:val="16"/>
              </w:rPr>
              <w:t>1.698</w:t>
            </w:r>
          </w:p>
        </w:tc>
        <w:tc>
          <w:tcPr>
            <w:tcW w:w="887" w:type="dxa"/>
            <w:tcBorders>
              <w:bottom w:val="single" w:sz="4" w:space="0" w:color="000000"/>
            </w:tcBorders>
          </w:tcPr>
          <w:p w14:paraId="26ED74D3" w14:textId="77777777" w:rsidR="00EA1924" w:rsidRDefault="00000000">
            <w:pPr>
              <w:pStyle w:val="TableParagraph"/>
              <w:spacing w:line="191" w:lineRule="exact"/>
              <w:ind w:right="3"/>
              <w:rPr>
                <w:sz w:val="16"/>
              </w:rPr>
            </w:pPr>
            <w:r>
              <w:rPr>
                <w:spacing w:val="-2"/>
                <w:sz w:val="16"/>
              </w:rPr>
              <w:t>1.132</w:t>
            </w:r>
          </w:p>
        </w:tc>
        <w:tc>
          <w:tcPr>
            <w:tcW w:w="843" w:type="dxa"/>
            <w:gridSpan w:val="2"/>
            <w:tcBorders>
              <w:bottom w:val="single" w:sz="4" w:space="0" w:color="000000"/>
            </w:tcBorders>
          </w:tcPr>
          <w:p w14:paraId="7EA77BBF" w14:textId="77777777" w:rsidR="00EA1924" w:rsidRDefault="00000000">
            <w:pPr>
              <w:pStyle w:val="TableParagraph"/>
              <w:spacing w:line="191" w:lineRule="exact"/>
              <w:ind w:left="257"/>
              <w:jc w:val="left"/>
              <w:rPr>
                <w:sz w:val="16"/>
              </w:rPr>
            </w:pPr>
            <w:r>
              <w:rPr>
                <w:spacing w:val="-2"/>
                <w:sz w:val="16"/>
              </w:rPr>
              <w:t>1.280</w:t>
            </w:r>
          </w:p>
        </w:tc>
        <w:tc>
          <w:tcPr>
            <w:tcW w:w="657" w:type="dxa"/>
            <w:tcBorders>
              <w:bottom w:val="single" w:sz="4" w:space="0" w:color="000000"/>
            </w:tcBorders>
          </w:tcPr>
          <w:p w14:paraId="7A4337F5" w14:textId="77777777" w:rsidR="00EA1924" w:rsidRDefault="00000000">
            <w:pPr>
              <w:pStyle w:val="TableParagraph"/>
              <w:spacing w:line="188" w:lineRule="exact"/>
              <w:ind w:left="151"/>
              <w:rPr>
                <w:b/>
                <w:sz w:val="16"/>
              </w:rPr>
            </w:pPr>
            <w:r>
              <w:rPr>
                <w:b/>
                <w:spacing w:val="-2"/>
                <w:sz w:val="16"/>
              </w:rPr>
              <w:t>0.977</w:t>
            </w:r>
          </w:p>
        </w:tc>
        <w:tc>
          <w:tcPr>
            <w:tcW w:w="99" w:type="dxa"/>
            <w:tcBorders>
              <w:bottom w:val="single" w:sz="4" w:space="0" w:color="000000"/>
            </w:tcBorders>
          </w:tcPr>
          <w:p w14:paraId="7FC6AFA8" w14:textId="77777777" w:rsidR="00EA1924" w:rsidRDefault="00EA1924">
            <w:pPr>
              <w:pStyle w:val="TableParagraph"/>
              <w:spacing w:line="240" w:lineRule="auto"/>
              <w:jc w:val="left"/>
              <w:rPr>
                <w:rFonts w:ascii="Times New Roman"/>
                <w:sz w:val="16"/>
              </w:rPr>
            </w:pPr>
          </w:p>
        </w:tc>
      </w:tr>
      <w:tr w:rsidR="00EA1924" w14:paraId="4C953E84" w14:textId="77777777">
        <w:trPr>
          <w:trHeight w:val="238"/>
        </w:trPr>
        <w:tc>
          <w:tcPr>
            <w:tcW w:w="6319" w:type="dxa"/>
            <w:gridSpan w:val="9"/>
            <w:tcBorders>
              <w:top w:val="single" w:sz="4" w:space="0" w:color="000000"/>
            </w:tcBorders>
          </w:tcPr>
          <w:p w14:paraId="339B6927" w14:textId="77777777" w:rsidR="00EA1924" w:rsidRDefault="00000000">
            <w:pPr>
              <w:pStyle w:val="TableParagraph"/>
              <w:spacing w:before="34" w:line="183" w:lineRule="exact"/>
              <w:jc w:val="left"/>
              <w:rPr>
                <w:sz w:val="16"/>
              </w:rPr>
            </w:pPr>
            <w:r>
              <w:rPr>
                <w:i/>
                <w:sz w:val="16"/>
              </w:rPr>
              <w:t>Maximum</w:t>
            </w:r>
            <w:r>
              <w:rPr>
                <w:i/>
                <w:spacing w:val="-6"/>
                <w:sz w:val="16"/>
              </w:rPr>
              <w:t xml:space="preserve"> </w:t>
            </w:r>
            <w:r>
              <w:rPr>
                <w:rFonts w:ascii="Calibri" w:hAnsi="Calibri"/>
                <w:spacing w:val="-4"/>
                <w:sz w:val="16"/>
              </w:rPr>
              <w:t>∆</w:t>
            </w:r>
            <w:r>
              <w:rPr>
                <w:i/>
                <w:spacing w:val="-4"/>
                <w:sz w:val="16"/>
              </w:rPr>
              <w:t>E</w:t>
            </w:r>
            <w:r>
              <w:rPr>
                <w:spacing w:val="-4"/>
                <w:sz w:val="16"/>
                <w:vertAlign w:val="subscript"/>
              </w:rPr>
              <w:t>00</w:t>
            </w:r>
          </w:p>
        </w:tc>
        <w:tc>
          <w:tcPr>
            <w:tcW w:w="99" w:type="dxa"/>
            <w:tcBorders>
              <w:top w:val="single" w:sz="4" w:space="0" w:color="000000"/>
            </w:tcBorders>
          </w:tcPr>
          <w:p w14:paraId="6C1DC180" w14:textId="77777777" w:rsidR="00EA1924" w:rsidRDefault="00EA1924">
            <w:pPr>
              <w:pStyle w:val="TableParagraph"/>
              <w:spacing w:line="240" w:lineRule="auto"/>
              <w:jc w:val="left"/>
              <w:rPr>
                <w:rFonts w:ascii="Times New Roman"/>
                <w:sz w:val="16"/>
              </w:rPr>
            </w:pPr>
          </w:p>
        </w:tc>
      </w:tr>
      <w:tr w:rsidR="00EA1924" w14:paraId="44F37DB1" w14:textId="77777777">
        <w:trPr>
          <w:trHeight w:val="181"/>
        </w:trPr>
        <w:tc>
          <w:tcPr>
            <w:tcW w:w="1484" w:type="dxa"/>
          </w:tcPr>
          <w:p w14:paraId="148C20E7" w14:textId="77777777" w:rsidR="00EA1924" w:rsidRDefault="00000000">
            <w:pPr>
              <w:pStyle w:val="TableParagraph"/>
              <w:spacing w:line="162" w:lineRule="exact"/>
              <w:jc w:val="left"/>
              <w:rPr>
                <w:sz w:val="16"/>
              </w:rPr>
            </w:pPr>
            <w:r>
              <w:rPr>
                <w:spacing w:val="-2"/>
                <w:sz w:val="16"/>
              </w:rPr>
              <w:t>PC10-</w:t>
            </w:r>
            <w:r>
              <w:rPr>
                <w:spacing w:val="-5"/>
                <w:sz w:val="16"/>
              </w:rPr>
              <w:t>CMY</w:t>
            </w:r>
          </w:p>
        </w:tc>
        <w:tc>
          <w:tcPr>
            <w:tcW w:w="681" w:type="dxa"/>
          </w:tcPr>
          <w:p w14:paraId="5ED6F450" w14:textId="77777777" w:rsidR="00EA1924" w:rsidRDefault="00000000">
            <w:pPr>
              <w:pStyle w:val="TableParagraph"/>
              <w:spacing w:line="162" w:lineRule="exact"/>
              <w:ind w:left="59"/>
              <w:jc w:val="left"/>
              <w:rPr>
                <w:sz w:val="16"/>
              </w:rPr>
            </w:pPr>
            <w:r>
              <w:rPr>
                <w:spacing w:val="-2"/>
                <w:sz w:val="16"/>
              </w:rPr>
              <w:t>6.795</w:t>
            </w:r>
          </w:p>
        </w:tc>
        <w:tc>
          <w:tcPr>
            <w:tcW w:w="887" w:type="dxa"/>
          </w:tcPr>
          <w:p w14:paraId="77679C51" w14:textId="77777777" w:rsidR="00EA1924" w:rsidRDefault="00000000">
            <w:pPr>
              <w:pStyle w:val="TableParagraph"/>
              <w:spacing w:line="162" w:lineRule="exact"/>
              <w:ind w:left="1" w:right="3"/>
              <w:rPr>
                <w:sz w:val="16"/>
              </w:rPr>
            </w:pPr>
            <w:r>
              <w:rPr>
                <w:spacing w:val="-2"/>
                <w:sz w:val="16"/>
              </w:rPr>
              <w:t>2.048</w:t>
            </w:r>
          </w:p>
        </w:tc>
        <w:tc>
          <w:tcPr>
            <w:tcW w:w="880" w:type="dxa"/>
            <w:gridSpan w:val="2"/>
          </w:tcPr>
          <w:p w14:paraId="5CE4C7E9" w14:textId="77777777" w:rsidR="00EA1924" w:rsidRDefault="00000000">
            <w:pPr>
              <w:pStyle w:val="TableParagraph"/>
              <w:spacing w:line="162" w:lineRule="exact"/>
              <w:ind w:left="258"/>
              <w:jc w:val="left"/>
              <w:rPr>
                <w:sz w:val="16"/>
              </w:rPr>
            </w:pPr>
            <w:r>
              <w:rPr>
                <w:spacing w:val="-2"/>
                <w:sz w:val="16"/>
              </w:rPr>
              <w:t>2.331</w:t>
            </w:r>
          </w:p>
        </w:tc>
        <w:tc>
          <w:tcPr>
            <w:tcW w:w="887" w:type="dxa"/>
          </w:tcPr>
          <w:p w14:paraId="4FD6127B" w14:textId="77777777" w:rsidR="00EA1924" w:rsidRDefault="00000000">
            <w:pPr>
              <w:pStyle w:val="TableParagraph"/>
              <w:spacing w:line="162" w:lineRule="exact"/>
              <w:ind w:right="3"/>
              <w:rPr>
                <w:sz w:val="16"/>
              </w:rPr>
            </w:pPr>
            <w:r>
              <w:rPr>
                <w:spacing w:val="-2"/>
                <w:sz w:val="16"/>
              </w:rPr>
              <w:t>2.171</w:t>
            </w:r>
          </w:p>
        </w:tc>
        <w:tc>
          <w:tcPr>
            <w:tcW w:w="843" w:type="dxa"/>
            <w:gridSpan w:val="2"/>
          </w:tcPr>
          <w:p w14:paraId="628FD48B" w14:textId="77777777" w:rsidR="00EA1924" w:rsidRDefault="00000000">
            <w:pPr>
              <w:pStyle w:val="TableParagraph"/>
              <w:spacing w:line="162" w:lineRule="exact"/>
              <w:ind w:left="257"/>
              <w:jc w:val="left"/>
              <w:rPr>
                <w:sz w:val="16"/>
              </w:rPr>
            </w:pPr>
            <w:r>
              <w:rPr>
                <w:spacing w:val="-2"/>
                <w:sz w:val="16"/>
              </w:rPr>
              <w:t>2.274</w:t>
            </w:r>
          </w:p>
        </w:tc>
        <w:tc>
          <w:tcPr>
            <w:tcW w:w="657" w:type="dxa"/>
          </w:tcPr>
          <w:p w14:paraId="42D9CCDC" w14:textId="77777777" w:rsidR="00EA1924" w:rsidRDefault="00000000">
            <w:pPr>
              <w:pStyle w:val="TableParagraph"/>
              <w:spacing w:line="162" w:lineRule="exact"/>
              <w:ind w:left="151"/>
              <w:rPr>
                <w:sz w:val="16"/>
              </w:rPr>
            </w:pPr>
            <w:r>
              <w:rPr>
                <w:spacing w:val="-2"/>
                <w:sz w:val="16"/>
              </w:rPr>
              <w:t>2.270</w:t>
            </w:r>
          </w:p>
        </w:tc>
        <w:tc>
          <w:tcPr>
            <w:tcW w:w="99" w:type="dxa"/>
          </w:tcPr>
          <w:p w14:paraId="3894F122" w14:textId="77777777" w:rsidR="00EA1924" w:rsidRDefault="00EA1924">
            <w:pPr>
              <w:pStyle w:val="TableParagraph"/>
              <w:spacing w:line="240" w:lineRule="auto"/>
              <w:jc w:val="left"/>
              <w:rPr>
                <w:rFonts w:ascii="Times New Roman"/>
                <w:sz w:val="12"/>
              </w:rPr>
            </w:pPr>
          </w:p>
        </w:tc>
      </w:tr>
      <w:tr w:rsidR="00EA1924" w14:paraId="6AD02E7F" w14:textId="77777777">
        <w:trPr>
          <w:trHeight w:val="189"/>
        </w:trPr>
        <w:tc>
          <w:tcPr>
            <w:tcW w:w="1484" w:type="dxa"/>
          </w:tcPr>
          <w:p w14:paraId="4C29CF0F" w14:textId="77777777" w:rsidR="00EA1924" w:rsidRDefault="00000000">
            <w:pPr>
              <w:pStyle w:val="TableParagraph"/>
              <w:jc w:val="left"/>
              <w:rPr>
                <w:sz w:val="16"/>
              </w:rPr>
            </w:pPr>
            <w:r>
              <w:rPr>
                <w:spacing w:val="-2"/>
                <w:sz w:val="16"/>
              </w:rPr>
              <w:t>PC11-</w:t>
            </w:r>
            <w:r>
              <w:rPr>
                <w:spacing w:val="-5"/>
                <w:sz w:val="16"/>
              </w:rPr>
              <w:t>CMY</w:t>
            </w:r>
          </w:p>
        </w:tc>
        <w:tc>
          <w:tcPr>
            <w:tcW w:w="681" w:type="dxa"/>
          </w:tcPr>
          <w:p w14:paraId="7AF95188" w14:textId="77777777" w:rsidR="00EA1924" w:rsidRDefault="00000000">
            <w:pPr>
              <w:pStyle w:val="TableParagraph"/>
              <w:ind w:left="59"/>
              <w:jc w:val="left"/>
              <w:rPr>
                <w:sz w:val="16"/>
              </w:rPr>
            </w:pPr>
            <w:r>
              <w:rPr>
                <w:spacing w:val="-2"/>
                <w:sz w:val="16"/>
              </w:rPr>
              <w:t>7.838</w:t>
            </w:r>
          </w:p>
        </w:tc>
        <w:tc>
          <w:tcPr>
            <w:tcW w:w="887" w:type="dxa"/>
          </w:tcPr>
          <w:p w14:paraId="49B9BB80" w14:textId="77777777" w:rsidR="00EA1924" w:rsidRDefault="00000000">
            <w:pPr>
              <w:pStyle w:val="TableParagraph"/>
              <w:ind w:left="1" w:right="3"/>
              <w:rPr>
                <w:sz w:val="16"/>
              </w:rPr>
            </w:pPr>
            <w:r>
              <w:rPr>
                <w:spacing w:val="-2"/>
                <w:sz w:val="16"/>
              </w:rPr>
              <w:t>1.653</w:t>
            </w:r>
          </w:p>
        </w:tc>
        <w:tc>
          <w:tcPr>
            <w:tcW w:w="880" w:type="dxa"/>
            <w:gridSpan w:val="2"/>
          </w:tcPr>
          <w:p w14:paraId="755B0952" w14:textId="77777777" w:rsidR="00EA1924" w:rsidRDefault="00000000">
            <w:pPr>
              <w:pStyle w:val="TableParagraph"/>
              <w:ind w:left="258"/>
              <w:jc w:val="left"/>
              <w:rPr>
                <w:sz w:val="16"/>
              </w:rPr>
            </w:pPr>
            <w:r>
              <w:rPr>
                <w:spacing w:val="-2"/>
                <w:sz w:val="16"/>
              </w:rPr>
              <w:t>1.680</w:t>
            </w:r>
          </w:p>
        </w:tc>
        <w:tc>
          <w:tcPr>
            <w:tcW w:w="887" w:type="dxa"/>
          </w:tcPr>
          <w:p w14:paraId="4081773D" w14:textId="77777777" w:rsidR="00EA1924" w:rsidRDefault="00000000">
            <w:pPr>
              <w:pStyle w:val="TableParagraph"/>
              <w:ind w:right="3"/>
              <w:rPr>
                <w:sz w:val="16"/>
              </w:rPr>
            </w:pPr>
            <w:r>
              <w:rPr>
                <w:spacing w:val="-2"/>
                <w:sz w:val="16"/>
              </w:rPr>
              <w:t>1.789</w:t>
            </w:r>
          </w:p>
        </w:tc>
        <w:tc>
          <w:tcPr>
            <w:tcW w:w="843" w:type="dxa"/>
            <w:gridSpan w:val="2"/>
          </w:tcPr>
          <w:p w14:paraId="41C84117" w14:textId="77777777" w:rsidR="00EA1924" w:rsidRDefault="00000000">
            <w:pPr>
              <w:pStyle w:val="TableParagraph"/>
              <w:ind w:left="257"/>
              <w:jc w:val="left"/>
              <w:rPr>
                <w:sz w:val="16"/>
              </w:rPr>
            </w:pPr>
            <w:r>
              <w:rPr>
                <w:spacing w:val="-2"/>
                <w:sz w:val="16"/>
              </w:rPr>
              <w:t>1.747</w:t>
            </w:r>
          </w:p>
        </w:tc>
        <w:tc>
          <w:tcPr>
            <w:tcW w:w="657" w:type="dxa"/>
          </w:tcPr>
          <w:p w14:paraId="3A75F8B5" w14:textId="77777777" w:rsidR="00EA1924" w:rsidRDefault="00000000">
            <w:pPr>
              <w:pStyle w:val="TableParagraph"/>
              <w:ind w:left="151"/>
              <w:rPr>
                <w:sz w:val="16"/>
              </w:rPr>
            </w:pPr>
            <w:r>
              <w:rPr>
                <w:spacing w:val="-2"/>
                <w:sz w:val="16"/>
              </w:rPr>
              <w:t>1.749</w:t>
            </w:r>
          </w:p>
        </w:tc>
        <w:tc>
          <w:tcPr>
            <w:tcW w:w="99" w:type="dxa"/>
          </w:tcPr>
          <w:p w14:paraId="5AD2FA10" w14:textId="77777777" w:rsidR="00EA1924" w:rsidRDefault="00EA1924">
            <w:pPr>
              <w:pStyle w:val="TableParagraph"/>
              <w:spacing w:line="240" w:lineRule="auto"/>
              <w:jc w:val="left"/>
              <w:rPr>
                <w:rFonts w:ascii="Times New Roman"/>
                <w:sz w:val="12"/>
              </w:rPr>
            </w:pPr>
          </w:p>
        </w:tc>
      </w:tr>
      <w:tr w:rsidR="00EA1924" w14:paraId="473D4B2D" w14:textId="77777777">
        <w:trPr>
          <w:trHeight w:val="189"/>
        </w:trPr>
        <w:tc>
          <w:tcPr>
            <w:tcW w:w="1484" w:type="dxa"/>
          </w:tcPr>
          <w:p w14:paraId="4F94B38C" w14:textId="77777777" w:rsidR="00EA1924" w:rsidRDefault="00000000">
            <w:pPr>
              <w:pStyle w:val="TableParagraph"/>
              <w:jc w:val="left"/>
              <w:rPr>
                <w:sz w:val="16"/>
              </w:rPr>
            </w:pPr>
            <w:r>
              <w:rPr>
                <w:spacing w:val="-2"/>
                <w:sz w:val="16"/>
              </w:rPr>
              <w:t>FOGRA51-</w:t>
            </w:r>
            <w:r>
              <w:rPr>
                <w:spacing w:val="-5"/>
                <w:sz w:val="16"/>
              </w:rPr>
              <w:t>CMY</w:t>
            </w:r>
          </w:p>
        </w:tc>
        <w:tc>
          <w:tcPr>
            <w:tcW w:w="681" w:type="dxa"/>
          </w:tcPr>
          <w:p w14:paraId="16B8F3FA" w14:textId="77777777" w:rsidR="00EA1924" w:rsidRDefault="00000000">
            <w:pPr>
              <w:pStyle w:val="TableParagraph"/>
              <w:ind w:left="59"/>
              <w:jc w:val="left"/>
              <w:rPr>
                <w:sz w:val="16"/>
              </w:rPr>
            </w:pPr>
            <w:r>
              <w:rPr>
                <w:spacing w:val="-2"/>
                <w:sz w:val="16"/>
              </w:rPr>
              <w:t>8.251</w:t>
            </w:r>
          </w:p>
        </w:tc>
        <w:tc>
          <w:tcPr>
            <w:tcW w:w="887" w:type="dxa"/>
          </w:tcPr>
          <w:p w14:paraId="507489CC" w14:textId="77777777" w:rsidR="00EA1924" w:rsidRDefault="00000000">
            <w:pPr>
              <w:pStyle w:val="TableParagraph"/>
              <w:ind w:left="1" w:right="3"/>
              <w:rPr>
                <w:sz w:val="16"/>
              </w:rPr>
            </w:pPr>
            <w:r>
              <w:rPr>
                <w:spacing w:val="-2"/>
                <w:sz w:val="16"/>
              </w:rPr>
              <w:t>1.958</w:t>
            </w:r>
          </w:p>
        </w:tc>
        <w:tc>
          <w:tcPr>
            <w:tcW w:w="880" w:type="dxa"/>
            <w:gridSpan w:val="2"/>
          </w:tcPr>
          <w:p w14:paraId="21D737FE" w14:textId="77777777" w:rsidR="00EA1924" w:rsidRDefault="00000000">
            <w:pPr>
              <w:pStyle w:val="TableParagraph"/>
              <w:ind w:left="258"/>
              <w:jc w:val="left"/>
              <w:rPr>
                <w:sz w:val="16"/>
              </w:rPr>
            </w:pPr>
            <w:r>
              <w:rPr>
                <w:spacing w:val="-2"/>
                <w:sz w:val="16"/>
              </w:rPr>
              <w:t>1.846</w:t>
            </w:r>
          </w:p>
        </w:tc>
        <w:tc>
          <w:tcPr>
            <w:tcW w:w="887" w:type="dxa"/>
          </w:tcPr>
          <w:p w14:paraId="588BDFCB" w14:textId="77777777" w:rsidR="00EA1924" w:rsidRDefault="00000000">
            <w:pPr>
              <w:pStyle w:val="TableParagraph"/>
              <w:ind w:right="3"/>
              <w:rPr>
                <w:sz w:val="16"/>
              </w:rPr>
            </w:pPr>
            <w:r>
              <w:rPr>
                <w:spacing w:val="-2"/>
                <w:sz w:val="16"/>
              </w:rPr>
              <w:t>1.168</w:t>
            </w:r>
          </w:p>
        </w:tc>
        <w:tc>
          <w:tcPr>
            <w:tcW w:w="843" w:type="dxa"/>
            <w:gridSpan w:val="2"/>
          </w:tcPr>
          <w:p w14:paraId="09154465" w14:textId="77777777" w:rsidR="00EA1924" w:rsidRDefault="00000000">
            <w:pPr>
              <w:pStyle w:val="TableParagraph"/>
              <w:ind w:left="257"/>
              <w:jc w:val="left"/>
              <w:rPr>
                <w:sz w:val="16"/>
              </w:rPr>
            </w:pPr>
            <w:r>
              <w:rPr>
                <w:spacing w:val="-2"/>
                <w:sz w:val="16"/>
              </w:rPr>
              <w:t>0.679</w:t>
            </w:r>
          </w:p>
        </w:tc>
        <w:tc>
          <w:tcPr>
            <w:tcW w:w="657" w:type="dxa"/>
          </w:tcPr>
          <w:p w14:paraId="0FED7B69" w14:textId="77777777" w:rsidR="00EA1924" w:rsidRDefault="00000000">
            <w:pPr>
              <w:pStyle w:val="TableParagraph"/>
              <w:ind w:left="151"/>
              <w:rPr>
                <w:sz w:val="16"/>
              </w:rPr>
            </w:pPr>
            <w:r>
              <w:rPr>
                <w:spacing w:val="-2"/>
                <w:sz w:val="16"/>
              </w:rPr>
              <w:t>0.458</w:t>
            </w:r>
          </w:p>
        </w:tc>
        <w:tc>
          <w:tcPr>
            <w:tcW w:w="99" w:type="dxa"/>
          </w:tcPr>
          <w:p w14:paraId="24A41EC6" w14:textId="77777777" w:rsidR="00EA1924" w:rsidRDefault="00EA1924">
            <w:pPr>
              <w:pStyle w:val="TableParagraph"/>
              <w:spacing w:line="240" w:lineRule="auto"/>
              <w:jc w:val="left"/>
              <w:rPr>
                <w:rFonts w:ascii="Times New Roman"/>
                <w:sz w:val="12"/>
              </w:rPr>
            </w:pPr>
          </w:p>
        </w:tc>
      </w:tr>
      <w:tr w:rsidR="00EA1924" w14:paraId="1B39BBF9" w14:textId="77777777">
        <w:trPr>
          <w:trHeight w:val="189"/>
        </w:trPr>
        <w:tc>
          <w:tcPr>
            <w:tcW w:w="1484" w:type="dxa"/>
          </w:tcPr>
          <w:p w14:paraId="1579CE7F" w14:textId="77777777" w:rsidR="00EA1924" w:rsidRDefault="00000000">
            <w:pPr>
              <w:pStyle w:val="TableParagraph"/>
              <w:jc w:val="left"/>
              <w:rPr>
                <w:sz w:val="16"/>
              </w:rPr>
            </w:pPr>
            <w:r>
              <w:rPr>
                <w:spacing w:val="-2"/>
                <w:sz w:val="16"/>
              </w:rPr>
              <w:t>PC10-</w:t>
            </w:r>
            <w:r>
              <w:rPr>
                <w:spacing w:val="-4"/>
                <w:sz w:val="16"/>
              </w:rPr>
              <w:t>CMYK</w:t>
            </w:r>
          </w:p>
        </w:tc>
        <w:tc>
          <w:tcPr>
            <w:tcW w:w="681" w:type="dxa"/>
          </w:tcPr>
          <w:p w14:paraId="7CF3AD1C" w14:textId="77777777" w:rsidR="00EA1924" w:rsidRDefault="00000000">
            <w:pPr>
              <w:pStyle w:val="TableParagraph"/>
              <w:ind w:left="19"/>
              <w:jc w:val="left"/>
              <w:rPr>
                <w:sz w:val="16"/>
              </w:rPr>
            </w:pPr>
            <w:r>
              <w:rPr>
                <w:spacing w:val="-2"/>
                <w:sz w:val="16"/>
              </w:rPr>
              <w:t>33.978</w:t>
            </w:r>
          </w:p>
        </w:tc>
        <w:tc>
          <w:tcPr>
            <w:tcW w:w="887" w:type="dxa"/>
          </w:tcPr>
          <w:p w14:paraId="2B44F63F" w14:textId="77777777" w:rsidR="00EA1924" w:rsidRDefault="00000000">
            <w:pPr>
              <w:pStyle w:val="TableParagraph"/>
              <w:ind w:left="1" w:right="3"/>
              <w:rPr>
                <w:sz w:val="16"/>
              </w:rPr>
            </w:pPr>
            <w:r>
              <w:rPr>
                <w:spacing w:val="-2"/>
                <w:sz w:val="16"/>
              </w:rPr>
              <w:t>3.506</w:t>
            </w:r>
          </w:p>
        </w:tc>
        <w:tc>
          <w:tcPr>
            <w:tcW w:w="880" w:type="dxa"/>
            <w:gridSpan w:val="2"/>
          </w:tcPr>
          <w:p w14:paraId="0FA79818" w14:textId="77777777" w:rsidR="00EA1924" w:rsidRDefault="00000000">
            <w:pPr>
              <w:pStyle w:val="TableParagraph"/>
              <w:ind w:left="218"/>
              <w:jc w:val="left"/>
              <w:rPr>
                <w:sz w:val="16"/>
              </w:rPr>
            </w:pPr>
            <w:r>
              <w:rPr>
                <w:spacing w:val="-2"/>
                <w:sz w:val="16"/>
              </w:rPr>
              <w:t>25.385</w:t>
            </w:r>
          </w:p>
        </w:tc>
        <w:tc>
          <w:tcPr>
            <w:tcW w:w="887" w:type="dxa"/>
          </w:tcPr>
          <w:p w14:paraId="2B8295F4" w14:textId="77777777" w:rsidR="00EA1924" w:rsidRDefault="00000000">
            <w:pPr>
              <w:pStyle w:val="TableParagraph"/>
              <w:ind w:right="3"/>
              <w:rPr>
                <w:sz w:val="16"/>
              </w:rPr>
            </w:pPr>
            <w:r>
              <w:rPr>
                <w:spacing w:val="-2"/>
                <w:sz w:val="16"/>
              </w:rPr>
              <w:t>2.625</w:t>
            </w:r>
          </w:p>
        </w:tc>
        <w:tc>
          <w:tcPr>
            <w:tcW w:w="843" w:type="dxa"/>
            <w:gridSpan w:val="2"/>
          </w:tcPr>
          <w:p w14:paraId="4BBF852F" w14:textId="77777777" w:rsidR="00EA1924" w:rsidRDefault="00000000">
            <w:pPr>
              <w:pStyle w:val="TableParagraph"/>
              <w:ind w:left="257"/>
              <w:jc w:val="left"/>
              <w:rPr>
                <w:sz w:val="16"/>
              </w:rPr>
            </w:pPr>
            <w:r>
              <w:rPr>
                <w:spacing w:val="-2"/>
                <w:sz w:val="16"/>
              </w:rPr>
              <w:t>7.227</w:t>
            </w:r>
          </w:p>
        </w:tc>
        <w:tc>
          <w:tcPr>
            <w:tcW w:w="657" w:type="dxa"/>
          </w:tcPr>
          <w:p w14:paraId="0D654A39" w14:textId="77777777" w:rsidR="00EA1924" w:rsidRDefault="00000000">
            <w:pPr>
              <w:pStyle w:val="TableParagraph"/>
              <w:ind w:left="151"/>
              <w:rPr>
                <w:sz w:val="16"/>
              </w:rPr>
            </w:pPr>
            <w:r>
              <w:rPr>
                <w:spacing w:val="-2"/>
                <w:sz w:val="16"/>
              </w:rPr>
              <w:t>2.723</w:t>
            </w:r>
          </w:p>
        </w:tc>
        <w:tc>
          <w:tcPr>
            <w:tcW w:w="99" w:type="dxa"/>
          </w:tcPr>
          <w:p w14:paraId="01DD20A3" w14:textId="77777777" w:rsidR="00EA1924" w:rsidRDefault="00EA1924">
            <w:pPr>
              <w:pStyle w:val="TableParagraph"/>
              <w:spacing w:line="240" w:lineRule="auto"/>
              <w:jc w:val="left"/>
              <w:rPr>
                <w:rFonts w:ascii="Times New Roman"/>
                <w:sz w:val="12"/>
              </w:rPr>
            </w:pPr>
          </w:p>
        </w:tc>
      </w:tr>
      <w:tr w:rsidR="00EA1924" w14:paraId="29CA909F" w14:textId="77777777">
        <w:trPr>
          <w:trHeight w:val="189"/>
        </w:trPr>
        <w:tc>
          <w:tcPr>
            <w:tcW w:w="1484" w:type="dxa"/>
          </w:tcPr>
          <w:p w14:paraId="10ED0020" w14:textId="77777777" w:rsidR="00EA1924" w:rsidRDefault="00000000">
            <w:pPr>
              <w:pStyle w:val="TableParagraph"/>
              <w:jc w:val="left"/>
              <w:rPr>
                <w:sz w:val="16"/>
              </w:rPr>
            </w:pPr>
            <w:r>
              <w:rPr>
                <w:spacing w:val="-2"/>
                <w:sz w:val="16"/>
              </w:rPr>
              <w:t>PC11-</w:t>
            </w:r>
            <w:r>
              <w:rPr>
                <w:spacing w:val="-4"/>
                <w:sz w:val="16"/>
              </w:rPr>
              <w:t>CMYK</w:t>
            </w:r>
          </w:p>
        </w:tc>
        <w:tc>
          <w:tcPr>
            <w:tcW w:w="681" w:type="dxa"/>
          </w:tcPr>
          <w:p w14:paraId="6F2A8CBC" w14:textId="77777777" w:rsidR="00EA1924" w:rsidRDefault="00000000">
            <w:pPr>
              <w:pStyle w:val="TableParagraph"/>
              <w:ind w:left="19"/>
              <w:jc w:val="left"/>
              <w:rPr>
                <w:sz w:val="16"/>
              </w:rPr>
            </w:pPr>
            <w:r>
              <w:rPr>
                <w:spacing w:val="-2"/>
                <w:sz w:val="16"/>
              </w:rPr>
              <w:t>33.070</w:t>
            </w:r>
          </w:p>
        </w:tc>
        <w:tc>
          <w:tcPr>
            <w:tcW w:w="887" w:type="dxa"/>
          </w:tcPr>
          <w:p w14:paraId="4E660294" w14:textId="77777777" w:rsidR="00EA1924" w:rsidRDefault="00000000">
            <w:pPr>
              <w:pStyle w:val="TableParagraph"/>
              <w:ind w:left="1" w:right="3"/>
              <w:rPr>
                <w:sz w:val="16"/>
              </w:rPr>
            </w:pPr>
            <w:r>
              <w:rPr>
                <w:spacing w:val="-2"/>
                <w:sz w:val="16"/>
              </w:rPr>
              <w:t>3.511</w:t>
            </w:r>
          </w:p>
        </w:tc>
        <w:tc>
          <w:tcPr>
            <w:tcW w:w="880" w:type="dxa"/>
            <w:gridSpan w:val="2"/>
          </w:tcPr>
          <w:p w14:paraId="3A7DD264" w14:textId="77777777" w:rsidR="00EA1924" w:rsidRDefault="00000000">
            <w:pPr>
              <w:pStyle w:val="TableParagraph"/>
              <w:ind w:left="218"/>
              <w:jc w:val="left"/>
              <w:rPr>
                <w:sz w:val="16"/>
              </w:rPr>
            </w:pPr>
            <w:r>
              <w:rPr>
                <w:spacing w:val="-2"/>
                <w:sz w:val="16"/>
              </w:rPr>
              <w:t>23.535</w:t>
            </w:r>
          </w:p>
        </w:tc>
        <w:tc>
          <w:tcPr>
            <w:tcW w:w="887" w:type="dxa"/>
          </w:tcPr>
          <w:p w14:paraId="07FD0C04" w14:textId="77777777" w:rsidR="00EA1924" w:rsidRDefault="00000000">
            <w:pPr>
              <w:pStyle w:val="TableParagraph"/>
              <w:ind w:right="3"/>
              <w:rPr>
                <w:sz w:val="16"/>
              </w:rPr>
            </w:pPr>
            <w:r>
              <w:rPr>
                <w:spacing w:val="-2"/>
                <w:sz w:val="16"/>
              </w:rPr>
              <w:t>2.709</w:t>
            </w:r>
          </w:p>
        </w:tc>
        <w:tc>
          <w:tcPr>
            <w:tcW w:w="843" w:type="dxa"/>
            <w:gridSpan w:val="2"/>
          </w:tcPr>
          <w:p w14:paraId="11C2A616" w14:textId="77777777" w:rsidR="00EA1924" w:rsidRDefault="00000000">
            <w:pPr>
              <w:pStyle w:val="TableParagraph"/>
              <w:ind w:left="257"/>
              <w:jc w:val="left"/>
              <w:rPr>
                <w:sz w:val="16"/>
              </w:rPr>
            </w:pPr>
            <w:r>
              <w:rPr>
                <w:spacing w:val="-2"/>
                <w:sz w:val="16"/>
              </w:rPr>
              <w:t>7.684</w:t>
            </w:r>
          </w:p>
        </w:tc>
        <w:tc>
          <w:tcPr>
            <w:tcW w:w="657" w:type="dxa"/>
          </w:tcPr>
          <w:p w14:paraId="736A490B" w14:textId="77777777" w:rsidR="00EA1924" w:rsidRDefault="00000000">
            <w:pPr>
              <w:pStyle w:val="TableParagraph"/>
              <w:ind w:left="151"/>
              <w:rPr>
                <w:sz w:val="16"/>
              </w:rPr>
            </w:pPr>
            <w:r>
              <w:rPr>
                <w:spacing w:val="-2"/>
                <w:sz w:val="16"/>
              </w:rPr>
              <w:t>1.766</w:t>
            </w:r>
          </w:p>
        </w:tc>
        <w:tc>
          <w:tcPr>
            <w:tcW w:w="99" w:type="dxa"/>
          </w:tcPr>
          <w:p w14:paraId="4F812DE5" w14:textId="77777777" w:rsidR="00EA1924" w:rsidRDefault="00EA1924">
            <w:pPr>
              <w:pStyle w:val="TableParagraph"/>
              <w:spacing w:line="240" w:lineRule="auto"/>
              <w:jc w:val="left"/>
              <w:rPr>
                <w:rFonts w:ascii="Times New Roman"/>
                <w:sz w:val="12"/>
              </w:rPr>
            </w:pPr>
          </w:p>
        </w:tc>
      </w:tr>
      <w:tr w:rsidR="00EA1924" w14:paraId="56FBBC73" w14:textId="77777777">
        <w:trPr>
          <w:trHeight w:val="189"/>
        </w:trPr>
        <w:tc>
          <w:tcPr>
            <w:tcW w:w="1484" w:type="dxa"/>
          </w:tcPr>
          <w:p w14:paraId="5B1AE2DA" w14:textId="77777777" w:rsidR="00EA1924" w:rsidRDefault="00000000">
            <w:pPr>
              <w:pStyle w:val="TableParagraph"/>
              <w:jc w:val="left"/>
              <w:rPr>
                <w:sz w:val="16"/>
              </w:rPr>
            </w:pPr>
            <w:r>
              <w:rPr>
                <w:spacing w:val="-2"/>
                <w:sz w:val="16"/>
              </w:rPr>
              <w:t>FOGRA51-</w:t>
            </w:r>
            <w:r>
              <w:rPr>
                <w:spacing w:val="-4"/>
                <w:sz w:val="16"/>
              </w:rPr>
              <w:t>CMYK</w:t>
            </w:r>
          </w:p>
        </w:tc>
        <w:tc>
          <w:tcPr>
            <w:tcW w:w="681" w:type="dxa"/>
          </w:tcPr>
          <w:p w14:paraId="317D9CCA" w14:textId="77777777" w:rsidR="00EA1924" w:rsidRDefault="00000000">
            <w:pPr>
              <w:pStyle w:val="TableParagraph"/>
              <w:ind w:left="19"/>
              <w:jc w:val="left"/>
              <w:rPr>
                <w:sz w:val="16"/>
              </w:rPr>
            </w:pPr>
            <w:r>
              <w:rPr>
                <w:spacing w:val="-2"/>
                <w:sz w:val="16"/>
              </w:rPr>
              <w:t>29.287</w:t>
            </w:r>
          </w:p>
        </w:tc>
        <w:tc>
          <w:tcPr>
            <w:tcW w:w="887" w:type="dxa"/>
          </w:tcPr>
          <w:p w14:paraId="3AF4B1D2" w14:textId="77777777" w:rsidR="00EA1924" w:rsidRDefault="00000000">
            <w:pPr>
              <w:pStyle w:val="TableParagraph"/>
              <w:ind w:left="1" w:right="3"/>
              <w:rPr>
                <w:sz w:val="16"/>
              </w:rPr>
            </w:pPr>
            <w:r>
              <w:rPr>
                <w:spacing w:val="-2"/>
                <w:sz w:val="16"/>
              </w:rPr>
              <w:t>5.786</w:t>
            </w:r>
          </w:p>
        </w:tc>
        <w:tc>
          <w:tcPr>
            <w:tcW w:w="880" w:type="dxa"/>
            <w:gridSpan w:val="2"/>
          </w:tcPr>
          <w:p w14:paraId="5856A738" w14:textId="77777777" w:rsidR="00EA1924" w:rsidRDefault="00000000">
            <w:pPr>
              <w:pStyle w:val="TableParagraph"/>
              <w:ind w:left="218"/>
              <w:jc w:val="left"/>
              <w:rPr>
                <w:sz w:val="16"/>
              </w:rPr>
            </w:pPr>
            <w:r>
              <w:rPr>
                <w:spacing w:val="-2"/>
                <w:sz w:val="16"/>
              </w:rPr>
              <w:t>19.665</w:t>
            </w:r>
          </w:p>
        </w:tc>
        <w:tc>
          <w:tcPr>
            <w:tcW w:w="887" w:type="dxa"/>
          </w:tcPr>
          <w:p w14:paraId="0F59F8B2" w14:textId="77777777" w:rsidR="00EA1924" w:rsidRDefault="00000000">
            <w:pPr>
              <w:pStyle w:val="TableParagraph"/>
              <w:ind w:right="3"/>
              <w:rPr>
                <w:sz w:val="16"/>
              </w:rPr>
            </w:pPr>
            <w:r>
              <w:rPr>
                <w:spacing w:val="-2"/>
                <w:sz w:val="16"/>
              </w:rPr>
              <w:t>3.642</w:t>
            </w:r>
          </w:p>
        </w:tc>
        <w:tc>
          <w:tcPr>
            <w:tcW w:w="843" w:type="dxa"/>
            <w:gridSpan w:val="2"/>
          </w:tcPr>
          <w:p w14:paraId="09A686FB" w14:textId="77777777" w:rsidR="00EA1924" w:rsidRDefault="00000000">
            <w:pPr>
              <w:pStyle w:val="TableParagraph"/>
              <w:ind w:left="257"/>
              <w:jc w:val="left"/>
              <w:rPr>
                <w:sz w:val="16"/>
              </w:rPr>
            </w:pPr>
            <w:r>
              <w:rPr>
                <w:spacing w:val="-2"/>
                <w:sz w:val="16"/>
              </w:rPr>
              <w:t>3.153</w:t>
            </w:r>
          </w:p>
        </w:tc>
        <w:tc>
          <w:tcPr>
            <w:tcW w:w="657" w:type="dxa"/>
          </w:tcPr>
          <w:p w14:paraId="5494F524" w14:textId="77777777" w:rsidR="00EA1924" w:rsidRDefault="00000000">
            <w:pPr>
              <w:pStyle w:val="TableParagraph"/>
              <w:ind w:left="151"/>
              <w:rPr>
                <w:sz w:val="16"/>
              </w:rPr>
            </w:pPr>
            <w:r>
              <w:rPr>
                <w:spacing w:val="-2"/>
                <w:sz w:val="16"/>
              </w:rPr>
              <w:t>1.412</w:t>
            </w:r>
          </w:p>
        </w:tc>
        <w:tc>
          <w:tcPr>
            <w:tcW w:w="99" w:type="dxa"/>
          </w:tcPr>
          <w:p w14:paraId="718D5B7D" w14:textId="77777777" w:rsidR="00EA1924" w:rsidRDefault="00EA1924">
            <w:pPr>
              <w:pStyle w:val="TableParagraph"/>
              <w:spacing w:line="240" w:lineRule="auto"/>
              <w:jc w:val="left"/>
              <w:rPr>
                <w:rFonts w:ascii="Times New Roman"/>
                <w:sz w:val="12"/>
              </w:rPr>
            </w:pPr>
          </w:p>
        </w:tc>
      </w:tr>
      <w:tr w:rsidR="00EA1924" w14:paraId="6FE30B2B" w14:textId="77777777">
        <w:trPr>
          <w:trHeight w:val="189"/>
        </w:trPr>
        <w:tc>
          <w:tcPr>
            <w:tcW w:w="1484" w:type="dxa"/>
          </w:tcPr>
          <w:p w14:paraId="1279734D" w14:textId="77777777" w:rsidR="00EA1924" w:rsidRDefault="00000000">
            <w:pPr>
              <w:pStyle w:val="TableParagraph"/>
              <w:jc w:val="left"/>
              <w:rPr>
                <w:sz w:val="16"/>
              </w:rPr>
            </w:pPr>
            <w:r>
              <w:rPr>
                <w:spacing w:val="-2"/>
                <w:sz w:val="16"/>
              </w:rPr>
              <w:t>KCMYG-</w:t>
            </w:r>
            <w:r>
              <w:rPr>
                <w:spacing w:val="-10"/>
                <w:sz w:val="16"/>
              </w:rPr>
              <w:t>5</w:t>
            </w:r>
          </w:p>
        </w:tc>
        <w:tc>
          <w:tcPr>
            <w:tcW w:w="681" w:type="dxa"/>
          </w:tcPr>
          <w:p w14:paraId="58491D8C" w14:textId="77777777" w:rsidR="00EA1924" w:rsidRDefault="00000000">
            <w:pPr>
              <w:pStyle w:val="TableParagraph"/>
              <w:ind w:left="19"/>
              <w:jc w:val="left"/>
              <w:rPr>
                <w:sz w:val="16"/>
              </w:rPr>
            </w:pPr>
            <w:r>
              <w:rPr>
                <w:spacing w:val="-2"/>
                <w:sz w:val="16"/>
              </w:rPr>
              <w:t>65.742</w:t>
            </w:r>
          </w:p>
        </w:tc>
        <w:tc>
          <w:tcPr>
            <w:tcW w:w="887" w:type="dxa"/>
          </w:tcPr>
          <w:p w14:paraId="07FF7621" w14:textId="77777777" w:rsidR="00EA1924" w:rsidRDefault="00000000">
            <w:pPr>
              <w:pStyle w:val="TableParagraph"/>
              <w:ind w:left="1" w:right="3"/>
              <w:rPr>
                <w:sz w:val="16"/>
              </w:rPr>
            </w:pPr>
            <w:r>
              <w:rPr>
                <w:spacing w:val="-2"/>
                <w:sz w:val="16"/>
              </w:rPr>
              <w:t>29.230</w:t>
            </w:r>
          </w:p>
        </w:tc>
        <w:tc>
          <w:tcPr>
            <w:tcW w:w="880" w:type="dxa"/>
            <w:gridSpan w:val="2"/>
          </w:tcPr>
          <w:p w14:paraId="6E638389" w14:textId="77777777" w:rsidR="00EA1924" w:rsidRDefault="00000000">
            <w:pPr>
              <w:pStyle w:val="TableParagraph"/>
              <w:ind w:left="218"/>
              <w:jc w:val="left"/>
              <w:rPr>
                <w:sz w:val="16"/>
              </w:rPr>
            </w:pPr>
            <w:r>
              <w:rPr>
                <w:spacing w:val="-2"/>
                <w:sz w:val="16"/>
              </w:rPr>
              <w:t>55.860</w:t>
            </w:r>
          </w:p>
        </w:tc>
        <w:tc>
          <w:tcPr>
            <w:tcW w:w="887" w:type="dxa"/>
          </w:tcPr>
          <w:p w14:paraId="7ABA1DC5" w14:textId="77777777" w:rsidR="00EA1924" w:rsidRDefault="00000000">
            <w:pPr>
              <w:pStyle w:val="TableParagraph"/>
              <w:ind w:right="3"/>
              <w:rPr>
                <w:sz w:val="16"/>
              </w:rPr>
            </w:pPr>
            <w:r>
              <w:rPr>
                <w:spacing w:val="-2"/>
                <w:sz w:val="16"/>
              </w:rPr>
              <w:t>39.488</w:t>
            </w:r>
          </w:p>
        </w:tc>
        <w:tc>
          <w:tcPr>
            <w:tcW w:w="843" w:type="dxa"/>
            <w:gridSpan w:val="2"/>
          </w:tcPr>
          <w:p w14:paraId="51150A46" w14:textId="77777777" w:rsidR="00EA1924" w:rsidRDefault="00000000">
            <w:pPr>
              <w:pStyle w:val="TableParagraph"/>
              <w:ind w:left="218"/>
              <w:jc w:val="left"/>
              <w:rPr>
                <w:sz w:val="16"/>
              </w:rPr>
            </w:pPr>
            <w:r>
              <w:rPr>
                <w:spacing w:val="-2"/>
                <w:sz w:val="16"/>
              </w:rPr>
              <w:t>31.738</w:t>
            </w:r>
          </w:p>
        </w:tc>
        <w:tc>
          <w:tcPr>
            <w:tcW w:w="657" w:type="dxa"/>
          </w:tcPr>
          <w:p w14:paraId="2F37F513" w14:textId="77777777" w:rsidR="00EA1924" w:rsidRDefault="00000000">
            <w:pPr>
              <w:pStyle w:val="TableParagraph"/>
              <w:ind w:left="151"/>
              <w:rPr>
                <w:sz w:val="16"/>
              </w:rPr>
            </w:pPr>
            <w:r>
              <w:rPr>
                <w:spacing w:val="-2"/>
                <w:sz w:val="16"/>
              </w:rPr>
              <w:t>16.172</w:t>
            </w:r>
          </w:p>
        </w:tc>
        <w:tc>
          <w:tcPr>
            <w:tcW w:w="99" w:type="dxa"/>
          </w:tcPr>
          <w:p w14:paraId="10C1A4FC" w14:textId="77777777" w:rsidR="00EA1924" w:rsidRDefault="00EA1924">
            <w:pPr>
              <w:pStyle w:val="TableParagraph"/>
              <w:spacing w:line="240" w:lineRule="auto"/>
              <w:jc w:val="left"/>
              <w:rPr>
                <w:rFonts w:ascii="Times New Roman"/>
                <w:sz w:val="12"/>
              </w:rPr>
            </w:pPr>
          </w:p>
        </w:tc>
      </w:tr>
      <w:tr w:rsidR="00EA1924" w14:paraId="67F6E611" w14:textId="77777777">
        <w:trPr>
          <w:trHeight w:val="189"/>
        </w:trPr>
        <w:tc>
          <w:tcPr>
            <w:tcW w:w="1484" w:type="dxa"/>
          </w:tcPr>
          <w:p w14:paraId="74307697" w14:textId="77777777" w:rsidR="00EA1924" w:rsidRDefault="00000000">
            <w:pPr>
              <w:pStyle w:val="TableParagraph"/>
              <w:jc w:val="left"/>
              <w:rPr>
                <w:sz w:val="16"/>
              </w:rPr>
            </w:pPr>
            <w:r>
              <w:rPr>
                <w:spacing w:val="-4"/>
                <w:sz w:val="16"/>
              </w:rPr>
              <w:t>CMYKOGV-</w:t>
            </w:r>
            <w:r>
              <w:rPr>
                <w:spacing w:val="-10"/>
                <w:sz w:val="16"/>
              </w:rPr>
              <w:t>7</w:t>
            </w:r>
          </w:p>
        </w:tc>
        <w:tc>
          <w:tcPr>
            <w:tcW w:w="681" w:type="dxa"/>
          </w:tcPr>
          <w:p w14:paraId="0242765F" w14:textId="77777777" w:rsidR="00EA1924" w:rsidRDefault="00000000">
            <w:pPr>
              <w:pStyle w:val="TableParagraph"/>
              <w:ind w:left="19"/>
              <w:jc w:val="left"/>
              <w:rPr>
                <w:sz w:val="16"/>
              </w:rPr>
            </w:pPr>
            <w:r>
              <w:rPr>
                <w:spacing w:val="-2"/>
                <w:sz w:val="16"/>
              </w:rPr>
              <w:t>59.833</w:t>
            </w:r>
          </w:p>
        </w:tc>
        <w:tc>
          <w:tcPr>
            <w:tcW w:w="887" w:type="dxa"/>
          </w:tcPr>
          <w:p w14:paraId="4AC3C333" w14:textId="77777777" w:rsidR="00EA1924" w:rsidRDefault="00000000">
            <w:pPr>
              <w:pStyle w:val="TableParagraph"/>
              <w:ind w:left="1" w:right="3"/>
              <w:rPr>
                <w:sz w:val="16"/>
              </w:rPr>
            </w:pPr>
            <w:r>
              <w:rPr>
                <w:spacing w:val="-2"/>
                <w:sz w:val="16"/>
              </w:rPr>
              <w:t>27.979</w:t>
            </w:r>
          </w:p>
        </w:tc>
        <w:tc>
          <w:tcPr>
            <w:tcW w:w="880" w:type="dxa"/>
            <w:gridSpan w:val="2"/>
          </w:tcPr>
          <w:p w14:paraId="53244735" w14:textId="77777777" w:rsidR="00EA1924" w:rsidRDefault="00000000">
            <w:pPr>
              <w:pStyle w:val="TableParagraph"/>
              <w:ind w:left="218"/>
              <w:jc w:val="left"/>
              <w:rPr>
                <w:sz w:val="16"/>
              </w:rPr>
            </w:pPr>
            <w:r>
              <w:rPr>
                <w:spacing w:val="-2"/>
                <w:sz w:val="16"/>
              </w:rPr>
              <w:t>57.988</w:t>
            </w:r>
          </w:p>
        </w:tc>
        <w:tc>
          <w:tcPr>
            <w:tcW w:w="887" w:type="dxa"/>
          </w:tcPr>
          <w:p w14:paraId="31CC9844" w14:textId="77777777" w:rsidR="00EA1924" w:rsidRDefault="00000000">
            <w:pPr>
              <w:pStyle w:val="TableParagraph"/>
              <w:ind w:right="3"/>
              <w:rPr>
                <w:sz w:val="16"/>
              </w:rPr>
            </w:pPr>
            <w:r>
              <w:rPr>
                <w:spacing w:val="-2"/>
                <w:sz w:val="16"/>
              </w:rPr>
              <w:t>18.612</w:t>
            </w:r>
          </w:p>
        </w:tc>
        <w:tc>
          <w:tcPr>
            <w:tcW w:w="843" w:type="dxa"/>
            <w:gridSpan w:val="2"/>
          </w:tcPr>
          <w:p w14:paraId="10FA44A5" w14:textId="77777777" w:rsidR="00EA1924" w:rsidRDefault="00000000">
            <w:pPr>
              <w:pStyle w:val="TableParagraph"/>
              <w:ind w:left="218"/>
              <w:jc w:val="left"/>
              <w:rPr>
                <w:sz w:val="16"/>
              </w:rPr>
            </w:pPr>
            <w:r>
              <w:rPr>
                <w:spacing w:val="-2"/>
                <w:sz w:val="16"/>
              </w:rPr>
              <w:t>49.757</w:t>
            </w:r>
          </w:p>
        </w:tc>
        <w:tc>
          <w:tcPr>
            <w:tcW w:w="657" w:type="dxa"/>
          </w:tcPr>
          <w:p w14:paraId="6C281C8B" w14:textId="77777777" w:rsidR="00EA1924" w:rsidRDefault="00000000">
            <w:pPr>
              <w:pStyle w:val="TableParagraph"/>
              <w:ind w:left="151"/>
              <w:rPr>
                <w:sz w:val="16"/>
              </w:rPr>
            </w:pPr>
            <w:r>
              <w:rPr>
                <w:spacing w:val="-2"/>
                <w:sz w:val="16"/>
              </w:rPr>
              <w:t>5.713</w:t>
            </w:r>
          </w:p>
        </w:tc>
        <w:tc>
          <w:tcPr>
            <w:tcW w:w="99" w:type="dxa"/>
          </w:tcPr>
          <w:p w14:paraId="59DBFFF3" w14:textId="77777777" w:rsidR="00EA1924" w:rsidRDefault="00EA1924">
            <w:pPr>
              <w:pStyle w:val="TableParagraph"/>
              <w:spacing w:line="240" w:lineRule="auto"/>
              <w:jc w:val="left"/>
              <w:rPr>
                <w:rFonts w:ascii="Times New Roman"/>
                <w:sz w:val="12"/>
              </w:rPr>
            </w:pPr>
          </w:p>
        </w:tc>
      </w:tr>
      <w:tr w:rsidR="00EA1924" w14:paraId="0E4CA70A" w14:textId="77777777">
        <w:trPr>
          <w:trHeight w:val="236"/>
        </w:trPr>
        <w:tc>
          <w:tcPr>
            <w:tcW w:w="1484" w:type="dxa"/>
            <w:tcBorders>
              <w:bottom w:val="single" w:sz="8" w:space="0" w:color="000000"/>
            </w:tcBorders>
          </w:tcPr>
          <w:p w14:paraId="05E4FD62" w14:textId="77777777" w:rsidR="00EA1924" w:rsidRDefault="00000000">
            <w:pPr>
              <w:pStyle w:val="TableParagraph"/>
              <w:spacing w:line="192" w:lineRule="exact"/>
              <w:jc w:val="left"/>
              <w:rPr>
                <w:sz w:val="16"/>
              </w:rPr>
            </w:pPr>
            <w:r>
              <w:rPr>
                <w:spacing w:val="-2"/>
                <w:sz w:val="16"/>
              </w:rPr>
              <w:t>CMYKOGB-</w:t>
            </w:r>
            <w:r>
              <w:rPr>
                <w:spacing w:val="-10"/>
                <w:sz w:val="16"/>
              </w:rPr>
              <w:t>7</w:t>
            </w:r>
          </w:p>
        </w:tc>
        <w:tc>
          <w:tcPr>
            <w:tcW w:w="681" w:type="dxa"/>
            <w:tcBorders>
              <w:bottom w:val="single" w:sz="8" w:space="0" w:color="000000"/>
            </w:tcBorders>
          </w:tcPr>
          <w:p w14:paraId="3CD95EF6" w14:textId="77777777" w:rsidR="00EA1924" w:rsidRDefault="00000000">
            <w:pPr>
              <w:pStyle w:val="TableParagraph"/>
              <w:spacing w:line="192" w:lineRule="exact"/>
              <w:ind w:left="19"/>
              <w:jc w:val="left"/>
              <w:rPr>
                <w:sz w:val="16"/>
              </w:rPr>
            </w:pPr>
            <w:r>
              <w:rPr>
                <w:spacing w:val="-2"/>
                <w:sz w:val="16"/>
              </w:rPr>
              <w:t>48.974</w:t>
            </w:r>
          </w:p>
        </w:tc>
        <w:tc>
          <w:tcPr>
            <w:tcW w:w="887" w:type="dxa"/>
            <w:tcBorders>
              <w:bottom w:val="single" w:sz="8" w:space="0" w:color="000000"/>
            </w:tcBorders>
          </w:tcPr>
          <w:p w14:paraId="7A1CCC58" w14:textId="77777777" w:rsidR="00EA1924" w:rsidRDefault="00000000">
            <w:pPr>
              <w:pStyle w:val="TableParagraph"/>
              <w:spacing w:line="192" w:lineRule="exact"/>
              <w:ind w:left="1" w:right="3"/>
              <w:rPr>
                <w:sz w:val="16"/>
              </w:rPr>
            </w:pPr>
            <w:r>
              <w:rPr>
                <w:spacing w:val="-2"/>
                <w:sz w:val="16"/>
              </w:rPr>
              <w:t>30.274</w:t>
            </w:r>
          </w:p>
        </w:tc>
        <w:tc>
          <w:tcPr>
            <w:tcW w:w="880" w:type="dxa"/>
            <w:gridSpan w:val="2"/>
            <w:tcBorders>
              <w:bottom w:val="single" w:sz="8" w:space="0" w:color="000000"/>
            </w:tcBorders>
          </w:tcPr>
          <w:p w14:paraId="3DD84906" w14:textId="77777777" w:rsidR="00EA1924" w:rsidRDefault="00000000">
            <w:pPr>
              <w:pStyle w:val="TableParagraph"/>
              <w:spacing w:line="192" w:lineRule="exact"/>
              <w:ind w:left="218"/>
              <w:jc w:val="left"/>
              <w:rPr>
                <w:sz w:val="16"/>
              </w:rPr>
            </w:pPr>
            <w:r>
              <w:rPr>
                <w:spacing w:val="-2"/>
                <w:sz w:val="16"/>
              </w:rPr>
              <w:t>48.974</w:t>
            </w:r>
          </w:p>
        </w:tc>
        <w:tc>
          <w:tcPr>
            <w:tcW w:w="887" w:type="dxa"/>
            <w:tcBorders>
              <w:bottom w:val="single" w:sz="8" w:space="0" w:color="000000"/>
            </w:tcBorders>
          </w:tcPr>
          <w:p w14:paraId="2D764B2A" w14:textId="77777777" w:rsidR="00EA1924" w:rsidRDefault="00000000">
            <w:pPr>
              <w:pStyle w:val="TableParagraph"/>
              <w:spacing w:line="192" w:lineRule="exact"/>
              <w:ind w:right="3"/>
              <w:rPr>
                <w:sz w:val="16"/>
              </w:rPr>
            </w:pPr>
            <w:r>
              <w:rPr>
                <w:spacing w:val="-2"/>
                <w:sz w:val="16"/>
              </w:rPr>
              <w:t>24.096</w:t>
            </w:r>
          </w:p>
        </w:tc>
        <w:tc>
          <w:tcPr>
            <w:tcW w:w="843" w:type="dxa"/>
            <w:gridSpan w:val="2"/>
            <w:tcBorders>
              <w:bottom w:val="single" w:sz="8" w:space="0" w:color="000000"/>
            </w:tcBorders>
          </w:tcPr>
          <w:p w14:paraId="2E2E57E3" w14:textId="77777777" w:rsidR="00EA1924" w:rsidRDefault="00000000">
            <w:pPr>
              <w:pStyle w:val="TableParagraph"/>
              <w:spacing w:line="192" w:lineRule="exact"/>
              <w:ind w:left="218"/>
              <w:jc w:val="left"/>
              <w:rPr>
                <w:sz w:val="16"/>
              </w:rPr>
            </w:pPr>
            <w:r>
              <w:rPr>
                <w:spacing w:val="-2"/>
                <w:sz w:val="16"/>
              </w:rPr>
              <w:t>44.305</w:t>
            </w:r>
          </w:p>
        </w:tc>
        <w:tc>
          <w:tcPr>
            <w:tcW w:w="657" w:type="dxa"/>
            <w:tcBorders>
              <w:bottom w:val="single" w:sz="8" w:space="0" w:color="000000"/>
            </w:tcBorders>
          </w:tcPr>
          <w:p w14:paraId="42EE59D6" w14:textId="77777777" w:rsidR="00EA1924" w:rsidRDefault="00000000">
            <w:pPr>
              <w:pStyle w:val="TableParagraph"/>
              <w:spacing w:line="192" w:lineRule="exact"/>
              <w:ind w:left="151"/>
              <w:rPr>
                <w:sz w:val="16"/>
              </w:rPr>
            </w:pPr>
            <w:r>
              <w:rPr>
                <w:spacing w:val="-2"/>
                <w:sz w:val="16"/>
              </w:rPr>
              <w:t>14.270</w:t>
            </w:r>
          </w:p>
        </w:tc>
        <w:tc>
          <w:tcPr>
            <w:tcW w:w="99" w:type="dxa"/>
            <w:tcBorders>
              <w:bottom w:val="single" w:sz="8" w:space="0" w:color="000000"/>
            </w:tcBorders>
          </w:tcPr>
          <w:p w14:paraId="4CF92D53" w14:textId="77777777" w:rsidR="00EA1924" w:rsidRDefault="00EA1924">
            <w:pPr>
              <w:pStyle w:val="TableParagraph"/>
              <w:spacing w:line="240" w:lineRule="auto"/>
              <w:jc w:val="left"/>
              <w:rPr>
                <w:rFonts w:ascii="Times New Roman"/>
                <w:sz w:val="16"/>
              </w:rPr>
            </w:pPr>
          </w:p>
        </w:tc>
      </w:tr>
    </w:tbl>
    <w:p w14:paraId="2DB0F4F7" w14:textId="77777777" w:rsidR="00EA1924" w:rsidRDefault="00EA1924">
      <w:pPr>
        <w:pStyle w:val="BodyText"/>
        <w:spacing w:before="126"/>
        <w:rPr>
          <w:b/>
          <w:sz w:val="16"/>
        </w:rPr>
      </w:pPr>
    </w:p>
    <w:p w14:paraId="78B26265" w14:textId="77777777" w:rsidR="00EA1924" w:rsidRDefault="00000000">
      <w:pPr>
        <w:tabs>
          <w:tab w:val="left" w:pos="10859"/>
        </w:tabs>
        <w:ind w:left="2761"/>
        <w:rPr>
          <w:rFonts w:ascii="Trebuchet MS"/>
          <w:sz w:val="10"/>
        </w:rPr>
      </w:pPr>
      <w:r>
        <w:rPr>
          <w:sz w:val="20"/>
        </w:rPr>
        <w:t>The</w:t>
      </w:r>
      <w:r>
        <w:rPr>
          <w:spacing w:val="-12"/>
          <w:sz w:val="20"/>
        </w:rPr>
        <w:t xml:space="preserve"> </w:t>
      </w:r>
      <w:r>
        <w:rPr>
          <w:sz w:val="20"/>
        </w:rPr>
        <w:t>mechanism</w:t>
      </w:r>
      <w:r>
        <w:rPr>
          <w:spacing w:val="-12"/>
          <w:sz w:val="20"/>
        </w:rPr>
        <w:t xml:space="preserve"> </w:t>
      </w:r>
      <w:r>
        <w:rPr>
          <w:sz w:val="20"/>
        </w:rPr>
        <w:t>is</w:t>
      </w:r>
      <w:r>
        <w:rPr>
          <w:spacing w:val="-12"/>
          <w:sz w:val="20"/>
        </w:rPr>
        <w:t xml:space="preserve"> </w:t>
      </w:r>
      <w:r>
        <w:rPr>
          <w:sz w:val="20"/>
        </w:rPr>
        <w:t>approximability,</w:t>
      </w:r>
      <w:r>
        <w:rPr>
          <w:spacing w:val="-12"/>
          <w:sz w:val="20"/>
        </w:rPr>
        <w:t xml:space="preserve"> </w:t>
      </w:r>
      <w:r>
        <w:rPr>
          <w:sz w:val="20"/>
        </w:rPr>
        <w:t>not</w:t>
      </w:r>
      <w:r>
        <w:rPr>
          <w:spacing w:val="-12"/>
          <w:sz w:val="20"/>
        </w:rPr>
        <w:t xml:space="preserve"> </w:t>
      </w:r>
      <w:r>
        <w:rPr>
          <w:sz w:val="20"/>
        </w:rPr>
        <w:t>the</w:t>
      </w:r>
      <w:r>
        <w:rPr>
          <w:spacing w:val="-11"/>
          <w:sz w:val="20"/>
        </w:rPr>
        <w:t xml:space="preserve"> </w:t>
      </w:r>
      <w:r>
        <w:rPr>
          <w:sz w:val="20"/>
        </w:rPr>
        <w:t>perceptual</w:t>
      </w:r>
      <w:r>
        <w:rPr>
          <w:spacing w:val="-12"/>
          <w:sz w:val="20"/>
        </w:rPr>
        <w:t xml:space="preserve"> </w:t>
      </w:r>
      <w:r>
        <w:rPr>
          <w:spacing w:val="-2"/>
          <w:sz w:val="20"/>
        </w:rPr>
        <w:t>metric.</w:t>
      </w:r>
      <w:r>
        <w:rPr>
          <w:rFonts w:ascii="Times New Roman"/>
          <w:sz w:val="20"/>
        </w:rPr>
        <w:tab/>
      </w:r>
      <w:r>
        <w:rPr>
          <w:rFonts w:ascii="Trebuchet MS"/>
          <w:spacing w:val="-5"/>
          <w:sz w:val="10"/>
        </w:rPr>
        <w:t>421</w:t>
      </w:r>
    </w:p>
    <w:p w14:paraId="6E75C582" w14:textId="77777777" w:rsidR="00EA1924" w:rsidRDefault="00000000">
      <w:pPr>
        <w:tabs>
          <w:tab w:val="left" w:pos="10859"/>
        </w:tabs>
        <w:spacing w:before="90"/>
        <w:ind w:left="3187"/>
        <w:rPr>
          <w:rFonts w:ascii="Trebuchet MS"/>
          <w:sz w:val="10"/>
        </w:rPr>
      </w:pPr>
      <w:r>
        <w:rPr>
          <w:sz w:val="20"/>
        </w:rPr>
        <w:t>The</w:t>
      </w:r>
      <w:r>
        <w:rPr>
          <w:spacing w:val="34"/>
          <w:sz w:val="20"/>
        </w:rPr>
        <w:t xml:space="preserve"> </w:t>
      </w:r>
      <w:r>
        <w:rPr>
          <w:sz w:val="20"/>
        </w:rPr>
        <w:t>tempting</w:t>
      </w:r>
      <w:r>
        <w:rPr>
          <w:spacing w:val="35"/>
          <w:sz w:val="20"/>
        </w:rPr>
        <w:t xml:space="preserve"> </w:t>
      </w:r>
      <w:r>
        <w:rPr>
          <w:sz w:val="20"/>
        </w:rPr>
        <w:t>explanation</w:t>
      </w:r>
      <w:r>
        <w:rPr>
          <w:spacing w:val="35"/>
          <w:sz w:val="20"/>
        </w:rPr>
        <w:t xml:space="preserve"> </w:t>
      </w:r>
      <w:r>
        <w:rPr>
          <w:sz w:val="20"/>
        </w:rPr>
        <w:t>is</w:t>
      </w:r>
      <w:r>
        <w:rPr>
          <w:spacing w:val="35"/>
          <w:sz w:val="20"/>
        </w:rPr>
        <w:t xml:space="preserve"> </w:t>
      </w:r>
      <w:r>
        <w:rPr>
          <w:sz w:val="20"/>
        </w:rPr>
        <w:t>that</w:t>
      </w:r>
      <w:r>
        <w:rPr>
          <w:spacing w:val="35"/>
          <w:sz w:val="20"/>
        </w:rPr>
        <w:t xml:space="preserve"> </w:t>
      </w:r>
      <w:r>
        <w:rPr>
          <w:sz w:val="20"/>
        </w:rPr>
        <w:t>a</w:t>
      </w:r>
      <w:r>
        <w:rPr>
          <w:spacing w:val="35"/>
          <w:sz w:val="20"/>
        </w:rPr>
        <w:t xml:space="preserve"> </w:t>
      </w:r>
      <w:r>
        <w:rPr>
          <w:sz w:val="20"/>
        </w:rPr>
        <w:t>cube</w:t>
      </w:r>
      <w:r>
        <w:rPr>
          <w:spacing w:val="35"/>
          <w:sz w:val="20"/>
        </w:rPr>
        <w:t xml:space="preserve"> </w:t>
      </w:r>
      <w:r>
        <w:rPr>
          <w:sz w:val="20"/>
        </w:rPr>
        <w:t>root</w:t>
      </w:r>
      <w:r>
        <w:rPr>
          <w:spacing w:val="35"/>
          <w:sz w:val="20"/>
        </w:rPr>
        <w:t xml:space="preserve"> </w:t>
      </w:r>
      <w:r>
        <w:rPr>
          <w:sz w:val="20"/>
        </w:rPr>
        <w:t>brings</w:t>
      </w:r>
      <w:r>
        <w:rPr>
          <w:spacing w:val="35"/>
          <w:sz w:val="20"/>
        </w:rPr>
        <w:t xml:space="preserve"> </w:t>
      </w:r>
      <w:r>
        <w:rPr>
          <w:sz w:val="20"/>
        </w:rPr>
        <w:t>least</w:t>
      </w:r>
      <w:r>
        <w:rPr>
          <w:spacing w:val="35"/>
          <w:sz w:val="20"/>
        </w:rPr>
        <w:t xml:space="preserve"> </w:t>
      </w:r>
      <w:r>
        <w:rPr>
          <w:sz w:val="20"/>
        </w:rPr>
        <w:t>squares</w:t>
      </w:r>
      <w:r>
        <w:rPr>
          <w:spacing w:val="34"/>
          <w:sz w:val="20"/>
        </w:rPr>
        <w:t xml:space="preserve"> </w:t>
      </w:r>
      <w:r>
        <w:rPr>
          <w:sz w:val="20"/>
        </w:rPr>
        <w:t>into</w:t>
      </w:r>
      <w:r>
        <w:rPr>
          <w:spacing w:val="35"/>
          <w:sz w:val="20"/>
        </w:rPr>
        <w:t xml:space="preserve"> </w:t>
      </w:r>
      <w:r>
        <w:rPr>
          <w:sz w:val="20"/>
        </w:rPr>
        <w:t>line</w:t>
      </w:r>
      <w:r>
        <w:rPr>
          <w:spacing w:val="35"/>
          <w:sz w:val="20"/>
        </w:rPr>
        <w:t xml:space="preserve"> </w:t>
      </w:r>
      <w:r>
        <w:rPr>
          <w:spacing w:val="-4"/>
          <w:sz w:val="20"/>
        </w:rPr>
        <w:t>with</w:t>
      </w:r>
      <w:r>
        <w:rPr>
          <w:rFonts w:ascii="Times New Roman"/>
          <w:sz w:val="20"/>
        </w:rPr>
        <w:tab/>
      </w:r>
      <w:r>
        <w:rPr>
          <w:rFonts w:ascii="Trebuchet MS"/>
          <w:spacing w:val="-5"/>
          <w:sz w:val="10"/>
        </w:rPr>
        <w:t>422</w:t>
      </w:r>
    </w:p>
    <w:p w14:paraId="37270024" w14:textId="77777777" w:rsidR="00EA1924" w:rsidRDefault="00000000">
      <w:pPr>
        <w:tabs>
          <w:tab w:val="left" w:pos="10859"/>
        </w:tabs>
        <w:spacing w:before="30" w:line="205" w:lineRule="exact"/>
        <w:ind w:left="2761"/>
        <w:rPr>
          <w:rFonts w:ascii="Trebuchet MS" w:hAnsi="Trebuchet MS"/>
          <w:sz w:val="10"/>
        </w:rPr>
      </w:pPr>
      <w:r>
        <w:rPr>
          <w:sz w:val="20"/>
        </w:rPr>
        <w:t>CIEDE2000,</w:t>
      </w:r>
      <w:r>
        <w:rPr>
          <w:spacing w:val="8"/>
          <w:sz w:val="20"/>
        </w:rPr>
        <w:t xml:space="preserve"> </w:t>
      </w:r>
      <w:r>
        <w:rPr>
          <w:sz w:val="20"/>
        </w:rPr>
        <w:t>since</w:t>
      </w:r>
      <w:r>
        <w:rPr>
          <w:spacing w:val="11"/>
          <w:sz w:val="20"/>
        </w:rPr>
        <w:t xml:space="preserve"> </w:t>
      </w:r>
      <w:r>
        <w:rPr>
          <w:rFonts w:ascii="Calibri" w:hAnsi="Calibri"/>
          <w:sz w:val="20"/>
        </w:rPr>
        <w:t>∆</w:t>
      </w:r>
      <w:r>
        <w:rPr>
          <w:i/>
          <w:sz w:val="20"/>
        </w:rPr>
        <w:t>E</w:t>
      </w:r>
      <w:r>
        <w:rPr>
          <w:sz w:val="20"/>
          <w:vertAlign w:val="subscript"/>
        </w:rPr>
        <w:t>00</w:t>
      </w:r>
      <w:r>
        <w:rPr>
          <w:spacing w:val="20"/>
          <w:sz w:val="20"/>
        </w:rPr>
        <w:t xml:space="preserve"> </w:t>
      </w:r>
      <w:r>
        <w:rPr>
          <w:sz w:val="20"/>
        </w:rPr>
        <w:t>is</w:t>
      </w:r>
      <w:r>
        <w:rPr>
          <w:spacing w:val="9"/>
          <w:sz w:val="20"/>
        </w:rPr>
        <w:t xml:space="preserve"> </w:t>
      </w:r>
      <w:r>
        <w:rPr>
          <w:sz w:val="20"/>
        </w:rPr>
        <w:t>computed</w:t>
      </w:r>
      <w:r>
        <w:rPr>
          <w:spacing w:val="8"/>
          <w:sz w:val="20"/>
        </w:rPr>
        <w:t xml:space="preserve"> </w:t>
      </w:r>
      <w:r>
        <w:rPr>
          <w:sz w:val="20"/>
        </w:rPr>
        <w:t>in</w:t>
      </w:r>
      <w:r>
        <w:rPr>
          <w:spacing w:val="9"/>
          <w:sz w:val="20"/>
        </w:rPr>
        <w:t xml:space="preserve"> </w:t>
      </w:r>
      <w:r>
        <w:rPr>
          <w:sz w:val="20"/>
        </w:rPr>
        <w:t>a</w:t>
      </w:r>
      <w:r>
        <w:rPr>
          <w:spacing w:val="9"/>
          <w:sz w:val="20"/>
        </w:rPr>
        <w:t xml:space="preserve"> </w:t>
      </w:r>
      <w:r>
        <w:rPr>
          <w:sz w:val="20"/>
        </w:rPr>
        <w:t>space</w:t>
      </w:r>
      <w:r>
        <w:rPr>
          <w:spacing w:val="8"/>
          <w:sz w:val="20"/>
        </w:rPr>
        <w:t xml:space="preserve"> </w:t>
      </w:r>
      <w:r>
        <w:rPr>
          <w:sz w:val="20"/>
        </w:rPr>
        <w:t>whose</w:t>
      </w:r>
      <w:r>
        <w:rPr>
          <w:spacing w:val="9"/>
          <w:sz w:val="20"/>
        </w:rPr>
        <w:t xml:space="preserve"> </w:t>
      </w:r>
      <w:r>
        <w:rPr>
          <w:sz w:val="20"/>
        </w:rPr>
        <w:t>lightness</w:t>
      </w:r>
      <w:r>
        <w:rPr>
          <w:spacing w:val="8"/>
          <w:sz w:val="20"/>
        </w:rPr>
        <w:t xml:space="preserve"> </w:t>
      </w:r>
      <w:r>
        <w:rPr>
          <w:sz w:val="20"/>
        </w:rPr>
        <w:t>axis</w:t>
      </w:r>
      <w:r>
        <w:rPr>
          <w:spacing w:val="9"/>
          <w:sz w:val="20"/>
        </w:rPr>
        <w:t xml:space="preserve"> </w:t>
      </w:r>
      <w:r>
        <w:rPr>
          <w:sz w:val="20"/>
        </w:rPr>
        <w:t>is</w:t>
      </w:r>
      <w:r>
        <w:rPr>
          <w:spacing w:val="9"/>
          <w:sz w:val="20"/>
        </w:rPr>
        <w:t xml:space="preserve"> </w:t>
      </w:r>
      <w:r>
        <w:rPr>
          <w:sz w:val="20"/>
        </w:rPr>
        <w:t>essentially</w:t>
      </w:r>
      <w:r>
        <w:rPr>
          <w:spacing w:val="8"/>
          <w:sz w:val="20"/>
        </w:rPr>
        <w:t xml:space="preserve"> </w:t>
      </w:r>
      <w:r>
        <w:rPr>
          <w:sz w:val="20"/>
        </w:rPr>
        <w:t>a</w:t>
      </w:r>
      <w:r>
        <w:rPr>
          <w:spacing w:val="9"/>
          <w:sz w:val="20"/>
        </w:rPr>
        <w:t xml:space="preserve"> </w:t>
      </w:r>
      <w:r>
        <w:rPr>
          <w:spacing w:val="-4"/>
          <w:sz w:val="20"/>
        </w:rPr>
        <w:t>cube</w:t>
      </w:r>
      <w:r>
        <w:rPr>
          <w:rFonts w:ascii="Times New Roman" w:hAnsi="Times New Roman"/>
          <w:sz w:val="20"/>
        </w:rPr>
        <w:tab/>
      </w:r>
      <w:r>
        <w:rPr>
          <w:rFonts w:ascii="Trebuchet MS" w:hAnsi="Trebuchet MS"/>
          <w:spacing w:val="-5"/>
          <w:sz w:val="10"/>
        </w:rPr>
        <w:t>423</w:t>
      </w:r>
    </w:p>
    <w:p w14:paraId="6E3D3EEA" w14:textId="77777777" w:rsidR="00EA1924" w:rsidRDefault="00000000">
      <w:pPr>
        <w:tabs>
          <w:tab w:val="left" w:pos="10859"/>
        </w:tabs>
        <w:spacing w:line="322" w:lineRule="exact"/>
        <w:ind w:left="2761"/>
        <w:rPr>
          <w:rFonts w:ascii="Trebuchet MS" w:hAnsi="Trebuchet MS"/>
          <w:sz w:val="10"/>
        </w:rPr>
      </w:pPr>
      <w:r>
        <w:rPr>
          <w:rFonts w:ascii="Trebuchet MS" w:hAnsi="Trebuchet MS"/>
          <w:noProof/>
          <w:sz w:val="10"/>
        </w:rPr>
        <mc:AlternateContent>
          <mc:Choice Requires="wps">
            <w:drawing>
              <wp:anchor distT="0" distB="0" distL="0" distR="0" simplePos="0" relativeHeight="484976128" behindDoc="1" locked="0" layoutInCell="1" allowOverlap="1" wp14:anchorId="7DA34AE1" wp14:editId="7C7CA39A">
                <wp:simplePos x="0" y="0"/>
                <wp:positionH relativeFrom="page">
                  <wp:posOffset>6120841</wp:posOffset>
                </wp:positionH>
                <wp:positionV relativeFrom="paragraph">
                  <wp:posOffset>86453</wp:posOffset>
                </wp:positionV>
                <wp:extent cx="6667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421" y="0"/>
                              </a:lnTo>
                            </a:path>
                          </a:pathLst>
                        </a:custGeom>
                        <a:ln w="51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AB1FFA" id="Graphic 39" o:spid="_x0000_s1026" style="position:absolute;margin-left:481.95pt;margin-top:6.8pt;width:5.25pt;height:.1pt;z-index:-18340352;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" path="m,l66421,e" filled="f" strokeweight=".14392mm">
                <v:path arrowok="t"/>
                <w10:wrap anchorx="page"/>
              </v:shape>
            </w:pict>
          </mc:Fallback>
        </mc:AlternateContent>
      </w:r>
      <w:r>
        <w:rPr>
          <w:sz w:val="20"/>
        </w:rPr>
        <w:t>root.</w:t>
      </w:r>
      <w:r>
        <w:rPr>
          <w:spacing w:val="62"/>
          <w:sz w:val="20"/>
        </w:rPr>
        <w:t xml:space="preserve"> </w:t>
      </w:r>
      <w:r>
        <w:rPr>
          <w:sz w:val="20"/>
        </w:rPr>
        <w:t>That</w:t>
      </w:r>
      <w:r>
        <w:rPr>
          <w:spacing w:val="18"/>
          <w:sz w:val="20"/>
        </w:rPr>
        <w:t xml:space="preserve"> </w:t>
      </w:r>
      <w:r>
        <w:rPr>
          <w:sz w:val="20"/>
        </w:rPr>
        <w:t>explanation</w:t>
      </w:r>
      <w:r>
        <w:rPr>
          <w:spacing w:val="18"/>
          <w:sz w:val="20"/>
        </w:rPr>
        <w:t xml:space="preserve"> </w:t>
      </w:r>
      <w:r>
        <w:rPr>
          <w:sz w:val="20"/>
        </w:rPr>
        <w:t>is</w:t>
      </w:r>
      <w:r>
        <w:rPr>
          <w:spacing w:val="18"/>
          <w:sz w:val="20"/>
        </w:rPr>
        <w:t xml:space="preserve"> </w:t>
      </w:r>
      <w:r>
        <w:rPr>
          <w:sz w:val="20"/>
        </w:rPr>
        <w:t>testable</w:t>
      </w:r>
      <w:r>
        <w:rPr>
          <w:spacing w:val="18"/>
          <w:sz w:val="20"/>
        </w:rPr>
        <w:t xml:space="preserve"> </w:t>
      </w:r>
      <w:r>
        <w:rPr>
          <w:sz w:val="20"/>
        </w:rPr>
        <w:t>and</w:t>
      </w:r>
      <w:r>
        <w:rPr>
          <w:spacing w:val="18"/>
          <w:sz w:val="20"/>
        </w:rPr>
        <w:t xml:space="preserve"> </w:t>
      </w:r>
      <w:r>
        <w:rPr>
          <w:sz w:val="20"/>
        </w:rPr>
        <w:t>it</w:t>
      </w:r>
      <w:r>
        <w:rPr>
          <w:spacing w:val="17"/>
          <w:sz w:val="20"/>
        </w:rPr>
        <w:t xml:space="preserve"> </w:t>
      </w:r>
      <w:r>
        <w:rPr>
          <w:sz w:val="20"/>
        </w:rPr>
        <w:t>fails.</w:t>
      </w:r>
      <w:r>
        <w:rPr>
          <w:spacing w:val="62"/>
          <w:sz w:val="20"/>
        </w:rPr>
        <w:t xml:space="preserve"> </w:t>
      </w:r>
      <w:r>
        <w:rPr>
          <w:sz w:val="20"/>
        </w:rPr>
        <w:t>To</w:t>
      </w:r>
      <w:r>
        <w:rPr>
          <w:spacing w:val="18"/>
          <w:sz w:val="20"/>
        </w:rPr>
        <w:t xml:space="preserve"> </w:t>
      </w:r>
      <w:r>
        <w:rPr>
          <w:sz w:val="20"/>
        </w:rPr>
        <w:t>first</w:t>
      </w:r>
      <w:r>
        <w:rPr>
          <w:spacing w:val="18"/>
          <w:sz w:val="20"/>
        </w:rPr>
        <w:t xml:space="preserve"> </w:t>
      </w:r>
      <w:r>
        <w:rPr>
          <w:sz w:val="20"/>
        </w:rPr>
        <w:t>order,</w:t>
      </w:r>
      <w:r>
        <w:rPr>
          <w:spacing w:val="22"/>
          <w:sz w:val="20"/>
        </w:rPr>
        <w:t xml:space="preserve"> </w:t>
      </w:r>
      <w:r>
        <w:rPr>
          <w:sz w:val="20"/>
        </w:rPr>
        <w:t>fitting</w:t>
      </w:r>
      <w:r>
        <w:rPr>
          <w:spacing w:val="25"/>
          <w:sz w:val="20"/>
        </w:rPr>
        <w:t xml:space="preserve"> </w:t>
      </w:r>
      <w:r>
        <w:rPr>
          <w:rFonts w:ascii="Libertinus Sans" w:hAnsi="Libertinus Sans"/>
          <w:i/>
          <w:spacing w:val="-125"/>
          <w:w w:val="127"/>
          <w:position w:val="13"/>
          <w:sz w:val="20"/>
        </w:rPr>
        <w:t>√</w:t>
      </w:r>
      <w:r>
        <w:rPr>
          <w:w w:val="73"/>
          <w:position w:val="4"/>
          <w:sz w:val="12"/>
        </w:rPr>
        <w:t>3</w:t>
      </w:r>
      <w:r>
        <w:rPr>
          <w:spacing w:val="42"/>
          <w:position w:val="4"/>
          <w:sz w:val="12"/>
        </w:rPr>
        <w:t xml:space="preserve"> </w:t>
      </w:r>
      <w:r>
        <w:rPr>
          <w:i/>
          <w:sz w:val="20"/>
        </w:rPr>
        <w:t>y</w:t>
      </w:r>
      <w:r>
        <w:rPr>
          <w:i/>
          <w:spacing w:val="20"/>
          <w:sz w:val="20"/>
        </w:rPr>
        <w:t xml:space="preserve"> </w:t>
      </w:r>
      <w:r>
        <w:rPr>
          <w:sz w:val="20"/>
        </w:rPr>
        <w:t>by</w:t>
      </w:r>
      <w:r>
        <w:rPr>
          <w:spacing w:val="18"/>
          <w:sz w:val="20"/>
        </w:rPr>
        <w:t xml:space="preserve"> </w:t>
      </w:r>
      <w:r>
        <w:rPr>
          <w:spacing w:val="-2"/>
          <w:sz w:val="20"/>
        </w:rPr>
        <w:t>unweighted</w:t>
      </w:r>
      <w:r>
        <w:rPr>
          <w:rFonts w:ascii="Times New Roman" w:hAnsi="Times New Roman"/>
          <w:sz w:val="20"/>
        </w:rPr>
        <w:tab/>
      </w:r>
      <w:r>
        <w:rPr>
          <w:rFonts w:ascii="Trebuchet MS" w:hAnsi="Trebuchet MS"/>
          <w:spacing w:val="-5"/>
          <w:sz w:val="10"/>
        </w:rPr>
        <w:t>424</w:t>
      </w:r>
    </w:p>
    <w:p w14:paraId="3EA38F0B" w14:textId="77777777" w:rsidR="00EA1924" w:rsidRDefault="00000000">
      <w:pPr>
        <w:tabs>
          <w:tab w:val="left" w:pos="10859"/>
        </w:tabs>
        <w:spacing w:before="8"/>
        <w:ind w:left="2761"/>
        <w:rPr>
          <w:rFonts w:ascii="Trebuchet MS" w:hAnsi="Trebuchet MS"/>
          <w:sz w:val="10"/>
        </w:rPr>
      </w:pPr>
      <w:r>
        <w:rPr>
          <w:sz w:val="20"/>
        </w:rPr>
        <w:t>least</w:t>
      </w:r>
      <w:r>
        <w:rPr>
          <w:spacing w:val="20"/>
          <w:sz w:val="20"/>
        </w:rPr>
        <w:t xml:space="preserve"> </w:t>
      </w:r>
      <w:r>
        <w:rPr>
          <w:sz w:val="20"/>
        </w:rPr>
        <w:t>squares</w:t>
      </w:r>
      <w:r>
        <w:rPr>
          <w:spacing w:val="20"/>
          <w:sz w:val="20"/>
        </w:rPr>
        <w:t xml:space="preserve"> </w:t>
      </w:r>
      <w:r>
        <w:rPr>
          <w:sz w:val="20"/>
        </w:rPr>
        <w:t>is</w:t>
      </w:r>
      <w:r>
        <w:rPr>
          <w:spacing w:val="20"/>
          <w:sz w:val="20"/>
        </w:rPr>
        <w:t xml:space="preserve"> </w:t>
      </w:r>
      <w:r>
        <w:rPr>
          <w:sz w:val="20"/>
        </w:rPr>
        <w:t>equivalent</w:t>
      </w:r>
      <w:r>
        <w:rPr>
          <w:spacing w:val="20"/>
          <w:sz w:val="20"/>
        </w:rPr>
        <w:t xml:space="preserve"> </w:t>
      </w:r>
      <w:r>
        <w:rPr>
          <w:sz w:val="20"/>
        </w:rPr>
        <w:t>to</w:t>
      </w:r>
      <w:r>
        <w:rPr>
          <w:spacing w:val="20"/>
          <w:sz w:val="20"/>
        </w:rPr>
        <w:t xml:space="preserve"> </w:t>
      </w:r>
      <w:r>
        <w:rPr>
          <w:sz w:val="20"/>
        </w:rPr>
        <w:t>fitting</w:t>
      </w:r>
      <w:r>
        <w:rPr>
          <w:spacing w:val="22"/>
          <w:sz w:val="20"/>
        </w:rPr>
        <w:t xml:space="preserve"> </w:t>
      </w:r>
      <w:r>
        <w:rPr>
          <w:i/>
          <w:sz w:val="20"/>
        </w:rPr>
        <w:t>y</w:t>
      </w:r>
      <w:r>
        <w:rPr>
          <w:i/>
          <w:spacing w:val="22"/>
          <w:sz w:val="20"/>
        </w:rPr>
        <w:t xml:space="preserve"> </w:t>
      </w:r>
      <w:r>
        <w:rPr>
          <w:sz w:val="20"/>
        </w:rPr>
        <w:t>with</w:t>
      </w:r>
      <w:r>
        <w:rPr>
          <w:spacing w:val="20"/>
          <w:sz w:val="20"/>
        </w:rPr>
        <w:t xml:space="preserve"> </w:t>
      </w:r>
      <w:r>
        <w:rPr>
          <w:sz w:val="20"/>
        </w:rPr>
        <w:t>sample</w:t>
      </w:r>
      <w:r>
        <w:rPr>
          <w:spacing w:val="20"/>
          <w:sz w:val="20"/>
        </w:rPr>
        <w:t xml:space="preserve"> </w:t>
      </w:r>
      <w:r>
        <w:rPr>
          <w:sz w:val="20"/>
        </w:rPr>
        <w:t>weights</w:t>
      </w:r>
      <w:r>
        <w:rPr>
          <w:spacing w:val="23"/>
          <w:sz w:val="20"/>
        </w:rPr>
        <w:t xml:space="preserve"> </w:t>
      </w:r>
      <w:r>
        <w:rPr>
          <w:i/>
          <w:sz w:val="20"/>
        </w:rPr>
        <w:t>y</w:t>
      </w:r>
      <w:r>
        <w:rPr>
          <w:rFonts w:ascii="Libertinus Sans" w:hAnsi="Libertinus Sans"/>
          <w:i/>
          <w:position w:val="7"/>
          <w:sz w:val="15"/>
        </w:rPr>
        <w:t>−</w:t>
      </w:r>
      <w:r>
        <w:rPr>
          <w:position w:val="7"/>
          <w:sz w:val="15"/>
        </w:rPr>
        <w:t>4/3</w:t>
      </w:r>
      <w:r>
        <w:rPr>
          <w:sz w:val="20"/>
        </w:rPr>
        <w:t>;</w:t>
      </w:r>
      <w:r>
        <w:rPr>
          <w:spacing w:val="27"/>
          <w:sz w:val="20"/>
        </w:rPr>
        <w:t xml:space="preserve"> </w:t>
      </w:r>
      <w:r>
        <w:rPr>
          <w:sz w:val="20"/>
        </w:rPr>
        <w:t>running</w:t>
      </w:r>
      <w:r>
        <w:rPr>
          <w:spacing w:val="20"/>
          <w:sz w:val="20"/>
        </w:rPr>
        <w:t xml:space="preserve"> </w:t>
      </w:r>
      <w:r>
        <w:rPr>
          <w:sz w:val="20"/>
        </w:rPr>
        <w:t>exactly</w:t>
      </w:r>
      <w:r>
        <w:rPr>
          <w:spacing w:val="20"/>
          <w:sz w:val="20"/>
        </w:rPr>
        <w:t xml:space="preserve"> </w:t>
      </w:r>
      <w:r>
        <w:rPr>
          <w:spacing w:val="-4"/>
          <w:sz w:val="20"/>
        </w:rPr>
        <w:t>that</w:t>
      </w:r>
      <w:r>
        <w:rPr>
          <w:rFonts w:ascii="Times New Roman" w:hAnsi="Times New Roman"/>
          <w:sz w:val="20"/>
        </w:rPr>
        <w:tab/>
      </w:r>
      <w:r>
        <w:rPr>
          <w:rFonts w:ascii="Trebuchet MS" w:hAnsi="Trebuchet MS"/>
          <w:spacing w:val="-5"/>
          <w:sz w:val="10"/>
        </w:rPr>
        <w:t>425</w:t>
      </w:r>
    </w:p>
    <w:p w14:paraId="23B3728A" w14:textId="77777777" w:rsidR="00EA1924" w:rsidRDefault="00000000">
      <w:pPr>
        <w:tabs>
          <w:tab w:val="left" w:pos="10859"/>
        </w:tabs>
        <w:spacing w:before="30"/>
        <w:ind w:left="2753"/>
        <w:rPr>
          <w:rFonts w:ascii="Trebuchet MS"/>
          <w:sz w:val="10"/>
        </w:rPr>
      </w:pPr>
      <w:r>
        <w:rPr>
          <w:sz w:val="20"/>
        </w:rPr>
        <w:t>weighted</w:t>
      </w:r>
      <w:r>
        <w:rPr>
          <w:spacing w:val="36"/>
          <w:sz w:val="20"/>
        </w:rPr>
        <w:t xml:space="preserve"> </w:t>
      </w:r>
      <w:r>
        <w:rPr>
          <w:sz w:val="20"/>
        </w:rPr>
        <w:t>fit</w:t>
      </w:r>
      <w:r>
        <w:rPr>
          <w:spacing w:val="37"/>
          <w:sz w:val="20"/>
        </w:rPr>
        <w:t xml:space="preserve"> </w:t>
      </w:r>
      <w:r>
        <w:rPr>
          <w:sz w:val="20"/>
        </w:rPr>
        <w:t>in</w:t>
      </w:r>
      <w:r>
        <w:rPr>
          <w:spacing w:val="36"/>
          <w:sz w:val="20"/>
        </w:rPr>
        <w:t xml:space="preserve"> </w:t>
      </w:r>
      <w:r>
        <w:rPr>
          <w:sz w:val="20"/>
        </w:rPr>
        <w:t>XYZ,</w:t>
      </w:r>
      <w:r>
        <w:rPr>
          <w:spacing w:val="37"/>
          <w:sz w:val="20"/>
        </w:rPr>
        <w:t xml:space="preserve"> </w:t>
      </w:r>
      <w:r>
        <w:rPr>
          <w:sz w:val="20"/>
        </w:rPr>
        <w:t>at</w:t>
      </w:r>
      <w:r>
        <w:rPr>
          <w:spacing w:val="36"/>
          <w:sz w:val="20"/>
        </w:rPr>
        <w:t xml:space="preserve"> </w:t>
      </w:r>
      <w:r>
        <w:rPr>
          <w:sz w:val="20"/>
        </w:rPr>
        <w:t>the</w:t>
      </w:r>
      <w:r>
        <w:rPr>
          <w:spacing w:val="37"/>
          <w:sz w:val="20"/>
        </w:rPr>
        <w:t xml:space="preserve"> </w:t>
      </w:r>
      <w:r>
        <w:rPr>
          <w:sz w:val="20"/>
        </w:rPr>
        <w:t>same</w:t>
      </w:r>
      <w:r>
        <w:rPr>
          <w:spacing w:val="36"/>
          <w:sz w:val="20"/>
        </w:rPr>
        <w:t xml:space="preserve"> </w:t>
      </w:r>
      <w:r>
        <w:rPr>
          <w:sz w:val="20"/>
        </w:rPr>
        <w:t>degree</w:t>
      </w:r>
      <w:r>
        <w:rPr>
          <w:spacing w:val="37"/>
          <w:sz w:val="20"/>
        </w:rPr>
        <w:t xml:space="preserve"> </w:t>
      </w:r>
      <w:r>
        <w:rPr>
          <w:sz w:val="20"/>
        </w:rPr>
        <w:t>and</w:t>
      </w:r>
      <w:r>
        <w:rPr>
          <w:spacing w:val="37"/>
          <w:sz w:val="20"/>
        </w:rPr>
        <w:t xml:space="preserve"> </w:t>
      </w:r>
      <w:r>
        <w:rPr>
          <w:sz w:val="20"/>
        </w:rPr>
        <w:t>folds</w:t>
      </w:r>
      <w:r>
        <w:rPr>
          <w:spacing w:val="36"/>
          <w:sz w:val="20"/>
        </w:rPr>
        <w:t xml:space="preserve"> </w:t>
      </w:r>
      <w:r>
        <w:rPr>
          <w:sz w:val="20"/>
        </w:rPr>
        <w:t>and</w:t>
      </w:r>
      <w:r>
        <w:rPr>
          <w:spacing w:val="37"/>
          <w:sz w:val="20"/>
        </w:rPr>
        <w:t xml:space="preserve"> </w:t>
      </w:r>
      <w:r>
        <w:rPr>
          <w:sz w:val="20"/>
        </w:rPr>
        <w:t>with</w:t>
      </w:r>
      <w:r>
        <w:rPr>
          <w:spacing w:val="36"/>
          <w:sz w:val="20"/>
        </w:rPr>
        <w:t xml:space="preserve"> </w:t>
      </w:r>
      <w:r>
        <w:rPr>
          <w:sz w:val="20"/>
        </w:rPr>
        <w:t>each</w:t>
      </w:r>
      <w:r>
        <w:rPr>
          <w:spacing w:val="37"/>
          <w:sz w:val="20"/>
        </w:rPr>
        <w:t xml:space="preserve"> </w:t>
      </w:r>
      <w:r>
        <w:rPr>
          <w:sz w:val="20"/>
        </w:rPr>
        <w:t>channel</w:t>
      </w:r>
      <w:r>
        <w:rPr>
          <w:spacing w:val="36"/>
          <w:sz w:val="20"/>
        </w:rPr>
        <w:t xml:space="preserve"> </w:t>
      </w:r>
      <w:r>
        <w:rPr>
          <w:spacing w:val="-2"/>
          <w:sz w:val="20"/>
        </w:rPr>
        <w:t>weighted</w:t>
      </w:r>
      <w:r>
        <w:rPr>
          <w:rFonts w:ascii="Times New Roman"/>
          <w:sz w:val="20"/>
        </w:rPr>
        <w:tab/>
      </w:r>
      <w:r>
        <w:rPr>
          <w:rFonts w:ascii="Trebuchet MS"/>
          <w:spacing w:val="-5"/>
          <w:sz w:val="10"/>
        </w:rPr>
        <w:t>426</w:t>
      </w:r>
    </w:p>
    <w:p w14:paraId="363DCDEF" w14:textId="77777777" w:rsidR="00EA1924" w:rsidRDefault="00000000">
      <w:pPr>
        <w:tabs>
          <w:tab w:val="left" w:pos="10859"/>
        </w:tabs>
        <w:spacing w:before="30"/>
        <w:ind w:left="2761"/>
        <w:rPr>
          <w:rFonts w:ascii="Trebuchet MS" w:hAnsi="Trebuchet MS"/>
          <w:sz w:val="10"/>
        </w:rPr>
      </w:pPr>
      <w:r>
        <w:rPr>
          <w:w w:val="105"/>
          <w:sz w:val="20"/>
        </w:rPr>
        <w:t>by</w:t>
      </w:r>
      <w:r>
        <w:rPr>
          <w:spacing w:val="5"/>
          <w:w w:val="105"/>
          <w:sz w:val="20"/>
        </w:rPr>
        <w:t xml:space="preserve"> </w:t>
      </w:r>
      <w:r>
        <w:rPr>
          <w:w w:val="105"/>
          <w:sz w:val="20"/>
        </w:rPr>
        <w:t>its</w:t>
      </w:r>
      <w:r>
        <w:rPr>
          <w:spacing w:val="6"/>
          <w:w w:val="105"/>
          <w:sz w:val="20"/>
        </w:rPr>
        <w:t xml:space="preserve"> </w:t>
      </w:r>
      <w:r>
        <w:rPr>
          <w:w w:val="105"/>
          <w:sz w:val="20"/>
        </w:rPr>
        <w:t>own</w:t>
      </w:r>
      <w:r>
        <w:rPr>
          <w:spacing w:val="8"/>
          <w:w w:val="105"/>
          <w:sz w:val="20"/>
        </w:rPr>
        <w:t xml:space="preserve"> </w:t>
      </w:r>
      <w:r>
        <w:rPr>
          <w:i/>
          <w:w w:val="105"/>
          <w:sz w:val="20"/>
        </w:rPr>
        <w:t>y</w:t>
      </w:r>
      <w:r>
        <w:rPr>
          <w:i/>
          <w:w w:val="105"/>
          <w:sz w:val="20"/>
          <w:vertAlign w:val="subscript"/>
        </w:rPr>
        <w:t>c</w:t>
      </w:r>
      <w:r>
        <w:rPr>
          <w:rFonts w:ascii="Libertinus Sans" w:hAnsi="Libertinus Sans"/>
          <w:i/>
          <w:w w:val="105"/>
          <w:sz w:val="20"/>
          <w:vertAlign w:val="superscript"/>
        </w:rPr>
        <w:t>−</w:t>
      </w:r>
      <w:r>
        <w:rPr>
          <w:w w:val="105"/>
          <w:sz w:val="20"/>
          <w:vertAlign w:val="superscript"/>
        </w:rPr>
        <w:t>4/3</w:t>
      </w:r>
      <w:r>
        <w:rPr>
          <w:w w:val="105"/>
          <w:sz w:val="20"/>
        </w:rPr>
        <w:t>,</w:t>
      </w:r>
      <w:r>
        <w:rPr>
          <w:spacing w:val="11"/>
          <w:w w:val="105"/>
          <w:sz w:val="20"/>
        </w:rPr>
        <w:t xml:space="preserve"> </w:t>
      </w:r>
      <w:r>
        <w:rPr>
          <w:w w:val="105"/>
          <w:sz w:val="20"/>
        </w:rPr>
        <w:t>makes</w:t>
      </w:r>
      <w:r>
        <w:rPr>
          <w:spacing w:val="6"/>
          <w:w w:val="105"/>
          <w:sz w:val="20"/>
        </w:rPr>
        <w:t xml:space="preserve"> </w:t>
      </w:r>
      <w:r>
        <w:rPr>
          <w:w w:val="105"/>
          <w:sz w:val="20"/>
        </w:rPr>
        <w:t>the</w:t>
      </w:r>
      <w:r>
        <w:rPr>
          <w:spacing w:val="5"/>
          <w:w w:val="105"/>
          <w:sz w:val="20"/>
        </w:rPr>
        <w:t xml:space="preserve"> </w:t>
      </w:r>
      <w:r>
        <w:rPr>
          <w:w w:val="105"/>
          <w:sz w:val="20"/>
        </w:rPr>
        <w:t>median</w:t>
      </w:r>
      <w:r>
        <w:rPr>
          <w:spacing w:val="6"/>
          <w:w w:val="105"/>
          <w:sz w:val="20"/>
        </w:rPr>
        <w:t xml:space="preserve"> </w:t>
      </w:r>
      <w:r>
        <w:rPr>
          <w:i/>
          <w:w w:val="105"/>
          <w:sz w:val="20"/>
        </w:rPr>
        <w:t>worse</w:t>
      </w:r>
      <w:r>
        <w:rPr>
          <w:i/>
          <w:spacing w:val="6"/>
          <w:w w:val="105"/>
          <w:sz w:val="20"/>
        </w:rPr>
        <w:t xml:space="preserve"> </w:t>
      </w:r>
      <w:r>
        <w:rPr>
          <w:w w:val="105"/>
          <w:sz w:val="20"/>
        </w:rPr>
        <w:t>than</w:t>
      </w:r>
      <w:r>
        <w:rPr>
          <w:spacing w:val="5"/>
          <w:w w:val="105"/>
          <w:sz w:val="20"/>
        </w:rPr>
        <w:t xml:space="preserve"> </w:t>
      </w:r>
      <w:r>
        <w:rPr>
          <w:w w:val="105"/>
          <w:sz w:val="20"/>
        </w:rPr>
        <w:t>the</w:t>
      </w:r>
      <w:r>
        <w:rPr>
          <w:spacing w:val="6"/>
          <w:w w:val="105"/>
          <w:sz w:val="20"/>
        </w:rPr>
        <w:t xml:space="preserve"> </w:t>
      </w:r>
      <w:r>
        <w:rPr>
          <w:w w:val="105"/>
          <w:sz w:val="20"/>
        </w:rPr>
        <w:t>unweighted</w:t>
      </w:r>
      <w:r>
        <w:rPr>
          <w:spacing w:val="6"/>
          <w:w w:val="105"/>
          <w:sz w:val="20"/>
        </w:rPr>
        <w:t xml:space="preserve"> </w:t>
      </w:r>
      <w:r>
        <w:rPr>
          <w:w w:val="105"/>
          <w:sz w:val="20"/>
        </w:rPr>
        <w:t>XYZ</w:t>
      </w:r>
      <w:r>
        <w:rPr>
          <w:spacing w:val="5"/>
          <w:w w:val="105"/>
          <w:sz w:val="20"/>
        </w:rPr>
        <w:t xml:space="preserve"> </w:t>
      </w:r>
      <w:r>
        <w:rPr>
          <w:w w:val="105"/>
          <w:sz w:val="20"/>
        </w:rPr>
        <w:t>fit</w:t>
      </w:r>
      <w:r>
        <w:rPr>
          <w:spacing w:val="6"/>
          <w:w w:val="105"/>
          <w:sz w:val="20"/>
        </w:rPr>
        <w:t xml:space="preserve"> </w:t>
      </w:r>
      <w:r>
        <w:rPr>
          <w:w w:val="105"/>
          <w:sz w:val="20"/>
        </w:rPr>
        <w:t>on</w:t>
      </w:r>
      <w:r>
        <w:rPr>
          <w:spacing w:val="6"/>
          <w:w w:val="105"/>
          <w:sz w:val="20"/>
        </w:rPr>
        <w:t xml:space="preserve"> </w:t>
      </w:r>
      <w:r>
        <w:rPr>
          <w:w w:val="105"/>
          <w:sz w:val="20"/>
        </w:rPr>
        <w:t>8</w:t>
      </w:r>
      <w:r>
        <w:rPr>
          <w:spacing w:val="6"/>
          <w:w w:val="105"/>
          <w:sz w:val="20"/>
        </w:rPr>
        <w:t xml:space="preserve"> </w:t>
      </w:r>
      <w:r>
        <w:rPr>
          <w:w w:val="105"/>
          <w:sz w:val="20"/>
        </w:rPr>
        <w:t>of</w:t>
      </w:r>
      <w:r>
        <w:rPr>
          <w:spacing w:val="5"/>
          <w:w w:val="105"/>
          <w:sz w:val="20"/>
        </w:rPr>
        <w:t xml:space="preserve"> </w:t>
      </w:r>
      <w:r>
        <w:rPr>
          <w:w w:val="105"/>
          <w:sz w:val="20"/>
        </w:rPr>
        <w:t>the</w:t>
      </w:r>
      <w:r>
        <w:rPr>
          <w:spacing w:val="6"/>
          <w:w w:val="105"/>
          <w:sz w:val="20"/>
        </w:rPr>
        <w:t xml:space="preserve"> </w:t>
      </w:r>
      <w:r>
        <w:rPr>
          <w:spacing w:val="-10"/>
          <w:w w:val="105"/>
          <w:sz w:val="20"/>
        </w:rPr>
        <w:t>9</w:t>
      </w:r>
      <w:r>
        <w:rPr>
          <w:rFonts w:ascii="Times New Roman" w:hAnsi="Times New Roman"/>
          <w:sz w:val="20"/>
        </w:rPr>
        <w:tab/>
      </w:r>
      <w:r>
        <w:rPr>
          <w:rFonts w:ascii="Trebuchet MS" w:hAnsi="Trebuchet MS"/>
          <w:spacing w:val="-5"/>
          <w:w w:val="105"/>
          <w:sz w:val="10"/>
        </w:rPr>
        <w:t>427</w:t>
      </w:r>
    </w:p>
    <w:p w14:paraId="7C120D55" w14:textId="77777777" w:rsidR="00EA1924" w:rsidRDefault="00000000">
      <w:pPr>
        <w:tabs>
          <w:tab w:val="left" w:pos="10859"/>
        </w:tabs>
        <w:spacing w:before="30"/>
        <w:ind w:left="2761"/>
        <w:rPr>
          <w:rFonts w:ascii="Trebuchet MS" w:hAnsi="Trebuchet MS"/>
          <w:sz w:val="10"/>
        </w:rPr>
      </w:pPr>
      <w:r>
        <w:rPr>
          <w:sz w:val="20"/>
        </w:rPr>
        <w:t>datasets</w:t>
      </w:r>
      <w:r>
        <w:rPr>
          <w:spacing w:val="-12"/>
          <w:sz w:val="20"/>
        </w:rPr>
        <w:t xml:space="preserve"> </w:t>
      </w:r>
      <w:r>
        <w:rPr>
          <w:sz w:val="20"/>
        </w:rPr>
        <w:t>(PC10-CMYK</w:t>
      </w:r>
      <w:r>
        <w:rPr>
          <w:spacing w:val="-11"/>
          <w:sz w:val="20"/>
        </w:rPr>
        <w:t xml:space="preserve"> </w:t>
      </w:r>
      <w:r>
        <w:rPr>
          <w:sz w:val="20"/>
        </w:rPr>
        <w:t>0.942</w:t>
      </w:r>
      <w:r>
        <w:rPr>
          <w:spacing w:val="-10"/>
          <w:sz w:val="20"/>
        </w:rPr>
        <w:t xml:space="preserve"> </w:t>
      </w:r>
      <w:r>
        <w:rPr>
          <w:rFonts w:ascii="Libertinus Sans" w:hAnsi="Libertinus Sans"/>
          <w:i/>
          <w:sz w:val="20"/>
        </w:rPr>
        <w:t>→</w:t>
      </w:r>
      <w:r>
        <w:rPr>
          <w:rFonts w:ascii="Libertinus Sans" w:hAnsi="Libertinus Sans"/>
          <w:i/>
          <w:spacing w:val="-9"/>
          <w:sz w:val="20"/>
        </w:rPr>
        <w:t xml:space="preserve"> </w:t>
      </w:r>
      <w:r>
        <w:rPr>
          <w:sz w:val="20"/>
        </w:rPr>
        <w:t>1.551,</w:t>
      </w:r>
      <w:r>
        <w:rPr>
          <w:spacing w:val="-11"/>
          <w:sz w:val="20"/>
        </w:rPr>
        <w:t xml:space="preserve"> </w:t>
      </w:r>
      <w:r>
        <w:rPr>
          <w:sz w:val="20"/>
        </w:rPr>
        <w:t>PC11-CMYK</w:t>
      </w:r>
      <w:r>
        <w:rPr>
          <w:spacing w:val="-12"/>
          <w:sz w:val="20"/>
        </w:rPr>
        <w:t xml:space="preserve"> </w:t>
      </w:r>
      <w:r>
        <w:rPr>
          <w:sz w:val="20"/>
        </w:rPr>
        <w:t>0.869</w:t>
      </w:r>
      <w:r>
        <w:rPr>
          <w:spacing w:val="-9"/>
          <w:sz w:val="20"/>
        </w:rPr>
        <w:t xml:space="preserve"> </w:t>
      </w:r>
      <w:r>
        <w:rPr>
          <w:rFonts w:ascii="Libertinus Sans" w:hAnsi="Libertinus Sans"/>
          <w:i/>
          <w:sz w:val="20"/>
        </w:rPr>
        <w:t>→</w:t>
      </w:r>
      <w:r>
        <w:rPr>
          <w:rFonts w:ascii="Libertinus Sans" w:hAnsi="Libertinus Sans"/>
          <w:i/>
          <w:spacing w:val="-9"/>
          <w:sz w:val="20"/>
        </w:rPr>
        <w:t xml:space="preserve"> </w:t>
      </w:r>
      <w:r>
        <w:rPr>
          <w:sz w:val="20"/>
        </w:rPr>
        <w:t>1.400,</w:t>
      </w:r>
      <w:r>
        <w:rPr>
          <w:spacing w:val="-11"/>
          <w:sz w:val="20"/>
        </w:rPr>
        <w:t xml:space="preserve"> </w:t>
      </w:r>
      <w:r>
        <w:rPr>
          <w:sz w:val="20"/>
        </w:rPr>
        <w:t>FOGRA51-CMYK</w:t>
      </w:r>
      <w:r>
        <w:rPr>
          <w:spacing w:val="-12"/>
          <w:sz w:val="20"/>
        </w:rPr>
        <w:t xml:space="preserve"> </w:t>
      </w:r>
      <w:r>
        <w:rPr>
          <w:spacing w:val="-2"/>
          <w:sz w:val="20"/>
        </w:rPr>
        <w:t>0.816</w:t>
      </w:r>
      <w:r>
        <w:rPr>
          <w:rFonts w:ascii="Times New Roman" w:hAnsi="Times New Roman"/>
          <w:sz w:val="20"/>
        </w:rPr>
        <w:tab/>
      </w:r>
      <w:r>
        <w:rPr>
          <w:rFonts w:ascii="Trebuchet MS" w:hAnsi="Trebuchet MS"/>
          <w:spacing w:val="-5"/>
          <w:sz w:val="10"/>
        </w:rPr>
        <w:t>428</w:t>
      </w:r>
    </w:p>
    <w:p w14:paraId="5B9668F8" w14:textId="77777777" w:rsidR="00EA1924" w:rsidRDefault="00000000">
      <w:pPr>
        <w:tabs>
          <w:tab w:val="left" w:pos="10859"/>
        </w:tabs>
        <w:spacing w:before="30"/>
        <w:ind w:left="2764"/>
        <w:rPr>
          <w:rFonts w:ascii="Trebuchet MS" w:hAnsi="Trebuchet MS"/>
          <w:sz w:val="10"/>
        </w:rPr>
      </w:pPr>
      <w:r>
        <w:rPr>
          <w:rFonts w:ascii="Libertinus Sans" w:hAnsi="Libertinus Sans"/>
          <w:i/>
          <w:sz w:val="20"/>
        </w:rPr>
        <w:t>→</w:t>
      </w:r>
      <w:r>
        <w:rPr>
          <w:rFonts w:ascii="Libertinus Sans" w:hAnsi="Libertinus Sans"/>
          <w:i/>
          <w:spacing w:val="22"/>
          <w:sz w:val="20"/>
        </w:rPr>
        <w:t xml:space="preserve"> </w:t>
      </w:r>
      <w:r>
        <w:rPr>
          <w:sz w:val="20"/>
        </w:rPr>
        <w:t>1.315),</w:t>
      </w:r>
      <w:r>
        <w:rPr>
          <w:spacing w:val="24"/>
          <w:sz w:val="20"/>
        </w:rPr>
        <w:t xml:space="preserve"> </w:t>
      </w:r>
      <w:r>
        <w:rPr>
          <w:sz w:val="20"/>
        </w:rPr>
        <w:t>and</w:t>
      </w:r>
      <w:r>
        <w:rPr>
          <w:spacing w:val="19"/>
          <w:sz w:val="20"/>
        </w:rPr>
        <w:t xml:space="preserve"> </w:t>
      </w:r>
      <w:r>
        <w:rPr>
          <w:sz w:val="20"/>
        </w:rPr>
        <w:t>on</w:t>
      </w:r>
      <w:r>
        <w:rPr>
          <w:spacing w:val="20"/>
          <w:sz w:val="20"/>
        </w:rPr>
        <w:t xml:space="preserve"> </w:t>
      </w:r>
      <w:r>
        <w:rPr>
          <w:sz w:val="20"/>
        </w:rPr>
        <w:t>all</w:t>
      </w:r>
      <w:r>
        <w:rPr>
          <w:spacing w:val="19"/>
          <w:sz w:val="20"/>
        </w:rPr>
        <w:t xml:space="preserve"> </w:t>
      </w:r>
      <w:r>
        <w:rPr>
          <w:sz w:val="20"/>
        </w:rPr>
        <w:t>nine</w:t>
      </w:r>
      <w:r>
        <w:rPr>
          <w:spacing w:val="20"/>
          <w:sz w:val="20"/>
        </w:rPr>
        <w:t xml:space="preserve"> </w:t>
      </w:r>
      <w:r>
        <w:rPr>
          <w:sz w:val="20"/>
        </w:rPr>
        <w:t>it</w:t>
      </w:r>
      <w:r>
        <w:rPr>
          <w:spacing w:val="19"/>
          <w:sz w:val="20"/>
        </w:rPr>
        <w:t xml:space="preserve"> </w:t>
      </w:r>
      <w:r>
        <w:rPr>
          <w:sz w:val="20"/>
        </w:rPr>
        <w:t>is</w:t>
      </w:r>
      <w:r>
        <w:rPr>
          <w:spacing w:val="20"/>
          <w:sz w:val="20"/>
        </w:rPr>
        <w:t xml:space="preserve"> </w:t>
      </w:r>
      <w:r>
        <w:rPr>
          <w:sz w:val="20"/>
        </w:rPr>
        <w:t>far</w:t>
      </w:r>
      <w:r>
        <w:rPr>
          <w:spacing w:val="19"/>
          <w:sz w:val="20"/>
        </w:rPr>
        <w:t xml:space="preserve"> </w:t>
      </w:r>
      <w:r>
        <w:rPr>
          <w:sz w:val="20"/>
        </w:rPr>
        <w:t>worse</w:t>
      </w:r>
      <w:r>
        <w:rPr>
          <w:spacing w:val="20"/>
          <w:sz w:val="20"/>
        </w:rPr>
        <w:t xml:space="preserve"> </w:t>
      </w:r>
      <w:r>
        <w:rPr>
          <w:sz w:val="20"/>
        </w:rPr>
        <w:t>than</w:t>
      </w:r>
      <w:r>
        <w:rPr>
          <w:spacing w:val="20"/>
          <w:sz w:val="20"/>
        </w:rPr>
        <w:t xml:space="preserve"> </w:t>
      </w:r>
      <w:r>
        <w:rPr>
          <w:sz w:val="20"/>
        </w:rPr>
        <w:t>the</w:t>
      </w:r>
      <w:r>
        <w:rPr>
          <w:spacing w:val="19"/>
          <w:sz w:val="20"/>
        </w:rPr>
        <w:t xml:space="preserve"> </w:t>
      </w:r>
      <w:r>
        <w:rPr>
          <w:sz w:val="20"/>
        </w:rPr>
        <w:t>cube-root</w:t>
      </w:r>
      <w:r>
        <w:rPr>
          <w:spacing w:val="20"/>
          <w:sz w:val="20"/>
        </w:rPr>
        <w:t xml:space="preserve"> </w:t>
      </w:r>
      <w:r>
        <w:rPr>
          <w:sz w:val="20"/>
        </w:rPr>
        <w:t>fit</w:t>
      </w:r>
      <w:r>
        <w:rPr>
          <w:spacing w:val="19"/>
          <w:sz w:val="20"/>
        </w:rPr>
        <w:t xml:space="preserve"> </w:t>
      </w:r>
      <w:r>
        <w:rPr>
          <w:sz w:val="20"/>
        </w:rPr>
        <w:t>it</w:t>
      </w:r>
      <w:r>
        <w:rPr>
          <w:spacing w:val="20"/>
          <w:sz w:val="20"/>
        </w:rPr>
        <w:t xml:space="preserve"> </w:t>
      </w:r>
      <w:r>
        <w:rPr>
          <w:sz w:val="20"/>
        </w:rPr>
        <w:t>was</w:t>
      </w:r>
      <w:r>
        <w:rPr>
          <w:spacing w:val="19"/>
          <w:sz w:val="20"/>
        </w:rPr>
        <w:t xml:space="preserve"> </w:t>
      </w:r>
      <w:r>
        <w:rPr>
          <w:sz w:val="20"/>
        </w:rPr>
        <w:t>meant</w:t>
      </w:r>
      <w:r>
        <w:rPr>
          <w:spacing w:val="20"/>
          <w:sz w:val="20"/>
        </w:rPr>
        <w:t xml:space="preserve"> </w:t>
      </w:r>
      <w:r>
        <w:rPr>
          <w:sz w:val="20"/>
        </w:rPr>
        <w:t>to</w:t>
      </w:r>
      <w:r>
        <w:rPr>
          <w:spacing w:val="19"/>
          <w:sz w:val="20"/>
        </w:rPr>
        <w:t xml:space="preserve"> </w:t>
      </w:r>
      <w:r>
        <w:rPr>
          <w:spacing w:val="-2"/>
          <w:sz w:val="20"/>
        </w:rPr>
        <w:t>imitate</w:t>
      </w:r>
      <w:r>
        <w:rPr>
          <w:rFonts w:ascii="Times New Roman" w:hAnsi="Times New Roman"/>
          <w:sz w:val="20"/>
        </w:rPr>
        <w:tab/>
      </w:r>
      <w:r>
        <w:rPr>
          <w:rFonts w:ascii="Trebuchet MS" w:hAnsi="Trebuchet MS"/>
          <w:spacing w:val="-5"/>
          <w:sz w:val="10"/>
        </w:rPr>
        <w:t>429</w:t>
      </w:r>
    </w:p>
    <w:p w14:paraId="3445CBEF" w14:textId="77777777" w:rsidR="00EA1924" w:rsidRDefault="00000000">
      <w:pPr>
        <w:tabs>
          <w:tab w:val="left" w:pos="10859"/>
        </w:tabs>
        <w:spacing w:before="30"/>
        <w:ind w:left="2755"/>
        <w:rPr>
          <w:rFonts w:ascii="Trebuchet MS"/>
          <w:sz w:val="10"/>
        </w:rPr>
      </w:pPr>
      <w:r>
        <w:rPr>
          <w:w w:val="105"/>
          <w:sz w:val="20"/>
        </w:rPr>
        <w:t>(</w:t>
      </w:r>
      <w:r>
        <w:rPr>
          <w:rFonts w:ascii="Cambria"/>
          <w:w w:val="105"/>
          <w:sz w:val="20"/>
        </w:rPr>
        <w:t>journal/results/weighting_control.csv</w:t>
      </w:r>
      <w:r>
        <w:rPr>
          <w:w w:val="105"/>
          <w:sz w:val="20"/>
        </w:rPr>
        <w:t>).</w:t>
      </w:r>
      <w:r>
        <w:rPr>
          <w:spacing w:val="72"/>
          <w:w w:val="150"/>
          <w:sz w:val="20"/>
        </w:rPr>
        <w:t xml:space="preserve"> </w:t>
      </w:r>
      <w:r>
        <w:rPr>
          <w:w w:val="105"/>
          <w:sz w:val="20"/>
        </w:rPr>
        <w:t>Metric</w:t>
      </w:r>
      <w:r>
        <w:rPr>
          <w:spacing w:val="42"/>
          <w:w w:val="105"/>
          <w:sz w:val="20"/>
        </w:rPr>
        <w:t xml:space="preserve"> </w:t>
      </w:r>
      <w:r>
        <w:rPr>
          <w:w w:val="105"/>
          <w:sz w:val="20"/>
        </w:rPr>
        <w:t>alignment</w:t>
      </w:r>
      <w:r>
        <w:rPr>
          <w:spacing w:val="41"/>
          <w:w w:val="105"/>
          <w:sz w:val="20"/>
        </w:rPr>
        <w:t xml:space="preserve"> </w:t>
      </w:r>
      <w:r>
        <w:rPr>
          <w:w w:val="105"/>
          <w:sz w:val="20"/>
        </w:rPr>
        <w:t>is</w:t>
      </w:r>
      <w:r>
        <w:rPr>
          <w:spacing w:val="42"/>
          <w:w w:val="105"/>
          <w:sz w:val="20"/>
        </w:rPr>
        <w:t xml:space="preserve"> </w:t>
      </w:r>
      <w:r>
        <w:rPr>
          <w:w w:val="105"/>
          <w:sz w:val="20"/>
        </w:rPr>
        <w:t>therefore</w:t>
      </w:r>
      <w:r>
        <w:rPr>
          <w:spacing w:val="42"/>
          <w:w w:val="105"/>
          <w:sz w:val="20"/>
        </w:rPr>
        <w:t xml:space="preserve"> </w:t>
      </w:r>
      <w:r>
        <w:rPr>
          <w:w w:val="105"/>
          <w:sz w:val="20"/>
        </w:rPr>
        <w:t>not</w:t>
      </w:r>
      <w:r>
        <w:rPr>
          <w:spacing w:val="42"/>
          <w:w w:val="105"/>
          <w:sz w:val="20"/>
        </w:rPr>
        <w:t xml:space="preserve"> </w:t>
      </w:r>
      <w:r>
        <w:rPr>
          <w:w w:val="105"/>
          <w:sz w:val="20"/>
        </w:rPr>
        <w:t>what</w:t>
      </w:r>
      <w:r>
        <w:rPr>
          <w:spacing w:val="41"/>
          <w:w w:val="105"/>
          <w:sz w:val="20"/>
        </w:rPr>
        <w:t xml:space="preserve"> </w:t>
      </w:r>
      <w:r>
        <w:rPr>
          <w:spacing w:val="-5"/>
          <w:w w:val="105"/>
          <w:sz w:val="20"/>
        </w:rPr>
        <w:t>is</w:t>
      </w:r>
      <w:r>
        <w:rPr>
          <w:rFonts w:ascii="Times New Roman"/>
          <w:sz w:val="20"/>
        </w:rPr>
        <w:tab/>
      </w:r>
      <w:r>
        <w:rPr>
          <w:rFonts w:ascii="Trebuchet MS"/>
          <w:spacing w:val="-5"/>
          <w:w w:val="105"/>
          <w:sz w:val="10"/>
        </w:rPr>
        <w:t>430</w:t>
      </w:r>
    </w:p>
    <w:p w14:paraId="74AD617E" w14:textId="77777777" w:rsidR="00EA1924" w:rsidRDefault="00000000">
      <w:pPr>
        <w:tabs>
          <w:tab w:val="left" w:pos="10859"/>
        </w:tabs>
        <w:spacing w:before="30"/>
        <w:ind w:left="2761"/>
        <w:rPr>
          <w:rFonts w:ascii="Trebuchet MS"/>
          <w:sz w:val="10"/>
        </w:rPr>
      </w:pPr>
      <w:r>
        <w:rPr>
          <w:spacing w:val="-2"/>
          <w:sz w:val="20"/>
        </w:rPr>
        <w:t>happening.</w:t>
      </w:r>
      <w:r>
        <w:rPr>
          <w:rFonts w:ascii="Times New Roman"/>
          <w:sz w:val="20"/>
        </w:rPr>
        <w:tab/>
      </w:r>
      <w:r>
        <w:rPr>
          <w:rFonts w:ascii="Trebuchet MS"/>
          <w:spacing w:val="-5"/>
          <w:sz w:val="10"/>
        </w:rPr>
        <w:t>431</w:t>
      </w:r>
    </w:p>
    <w:p w14:paraId="3A821E87" w14:textId="77777777" w:rsidR="00EA1924" w:rsidRDefault="00000000">
      <w:pPr>
        <w:tabs>
          <w:tab w:val="left" w:pos="10859"/>
        </w:tabs>
        <w:spacing w:before="30"/>
        <w:ind w:left="3187"/>
        <w:rPr>
          <w:rFonts w:ascii="Trebuchet MS"/>
          <w:sz w:val="10"/>
        </w:rPr>
      </w:pPr>
      <w:r>
        <w:rPr>
          <w:sz w:val="20"/>
        </w:rPr>
        <w:t>What</w:t>
      </w:r>
      <w:r>
        <w:rPr>
          <w:spacing w:val="19"/>
          <w:sz w:val="20"/>
        </w:rPr>
        <w:t xml:space="preserve"> </w:t>
      </w:r>
      <w:r>
        <w:rPr>
          <w:sz w:val="20"/>
        </w:rPr>
        <w:t>is</w:t>
      </w:r>
      <w:r>
        <w:rPr>
          <w:spacing w:val="19"/>
          <w:sz w:val="20"/>
        </w:rPr>
        <w:t xml:space="preserve"> </w:t>
      </w:r>
      <w:r>
        <w:rPr>
          <w:sz w:val="20"/>
        </w:rPr>
        <w:t>happening</w:t>
      </w:r>
      <w:r>
        <w:rPr>
          <w:spacing w:val="19"/>
          <w:sz w:val="20"/>
        </w:rPr>
        <w:t xml:space="preserve"> </w:t>
      </w:r>
      <w:r>
        <w:rPr>
          <w:sz w:val="20"/>
        </w:rPr>
        <w:t>is</w:t>
      </w:r>
      <w:r>
        <w:rPr>
          <w:spacing w:val="20"/>
          <w:sz w:val="20"/>
        </w:rPr>
        <w:t xml:space="preserve"> </w:t>
      </w:r>
      <w:r>
        <w:rPr>
          <w:sz w:val="20"/>
        </w:rPr>
        <w:t>that</w:t>
      </w:r>
      <w:r>
        <w:rPr>
          <w:spacing w:val="19"/>
          <w:sz w:val="20"/>
        </w:rPr>
        <w:t xml:space="preserve"> </w:t>
      </w:r>
      <w:r>
        <w:rPr>
          <w:sz w:val="20"/>
        </w:rPr>
        <w:t>the</w:t>
      </w:r>
      <w:r>
        <w:rPr>
          <w:spacing w:val="19"/>
          <w:sz w:val="20"/>
        </w:rPr>
        <w:t xml:space="preserve"> </w:t>
      </w:r>
      <w:r>
        <w:rPr>
          <w:sz w:val="20"/>
        </w:rPr>
        <w:t>ink-to-color</w:t>
      </w:r>
      <w:r>
        <w:rPr>
          <w:spacing w:val="20"/>
          <w:sz w:val="20"/>
        </w:rPr>
        <w:t xml:space="preserve"> </w:t>
      </w:r>
      <w:r>
        <w:rPr>
          <w:sz w:val="20"/>
        </w:rPr>
        <w:t>response</w:t>
      </w:r>
      <w:r>
        <w:rPr>
          <w:spacing w:val="19"/>
          <w:sz w:val="20"/>
        </w:rPr>
        <w:t xml:space="preserve"> </w:t>
      </w:r>
      <w:r>
        <w:rPr>
          <w:sz w:val="20"/>
        </w:rPr>
        <w:t>is</w:t>
      </w:r>
      <w:r>
        <w:rPr>
          <w:spacing w:val="19"/>
          <w:sz w:val="20"/>
        </w:rPr>
        <w:t xml:space="preserve"> </w:t>
      </w:r>
      <w:r>
        <w:rPr>
          <w:sz w:val="20"/>
        </w:rPr>
        <w:t>much</w:t>
      </w:r>
      <w:r>
        <w:rPr>
          <w:spacing w:val="20"/>
          <w:sz w:val="20"/>
        </w:rPr>
        <w:t xml:space="preserve"> </w:t>
      </w:r>
      <w:r>
        <w:rPr>
          <w:sz w:val="20"/>
        </w:rPr>
        <w:t>closer</w:t>
      </w:r>
      <w:r>
        <w:rPr>
          <w:spacing w:val="19"/>
          <w:sz w:val="20"/>
        </w:rPr>
        <w:t xml:space="preserve"> </w:t>
      </w:r>
      <w:r>
        <w:rPr>
          <w:sz w:val="20"/>
        </w:rPr>
        <w:t>to</w:t>
      </w:r>
      <w:r>
        <w:rPr>
          <w:spacing w:val="19"/>
          <w:sz w:val="20"/>
        </w:rPr>
        <w:t xml:space="preserve"> </w:t>
      </w:r>
      <w:r>
        <w:rPr>
          <w:sz w:val="20"/>
        </w:rPr>
        <w:t>a</w:t>
      </w:r>
      <w:r>
        <w:rPr>
          <w:spacing w:val="20"/>
          <w:sz w:val="20"/>
        </w:rPr>
        <w:t xml:space="preserve"> </w:t>
      </w:r>
      <w:r>
        <w:rPr>
          <w:sz w:val="20"/>
        </w:rPr>
        <w:t>low-</w:t>
      </w:r>
      <w:r>
        <w:rPr>
          <w:spacing w:val="-2"/>
          <w:sz w:val="20"/>
        </w:rPr>
        <w:t>order</w:t>
      </w:r>
      <w:r>
        <w:rPr>
          <w:rFonts w:ascii="Times New Roman"/>
          <w:sz w:val="20"/>
        </w:rPr>
        <w:tab/>
      </w:r>
      <w:r>
        <w:rPr>
          <w:rFonts w:ascii="Trebuchet MS"/>
          <w:spacing w:val="-5"/>
          <w:sz w:val="10"/>
        </w:rPr>
        <w:t>432</w:t>
      </w:r>
    </w:p>
    <w:p w14:paraId="2CD9EF58" w14:textId="77777777" w:rsidR="00EA1924" w:rsidRDefault="00000000">
      <w:pPr>
        <w:tabs>
          <w:tab w:val="left" w:pos="10859"/>
        </w:tabs>
        <w:spacing w:before="30"/>
        <w:ind w:left="2755"/>
        <w:rPr>
          <w:rFonts w:ascii="Trebuchet MS"/>
          <w:sz w:val="10"/>
        </w:rPr>
      </w:pPr>
      <w:r>
        <w:rPr>
          <w:sz w:val="20"/>
        </w:rPr>
        <w:t>polynomial</w:t>
      </w:r>
      <w:r>
        <w:rPr>
          <w:spacing w:val="4"/>
          <w:sz w:val="20"/>
        </w:rPr>
        <w:t xml:space="preserve"> </w:t>
      </w:r>
      <w:r>
        <w:rPr>
          <w:sz w:val="20"/>
        </w:rPr>
        <w:t>after</w:t>
      </w:r>
      <w:r>
        <w:rPr>
          <w:spacing w:val="4"/>
          <w:sz w:val="20"/>
        </w:rPr>
        <w:t xml:space="preserve"> </w:t>
      </w:r>
      <w:r>
        <w:rPr>
          <w:sz w:val="20"/>
        </w:rPr>
        <w:t>a</w:t>
      </w:r>
      <w:r>
        <w:rPr>
          <w:spacing w:val="4"/>
          <w:sz w:val="20"/>
        </w:rPr>
        <w:t xml:space="preserve"> </w:t>
      </w:r>
      <w:r>
        <w:rPr>
          <w:sz w:val="20"/>
        </w:rPr>
        <w:t>compressive</w:t>
      </w:r>
      <w:r>
        <w:rPr>
          <w:spacing w:val="5"/>
          <w:sz w:val="20"/>
        </w:rPr>
        <w:t xml:space="preserve"> </w:t>
      </w:r>
      <w:r>
        <w:rPr>
          <w:sz w:val="20"/>
        </w:rPr>
        <w:t>transform</w:t>
      </w:r>
      <w:r>
        <w:rPr>
          <w:spacing w:val="4"/>
          <w:sz w:val="20"/>
        </w:rPr>
        <w:t xml:space="preserve"> </w:t>
      </w:r>
      <w:r>
        <w:rPr>
          <w:sz w:val="20"/>
        </w:rPr>
        <w:t>than</w:t>
      </w:r>
      <w:r>
        <w:rPr>
          <w:spacing w:val="4"/>
          <w:sz w:val="20"/>
        </w:rPr>
        <w:t xml:space="preserve"> </w:t>
      </w:r>
      <w:r>
        <w:rPr>
          <w:sz w:val="20"/>
        </w:rPr>
        <w:t>before</w:t>
      </w:r>
      <w:r>
        <w:rPr>
          <w:spacing w:val="5"/>
          <w:sz w:val="20"/>
        </w:rPr>
        <w:t xml:space="preserve"> </w:t>
      </w:r>
      <w:r>
        <w:rPr>
          <w:sz w:val="20"/>
        </w:rPr>
        <w:t>it.</w:t>
      </w:r>
      <w:r>
        <w:rPr>
          <w:spacing w:val="19"/>
          <w:sz w:val="20"/>
        </w:rPr>
        <w:t xml:space="preserve"> </w:t>
      </w:r>
      <w:r>
        <w:rPr>
          <w:sz w:val="20"/>
        </w:rPr>
        <w:t>Measured</w:t>
      </w:r>
      <w:r>
        <w:rPr>
          <w:spacing w:val="5"/>
          <w:sz w:val="20"/>
        </w:rPr>
        <w:t xml:space="preserve"> </w:t>
      </w:r>
      <w:r>
        <w:rPr>
          <w:sz w:val="20"/>
        </w:rPr>
        <w:t>as</w:t>
      </w:r>
      <w:r>
        <w:rPr>
          <w:spacing w:val="4"/>
          <w:sz w:val="20"/>
        </w:rPr>
        <w:t xml:space="preserve"> </w:t>
      </w:r>
      <w:r>
        <w:rPr>
          <w:sz w:val="20"/>
        </w:rPr>
        <w:t>degree-3</w:t>
      </w:r>
      <w:r>
        <w:rPr>
          <w:spacing w:val="4"/>
          <w:sz w:val="20"/>
        </w:rPr>
        <w:t xml:space="preserve"> </w:t>
      </w:r>
      <w:r>
        <w:rPr>
          <w:spacing w:val="-2"/>
          <w:sz w:val="20"/>
        </w:rPr>
        <w:t>residual</w:t>
      </w:r>
      <w:r>
        <w:rPr>
          <w:rFonts w:ascii="Times New Roman"/>
          <w:sz w:val="20"/>
        </w:rPr>
        <w:tab/>
      </w:r>
      <w:r>
        <w:rPr>
          <w:rFonts w:ascii="Trebuchet MS"/>
          <w:spacing w:val="-5"/>
          <w:sz w:val="10"/>
        </w:rPr>
        <w:t>433</w:t>
      </w:r>
    </w:p>
    <w:p w14:paraId="3FBFD5B1" w14:textId="77777777" w:rsidR="00EA1924" w:rsidRDefault="00000000">
      <w:pPr>
        <w:tabs>
          <w:tab w:val="left" w:pos="10859"/>
        </w:tabs>
        <w:spacing w:before="30"/>
        <w:ind w:left="2761"/>
        <w:rPr>
          <w:rFonts w:ascii="Trebuchet MS" w:hAnsi="Trebuchet MS"/>
          <w:sz w:val="10"/>
        </w:rPr>
      </w:pPr>
      <w:r>
        <w:rPr>
          <w:sz w:val="20"/>
        </w:rPr>
        <w:t>RMS</w:t>
      </w:r>
      <w:r>
        <w:rPr>
          <w:spacing w:val="-3"/>
          <w:sz w:val="20"/>
        </w:rPr>
        <w:t xml:space="preserve"> </w:t>
      </w:r>
      <w:r>
        <w:rPr>
          <w:sz w:val="20"/>
        </w:rPr>
        <w:t>expressed</w:t>
      </w:r>
      <w:r>
        <w:rPr>
          <w:spacing w:val="-2"/>
          <w:sz w:val="20"/>
        </w:rPr>
        <w:t xml:space="preserve"> </w:t>
      </w:r>
      <w:r>
        <w:rPr>
          <w:sz w:val="20"/>
        </w:rPr>
        <w:t>as</w:t>
      </w:r>
      <w:r>
        <w:rPr>
          <w:spacing w:val="-2"/>
          <w:sz w:val="20"/>
        </w:rPr>
        <w:t xml:space="preserve"> </w:t>
      </w:r>
      <w:r>
        <w:rPr>
          <w:sz w:val="20"/>
        </w:rPr>
        <w:t>a</w:t>
      </w:r>
      <w:r>
        <w:rPr>
          <w:spacing w:val="-2"/>
          <w:sz w:val="20"/>
        </w:rPr>
        <w:t xml:space="preserve"> </w:t>
      </w:r>
      <w:r>
        <w:rPr>
          <w:sz w:val="20"/>
        </w:rPr>
        <w:t>percentage</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target’s</w:t>
      </w:r>
      <w:r>
        <w:rPr>
          <w:spacing w:val="-2"/>
          <w:sz w:val="20"/>
        </w:rPr>
        <w:t xml:space="preserve"> </w:t>
      </w:r>
      <w:r>
        <w:rPr>
          <w:sz w:val="20"/>
        </w:rPr>
        <w:t>standard</w:t>
      </w:r>
      <w:r>
        <w:rPr>
          <w:spacing w:val="-3"/>
          <w:sz w:val="20"/>
        </w:rPr>
        <w:t xml:space="preserve"> </w:t>
      </w:r>
      <w:r>
        <w:rPr>
          <w:sz w:val="20"/>
        </w:rPr>
        <w:t>deviation,</w:t>
      </w:r>
      <w:r>
        <w:rPr>
          <w:spacing w:val="-2"/>
          <w:sz w:val="20"/>
        </w:rPr>
        <w:t xml:space="preserve"> </w:t>
      </w:r>
      <w:r>
        <w:rPr>
          <w:sz w:val="20"/>
        </w:rPr>
        <w:t>on</w:t>
      </w:r>
      <w:r>
        <w:rPr>
          <w:spacing w:val="-2"/>
          <w:sz w:val="20"/>
        </w:rPr>
        <w:t xml:space="preserve"> </w:t>
      </w:r>
      <w:r>
        <w:rPr>
          <w:sz w:val="20"/>
        </w:rPr>
        <w:t>PC10-CMY</w:t>
      </w:r>
      <w:r>
        <w:rPr>
          <w:spacing w:val="-2"/>
          <w:sz w:val="20"/>
        </w:rPr>
        <w:t xml:space="preserve"> </w:t>
      </w:r>
      <w:r>
        <w:rPr>
          <w:sz w:val="20"/>
        </w:rPr>
        <w:t>the</w:t>
      </w:r>
      <w:r>
        <w:rPr>
          <w:spacing w:val="-2"/>
          <w:sz w:val="20"/>
        </w:rPr>
        <w:t xml:space="preserve"> </w:t>
      </w:r>
      <w:r>
        <w:rPr>
          <w:spacing w:val="-4"/>
          <w:sz w:val="20"/>
        </w:rPr>
        <w:t>per-</w:t>
      </w:r>
      <w:r>
        <w:rPr>
          <w:sz w:val="20"/>
        </w:rPr>
        <w:tab/>
      </w:r>
      <w:r>
        <w:rPr>
          <w:rFonts w:ascii="Trebuchet MS" w:hAnsi="Trebuchet MS"/>
          <w:spacing w:val="-5"/>
          <w:sz w:val="10"/>
        </w:rPr>
        <w:t>434</w:t>
      </w:r>
    </w:p>
    <w:p w14:paraId="3D75AF28" w14:textId="77777777" w:rsidR="00EA1924" w:rsidRDefault="00000000">
      <w:pPr>
        <w:tabs>
          <w:tab w:val="left" w:pos="10859"/>
        </w:tabs>
        <w:spacing w:before="30"/>
        <w:ind w:left="2761"/>
        <w:rPr>
          <w:rFonts w:ascii="Trebuchet MS"/>
          <w:sz w:val="10"/>
        </w:rPr>
      </w:pPr>
      <w:r>
        <w:rPr>
          <w:sz w:val="20"/>
        </w:rPr>
        <w:t>channel</w:t>
      </w:r>
      <w:r>
        <w:rPr>
          <w:spacing w:val="-1"/>
          <w:sz w:val="20"/>
        </w:rPr>
        <w:t xml:space="preserve"> </w:t>
      </w:r>
      <w:r>
        <w:rPr>
          <w:sz w:val="20"/>
        </w:rPr>
        <w:t>figures fall</w:t>
      </w:r>
      <w:r>
        <w:rPr>
          <w:spacing w:val="-1"/>
          <w:sz w:val="20"/>
        </w:rPr>
        <w:t xml:space="preserve"> </w:t>
      </w:r>
      <w:r>
        <w:rPr>
          <w:sz w:val="20"/>
        </w:rPr>
        <w:t>from 0.99/1.05/1.58 (</w:t>
      </w:r>
      <w:r>
        <w:rPr>
          <w:i/>
          <w:sz w:val="20"/>
        </w:rPr>
        <w:t>X</w:t>
      </w:r>
      <w:r>
        <w:rPr>
          <w:sz w:val="20"/>
        </w:rPr>
        <w:t>/</w:t>
      </w:r>
      <w:r>
        <w:rPr>
          <w:i/>
          <w:sz w:val="20"/>
        </w:rPr>
        <w:t>Y</w:t>
      </w:r>
      <w:r>
        <w:rPr>
          <w:sz w:val="20"/>
        </w:rPr>
        <w:t>/</w:t>
      </w:r>
      <w:r>
        <w:rPr>
          <w:i/>
          <w:sz w:val="20"/>
        </w:rPr>
        <w:t>Z</w:t>
      </w:r>
      <w:r>
        <w:rPr>
          <w:sz w:val="20"/>
        </w:rPr>
        <w:t>)</w:t>
      </w:r>
      <w:r>
        <w:rPr>
          <w:spacing w:val="-1"/>
          <w:sz w:val="20"/>
        </w:rPr>
        <w:t xml:space="preserve"> </w:t>
      </w:r>
      <w:r>
        <w:rPr>
          <w:sz w:val="20"/>
        </w:rPr>
        <w:t>in XYZ to</w:t>
      </w:r>
      <w:r>
        <w:rPr>
          <w:spacing w:val="-1"/>
          <w:sz w:val="20"/>
        </w:rPr>
        <w:t xml:space="preserve"> </w:t>
      </w:r>
      <w:r>
        <w:rPr>
          <w:sz w:val="20"/>
        </w:rPr>
        <w:t>0.65/0.62/0.75 under</w:t>
      </w:r>
      <w:r>
        <w:rPr>
          <w:spacing w:val="-1"/>
          <w:sz w:val="20"/>
        </w:rPr>
        <w:t xml:space="preserve"> </w:t>
      </w:r>
      <w:r>
        <w:rPr>
          <w:sz w:val="20"/>
        </w:rPr>
        <w:t xml:space="preserve">a </w:t>
      </w:r>
      <w:r>
        <w:rPr>
          <w:spacing w:val="-4"/>
          <w:sz w:val="20"/>
        </w:rPr>
        <w:t>cube</w:t>
      </w:r>
      <w:r>
        <w:rPr>
          <w:rFonts w:ascii="Times New Roman"/>
          <w:sz w:val="20"/>
        </w:rPr>
        <w:tab/>
      </w:r>
      <w:r>
        <w:rPr>
          <w:rFonts w:ascii="Trebuchet MS"/>
          <w:spacing w:val="-5"/>
          <w:sz w:val="10"/>
        </w:rPr>
        <w:t>435</w:t>
      </w:r>
    </w:p>
    <w:p w14:paraId="66CD72C9" w14:textId="77777777" w:rsidR="00EA1924" w:rsidRDefault="00000000">
      <w:pPr>
        <w:tabs>
          <w:tab w:val="left" w:pos="10859"/>
        </w:tabs>
        <w:spacing w:before="30"/>
        <w:ind w:left="2761"/>
        <w:rPr>
          <w:rFonts w:ascii="Trebuchet MS"/>
          <w:sz w:val="10"/>
        </w:rPr>
      </w:pPr>
      <w:r>
        <w:rPr>
          <w:sz w:val="20"/>
        </w:rPr>
        <w:t>root,</w:t>
      </w:r>
      <w:r>
        <w:rPr>
          <w:spacing w:val="3"/>
          <w:sz w:val="20"/>
        </w:rPr>
        <w:t xml:space="preserve"> </w:t>
      </w:r>
      <w:r>
        <w:rPr>
          <w:sz w:val="20"/>
        </w:rPr>
        <w:t>and</w:t>
      </w:r>
      <w:r>
        <w:rPr>
          <w:spacing w:val="3"/>
          <w:sz w:val="20"/>
        </w:rPr>
        <w:t xml:space="preserve"> </w:t>
      </w:r>
      <w:r>
        <w:rPr>
          <w:sz w:val="20"/>
        </w:rPr>
        <w:t>on</w:t>
      </w:r>
      <w:r>
        <w:rPr>
          <w:spacing w:val="3"/>
          <w:sz w:val="20"/>
        </w:rPr>
        <w:t xml:space="preserve"> </w:t>
      </w:r>
      <w:r>
        <w:rPr>
          <w:sz w:val="20"/>
        </w:rPr>
        <w:t>CMYKOGV-7</w:t>
      </w:r>
      <w:r>
        <w:rPr>
          <w:spacing w:val="3"/>
          <w:sz w:val="20"/>
        </w:rPr>
        <w:t xml:space="preserve"> </w:t>
      </w:r>
      <w:r>
        <w:rPr>
          <w:sz w:val="20"/>
        </w:rPr>
        <w:t>from</w:t>
      </w:r>
      <w:r>
        <w:rPr>
          <w:spacing w:val="4"/>
          <w:sz w:val="20"/>
        </w:rPr>
        <w:t xml:space="preserve"> </w:t>
      </w:r>
      <w:r>
        <w:rPr>
          <w:sz w:val="20"/>
        </w:rPr>
        <w:t>11.88/13.29/15.87</w:t>
      </w:r>
      <w:r>
        <w:rPr>
          <w:spacing w:val="3"/>
          <w:sz w:val="20"/>
        </w:rPr>
        <w:t xml:space="preserve"> </w:t>
      </w:r>
      <w:r>
        <w:rPr>
          <w:sz w:val="20"/>
        </w:rPr>
        <w:t>to</w:t>
      </w:r>
      <w:r>
        <w:rPr>
          <w:spacing w:val="3"/>
          <w:sz w:val="20"/>
        </w:rPr>
        <w:t xml:space="preserve"> </w:t>
      </w:r>
      <w:r>
        <w:rPr>
          <w:sz w:val="20"/>
        </w:rPr>
        <w:t>3.15/3.02/3.59</w:t>
      </w:r>
      <w:r>
        <w:rPr>
          <w:spacing w:val="3"/>
          <w:sz w:val="20"/>
        </w:rPr>
        <w:t xml:space="preserve"> </w:t>
      </w:r>
      <w:r>
        <w:rPr>
          <w:spacing w:val="-2"/>
          <w:sz w:val="20"/>
        </w:rPr>
        <w:t>(</w:t>
      </w:r>
      <w:r>
        <w:rPr>
          <w:rFonts w:ascii="Cambria"/>
          <w:spacing w:val="-2"/>
          <w:sz w:val="20"/>
        </w:rPr>
        <w:t>journal/results/</w:t>
      </w:r>
      <w:r>
        <w:rPr>
          <w:rFonts w:ascii="Times New Roman"/>
          <w:sz w:val="20"/>
        </w:rPr>
        <w:tab/>
      </w:r>
      <w:r>
        <w:rPr>
          <w:rFonts w:ascii="Trebuchet MS"/>
          <w:spacing w:val="-5"/>
          <w:sz w:val="10"/>
        </w:rPr>
        <w:t>436</w:t>
      </w:r>
    </w:p>
    <w:p w14:paraId="72B98061" w14:textId="77777777" w:rsidR="00EA1924" w:rsidRDefault="00000000">
      <w:pPr>
        <w:tabs>
          <w:tab w:val="left" w:pos="10859"/>
        </w:tabs>
        <w:spacing w:before="30"/>
        <w:ind w:left="2761"/>
        <w:rPr>
          <w:rFonts w:ascii="Trebuchet MS"/>
          <w:sz w:val="10"/>
        </w:rPr>
      </w:pPr>
      <w:r>
        <w:rPr>
          <w:rFonts w:ascii="Cambria"/>
          <w:sz w:val="20"/>
        </w:rPr>
        <w:t>residual_rms.csv</w:t>
      </w:r>
      <w:r>
        <w:rPr>
          <w:sz w:val="20"/>
        </w:rPr>
        <w:t>).</w:t>
      </w:r>
      <w:r>
        <w:rPr>
          <w:spacing w:val="28"/>
          <w:sz w:val="20"/>
        </w:rPr>
        <w:t xml:space="preserve"> </w:t>
      </w:r>
      <w:r>
        <w:rPr>
          <w:sz w:val="20"/>
        </w:rPr>
        <w:t>The</w:t>
      </w:r>
      <w:r>
        <w:rPr>
          <w:spacing w:val="14"/>
          <w:sz w:val="20"/>
        </w:rPr>
        <w:t xml:space="preserve"> </w:t>
      </w:r>
      <w:r>
        <w:rPr>
          <w:sz w:val="20"/>
        </w:rPr>
        <w:t>transform</w:t>
      </w:r>
      <w:r>
        <w:rPr>
          <w:spacing w:val="13"/>
          <w:sz w:val="20"/>
        </w:rPr>
        <w:t xml:space="preserve"> </w:t>
      </w:r>
      <w:r>
        <w:rPr>
          <w:sz w:val="20"/>
        </w:rPr>
        <w:t>is</w:t>
      </w:r>
      <w:r>
        <w:rPr>
          <w:spacing w:val="13"/>
          <w:sz w:val="20"/>
        </w:rPr>
        <w:t xml:space="preserve"> </w:t>
      </w:r>
      <w:r>
        <w:rPr>
          <w:sz w:val="20"/>
        </w:rPr>
        <w:t>doing</w:t>
      </w:r>
      <w:r>
        <w:rPr>
          <w:spacing w:val="14"/>
          <w:sz w:val="20"/>
        </w:rPr>
        <w:t xml:space="preserve"> </w:t>
      </w:r>
      <w:r>
        <w:rPr>
          <w:sz w:val="20"/>
        </w:rPr>
        <w:t>approximation-theoretic</w:t>
      </w:r>
      <w:r>
        <w:rPr>
          <w:spacing w:val="13"/>
          <w:sz w:val="20"/>
        </w:rPr>
        <w:t xml:space="preserve"> </w:t>
      </w:r>
      <w:r>
        <w:rPr>
          <w:sz w:val="20"/>
        </w:rPr>
        <w:t>work,</w:t>
      </w:r>
      <w:r>
        <w:rPr>
          <w:spacing w:val="14"/>
          <w:sz w:val="20"/>
        </w:rPr>
        <w:t xml:space="preserve"> </w:t>
      </w:r>
      <w:r>
        <w:rPr>
          <w:sz w:val="20"/>
        </w:rPr>
        <w:t>not</w:t>
      </w:r>
      <w:r>
        <w:rPr>
          <w:spacing w:val="13"/>
          <w:sz w:val="20"/>
        </w:rPr>
        <w:t xml:space="preserve"> </w:t>
      </w:r>
      <w:r>
        <w:rPr>
          <w:spacing w:val="-2"/>
          <w:sz w:val="20"/>
        </w:rPr>
        <w:t>perceptual</w:t>
      </w:r>
      <w:r>
        <w:rPr>
          <w:rFonts w:ascii="Times New Roman"/>
          <w:sz w:val="20"/>
        </w:rPr>
        <w:tab/>
      </w:r>
      <w:r>
        <w:rPr>
          <w:rFonts w:ascii="Trebuchet MS"/>
          <w:spacing w:val="-5"/>
          <w:sz w:val="10"/>
        </w:rPr>
        <w:t>437</w:t>
      </w:r>
    </w:p>
    <w:p w14:paraId="517EF0A3" w14:textId="77777777" w:rsidR="00EA1924" w:rsidRDefault="00000000">
      <w:pPr>
        <w:tabs>
          <w:tab w:val="left" w:pos="10859"/>
        </w:tabs>
        <w:spacing w:before="30"/>
        <w:ind w:left="2753"/>
        <w:rPr>
          <w:rFonts w:ascii="Trebuchet MS"/>
          <w:sz w:val="10"/>
        </w:rPr>
      </w:pPr>
      <w:r>
        <w:rPr>
          <w:sz w:val="20"/>
        </w:rPr>
        <w:t>work.</w:t>
      </w:r>
      <w:r>
        <w:rPr>
          <w:spacing w:val="10"/>
          <w:sz w:val="20"/>
        </w:rPr>
        <w:t xml:space="preserve"> </w:t>
      </w:r>
      <w:r>
        <w:rPr>
          <w:sz w:val="20"/>
        </w:rPr>
        <w:t>This</w:t>
      </w:r>
      <w:r>
        <w:rPr>
          <w:spacing w:val="-2"/>
          <w:sz w:val="20"/>
        </w:rPr>
        <w:t xml:space="preserve"> </w:t>
      </w:r>
      <w:r>
        <w:rPr>
          <w:sz w:val="20"/>
        </w:rPr>
        <w:t>also</w:t>
      </w:r>
      <w:r>
        <w:rPr>
          <w:spacing w:val="-2"/>
          <w:sz w:val="20"/>
        </w:rPr>
        <w:t xml:space="preserve"> </w:t>
      </w:r>
      <w:r>
        <w:rPr>
          <w:sz w:val="20"/>
        </w:rPr>
        <w:t>explains</w:t>
      </w:r>
      <w:r>
        <w:rPr>
          <w:spacing w:val="-2"/>
          <w:sz w:val="20"/>
        </w:rPr>
        <w:t xml:space="preserve"> </w:t>
      </w:r>
      <w:r>
        <w:rPr>
          <w:sz w:val="20"/>
        </w:rPr>
        <w:t>the</w:t>
      </w:r>
      <w:r>
        <w:rPr>
          <w:spacing w:val="-1"/>
          <w:sz w:val="20"/>
        </w:rPr>
        <w:t xml:space="preserve"> </w:t>
      </w:r>
      <w:r>
        <w:rPr>
          <w:sz w:val="20"/>
        </w:rPr>
        <w:t>single</w:t>
      </w:r>
      <w:r>
        <w:rPr>
          <w:spacing w:val="-2"/>
          <w:sz w:val="20"/>
        </w:rPr>
        <w:t xml:space="preserve"> </w:t>
      </w:r>
      <w:r>
        <w:rPr>
          <w:sz w:val="20"/>
        </w:rPr>
        <w:t>median</w:t>
      </w:r>
      <w:r>
        <w:rPr>
          <w:spacing w:val="-2"/>
          <w:sz w:val="20"/>
        </w:rPr>
        <w:t xml:space="preserve"> </w:t>
      </w:r>
      <w:r>
        <w:rPr>
          <w:sz w:val="20"/>
        </w:rPr>
        <w:t>regression:</w:t>
      </w:r>
      <w:r>
        <w:rPr>
          <w:spacing w:val="10"/>
          <w:sz w:val="20"/>
        </w:rPr>
        <w:t xml:space="preserve"> </w:t>
      </w:r>
      <w:r>
        <w:rPr>
          <w:sz w:val="20"/>
        </w:rPr>
        <w:t>FOGRA51-CMY</w:t>
      </w:r>
      <w:r>
        <w:rPr>
          <w:spacing w:val="-1"/>
          <w:sz w:val="20"/>
        </w:rPr>
        <w:t xml:space="preserve"> </w:t>
      </w:r>
      <w:r>
        <w:rPr>
          <w:sz w:val="20"/>
        </w:rPr>
        <w:t>is</w:t>
      </w:r>
      <w:r>
        <w:rPr>
          <w:spacing w:val="-2"/>
          <w:sz w:val="20"/>
        </w:rPr>
        <w:t xml:space="preserve"> </w:t>
      </w:r>
      <w:r>
        <w:rPr>
          <w:sz w:val="20"/>
        </w:rPr>
        <w:t>the</w:t>
      </w:r>
      <w:r>
        <w:rPr>
          <w:spacing w:val="-2"/>
          <w:sz w:val="20"/>
        </w:rPr>
        <w:t xml:space="preserve"> </w:t>
      </w:r>
      <w:r>
        <w:rPr>
          <w:sz w:val="20"/>
        </w:rPr>
        <w:t>one</w:t>
      </w:r>
      <w:r>
        <w:rPr>
          <w:spacing w:val="-1"/>
          <w:sz w:val="20"/>
        </w:rPr>
        <w:t xml:space="preserve"> </w:t>
      </w:r>
      <w:r>
        <w:rPr>
          <w:spacing w:val="-2"/>
          <w:sz w:val="20"/>
        </w:rPr>
        <w:t>dataset</w:t>
      </w:r>
      <w:r>
        <w:rPr>
          <w:rFonts w:ascii="Times New Roman"/>
          <w:sz w:val="20"/>
        </w:rPr>
        <w:tab/>
      </w:r>
      <w:r>
        <w:rPr>
          <w:rFonts w:ascii="Trebuchet MS"/>
          <w:spacing w:val="-5"/>
          <w:sz w:val="10"/>
        </w:rPr>
        <w:t>438</w:t>
      </w:r>
    </w:p>
    <w:p w14:paraId="0DE29088" w14:textId="77777777" w:rsidR="00EA1924" w:rsidRDefault="00000000">
      <w:pPr>
        <w:tabs>
          <w:tab w:val="left" w:pos="10859"/>
        </w:tabs>
        <w:spacing w:before="30"/>
        <w:ind w:left="2753"/>
        <w:rPr>
          <w:rFonts w:ascii="Trebuchet MS" w:hAnsi="Trebuchet MS"/>
          <w:sz w:val="10"/>
        </w:rPr>
      </w:pPr>
      <w:r>
        <w:rPr>
          <w:sz w:val="20"/>
        </w:rPr>
        <w:t>where</w:t>
      </w:r>
      <w:r>
        <w:rPr>
          <w:spacing w:val="4"/>
          <w:sz w:val="20"/>
        </w:rPr>
        <w:t xml:space="preserve"> </w:t>
      </w:r>
      <w:r>
        <w:rPr>
          <w:sz w:val="20"/>
        </w:rPr>
        <w:t>the</w:t>
      </w:r>
      <w:r>
        <w:rPr>
          <w:spacing w:val="4"/>
          <w:sz w:val="20"/>
        </w:rPr>
        <w:t xml:space="preserve"> </w:t>
      </w:r>
      <w:r>
        <w:rPr>
          <w:sz w:val="20"/>
        </w:rPr>
        <w:t>cube</w:t>
      </w:r>
      <w:r>
        <w:rPr>
          <w:spacing w:val="4"/>
          <w:sz w:val="20"/>
        </w:rPr>
        <w:t xml:space="preserve"> </w:t>
      </w:r>
      <w:r>
        <w:rPr>
          <w:sz w:val="20"/>
        </w:rPr>
        <w:t>root</w:t>
      </w:r>
      <w:r>
        <w:rPr>
          <w:spacing w:val="5"/>
          <w:sz w:val="20"/>
        </w:rPr>
        <w:t xml:space="preserve"> </w:t>
      </w:r>
      <w:r>
        <w:rPr>
          <w:sz w:val="20"/>
        </w:rPr>
        <w:t>makes</w:t>
      </w:r>
      <w:r>
        <w:rPr>
          <w:spacing w:val="4"/>
          <w:sz w:val="20"/>
        </w:rPr>
        <w:t xml:space="preserve"> </w:t>
      </w:r>
      <w:r>
        <w:rPr>
          <w:sz w:val="20"/>
        </w:rPr>
        <w:t>the</w:t>
      </w:r>
      <w:r>
        <w:rPr>
          <w:spacing w:val="4"/>
          <w:sz w:val="20"/>
        </w:rPr>
        <w:t xml:space="preserve"> </w:t>
      </w:r>
      <w:r>
        <w:rPr>
          <w:sz w:val="20"/>
        </w:rPr>
        <w:t>polynomial</w:t>
      </w:r>
      <w:r>
        <w:rPr>
          <w:spacing w:val="5"/>
          <w:sz w:val="20"/>
        </w:rPr>
        <w:t xml:space="preserve"> </w:t>
      </w:r>
      <w:r>
        <w:rPr>
          <w:sz w:val="20"/>
        </w:rPr>
        <w:t>fit</w:t>
      </w:r>
      <w:r>
        <w:rPr>
          <w:spacing w:val="4"/>
          <w:sz w:val="20"/>
        </w:rPr>
        <w:t xml:space="preserve"> </w:t>
      </w:r>
      <w:r>
        <w:rPr>
          <w:i/>
          <w:sz w:val="20"/>
        </w:rPr>
        <w:t>worse</w:t>
      </w:r>
      <w:r>
        <w:rPr>
          <w:i/>
          <w:spacing w:val="4"/>
          <w:sz w:val="20"/>
        </w:rPr>
        <w:t xml:space="preserve"> </w:t>
      </w:r>
      <w:r>
        <w:rPr>
          <w:sz w:val="20"/>
        </w:rPr>
        <w:t>on</w:t>
      </w:r>
      <w:r>
        <w:rPr>
          <w:spacing w:val="5"/>
          <w:sz w:val="20"/>
        </w:rPr>
        <w:t xml:space="preserve"> </w:t>
      </w:r>
      <w:r>
        <w:rPr>
          <w:sz w:val="20"/>
        </w:rPr>
        <w:t>every</w:t>
      </w:r>
      <w:r>
        <w:rPr>
          <w:spacing w:val="4"/>
          <w:sz w:val="20"/>
        </w:rPr>
        <w:t xml:space="preserve"> </w:t>
      </w:r>
      <w:r>
        <w:rPr>
          <w:sz w:val="20"/>
        </w:rPr>
        <w:t>channel</w:t>
      </w:r>
      <w:r>
        <w:rPr>
          <w:spacing w:val="4"/>
          <w:sz w:val="20"/>
        </w:rPr>
        <w:t xml:space="preserve"> </w:t>
      </w:r>
      <w:r>
        <w:rPr>
          <w:sz w:val="20"/>
        </w:rPr>
        <w:t>(0.95/1.05/1.56</w:t>
      </w:r>
      <w:r>
        <w:rPr>
          <w:spacing w:val="7"/>
          <w:sz w:val="20"/>
        </w:rPr>
        <w:t xml:space="preserve"> </w:t>
      </w:r>
      <w:r>
        <w:rPr>
          <w:rFonts w:ascii="Libertinus Sans" w:hAnsi="Libertinus Sans"/>
          <w:i/>
          <w:spacing w:val="-10"/>
          <w:sz w:val="20"/>
        </w:rPr>
        <w:t>→</w:t>
      </w:r>
      <w:r>
        <w:rPr>
          <w:rFonts w:ascii="Times New Roman" w:hAnsi="Times New Roman"/>
          <w:sz w:val="20"/>
        </w:rPr>
        <w:tab/>
      </w:r>
      <w:r>
        <w:rPr>
          <w:rFonts w:ascii="Trebuchet MS" w:hAnsi="Trebuchet MS"/>
          <w:spacing w:val="-5"/>
          <w:sz w:val="10"/>
        </w:rPr>
        <w:t>439</w:t>
      </w:r>
    </w:p>
    <w:p w14:paraId="47CF79C9" w14:textId="77777777" w:rsidR="00EA1924" w:rsidRDefault="00000000">
      <w:pPr>
        <w:tabs>
          <w:tab w:val="left" w:pos="10859"/>
        </w:tabs>
        <w:spacing w:before="30"/>
        <w:ind w:left="2751"/>
        <w:rPr>
          <w:rFonts w:ascii="Trebuchet MS"/>
          <w:sz w:val="10"/>
        </w:rPr>
      </w:pPr>
      <w:r>
        <w:rPr>
          <w:sz w:val="20"/>
        </w:rPr>
        <w:t>1.30/1.28/1.65),</w:t>
      </w:r>
      <w:r>
        <w:rPr>
          <w:spacing w:val="10"/>
          <w:sz w:val="20"/>
        </w:rPr>
        <w:t xml:space="preserve"> </w:t>
      </w:r>
      <w:r>
        <w:rPr>
          <w:sz w:val="20"/>
        </w:rPr>
        <w:t>so</w:t>
      </w:r>
      <w:r>
        <w:rPr>
          <w:spacing w:val="9"/>
          <w:sz w:val="20"/>
        </w:rPr>
        <w:t xml:space="preserve"> </w:t>
      </w:r>
      <w:r>
        <w:rPr>
          <w:sz w:val="20"/>
        </w:rPr>
        <w:t>there</w:t>
      </w:r>
      <w:r>
        <w:rPr>
          <w:spacing w:val="9"/>
          <w:sz w:val="20"/>
        </w:rPr>
        <w:t xml:space="preserve"> </w:t>
      </w:r>
      <w:r>
        <w:rPr>
          <w:sz w:val="20"/>
        </w:rPr>
        <w:t>the</w:t>
      </w:r>
      <w:r>
        <w:rPr>
          <w:spacing w:val="9"/>
          <w:sz w:val="20"/>
        </w:rPr>
        <w:t xml:space="preserve"> </w:t>
      </w:r>
      <w:r>
        <w:rPr>
          <w:sz w:val="20"/>
        </w:rPr>
        <w:t>transform</w:t>
      </w:r>
      <w:r>
        <w:rPr>
          <w:spacing w:val="9"/>
          <w:sz w:val="20"/>
        </w:rPr>
        <w:t xml:space="preserve"> </w:t>
      </w:r>
      <w:r>
        <w:rPr>
          <w:sz w:val="20"/>
        </w:rPr>
        <w:t>reallocates</w:t>
      </w:r>
      <w:r>
        <w:rPr>
          <w:spacing w:val="9"/>
          <w:sz w:val="20"/>
        </w:rPr>
        <w:t xml:space="preserve"> </w:t>
      </w:r>
      <w:r>
        <w:rPr>
          <w:sz w:val="20"/>
        </w:rPr>
        <w:t>error</w:t>
      </w:r>
      <w:r>
        <w:rPr>
          <w:spacing w:val="9"/>
          <w:sz w:val="20"/>
        </w:rPr>
        <w:t xml:space="preserve"> </w:t>
      </w:r>
      <w:r>
        <w:rPr>
          <w:sz w:val="20"/>
        </w:rPr>
        <w:t>from</w:t>
      </w:r>
      <w:r>
        <w:rPr>
          <w:spacing w:val="9"/>
          <w:sz w:val="20"/>
        </w:rPr>
        <w:t xml:space="preserve"> </w:t>
      </w:r>
      <w:r>
        <w:rPr>
          <w:sz w:val="20"/>
        </w:rPr>
        <w:t>the</w:t>
      </w:r>
      <w:r>
        <w:rPr>
          <w:spacing w:val="9"/>
          <w:sz w:val="20"/>
        </w:rPr>
        <w:t xml:space="preserve"> </w:t>
      </w:r>
      <w:r>
        <w:rPr>
          <w:sz w:val="20"/>
        </w:rPr>
        <w:t>dark</w:t>
      </w:r>
      <w:r>
        <w:rPr>
          <w:spacing w:val="9"/>
          <w:sz w:val="20"/>
        </w:rPr>
        <w:t xml:space="preserve"> </w:t>
      </w:r>
      <w:r>
        <w:rPr>
          <w:sz w:val="20"/>
        </w:rPr>
        <w:t>patches,</w:t>
      </w:r>
      <w:r>
        <w:rPr>
          <w:spacing w:val="10"/>
          <w:sz w:val="20"/>
        </w:rPr>
        <w:t xml:space="preserve"> </w:t>
      </w:r>
      <w:r>
        <w:rPr>
          <w:sz w:val="20"/>
        </w:rPr>
        <w:t>where</w:t>
      </w:r>
      <w:r>
        <w:rPr>
          <w:spacing w:val="9"/>
          <w:sz w:val="20"/>
        </w:rPr>
        <w:t xml:space="preserve"> </w:t>
      </w:r>
      <w:r>
        <w:rPr>
          <w:spacing w:val="-5"/>
          <w:sz w:val="20"/>
        </w:rPr>
        <w:t>it</w:t>
      </w:r>
      <w:r>
        <w:rPr>
          <w:rFonts w:ascii="Times New Roman"/>
          <w:sz w:val="20"/>
        </w:rPr>
        <w:tab/>
      </w:r>
      <w:r>
        <w:rPr>
          <w:rFonts w:ascii="Trebuchet MS"/>
          <w:spacing w:val="-5"/>
          <w:sz w:val="10"/>
        </w:rPr>
        <w:t>440</w:t>
      </w:r>
    </w:p>
    <w:p w14:paraId="7D7FFFB0" w14:textId="77777777" w:rsidR="00EA1924" w:rsidRDefault="00000000">
      <w:pPr>
        <w:tabs>
          <w:tab w:val="left" w:pos="10859"/>
        </w:tabs>
        <w:spacing w:before="30"/>
        <w:ind w:left="2753"/>
        <w:rPr>
          <w:rFonts w:ascii="Trebuchet MS"/>
          <w:sz w:val="10"/>
        </w:rPr>
      </w:pPr>
      <w:r>
        <w:rPr>
          <w:sz w:val="20"/>
        </w:rPr>
        <w:t>wins,</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z w:val="20"/>
        </w:rPr>
        <w:t>light</w:t>
      </w:r>
      <w:r>
        <w:rPr>
          <w:spacing w:val="-4"/>
          <w:sz w:val="20"/>
        </w:rPr>
        <w:t xml:space="preserve"> </w:t>
      </w:r>
      <w:r>
        <w:rPr>
          <w:spacing w:val="-2"/>
          <w:sz w:val="20"/>
        </w:rPr>
        <w:t>ones.</w:t>
      </w:r>
      <w:r>
        <w:rPr>
          <w:rFonts w:ascii="Times New Roman"/>
          <w:sz w:val="20"/>
        </w:rPr>
        <w:tab/>
      </w:r>
      <w:r>
        <w:rPr>
          <w:rFonts w:ascii="Trebuchet MS"/>
          <w:spacing w:val="-5"/>
          <w:sz w:val="10"/>
        </w:rPr>
        <w:t>441</w:t>
      </w:r>
    </w:p>
    <w:p w14:paraId="328103D1" w14:textId="77777777" w:rsidR="00EA1924" w:rsidRDefault="00000000">
      <w:pPr>
        <w:tabs>
          <w:tab w:val="left" w:pos="10859"/>
        </w:tabs>
        <w:spacing w:before="223"/>
        <w:ind w:left="2761"/>
        <w:rPr>
          <w:rFonts w:ascii="Trebuchet MS"/>
          <w:sz w:val="10"/>
        </w:rPr>
      </w:pPr>
      <w:r>
        <w:rPr>
          <w:sz w:val="20"/>
        </w:rPr>
        <w:t>The</w:t>
      </w:r>
      <w:r>
        <w:rPr>
          <w:spacing w:val="-5"/>
          <w:sz w:val="20"/>
        </w:rPr>
        <w:t xml:space="preserve"> </w:t>
      </w:r>
      <w:r>
        <w:rPr>
          <w:sz w:val="20"/>
        </w:rPr>
        <w:t>cube</w:t>
      </w:r>
      <w:r>
        <w:rPr>
          <w:spacing w:val="-5"/>
          <w:sz w:val="20"/>
        </w:rPr>
        <w:t xml:space="preserve"> </w:t>
      </w:r>
      <w:r>
        <w:rPr>
          <w:sz w:val="20"/>
        </w:rPr>
        <w:t>root</w:t>
      </w:r>
      <w:r>
        <w:rPr>
          <w:spacing w:val="-5"/>
          <w:sz w:val="20"/>
        </w:rPr>
        <w:t xml:space="preserve"> </w:t>
      </w:r>
      <w:r>
        <w:rPr>
          <w:sz w:val="20"/>
        </w:rPr>
        <w:t>is</w:t>
      </w:r>
      <w:r>
        <w:rPr>
          <w:spacing w:val="-5"/>
          <w:sz w:val="20"/>
        </w:rPr>
        <w:t xml:space="preserve"> </w:t>
      </w:r>
      <w:r>
        <w:rPr>
          <w:sz w:val="20"/>
        </w:rPr>
        <w:t>not</w:t>
      </w:r>
      <w:r>
        <w:rPr>
          <w:spacing w:val="-5"/>
          <w:sz w:val="20"/>
        </w:rPr>
        <w:t xml:space="preserve"> </w:t>
      </w:r>
      <w:r>
        <w:rPr>
          <w:spacing w:val="-2"/>
          <w:sz w:val="20"/>
        </w:rPr>
        <w:t>privileged.</w:t>
      </w:r>
      <w:r>
        <w:rPr>
          <w:rFonts w:ascii="Times New Roman"/>
          <w:sz w:val="20"/>
        </w:rPr>
        <w:tab/>
      </w:r>
      <w:r>
        <w:rPr>
          <w:rFonts w:ascii="Trebuchet MS"/>
          <w:spacing w:val="-5"/>
          <w:sz w:val="10"/>
        </w:rPr>
        <w:t>442</w:t>
      </w:r>
    </w:p>
    <w:p w14:paraId="1A7C2C97" w14:textId="77777777" w:rsidR="00EA1924" w:rsidRDefault="00000000">
      <w:pPr>
        <w:tabs>
          <w:tab w:val="left" w:pos="10859"/>
        </w:tabs>
        <w:spacing w:before="90"/>
        <w:ind w:left="3187"/>
        <w:rPr>
          <w:rFonts w:ascii="Trebuchet MS"/>
          <w:sz w:val="10"/>
        </w:rPr>
      </w:pPr>
      <w:r>
        <w:rPr>
          <w:sz w:val="20"/>
        </w:rPr>
        <w:t>If</w:t>
      </w:r>
      <w:r>
        <w:rPr>
          <w:spacing w:val="25"/>
          <w:sz w:val="20"/>
        </w:rPr>
        <w:t xml:space="preserve"> </w:t>
      </w:r>
      <w:r>
        <w:rPr>
          <w:sz w:val="20"/>
        </w:rPr>
        <w:t>the</w:t>
      </w:r>
      <w:r>
        <w:rPr>
          <w:spacing w:val="26"/>
          <w:sz w:val="20"/>
        </w:rPr>
        <w:t xml:space="preserve"> </w:t>
      </w:r>
      <w:r>
        <w:rPr>
          <w:sz w:val="20"/>
        </w:rPr>
        <w:t>mechanism</w:t>
      </w:r>
      <w:r>
        <w:rPr>
          <w:spacing w:val="26"/>
          <w:sz w:val="20"/>
        </w:rPr>
        <w:t xml:space="preserve"> </w:t>
      </w:r>
      <w:r>
        <w:rPr>
          <w:sz w:val="20"/>
        </w:rPr>
        <w:t>is</w:t>
      </w:r>
      <w:r>
        <w:rPr>
          <w:spacing w:val="26"/>
          <w:sz w:val="20"/>
        </w:rPr>
        <w:t xml:space="preserve"> </w:t>
      </w:r>
      <w:r>
        <w:rPr>
          <w:sz w:val="20"/>
        </w:rPr>
        <w:t>variance</w:t>
      </w:r>
      <w:r>
        <w:rPr>
          <w:spacing w:val="25"/>
          <w:sz w:val="20"/>
        </w:rPr>
        <w:t xml:space="preserve"> </w:t>
      </w:r>
      <w:r>
        <w:rPr>
          <w:sz w:val="20"/>
        </w:rPr>
        <w:t>stabilization</w:t>
      </w:r>
      <w:r>
        <w:rPr>
          <w:spacing w:val="26"/>
          <w:sz w:val="20"/>
        </w:rPr>
        <w:t xml:space="preserve"> </w:t>
      </w:r>
      <w:r>
        <w:rPr>
          <w:sz w:val="20"/>
        </w:rPr>
        <w:t>rather</w:t>
      </w:r>
      <w:r>
        <w:rPr>
          <w:spacing w:val="26"/>
          <w:sz w:val="20"/>
        </w:rPr>
        <w:t xml:space="preserve"> </w:t>
      </w:r>
      <w:r>
        <w:rPr>
          <w:sz w:val="20"/>
        </w:rPr>
        <w:t>than</w:t>
      </w:r>
      <w:r>
        <w:rPr>
          <w:spacing w:val="26"/>
          <w:sz w:val="20"/>
        </w:rPr>
        <w:t xml:space="preserve"> </w:t>
      </w:r>
      <w:r>
        <w:rPr>
          <w:sz w:val="20"/>
        </w:rPr>
        <w:t>perceptual</w:t>
      </w:r>
      <w:r>
        <w:rPr>
          <w:spacing w:val="26"/>
          <w:sz w:val="20"/>
        </w:rPr>
        <w:t xml:space="preserve"> </w:t>
      </w:r>
      <w:r>
        <w:rPr>
          <w:sz w:val="20"/>
        </w:rPr>
        <w:t>alignment,</w:t>
      </w:r>
      <w:r>
        <w:rPr>
          <w:spacing w:val="31"/>
          <w:sz w:val="20"/>
        </w:rPr>
        <w:t xml:space="preserve"> </w:t>
      </w:r>
      <w:r>
        <w:rPr>
          <w:spacing w:val="-4"/>
          <w:sz w:val="20"/>
        </w:rPr>
        <w:t>then</w:t>
      </w:r>
      <w:r>
        <w:rPr>
          <w:rFonts w:ascii="Times New Roman"/>
          <w:sz w:val="20"/>
        </w:rPr>
        <w:tab/>
      </w:r>
      <w:r>
        <w:rPr>
          <w:rFonts w:ascii="Trebuchet MS"/>
          <w:spacing w:val="-5"/>
          <w:sz w:val="10"/>
        </w:rPr>
        <w:t>443</w:t>
      </w:r>
    </w:p>
    <w:p w14:paraId="28C75128" w14:textId="77777777" w:rsidR="00EA1924" w:rsidRDefault="00000000">
      <w:pPr>
        <w:tabs>
          <w:tab w:val="left" w:pos="10859"/>
        </w:tabs>
        <w:spacing w:before="30"/>
        <w:ind w:left="2761"/>
        <w:rPr>
          <w:rFonts w:ascii="Trebuchet MS"/>
          <w:sz w:val="10"/>
        </w:rPr>
      </w:pPr>
      <w:r>
        <w:rPr>
          <w:sz w:val="20"/>
        </w:rPr>
        <w:t>other</w:t>
      </w:r>
      <w:r>
        <w:rPr>
          <w:spacing w:val="6"/>
          <w:sz w:val="20"/>
        </w:rPr>
        <w:t xml:space="preserve"> </w:t>
      </w:r>
      <w:r>
        <w:rPr>
          <w:sz w:val="20"/>
        </w:rPr>
        <w:t>compressive</w:t>
      </w:r>
      <w:r>
        <w:rPr>
          <w:spacing w:val="7"/>
          <w:sz w:val="20"/>
        </w:rPr>
        <w:t xml:space="preserve"> </w:t>
      </w:r>
      <w:r>
        <w:rPr>
          <w:sz w:val="20"/>
        </w:rPr>
        <w:t>transforms</w:t>
      </w:r>
      <w:r>
        <w:rPr>
          <w:spacing w:val="7"/>
          <w:sz w:val="20"/>
        </w:rPr>
        <w:t xml:space="preserve"> </w:t>
      </w:r>
      <w:r>
        <w:rPr>
          <w:sz w:val="20"/>
        </w:rPr>
        <w:t>should</w:t>
      </w:r>
      <w:r>
        <w:rPr>
          <w:spacing w:val="7"/>
          <w:sz w:val="20"/>
        </w:rPr>
        <w:t xml:space="preserve"> </w:t>
      </w:r>
      <w:r>
        <w:rPr>
          <w:sz w:val="20"/>
        </w:rPr>
        <w:t>work</w:t>
      </w:r>
      <w:r>
        <w:rPr>
          <w:spacing w:val="7"/>
          <w:sz w:val="20"/>
        </w:rPr>
        <w:t xml:space="preserve"> </w:t>
      </w:r>
      <w:r>
        <w:rPr>
          <w:sz w:val="20"/>
        </w:rPr>
        <w:t>too,</w:t>
      </w:r>
      <w:r>
        <w:rPr>
          <w:spacing w:val="8"/>
          <w:sz w:val="20"/>
        </w:rPr>
        <w:t xml:space="preserve"> </w:t>
      </w:r>
      <w:r>
        <w:rPr>
          <w:sz w:val="20"/>
        </w:rPr>
        <w:t>and</w:t>
      </w:r>
      <w:r>
        <w:rPr>
          <w:spacing w:val="7"/>
          <w:sz w:val="20"/>
        </w:rPr>
        <w:t xml:space="preserve"> </w:t>
      </w:r>
      <w:r>
        <w:rPr>
          <w:sz w:val="20"/>
        </w:rPr>
        <w:t>they</w:t>
      </w:r>
      <w:r>
        <w:rPr>
          <w:spacing w:val="7"/>
          <w:sz w:val="20"/>
        </w:rPr>
        <w:t xml:space="preserve"> </w:t>
      </w:r>
      <w:r>
        <w:rPr>
          <w:sz w:val="20"/>
        </w:rPr>
        <w:t>do.</w:t>
      </w:r>
      <w:r>
        <w:rPr>
          <w:spacing w:val="30"/>
          <w:sz w:val="20"/>
        </w:rPr>
        <w:t xml:space="preserve"> </w:t>
      </w:r>
      <w:r>
        <w:rPr>
          <w:sz w:val="20"/>
        </w:rPr>
        <w:t>Table</w:t>
      </w:r>
      <w:r>
        <w:rPr>
          <w:spacing w:val="7"/>
          <w:sz w:val="20"/>
        </w:rPr>
        <w:t xml:space="preserve"> </w:t>
      </w:r>
      <w:hyperlink w:anchor="_bookmark20" w:history="1">
        <w:r>
          <w:rPr>
            <w:color w:val="0774B7"/>
            <w:sz w:val="20"/>
          </w:rPr>
          <w:t>7</w:t>
        </w:r>
      </w:hyperlink>
      <w:r>
        <w:rPr>
          <w:color w:val="0774B7"/>
          <w:spacing w:val="7"/>
          <w:sz w:val="20"/>
        </w:rPr>
        <w:t xml:space="preserve"> </w:t>
      </w:r>
      <w:r>
        <w:rPr>
          <w:sz w:val="20"/>
        </w:rPr>
        <w:t>sweeps</w:t>
      </w:r>
      <w:r>
        <w:rPr>
          <w:spacing w:val="6"/>
          <w:sz w:val="20"/>
        </w:rPr>
        <w:t xml:space="preserve"> </w:t>
      </w:r>
      <w:r>
        <w:rPr>
          <w:sz w:val="20"/>
        </w:rPr>
        <w:t>five</w:t>
      </w:r>
      <w:r>
        <w:rPr>
          <w:spacing w:val="7"/>
          <w:sz w:val="20"/>
        </w:rPr>
        <w:t xml:space="preserve"> </w:t>
      </w:r>
      <w:r>
        <w:rPr>
          <w:spacing w:val="-2"/>
          <w:sz w:val="20"/>
        </w:rPr>
        <w:t>target</w:t>
      </w:r>
      <w:r>
        <w:rPr>
          <w:rFonts w:ascii="Times New Roman"/>
          <w:sz w:val="20"/>
        </w:rPr>
        <w:tab/>
      </w:r>
      <w:r>
        <w:rPr>
          <w:rFonts w:ascii="Trebuchet MS"/>
          <w:spacing w:val="-5"/>
          <w:sz w:val="10"/>
        </w:rPr>
        <w:t>444</w:t>
      </w:r>
    </w:p>
    <w:p w14:paraId="01813D22" w14:textId="77777777" w:rsidR="00EA1924" w:rsidRDefault="00000000">
      <w:pPr>
        <w:tabs>
          <w:tab w:val="left" w:pos="10859"/>
        </w:tabs>
        <w:spacing w:before="30"/>
        <w:ind w:left="2761"/>
        <w:rPr>
          <w:rFonts w:ascii="Trebuchet MS"/>
          <w:sz w:val="10"/>
        </w:rPr>
      </w:pPr>
      <w:r>
        <w:rPr>
          <w:sz w:val="20"/>
        </w:rPr>
        <w:t>transforms</w:t>
      </w:r>
      <w:r>
        <w:rPr>
          <w:spacing w:val="13"/>
          <w:sz w:val="20"/>
        </w:rPr>
        <w:t xml:space="preserve"> </w:t>
      </w:r>
      <w:r>
        <w:rPr>
          <w:sz w:val="20"/>
        </w:rPr>
        <w:t>at</w:t>
      </w:r>
      <w:r>
        <w:rPr>
          <w:spacing w:val="14"/>
          <w:sz w:val="20"/>
        </w:rPr>
        <w:t xml:space="preserve"> </w:t>
      </w:r>
      <w:r>
        <w:rPr>
          <w:sz w:val="20"/>
        </w:rPr>
        <w:t>degree</w:t>
      </w:r>
      <w:r>
        <w:rPr>
          <w:spacing w:val="14"/>
          <w:sz w:val="20"/>
        </w:rPr>
        <w:t xml:space="preserve"> </w:t>
      </w:r>
      <w:r>
        <w:rPr>
          <w:sz w:val="20"/>
        </w:rPr>
        <w:t>3.</w:t>
      </w:r>
      <w:r>
        <w:rPr>
          <w:spacing w:val="50"/>
          <w:sz w:val="20"/>
        </w:rPr>
        <w:t xml:space="preserve"> </w:t>
      </w:r>
      <w:r>
        <w:rPr>
          <w:sz w:val="20"/>
        </w:rPr>
        <w:t>A</w:t>
      </w:r>
      <w:r>
        <w:rPr>
          <w:spacing w:val="14"/>
          <w:sz w:val="20"/>
        </w:rPr>
        <w:t xml:space="preserve"> </w:t>
      </w:r>
      <w:r>
        <w:rPr>
          <w:sz w:val="20"/>
        </w:rPr>
        <w:t>square</w:t>
      </w:r>
      <w:r>
        <w:rPr>
          <w:spacing w:val="14"/>
          <w:sz w:val="20"/>
        </w:rPr>
        <w:t xml:space="preserve"> </w:t>
      </w:r>
      <w:r>
        <w:rPr>
          <w:sz w:val="20"/>
        </w:rPr>
        <w:t>root</w:t>
      </w:r>
      <w:r>
        <w:rPr>
          <w:spacing w:val="14"/>
          <w:sz w:val="20"/>
        </w:rPr>
        <w:t xml:space="preserve"> </w:t>
      </w:r>
      <w:r>
        <w:rPr>
          <w:sz w:val="20"/>
        </w:rPr>
        <w:t>gives</w:t>
      </w:r>
      <w:r>
        <w:rPr>
          <w:spacing w:val="13"/>
          <w:sz w:val="20"/>
        </w:rPr>
        <w:t xml:space="preserve"> </w:t>
      </w:r>
      <w:r>
        <w:rPr>
          <w:sz w:val="20"/>
        </w:rPr>
        <w:t>a</w:t>
      </w:r>
      <w:r>
        <w:rPr>
          <w:spacing w:val="14"/>
          <w:sz w:val="20"/>
        </w:rPr>
        <w:t xml:space="preserve"> </w:t>
      </w:r>
      <w:r>
        <w:rPr>
          <w:sz w:val="20"/>
        </w:rPr>
        <w:t>better</w:t>
      </w:r>
      <w:r>
        <w:rPr>
          <w:spacing w:val="14"/>
          <w:sz w:val="20"/>
        </w:rPr>
        <w:t xml:space="preserve"> </w:t>
      </w:r>
      <w:r>
        <w:rPr>
          <w:sz w:val="20"/>
        </w:rPr>
        <w:t>median</w:t>
      </w:r>
      <w:r>
        <w:rPr>
          <w:spacing w:val="14"/>
          <w:sz w:val="20"/>
        </w:rPr>
        <w:t xml:space="preserve"> </w:t>
      </w:r>
      <w:r>
        <w:rPr>
          <w:sz w:val="20"/>
        </w:rPr>
        <w:t>than</w:t>
      </w:r>
      <w:r>
        <w:rPr>
          <w:spacing w:val="14"/>
          <w:sz w:val="20"/>
        </w:rPr>
        <w:t xml:space="preserve"> </w:t>
      </w:r>
      <w:r>
        <w:rPr>
          <w:sz w:val="20"/>
        </w:rPr>
        <w:t>the</w:t>
      </w:r>
      <w:r>
        <w:rPr>
          <w:spacing w:val="13"/>
          <w:sz w:val="20"/>
        </w:rPr>
        <w:t xml:space="preserve"> </w:t>
      </w:r>
      <w:r>
        <w:rPr>
          <w:sz w:val="20"/>
        </w:rPr>
        <w:t>cube</w:t>
      </w:r>
      <w:r>
        <w:rPr>
          <w:spacing w:val="14"/>
          <w:sz w:val="20"/>
        </w:rPr>
        <w:t xml:space="preserve"> </w:t>
      </w:r>
      <w:r>
        <w:rPr>
          <w:sz w:val="20"/>
        </w:rPr>
        <w:t>root</w:t>
      </w:r>
      <w:r>
        <w:rPr>
          <w:spacing w:val="14"/>
          <w:sz w:val="20"/>
        </w:rPr>
        <w:t xml:space="preserve"> </w:t>
      </w:r>
      <w:r>
        <w:rPr>
          <w:sz w:val="20"/>
        </w:rPr>
        <w:t>on</w:t>
      </w:r>
      <w:r>
        <w:rPr>
          <w:spacing w:val="14"/>
          <w:sz w:val="20"/>
        </w:rPr>
        <w:t xml:space="preserve"> </w:t>
      </w:r>
      <w:r>
        <w:rPr>
          <w:sz w:val="20"/>
        </w:rPr>
        <w:t>4</w:t>
      </w:r>
      <w:r>
        <w:rPr>
          <w:spacing w:val="14"/>
          <w:sz w:val="20"/>
        </w:rPr>
        <w:t xml:space="preserve"> </w:t>
      </w:r>
      <w:r>
        <w:rPr>
          <w:spacing w:val="-5"/>
          <w:sz w:val="20"/>
        </w:rPr>
        <w:t>of</w:t>
      </w:r>
      <w:r>
        <w:rPr>
          <w:rFonts w:ascii="Times New Roman"/>
          <w:sz w:val="20"/>
        </w:rPr>
        <w:tab/>
      </w:r>
      <w:r>
        <w:rPr>
          <w:rFonts w:ascii="Trebuchet MS"/>
          <w:spacing w:val="-5"/>
          <w:sz w:val="10"/>
        </w:rPr>
        <w:t>445</w:t>
      </w:r>
    </w:p>
    <w:p w14:paraId="5612ED69" w14:textId="77777777" w:rsidR="00EA1924" w:rsidRDefault="00EA1924">
      <w:pPr>
        <w:rPr>
          <w:rFonts w:ascii="Trebuchet MS"/>
          <w:sz w:val="10"/>
        </w:rPr>
        <w:sectPr w:rsidR="00EA1924">
          <w:pgSz w:w="11910" w:h="16840"/>
          <w:pgMar w:top="1020" w:right="283" w:bottom="760" w:left="566" w:header="685" w:footer="563" w:gutter="0"/>
          <w:cols w:space="720"/>
        </w:sectPr>
      </w:pPr>
    </w:p>
    <w:p w14:paraId="2F2AA77E" w14:textId="77777777" w:rsidR="00EA1924" w:rsidRDefault="00000000">
      <w:pPr>
        <w:spacing w:before="410" w:line="205" w:lineRule="exact"/>
        <w:ind w:left="2761"/>
        <w:jc w:val="both"/>
        <w:rPr>
          <w:rFonts w:ascii="Trebuchet MS"/>
          <w:sz w:val="10"/>
        </w:rPr>
      </w:pPr>
      <w:r>
        <w:rPr>
          <w:sz w:val="20"/>
        </w:rPr>
        <w:lastRenderedPageBreak/>
        <w:t>the</w:t>
      </w:r>
      <w:r>
        <w:rPr>
          <w:spacing w:val="1"/>
          <w:sz w:val="20"/>
        </w:rPr>
        <w:t xml:space="preserve"> </w:t>
      </w:r>
      <w:r>
        <w:rPr>
          <w:sz w:val="20"/>
        </w:rPr>
        <w:t>9</w:t>
      </w:r>
      <w:r>
        <w:rPr>
          <w:spacing w:val="3"/>
          <w:sz w:val="20"/>
        </w:rPr>
        <w:t xml:space="preserve"> </w:t>
      </w:r>
      <w:r>
        <w:rPr>
          <w:sz w:val="20"/>
        </w:rPr>
        <w:t>datasets,</w:t>
      </w:r>
      <w:r>
        <w:rPr>
          <w:spacing w:val="3"/>
          <w:sz w:val="20"/>
        </w:rPr>
        <w:t xml:space="preserve"> </w:t>
      </w:r>
      <w:r>
        <w:rPr>
          <w:sz w:val="20"/>
        </w:rPr>
        <w:t>and</w:t>
      </w:r>
      <w:r>
        <w:rPr>
          <w:spacing w:val="2"/>
          <w:sz w:val="20"/>
        </w:rPr>
        <w:t xml:space="preserve"> </w:t>
      </w:r>
      <w:r>
        <w:rPr>
          <w:sz w:val="20"/>
        </w:rPr>
        <w:t>taken</w:t>
      </w:r>
      <w:r>
        <w:rPr>
          <w:spacing w:val="3"/>
          <w:sz w:val="20"/>
        </w:rPr>
        <w:t xml:space="preserve"> </w:t>
      </w:r>
      <w:r>
        <w:rPr>
          <w:sz w:val="20"/>
        </w:rPr>
        <w:t>across</w:t>
      </w:r>
      <w:r>
        <w:rPr>
          <w:spacing w:val="3"/>
          <w:sz w:val="20"/>
        </w:rPr>
        <w:t xml:space="preserve"> </w:t>
      </w:r>
      <w:r>
        <w:rPr>
          <w:sz w:val="20"/>
        </w:rPr>
        <w:t>the</w:t>
      </w:r>
      <w:r>
        <w:rPr>
          <w:spacing w:val="2"/>
          <w:sz w:val="20"/>
        </w:rPr>
        <w:t xml:space="preserve"> </w:t>
      </w:r>
      <w:r>
        <w:rPr>
          <w:sz w:val="20"/>
        </w:rPr>
        <w:t>whole</w:t>
      </w:r>
      <w:r>
        <w:rPr>
          <w:spacing w:val="3"/>
          <w:sz w:val="20"/>
        </w:rPr>
        <w:t xml:space="preserve"> </w:t>
      </w:r>
      <w:r>
        <w:rPr>
          <w:sz w:val="20"/>
        </w:rPr>
        <w:t>sweep</w:t>
      </w:r>
      <w:r>
        <w:rPr>
          <w:spacing w:val="2"/>
          <w:sz w:val="20"/>
        </w:rPr>
        <w:t xml:space="preserve"> </w:t>
      </w:r>
      <w:r>
        <w:rPr>
          <w:sz w:val="20"/>
        </w:rPr>
        <w:t>the</w:t>
      </w:r>
      <w:r>
        <w:rPr>
          <w:spacing w:val="3"/>
          <w:sz w:val="20"/>
        </w:rPr>
        <w:t xml:space="preserve"> </w:t>
      </w:r>
      <w:r>
        <w:rPr>
          <w:sz w:val="20"/>
        </w:rPr>
        <w:t>cube</w:t>
      </w:r>
      <w:r>
        <w:rPr>
          <w:spacing w:val="2"/>
          <w:sz w:val="20"/>
        </w:rPr>
        <w:t xml:space="preserve"> </w:t>
      </w:r>
      <w:r>
        <w:rPr>
          <w:sz w:val="20"/>
        </w:rPr>
        <w:t>root</w:t>
      </w:r>
      <w:r>
        <w:rPr>
          <w:spacing w:val="2"/>
          <w:sz w:val="20"/>
        </w:rPr>
        <w:t xml:space="preserve"> </w:t>
      </w:r>
      <w:r>
        <w:rPr>
          <w:sz w:val="20"/>
        </w:rPr>
        <w:t>is</w:t>
      </w:r>
      <w:r>
        <w:rPr>
          <w:spacing w:val="3"/>
          <w:sz w:val="20"/>
        </w:rPr>
        <w:t xml:space="preserve"> </w:t>
      </w:r>
      <w:r>
        <w:rPr>
          <w:sz w:val="20"/>
        </w:rPr>
        <w:t>the</w:t>
      </w:r>
      <w:r>
        <w:rPr>
          <w:spacing w:val="2"/>
          <w:sz w:val="20"/>
        </w:rPr>
        <w:t xml:space="preserve"> </w:t>
      </w:r>
      <w:r>
        <w:rPr>
          <w:sz w:val="20"/>
        </w:rPr>
        <w:t>outright</w:t>
      </w:r>
      <w:r>
        <w:rPr>
          <w:spacing w:val="3"/>
          <w:sz w:val="20"/>
        </w:rPr>
        <w:t xml:space="preserve"> </w:t>
      </w:r>
      <w:r>
        <w:rPr>
          <w:sz w:val="20"/>
        </w:rPr>
        <w:t>winner</w:t>
      </w:r>
      <w:r>
        <w:rPr>
          <w:spacing w:val="2"/>
          <w:sz w:val="20"/>
        </w:rPr>
        <w:t xml:space="preserve"> </w:t>
      </w:r>
      <w:r>
        <w:rPr>
          <w:sz w:val="20"/>
        </w:rPr>
        <w:t>on</w:t>
      </w:r>
      <w:r>
        <w:rPr>
          <w:spacing w:val="76"/>
          <w:sz w:val="20"/>
        </w:rPr>
        <w:t xml:space="preserve">  </w:t>
      </w:r>
      <w:r>
        <w:rPr>
          <w:rFonts w:ascii="Trebuchet MS"/>
          <w:spacing w:val="-5"/>
          <w:sz w:val="10"/>
        </w:rPr>
        <w:t>446</w:t>
      </w:r>
    </w:p>
    <w:p w14:paraId="1268639E" w14:textId="77777777" w:rsidR="00EA1924" w:rsidRDefault="00000000">
      <w:pPr>
        <w:spacing w:line="322" w:lineRule="exact"/>
        <w:ind w:left="2761"/>
        <w:jc w:val="both"/>
        <w:rPr>
          <w:rFonts w:ascii="Trebuchet MS" w:hAnsi="Trebuchet MS"/>
          <w:sz w:val="10"/>
        </w:rPr>
      </w:pPr>
      <w:r>
        <w:rPr>
          <w:rFonts w:ascii="Trebuchet MS" w:hAnsi="Trebuchet MS"/>
          <w:noProof/>
          <w:sz w:val="10"/>
        </w:rPr>
        <mc:AlternateContent>
          <mc:Choice Requires="wps">
            <w:drawing>
              <wp:anchor distT="0" distB="0" distL="0" distR="0" simplePos="0" relativeHeight="484976640" behindDoc="1" locked="0" layoutInCell="1" allowOverlap="1" wp14:anchorId="549D538A" wp14:editId="329AB411">
                <wp:simplePos x="0" y="0"/>
                <wp:positionH relativeFrom="page">
                  <wp:posOffset>3647465</wp:posOffset>
                </wp:positionH>
                <wp:positionV relativeFrom="paragraph">
                  <wp:posOffset>86383</wp:posOffset>
                </wp:positionV>
                <wp:extent cx="666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421" y="0"/>
                              </a:lnTo>
                            </a:path>
                          </a:pathLst>
                        </a:custGeom>
                        <a:ln w="51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A407D4" id="Graphic 40" o:spid="_x0000_s1026" style="position:absolute;margin-left:287.2pt;margin-top:6.8pt;width:5.25pt;height:.1pt;z-index:-18339840;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" path="m,l66421,e" filled="f" strokeweight=".14392mm">
                <v:path arrowok="t"/>
                <w10:wrap anchorx="page"/>
              </v:shape>
            </w:pict>
          </mc:Fallback>
        </mc:AlternateContent>
      </w:r>
      <w:r>
        <w:rPr>
          <w:sz w:val="20"/>
        </w:rPr>
        <w:t>only</w:t>
      </w:r>
      <w:r>
        <w:rPr>
          <w:spacing w:val="2"/>
          <w:sz w:val="20"/>
        </w:rPr>
        <w:t xml:space="preserve"> </w:t>
      </w:r>
      <w:r>
        <w:rPr>
          <w:sz w:val="20"/>
        </w:rPr>
        <w:t>2,</w:t>
      </w:r>
      <w:r>
        <w:rPr>
          <w:spacing w:val="2"/>
          <w:sz w:val="20"/>
        </w:rPr>
        <w:t xml:space="preserve"> </w:t>
      </w:r>
      <w:r>
        <w:rPr>
          <w:sz w:val="20"/>
        </w:rPr>
        <w:t>against</w:t>
      </w:r>
      <w:r>
        <w:rPr>
          <w:spacing w:val="3"/>
          <w:sz w:val="20"/>
        </w:rPr>
        <w:t xml:space="preserve"> </w:t>
      </w:r>
      <w:r>
        <w:rPr>
          <w:sz w:val="20"/>
        </w:rPr>
        <w:t>3</w:t>
      </w:r>
      <w:r>
        <w:rPr>
          <w:spacing w:val="2"/>
          <w:sz w:val="20"/>
        </w:rPr>
        <w:t xml:space="preserve"> </w:t>
      </w:r>
      <w:r>
        <w:rPr>
          <w:sz w:val="20"/>
        </w:rPr>
        <w:t>each</w:t>
      </w:r>
      <w:r>
        <w:rPr>
          <w:spacing w:val="2"/>
          <w:sz w:val="20"/>
        </w:rPr>
        <w:t xml:space="preserve"> </w:t>
      </w:r>
      <w:r>
        <w:rPr>
          <w:sz w:val="20"/>
        </w:rPr>
        <w:t>for</w:t>
      </w:r>
      <w:r>
        <w:rPr>
          <w:spacing w:val="6"/>
          <w:sz w:val="20"/>
        </w:rPr>
        <w:t xml:space="preserve"> </w:t>
      </w:r>
      <w:r>
        <w:rPr>
          <w:rFonts w:ascii="Libertinus Sans" w:hAnsi="Libertinus Sans"/>
          <w:i/>
          <w:position w:val="13"/>
          <w:sz w:val="20"/>
        </w:rPr>
        <w:t>√</w:t>
      </w:r>
      <w:r>
        <w:rPr>
          <w:i/>
          <w:sz w:val="20"/>
        </w:rPr>
        <w:t>y</w:t>
      </w:r>
      <w:r>
        <w:rPr>
          <w:i/>
          <w:spacing w:val="5"/>
          <w:sz w:val="20"/>
        </w:rPr>
        <w:t xml:space="preserve"> </w:t>
      </w:r>
      <w:r>
        <w:rPr>
          <w:sz w:val="20"/>
        </w:rPr>
        <w:t>and</w:t>
      </w:r>
      <w:r>
        <w:rPr>
          <w:spacing w:val="6"/>
          <w:sz w:val="20"/>
        </w:rPr>
        <w:t xml:space="preserve"> </w:t>
      </w:r>
      <w:r>
        <w:rPr>
          <w:i/>
          <w:sz w:val="20"/>
        </w:rPr>
        <w:t>y</w:t>
      </w:r>
      <w:r>
        <w:rPr>
          <w:position w:val="7"/>
          <w:sz w:val="15"/>
        </w:rPr>
        <w:t>0.25</w:t>
      </w:r>
      <w:r>
        <w:rPr>
          <w:sz w:val="20"/>
        </w:rPr>
        <w:t>.</w:t>
      </w:r>
      <w:r>
        <w:rPr>
          <w:spacing w:val="15"/>
          <w:sz w:val="20"/>
        </w:rPr>
        <w:t xml:space="preserve"> </w:t>
      </w:r>
      <w:r>
        <w:rPr>
          <w:sz w:val="20"/>
        </w:rPr>
        <w:t>Each</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four</w:t>
      </w:r>
      <w:r>
        <w:rPr>
          <w:spacing w:val="4"/>
          <w:sz w:val="20"/>
        </w:rPr>
        <w:t xml:space="preserve"> </w:t>
      </w:r>
      <w:r>
        <w:rPr>
          <w:sz w:val="20"/>
        </w:rPr>
        <w:t>non-identity</w:t>
      </w:r>
      <w:r>
        <w:rPr>
          <w:spacing w:val="2"/>
          <w:sz w:val="20"/>
        </w:rPr>
        <w:t xml:space="preserve"> </w:t>
      </w:r>
      <w:r>
        <w:rPr>
          <w:sz w:val="20"/>
        </w:rPr>
        <w:t>transforms</w:t>
      </w:r>
      <w:r>
        <w:rPr>
          <w:spacing w:val="4"/>
          <w:sz w:val="20"/>
        </w:rPr>
        <w:t xml:space="preserve"> </w:t>
      </w:r>
      <w:r>
        <w:rPr>
          <w:sz w:val="20"/>
        </w:rPr>
        <w:t>beats</w:t>
      </w:r>
      <w:r>
        <w:rPr>
          <w:spacing w:val="3"/>
          <w:sz w:val="20"/>
        </w:rPr>
        <w:t xml:space="preserve"> </w:t>
      </w:r>
      <w:r>
        <w:rPr>
          <w:sz w:val="20"/>
        </w:rPr>
        <w:t>the</w:t>
      </w:r>
      <w:r>
        <w:rPr>
          <w:spacing w:val="77"/>
          <w:sz w:val="20"/>
        </w:rPr>
        <w:t xml:space="preserve">  </w:t>
      </w:r>
      <w:r>
        <w:rPr>
          <w:rFonts w:ascii="Trebuchet MS" w:hAnsi="Trebuchet MS"/>
          <w:spacing w:val="-5"/>
          <w:sz w:val="10"/>
        </w:rPr>
        <w:t>447</w:t>
      </w:r>
    </w:p>
    <w:p w14:paraId="49C26BE1" w14:textId="77777777" w:rsidR="00EA1924" w:rsidRDefault="00000000">
      <w:pPr>
        <w:tabs>
          <w:tab w:val="left" w:pos="10850"/>
        </w:tabs>
        <w:spacing w:before="30" w:line="268" w:lineRule="auto"/>
        <w:ind w:left="2753" w:right="36" w:firstLine="8"/>
        <w:jc w:val="both"/>
        <w:rPr>
          <w:rFonts w:ascii="Trebuchet MS" w:hAnsi="Trebuchet MS"/>
          <w:sz w:val="10"/>
        </w:rPr>
      </w:pPr>
      <w:r>
        <w:rPr>
          <w:sz w:val="20"/>
        </w:rPr>
        <w:t>identity</w:t>
      </w:r>
      <w:r>
        <w:rPr>
          <w:spacing w:val="-4"/>
          <w:sz w:val="20"/>
        </w:rPr>
        <w:t xml:space="preserve"> </w:t>
      </w:r>
      <w:r>
        <w:rPr>
          <w:sz w:val="20"/>
        </w:rPr>
        <w:t>on</w:t>
      </w:r>
      <w:r>
        <w:rPr>
          <w:spacing w:val="-4"/>
          <w:sz w:val="20"/>
        </w:rPr>
        <w:t xml:space="preserve"> </w:t>
      </w:r>
      <w:r>
        <w:rPr>
          <w:sz w:val="20"/>
        </w:rPr>
        <w:t>8</w:t>
      </w:r>
      <w:r>
        <w:rPr>
          <w:spacing w:val="-4"/>
          <w:sz w:val="20"/>
        </w:rPr>
        <w:t xml:space="preserve"> </w:t>
      </w:r>
      <w:r>
        <w:rPr>
          <w:sz w:val="20"/>
        </w:rPr>
        <w:t>of</w:t>
      </w:r>
      <w:r>
        <w:rPr>
          <w:spacing w:val="-4"/>
          <w:sz w:val="20"/>
        </w:rPr>
        <w:t xml:space="preserve"> </w:t>
      </w:r>
      <w:r>
        <w:rPr>
          <w:sz w:val="20"/>
        </w:rPr>
        <w:t>9</w:t>
      </w:r>
      <w:r>
        <w:rPr>
          <w:spacing w:val="-4"/>
          <w:sz w:val="20"/>
        </w:rPr>
        <w:t xml:space="preserve"> </w:t>
      </w:r>
      <w:r>
        <w:rPr>
          <w:sz w:val="20"/>
        </w:rPr>
        <w:t>datasets,</w:t>
      </w:r>
      <w:r>
        <w:rPr>
          <w:spacing w:val="-4"/>
          <w:sz w:val="20"/>
        </w:rPr>
        <w:t xml:space="preserve"> </w:t>
      </w:r>
      <w:r>
        <w:rPr>
          <w:sz w:val="20"/>
        </w:rPr>
        <w:t>all</w:t>
      </w:r>
      <w:r>
        <w:rPr>
          <w:spacing w:val="-4"/>
          <w:sz w:val="20"/>
        </w:rPr>
        <w:t xml:space="preserve"> </w:t>
      </w:r>
      <w:r>
        <w:rPr>
          <w:sz w:val="20"/>
        </w:rPr>
        <w:t>four</w:t>
      </w:r>
      <w:r>
        <w:rPr>
          <w:spacing w:val="-4"/>
          <w:sz w:val="20"/>
        </w:rPr>
        <w:t xml:space="preserve"> </w:t>
      </w:r>
      <w:r>
        <w:rPr>
          <w:sz w:val="20"/>
        </w:rPr>
        <w:t>failing</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one,</w:t>
      </w:r>
      <w:r>
        <w:rPr>
          <w:spacing w:val="-4"/>
          <w:sz w:val="20"/>
        </w:rPr>
        <w:t xml:space="preserve"> </w:t>
      </w:r>
      <w:r>
        <w:rPr>
          <w:sz w:val="20"/>
        </w:rPr>
        <w:t>FOGRA51-CMY.</w:t>
      </w:r>
      <w:r>
        <w:rPr>
          <w:spacing w:val="-4"/>
          <w:sz w:val="20"/>
        </w:rPr>
        <w:t xml:space="preserve"> </w:t>
      </w:r>
      <w:r>
        <w:rPr>
          <w:sz w:val="20"/>
        </w:rPr>
        <w:t>The</w:t>
      </w:r>
      <w:r>
        <w:rPr>
          <w:spacing w:val="-4"/>
          <w:sz w:val="20"/>
        </w:rPr>
        <w:t xml:space="preserve"> </w:t>
      </w:r>
      <w:r>
        <w:rPr>
          <w:sz w:val="20"/>
        </w:rPr>
        <w:t>practical</w:t>
      </w:r>
      <w:r>
        <w:rPr>
          <w:spacing w:val="80"/>
          <w:w w:val="150"/>
          <w:sz w:val="20"/>
        </w:rPr>
        <w:t xml:space="preserve"> </w:t>
      </w:r>
      <w:r>
        <w:rPr>
          <w:rFonts w:ascii="Trebuchet MS" w:hAnsi="Trebuchet MS"/>
          <w:sz w:val="10"/>
        </w:rPr>
        <w:t>448</w:t>
      </w:r>
      <w:r>
        <w:rPr>
          <w:rFonts w:ascii="Trebuchet MS" w:hAnsi="Trebuchet MS"/>
          <w:spacing w:val="40"/>
          <w:sz w:val="10"/>
        </w:rPr>
        <w:t xml:space="preserve"> </w:t>
      </w:r>
      <w:r>
        <w:rPr>
          <w:sz w:val="20"/>
        </w:rPr>
        <w:t>recommendation is therefore not “use a cube root” but “do not fit in XYZ”; the cube root</w:t>
      </w:r>
      <w:r>
        <w:rPr>
          <w:spacing w:val="40"/>
          <w:sz w:val="20"/>
        </w:rPr>
        <w:t xml:space="preserve">  </w:t>
      </w:r>
      <w:r>
        <w:rPr>
          <w:rFonts w:ascii="Trebuchet MS" w:hAnsi="Trebuchet MS"/>
          <w:sz w:val="10"/>
        </w:rPr>
        <w:t>449</w:t>
      </w:r>
      <w:r>
        <w:rPr>
          <w:rFonts w:ascii="Trebuchet MS" w:hAnsi="Trebuchet MS"/>
          <w:spacing w:val="40"/>
          <w:sz w:val="10"/>
        </w:rPr>
        <w:t xml:space="preserve"> </w:t>
      </w:r>
      <w:r>
        <w:rPr>
          <w:sz w:val="20"/>
        </w:rPr>
        <w:t>has</w:t>
      </w:r>
      <w:r>
        <w:rPr>
          <w:spacing w:val="-5"/>
          <w:sz w:val="20"/>
        </w:rPr>
        <w:t xml:space="preserve"> </w:t>
      </w:r>
      <w:r>
        <w:rPr>
          <w:sz w:val="20"/>
        </w:rPr>
        <w:t>the</w:t>
      </w:r>
      <w:r>
        <w:rPr>
          <w:spacing w:val="-5"/>
          <w:sz w:val="20"/>
        </w:rPr>
        <w:t xml:space="preserve"> </w:t>
      </w:r>
      <w:r>
        <w:rPr>
          <w:sz w:val="20"/>
        </w:rPr>
        <w:t>incidental</w:t>
      </w:r>
      <w:r>
        <w:rPr>
          <w:spacing w:val="-5"/>
          <w:sz w:val="20"/>
        </w:rPr>
        <w:t xml:space="preserve"> </w:t>
      </w:r>
      <w:r>
        <w:rPr>
          <w:sz w:val="20"/>
        </w:rPr>
        <w:t>advantage</w:t>
      </w:r>
      <w:r>
        <w:rPr>
          <w:spacing w:val="-5"/>
          <w:sz w:val="20"/>
        </w:rPr>
        <w:t xml:space="preserve"> </w:t>
      </w:r>
      <w:r>
        <w:rPr>
          <w:sz w:val="20"/>
        </w:rPr>
        <w:t>of</w:t>
      </w:r>
      <w:r>
        <w:rPr>
          <w:spacing w:val="-5"/>
          <w:sz w:val="20"/>
        </w:rPr>
        <w:t xml:space="preserve"> </w:t>
      </w:r>
      <w:r>
        <w:rPr>
          <w:sz w:val="20"/>
        </w:rPr>
        <w:t>being</w:t>
      </w:r>
      <w:r>
        <w:rPr>
          <w:spacing w:val="-5"/>
          <w:sz w:val="20"/>
        </w:rPr>
        <w:t xml:space="preserve"> </w:t>
      </w:r>
      <w:r>
        <w:rPr>
          <w:sz w:val="20"/>
        </w:rPr>
        <w:t>the</w:t>
      </w:r>
      <w:r>
        <w:rPr>
          <w:spacing w:val="-5"/>
          <w:sz w:val="20"/>
        </w:rPr>
        <w:t xml:space="preserve"> </w:t>
      </w:r>
      <w:r>
        <w:rPr>
          <w:sz w:val="20"/>
        </w:rPr>
        <w:t>one</w:t>
      </w:r>
      <w:r>
        <w:rPr>
          <w:spacing w:val="-5"/>
          <w:sz w:val="20"/>
        </w:rPr>
        <w:t xml:space="preserve"> </w:t>
      </w:r>
      <w:r>
        <w:rPr>
          <w:sz w:val="20"/>
        </w:rPr>
        <w:t>whose</w:t>
      </w:r>
      <w:r>
        <w:rPr>
          <w:spacing w:val="-5"/>
          <w:sz w:val="20"/>
        </w:rPr>
        <w:t xml:space="preserve"> </w:t>
      </w:r>
      <w:r>
        <w:rPr>
          <w:sz w:val="20"/>
        </w:rPr>
        <w:t>fit</w:t>
      </w:r>
      <w:r>
        <w:rPr>
          <w:spacing w:val="-5"/>
          <w:sz w:val="20"/>
        </w:rPr>
        <w:t xml:space="preserve"> </w:t>
      </w:r>
      <w:r>
        <w:rPr>
          <w:sz w:val="20"/>
        </w:rPr>
        <w:t>is</w:t>
      </w:r>
      <w:r>
        <w:rPr>
          <w:spacing w:val="-5"/>
          <w:sz w:val="20"/>
        </w:rPr>
        <w:t xml:space="preserve"> </w:t>
      </w:r>
      <w:r>
        <w:rPr>
          <w:sz w:val="20"/>
        </w:rPr>
        <w:t>exactly</w:t>
      </w:r>
      <w:r>
        <w:rPr>
          <w:spacing w:val="-5"/>
          <w:sz w:val="20"/>
        </w:rPr>
        <w:t xml:space="preserve"> </w:t>
      </w:r>
      <w:r>
        <w:rPr>
          <w:sz w:val="20"/>
        </w:rPr>
        <w:t>the</w:t>
      </w:r>
      <w:r>
        <w:rPr>
          <w:spacing w:val="-5"/>
          <w:sz w:val="20"/>
        </w:rPr>
        <w:t xml:space="preserve"> </w:t>
      </w:r>
      <w:r>
        <w:rPr>
          <w:sz w:val="20"/>
        </w:rPr>
        <w:t>CIELAB</w:t>
      </w:r>
      <w:r>
        <w:rPr>
          <w:spacing w:val="-5"/>
          <w:sz w:val="20"/>
        </w:rPr>
        <w:t xml:space="preserve"> </w:t>
      </w:r>
      <w:r>
        <w:rPr>
          <w:sz w:val="20"/>
        </w:rPr>
        <w:t>fit,</w:t>
      </w:r>
      <w:r>
        <w:rPr>
          <w:spacing w:val="-5"/>
          <w:sz w:val="20"/>
        </w:rPr>
        <w:t xml:space="preserve"> </w:t>
      </w:r>
      <w:r>
        <w:rPr>
          <w:sz w:val="20"/>
        </w:rPr>
        <w:t>which</w:t>
      </w:r>
      <w:r>
        <w:rPr>
          <w:spacing w:val="-5"/>
          <w:sz w:val="20"/>
        </w:rPr>
        <w:t xml:space="preserve"> </w:t>
      </w:r>
      <w:r>
        <w:rPr>
          <w:sz w:val="20"/>
        </w:rPr>
        <w:t>is</w:t>
      </w:r>
      <w:r>
        <w:rPr>
          <w:spacing w:val="80"/>
          <w:w w:val="150"/>
          <w:sz w:val="20"/>
        </w:rPr>
        <w:t xml:space="preserve"> </w:t>
      </w:r>
      <w:r>
        <w:rPr>
          <w:rFonts w:ascii="Trebuchet MS" w:hAnsi="Trebuchet MS"/>
          <w:sz w:val="10"/>
        </w:rPr>
        <w:t>450</w:t>
      </w:r>
      <w:r>
        <w:rPr>
          <w:rFonts w:ascii="Trebuchet MS" w:hAnsi="Trebuchet MS"/>
          <w:spacing w:val="40"/>
          <w:sz w:val="10"/>
        </w:rPr>
        <w:t xml:space="preserve"> </w:t>
      </w:r>
      <w:r>
        <w:rPr>
          <w:sz w:val="20"/>
        </w:rPr>
        <w:t>what makes it reportable as an equivalence rather than as a tuned hyperparameter. This</w:t>
      </w:r>
      <w:r>
        <w:rPr>
          <w:spacing w:val="80"/>
          <w:w w:val="150"/>
          <w:sz w:val="20"/>
        </w:rPr>
        <w:t xml:space="preserve"> </w:t>
      </w:r>
      <w:r>
        <w:rPr>
          <w:rFonts w:ascii="Trebuchet MS" w:hAnsi="Trebuchet MS"/>
          <w:sz w:val="10"/>
        </w:rPr>
        <w:t>451</w:t>
      </w:r>
      <w:r>
        <w:rPr>
          <w:rFonts w:ascii="Trebuchet MS" w:hAnsi="Trebuchet MS"/>
          <w:spacing w:val="40"/>
          <w:sz w:val="10"/>
        </w:rPr>
        <w:t xml:space="preserve"> </w:t>
      </w:r>
      <w:r>
        <w:rPr>
          <w:sz w:val="20"/>
        </w:rPr>
        <w:t>output-side</w:t>
      </w:r>
      <w:r>
        <w:rPr>
          <w:spacing w:val="-13"/>
          <w:sz w:val="20"/>
        </w:rPr>
        <w:t xml:space="preserve"> </w:t>
      </w:r>
      <w:r>
        <w:rPr>
          <w:sz w:val="20"/>
        </w:rPr>
        <w:t>transform</w:t>
      </w:r>
      <w:r>
        <w:rPr>
          <w:spacing w:val="-12"/>
          <w:sz w:val="20"/>
        </w:rPr>
        <w:t xml:space="preserve"> </w:t>
      </w:r>
      <w:r>
        <w:rPr>
          <w:sz w:val="20"/>
        </w:rPr>
        <w:t>should</w:t>
      </w:r>
      <w:r>
        <w:rPr>
          <w:spacing w:val="-13"/>
          <w:sz w:val="20"/>
        </w:rPr>
        <w:t xml:space="preserve"> </w:t>
      </w:r>
      <w:r>
        <w:rPr>
          <w:sz w:val="20"/>
        </w:rPr>
        <w:t>not</w:t>
      </w:r>
      <w:r>
        <w:rPr>
          <w:spacing w:val="-12"/>
          <w:sz w:val="20"/>
        </w:rPr>
        <w:t xml:space="preserve"> </w:t>
      </w:r>
      <w:r>
        <w:rPr>
          <w:sz w:val="20"/>
        </w:rPr>
        <w:t>be</w:t>
      </w:r>
      <w:r>
        <w:rPr>
          <w:spacing w:val="-13"/>
          <w:sz w:val="20"/>
        </w:rPr>
        <w:t xml:space="preserve"> </w:t>
      </w:r>
      <w:r>
        <w:rPr>
          <w:sz w:val="20"/>
        </w:rPr>
        <w:t>confused</w:t>
      </w:r>
      <w:r>
        <w:rPr>
          <w:spacing w:val="-12"/>
          <w:sz w:val="20"/>
        </w:rPr>
        <w:t xml:space="preserve"> </w:t>
      </w:r>
      <w:r>
        <w:rPr>
          <w:sz w:val="20"/>
        </w:rPr>
        <w:t>with</w:t>
      </w:r>
      <w:r>
        <w:rPr>
          <w:spacing w:val="-13"/>
          <w:sz w:val="20"/>
        </w:rPr>
        <w:t xml:space="preserve"> </w:t>
      </w:r>
      <w:r>
        <w:rPr>
          <w:sz w:val="20"/>
        </w:rPr>
        <w:t>root-polynomial</w:t>
      </w:r>
      <w:r>
        <w:rPr>
          <w:spacing w:val="-12"/>
          <w:sz w:val="20"/>
        </w:rPr>
        <w:t xml:space="preserve"> </w:t>
      </w:r>
      <w:r>
        <w:rPr>
          <w:sz w:val="20"/>
        </w:rPr>
        <w:t>regression</w:t>
      </w:r>
      <w:r>
        <w:rPr>
          <w:spacing w:val="-13"/>
          <w:sz w:val="20"/>
        </w:rPr>
        <w:t xml:space="preserve"> </w:t>
      </w:r>
      <w:r>
        <w:rPr>
          <w:sz w:val="20"/>
        </w:rPr>
        <w:t>[</w:t>
      </w:r>
      <w:hyperlink w:anchor="_bookmark68" w:history="1">
        <w:r>
          <w:rPr>
            <w:color w:val="0774B7"/>
            <w:sz w:val="20"/>
          </w:rPr>
          <w:t>37</w:t>
        </w:r>
      </w:hyperlink>
      <w:r>
        <w:rPr>
          <w:sz w:val="20"/>
        </w:rPr>
        <w:t>],</w:t>
      </w:r>
      <w:r>
        <w:rPr>
          <w:spacing w:val="-12"/>
          <w:sz w:val="20"/>
        </w:rPr>
        <w:t xml:space="preserve"> </w:t>
      </w:r>
      <w:r>
        <w:rPr>
          <w:sz w:val="20"/>
        </w:rPr>
        <w:t>which</w:t>
      </w:r>
      <w:r>
        <w:rPr>
          <w:spacing w:val="80"/>
          <w:w w:val="150"/>
          <w:sz w:val="20"/>
        </w:rPr>
        <w:t xml:space="preserve"> </w:t>
      </w:r>
      <w:r>
        <w:rPr>
          <w:rFonts w:ascii="Trebuchet MS" w:hAnsi="Trebuchet MS"/>
          <w:sz w:val="10"/>
        </w:rPr>
        <w:t>452</w:t>
      </w:r>
      <w:r>
        <w:rPr>
          <w:rFonts w:ascii="Trebuchet MS" w:hAnsi="Trebuchet MS"/>
          <w:spacing w:val="40"/>
          <w:sz w:val="10"/>
        </w:rPr>
        <w:t xml:space="preserve"> </w:t>
      </w:r>
      <w:r>
        <w:rPr>
          <w:sz w:val="20"/>
        </w:rPr>
        <w:t xml:space="preserve">takes fractional powers of the </w:t>
      </w:r>
      <w:r>
        <w:rPr>
          <w:i/>
          <w:sz w:val="20"/>
        </w:rPr>
        <w:t xml:space="preserve">input </w:t>
      </w:r>
      <w:r>
        <w:rPr>
          <w:sz w:val="20"/>
        </w:rPr>
        <w:t>monomials to obtain exposure invariance in camera</w:t>
      </w:r>
      <w:r>
        <w:rPr>
          <w:spacing w:val="80"/>
          <w:w w:val="150"/>
          <w:sz w:val="20"/>
        </w:rPr>
        <w:t xml:space="preserve"> </w:t>
      </w:r>
      <w:r>
        <w:rPr>
          <w:rFonts w:ascii="Trebuchet MS" w:hAnsi="Trebuchet MS"/>
          <w:sz w:val="10"/>
        </w:rPr>
        <w:t>453</w:t>
      </w:r>
      <w:r>
        <w:rPr>
          <w:rFonts w:ascii="Trebuchet MS" w:hAnsi="Trebuchet MS"/>
          <w:spacing w:val="40"/>
          <w:sz w:val="10"/>
        </w:rPr>
        <w:t xml:space="preserve"> </w:t>
      </w:r>
      <w:r>
        <w:rPr>
          <w:sz w:val="20"/>
        </w:rPr>
        <w:t>color</w:t>
      </w:r>
      <w:r>
        <w:rPr>
          <w:spacing w:val="-7"/>
          <w:sz w:val="20"/>
        </w:rPr>
        <w:t xml:space="preserve"> </w:t>
      </w:r>
      <w:r>
        <w:rPr>
          <w:sz w:val="20"/>
        </w:rPr>
        <w:t>correction;</w:t>
      </w:r>
      <w:r>
        <w:rPr>
          <w:spacing w:val="-7"/>
          <w:sz w:val="20"/>
        </w:rPr>
        <w:t xml:space="preserve"> </w:t>
      </w:r>
      <w:r>
        <w:rPr>
          <w:sz w:val="20"/>
        </w:rPr>
        <w:t>here</w:t>
      </w:r>
      <w:r>
        <w:rPr>
          <w:spacing w:val="-7"/>
          <w:sz w:val="20"/>
        </w:rPr>
        <w:t xml:space="preserve"> </w:t>
      </w:r>
      <w:r>
        <w:rPr>
          <w:sz w:val="20"/>
        </w:rPr>
        <w:t>the</w:t>
      </w:r>
      <w:r>
        <w:rPr>
          <w:spacing w:val="-6"/>
          <w:sz w:val="20"/>
        </w:rPr>
        <w:t xml:space="preserve"> </w:t>
      </w:r>
      <w:r>
        <w:rPr>
          <w:sz w:val="20"/>
        </w:rPr>
        <w:t>monomial</w:t>
      </w:r>
      <w:r>
        <w:rPr>
          <w:spacing w:val="-7"/>
          <w:sz w:val="20"/>
        </w:rPr>
        <w:t xml:space="preserve"> </w:t>
      </w:r>
      <w:r>
        <w:rPr>
          <w:sz w:val="20"/>
        </w:rPr>
        <w:t>basis</w:t>
      </w:r>
      <w:r>
        <w:rPr>
          <w:spacing w:val="-7"/>
          <w:sz w:val="20"/>
        </w:rPr>
        <w:t xml:space="preserve"> </w:t>
      </w:r>
      <w:r>
        <w:rPr>
          <w:sz w:val="20"/>
        </w:rPr>
        <w:t>is</w:t>
      </w:r>
      <w:r>
        <w:rPr>
          <w:spacing w:val="-7"/>
          <w:sz w:val="20"/>
        </w:rPr>
        <w:t xml:space="preserve"> </w:t>
      </w:r>
      <w:r>
        <w:rPr>
          <w:sz w:val="20"/>
        </w:rPr>
        <w:t>untouched</w:t>
      </w:r>
      <w:r>
        <w:rPr>
          <w:spacing w:val="-7"/>
          <w:sz w:val="20"/>
        </w:rPr>
        <w:t xml:space="preserve"> </w:t>
      </w:r>
      <w:r>
        <w:rPr>
          <w:sz w:val="20"/>
        </w:rPr>
        <w:t>and</w:t>
      </w:r>
      <w:r>
        <w:rPr>
          <w:spacing w:val="-6"/>
          <w:sz w:val="20"/>
        </w:rPr>
        <w:t xml:space="preserve"> </w:t>
      </w:r>
      <w:r>
        <w:rPr>
          <w:sz w:val="20"/>
        </w:rPr>
        <w:t>the</w:t>
      </w:r>
      <w:r>
        <w:rPr>
          <w:spacing w:val="-7"/>
          <w:sz w:val="20"/>
        </w:rPr>
        <w:t xml:space="preserve"> </w:t>
      </w:r>
      <w:r>
        <w:rPr>
          <w:sz w:val="20"/>
        </w:rPr>
        <w:t>transform</w:t>
      </w:r>
      <w:r>
        <w:rPr>
          <w:spacing w:val="-7"/>
          <w:sz w:val="20"/>
        </w:rPr>
        <w:t xml:space="preserve"> </w:t>
      </w:r>
      <w:r>
        <w:rPr>
          <w:sz w:val="20"/>
        </w:rPr>
        <w:t>is</w:t>
      </w:r>
      <w:r>
        <w:rPr>
          <w:spacing w:val="-7"/>
          <w:sz w:val="20"/>
        </w:rPr>
        <w:t xml:space="preserve"> </w:t>
      </w:r>
      <w:r>
        <w:rPr>
          <w:sz w:val="20"/>
        </w:rPr>
        <w:t>applied</w:t>
      </w:r>
      <w:r>
        <w:rPr>
          <w:spacing w:val="-7"/>
          <w:sz w:val="20"/>
        </w:rPr>
        <w:t xml:space="preserve"> </w:t>
      </w:r>
      <w:r>
        <w:rPr>
          <w:sz w:val="20"/>
        </w:rPr>
        <w:t>to</w:t>
      </w:r>
      <w:r>
        <w:rPr>
          <w:spacing w:val="-6"/>
          <w:sz w:val="20"/>
        </w:rPr>
        <w:t xml:space="preserve"> </w:t>
      </w:r>
      <w:r>
        <w:rPr>
          <w:sz w:val="20"/>
        </w:rPr>
        <w:t>the</w:t>
      </w:r>
      <w:r>
        <w:rPr>
          <w:spacing w:val="80"/>
          <w:w w:val="150"/>
          <w:sz w:val="20"/>
        </w:rPr>
        <w:t xml:space="preserve"> </w:t>
      </w:r>
      <w:r>
        <w:rPr>
          <w:rFonts w:ascii="Trebuchet MS" w:hAnsi="Trebuchet MS"/>
          <w:sz w:val="10"/>
        </w:rPr>
        <w:t>454</w:t>
      </w:r>
      <w:r>
        <w:rPr>
          <w:rFonts w:ascii="Trebuchet MS" w:hAnsi="Trebuchet MS"/>
          <w:spacing w:val="40"/>
          <w:sz w:val="10"/>
        </w:rPr>
        <w:t xml:space="preserve"> </w:t>
      </w:r>
      <w:r>
        <w:rPr>
          <w:spacing w:val="-2"/>
          <w:sz w:val="20"/>
        </w:rPr>
        <w:t>regression</w:t>
      </w:r>
      <w:r>
        <w:rPr>
          <w:spacing w:val="1"/>
          <w:sz w:val="20"/>
        </w:rPr>
        <w:t xml:space="preserve"> </w:t>
      </w:r>
      <w:r>
        <w:rPr>
          <w:i/>
          <w:spacing w:val="-2"/>
          <w:sz w:val="20"/>
        </w:rPr>
        <w:t>target</w:t>
      </w:r>
      <w:r>
        <w:rPr>
          <w:spacing w:val="-2"/>
          <w:sz w:val="20"/>
        </w:rPr>
        <w:t>.</w:t>
      </w:r>
      <w:r>
        <w:rPr>
          <w:rFonts w:ascii="Times New Roman" w:hAnsi="Times New Roman"/>
          <w:sz w:val="20"/>
        </w:rPr>
        <w:tab/>
      </w:r>
      <w:r>
        <w:rPr>
          <w:rFonts w:ascii="Trebuchet MS" w:hAnsi="Trebuchet MS"/>
          <w:spacing w:val="-5"/>
          <w:sz w:val="10"/>
        </w:rPr>
        <w:t>455</w:t>
      </w:r>
    </w:p>
    <w:p w14:paraId="42B17B84" w14:textId="77777777" w:rsidR="00EA1924" w:rsidRDefault="00000000">
      <w:pPr>
        <w:pStyle w:val="BodyText"/>
        <w:spacing w:before="237" w:line="276" w:lineRule="auto"/>
        <w:ind w:left="2761" w:right="403" w:hanging="6"/>
        <w:jc w:val="both"/>
      </w:pPr>
      <w:bookmarkStart w:id="515" w:name="_bookmark20"/>
      <w:bookmarkEnd w:id="515"/>
      <w:r>
        <w:rPr>
          <w:b/>
        </w:rPr>
        <w:t>Table 7.</w:t>
      </w:r>
      <w:r>
        <w:rPr>
          <w:b/>
          <w:spacing w:val="40"/>
        </w:rPr>
        <w:t xml:space="preserve"> </w:t>
      </w:r>
      <w:r>
        <w:t xml:space="preserve">Median </w:t>
      </w:r>
      <w:r>
        <w:rPr>
          <w:rFonts w:ascii="Calibri" w:hAnsi="Calibri"/>
        </w:rPr>
        <w:t>∆</w:t>
      </w:r>
      <w:r>
        <w:rPr>
          <w:i/>
        </w:rPr>
        <w:t>E</w:t>
      </w:r>
      <w:r>
        <w:rPr>
          <w:vertAlign w:val="subscript"/>
        </w:rPr>
        <w:t>00</w:t>
      </w:r>
      <w:r>
        <w:t xml:space="preserve"> of the degree-3 polynomial fitted against five different target transforms, </w:t>
      </w:r>
      <w:r>
        <w:rPr>
          <w:spacing w:val="-2"/>
        </w:rPr>
        <w:t>identical</w:t>
      </w:r>
      <w:r>
        <w:rPr>
          <w:spacing w:val="-5"/>
        </w:rPr>
        <w:t xml:space="preserve"> </w:t>
      </w:r>
      <w:r>
        <w:rPr>
          <w:spacing w:val="-2"/>
        </w:rPr>
        <w:t>folds</w:t>
      </w:r>
      <w:r>
        <w:rPr>
          <w:spacing w:val="-5"/>
        </w:rPr>
        <w:t xml:space="preserve"> </w:t>
      </w:r>
      <w:r>
        <w:rPr>
          <w:spacing w:val="-2"/>
        </w:rPr>
        <w:t>and</w:t>
      </w:r>
      <w:r>
        <w:rPr>
          <w:spacing w:val="-5"/>
        </w:rPr>
        <w:t xml:space="preserve"> </w:t>
      </w:r>
      <w:r>
        <w:rPr>
          <w:spacing w:val="-2"/>
        </w:rPr>
        <w:t>term</w:t>
      </w:r>
      <w:r>
        <w:rPr>
          <w:spacing w:val="-5"/>
        </w:rPr>
        <w:t xml:space="preserve"> </w:t>
      </w:r>
      <w:r>
        <w:rPr>
          <w:spacing w:val="-2"/>
        </w:rPr>
        <w:t>counts</w:t>
      </w:r>
      <w:r>
        <w:rPr>
          <w:spacing w:val="-5"/>
        </w:rPr>
        <w:t xml:space="preserve"> </w:t>
      </w:r>
      <w:r>
        <w:rPr>
          <w:spacing w:val="-2"/>
        </w:rPr>
        <w:t>throughout.</w:t>
      </w:r>
      <w:r>
        <w:rPr>
          <w:spacing w:val="8"/>
        </w:rPr>
        <w:t xml:space="preserve"> </w:t>
      </w:r>
      <w:r>
        <w:rPr>
          <w:spacing w:val="-2"/>
        </w:rPr>
        <w:t>Best</w:t>
      </w:r>
      <w:r>
        <w:rPr>
          <w:spacing w:val="-5"/>
        </w:rPr>
        <w:t xml:space="preserve"> </w:t>
      </w:r>
      <w:r>
        <w:rPr>
          <w:spacing w:val="-2"/>
        </w:rPr>
        <w:t>per</w:t>
      </w:r>
      <w:r>
        <w:rPr>
          <w:spacing w:val="-5"/>
        </w:rPr>
        <w:t xml:space="preserve"> </w:t>
      </w:r>
      <w:r>
        <w:rPr>
          <w:spacing w:val="-2"/>
        </w:rPr>
        <w:t>row</w:t>
      </w:r>
      <w:r>
        <w:rPr>
          <w:spacing w:val="-5"/>
        </w:rPr>
        <w:t xml:space="preserve"> </w:t>
      </w:r>
      <w:r>
        <w:rPr>
          <w:spacing w:val="-2"/>
        </w:rPr>
        <w:t>in</w:t>
      </w:r>
      <w:r>
        <w:rPr>
          <w:spacing w:val="-5"/>
        </w:rPr>
        <w:t xml:space="preserve"> </w:t>
      </w:r>
      <w:r>
        <w:rPr>
          <w:spacing w:val="-2"/>
        </w:rPr>
        <w:t>bold.</w:t>
      </w:r>
      <w:r>
        <w:rPr>
          <w:spacing w:val="8"/>
        </w:rPr>
        <w:t xml:space="preserve"> </w:t>
      </w:r>
      <w:r>
        <w:rPr>
          <w:spacing w:val="-2"/>
        </w:rPr>
        <w:t>The</w:t>
      </w:r>
      <w:r>
        <w:rPr>
          <w:spacing w:val="-5"/>
        </w:rPr>
        <w:t xml:space="preserve"> </w:t>
      </w:r>
      <w:r>
        <w:rPr>
          <w:spacing w:val="-2"/>
        </w:rPr>
        <w:t>identity</w:t>
      </w:r>
      <w:r>
        <w:rPr>
          <w:spacing w:val="-5"/>
        </w:rPr>
        <w:t xml:space="preserve"> </w:t>
      </w:r>
      <w:r>
        <w:rPr>
          <w:spacing w:val="-2"/>
        </w:rPr>
        <w:t>and</w:t>
      </w:r>
      <w:r>
        <w:rPr>
          <w:spacing w:val="-5"/>
        </w:rPr>
        <w:t xml:space="preserve"> </w:t>
      </w:r>
      <w:r>
        <w:rPr>
          <w:spacing w:val="-2"/>
        </w:rPr>
        <w:t>cube-root</w:t>
      </w:r>
      <w:r>
        <w:rPr>
          <w:spacing w:val="-5"/>
        </w:rPr>
        <w:t xml:space="preserve"> </w:t>
      </w:r>
      <w:r>
        <w:rPr>
          <w:spacing w:val="-2"/>
        </w:rPr>
        <w:t xml:space="preserve">columns </w:t>
      </w:r>
      <w:r>
        <w:t xml:space="preserve">reproduce the </w:t>
      </w:r>
      <w:r>
        <w:rPr>
          <w:rFonts w:ascii="Cambria" w:hAnsi="Cambria"/>
        </w:rPr>
        <w:t xml:space="preserve">poly3 </w:t>
      </w:r>
      <w:r>
        <w:t xml:space="preserve">and </w:t>
      </w:r>
      <w:r>
        <w:rPr>
          <w:rFonts w:ascii="Cambria" w:hAnsi="Cambria"/>
        </w:rPr>
        <w:t xml:space="preserve">poly3_cbrt </w:t>
      </w:r>
      <w:r>
        <w:t xml:space="preserve">rows of Table </w:t>
      </w:r>
      <w:hyperlink w:anchor="_bookmark19" w:history="1">
        <w:r>
          <w:rPr>
            <w:color w:val="0774B7"/>
          </w:rPr>
          <w:t>6</w:t>
        </w:r>
      </w:hyperlink>
      <w:r>
        <w:rPr>
          <w:color w:val="0774B7"/>
        </w:rPr>
        <w:t xml:space="preserve"> </w:t>
      </w:r>
      <w:r>
        <w:t>exactly, which is the sweep’s internal control. Source:</w:t>
      </w:r>
      <w:r>
        <w:rPr>
          <w:spacing w:val="71"/>
        </w:rPr>
        <w:t xml:space="preserve">  </w:t>
      </w:r>
      <w:r>
        <w:rPr>
          <w:rFonts w:ascii="Cambria" w:hAnsi="Cambria"/>
        </w:rPr>
        <w:t>journal/results/transform_sweep.csv</w:t>
      </w:r>
      <w:r>
        <w:t>.</w:t>
      </w:r>
    </w:p>
    <w:p w14:paraId="2DDC5C8F" w14:textId="77777777" w:rsidR="00EA1924" w:rsidRDefault="00EA1924">
      <w:pPr>
        <w:pStyle w:val="BodyText"/>
        <w:spacing w:before="5"/>
        <w:rPr>
          <w:sz w:val="9"/>
        </w:rPr>
      </w:pPr>
    </w:p>
    <w:tbl>
      <w:tblPr>
        <w:tblW w:w="0" w:type="auto"/>
        <w:tblInd w:w="4283" w:type="dxa"/>
        <w:tblLayout w:type="fixed"/>
        <w:tblCellMar>
          <w:left w:w="0" w:type="dxa"/>
          <w:right w:w="0" w:type="dxa"/>
        </w:tblCellMar>
        <w:tblLook w:val="01E0" w:firstRow="1" w:lastRow="1" w:firstColumn="1" w:lastColumn="1" w:noHBand="0" w:noVBand="0"/>
      </w:tblPr>
      <w:tblGrid>
        <w:gridCol w:w="1438"/>
        <w:gridCol w:w="706"/>
        <w:gridCol w:w="652"/>
        <w:gridCol w:w="598"/>
        <w:gridCol w:w="688"/>
        <w:gridCol w:w="748"/>
      </w:tblGrid>
      <w:tr w:rsidR="00EA1924" w14:paraId="4D3DC61A" w14:textId="77777777">
        <w:trPr>
          <w:trHeight w:val="286"/>
        </w:trPr>
        <w:tc>
          <w:tcPr>
            <w:tcW w:w="2796" w:type="dxa"/>
            <w:gridSpan w:val="3"/>
            <w:tcBorders>
              <w:top w:val="single" w:sz="8" w:space="0" w:color="000000"/>
              <w:bottom w:val="single" w:sz="4" w:space="0" w:color="000000"/>
            </w:tcBorders>
          </w:tcPr>
          <w:p w14:paraId="79D7991C" w14:textId="77777777" w:rsidR="00EA1924" w:rsidRDefault="00000000">
            <w:pPr>
              <w:pStyle w:val="TableParagraph"/>
              <w:tabs>
                <w:tab w:val="left" w:pos="1503"/>
                <w:tab w:val="left" w:pos="2386"/>
              </w:tabs>
              <w:spacing w:line="238" w:lineRule="exact"/>
              <w:jc w:val="left"/>
              <w:rPr>
                <w:i/>
                <w:sz w:val="16"/>
              </w:rPr>
            </w:pPr>
            <w:r>
              <w:rPr>
                <w:i/>
                <w:noProof/>
                <w:sz w:val="16"/>
              </w:rPr>
              <mc:AlternateContent>
                <mc:Choice Requires="wpg">
                  <w:drawing>
                    <wp:anchor distT="0" distB="0" distL="0" distR="0" simplePos="0" relativeHeight="484977152" behindDoc="1" locked="0" layoutInCell="1" allowOverlap="1" wp14:anchorId="73FACF55" wp14:editId="77F0E3F1">
                      <wp:simplePos x="0" y="0"/>
                      <wp:positionH relativeFrom="column">
                        <wp:posOffset>1604441</wp:posOffset>
                      </wp:positionH>
                      <wp:positionV relativeFrom="paragraph">
                        <wp:posOffset>54933</wp:posOffset>
                      </wp:positionV>
                      <wp:extent cx="53340" cy="444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 cy="4445"/>
                                <a:chOff x="0" y="0"/>
                                <a:chExt cx="53340" cy="4445"/>
                              </a:xfrm>
                            </wpg:grpSpPr>
                            <wps:wsp>
                              <wps:cNvPr id="42" name="Graphic 42"/>
                              <wps:cNvSpPr/>
                              <wps:spPr>
                                <a:xfrm>
                                  <a:off x="0" y="2076"/>
                                  <a:ext cx="53340" cy="1270"/>
                                </a:xfrm>
                                <a:custGeom>
                                  <a:avLst/>
                                  <a:gdLst/>
                                  <a:ahLst/>
                                  <a:cxnLst/>
                                  <a:rect l="l" t="t" r="r" b="b"/>
                                  <a:pathLst>
                                    <a:path w="53340">
                                      <a:moveTo>
                                        <a:pt x="0" y="0"/>
                                      </a:moveTo>
                                      <a:lnTo>
                                        <a:pt x="53136" y="0"/>
                                      </a:lnTo>
                                    </a:path>
                                  </a:pathLst>
                                </a:custGeom>
                                <a:ln w="4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8E1DA1" id="Group 41" o:spid="_x0000_s1026" style="position:absolute;margin-left:126.35pt;margin-top:4.35pt;width:4.2pt;height:.35pt;z-index:-18339328;mso-wrap-distance-left:0;mso-wrap-distance-right:0" coordsize="5334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">
                      <v:shape id="Graphic 42" o:spid="_x0000_s1027" style="position:absolute;top:2076;width:53340;height:1270;visibility:visible;mso-wrap-style:square;v-text-anchor:top" coordsize="53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" path="m,l53136,e" filled="f" strokeweight=".1153mm">
                        <v:path arrowok="t"/>
                      </v:shape>
                    </v:group>
                  </w:pict>
                </mc:Fallback>
              </mc:AlternateContent>
            </w:r>
            <w:r>
              <w:rPr>
                <w:b/>
                <w:spacing w:val="-2"/>
                <w:w w:val="105"/>
                <w:sz w:val="16"/>
              </w:rPr>
              <w:t>Dataset</w:t>
            </w:r>
            <w:r>
              <w:rPr>
                <w:b/>
                <w:sz w:val="16"/>
              </w:rPr>
              <w:tab/>
            </w:r>
            <w:r>
              <w:rPr>
                <w:b/>
                <w:spacing w:val="-2"/>
                <w:w w:val="105"/>
                <w:sz w:val="16"/>
              </w:rPr>
              <w:t>identity</w:t>
            </w:r>
            <w:r>
              <w:rPr>
                <w:b/>
                <w:sz w:val="16"/>
              </w:rPr>
              <w:tab/>
            </w:r>
            <w:r>
              <w:rPr>
                <w:rFonts w:ascii="Libertinus Sans" w:hAnsi="Libertinus Sans"/>
                <w:i/>
                <w:spacing w:val="-7"/>
                <w:w w:val="105"/>
                <w:position w:val="10"/>
                <w:sz w:val="16"/>
              </w:rPr>
              <w:t>√</w:t>
            </w:r>
            <w:r>
              <w:rPr>
                <w:i/>
                <w:spacing w:val="-7"/>
                <w:w w:val="105"/>
                <w:sz w:val="16"/>
              </w:rPr>
              <w:t>y</w:t>
            </w:r>
          </w:p>
        </w:tc>
        <w:tc>
          <w:tcPr>
            <w:tcW w:w="598" w:type="dxa"/>
            <w:tcBorders>
              <w:top w:val="single" w:sz="8" w:space="0" w:color="000000"/>
              <w:bottom w:val="single" w:sz="4" w:space="0" w:color="000000"/>
            </w:tcBorders>
          </w:tcPr>
          <w:p w14:paraId="5F19CC18" w14:textId="77777777" w:rsidR="00EA1924" w:rsidRDefault="00000000">
            <w:pPr>
              <w:pStyle w:val="TableParagraph"/>
              <w:spacing w:line="148" w:lineRule="auto"/>
              <w:ind w:left="5"/>
              <w:rPr>
                <w:i/>
                <w:position w:val="-9"/>
                <w:sz w:val="16"/>
              </w:rPr>
            </w:pPr>
            <w:r>
              <w:rPr>
                <w:i/>
                <w:noProof/>
                <w:position w:val="-9"/>
                <w:sz w:val="16"/>
              </w:rPr>
              <mc:AlternateContent>
                <mc:Choice Requires="wpg">
                  <w:drawing>
                    <wp:anchor distT="0" distB="0" distL="0" distR="0" simplePos="0" relativeHeight="484977664" behindDoc="1" locked="0" layoutInCell="1" allowOverlap="1" wp14:anchorId="6F657C53" wp14:editId="235F6C06">
                      <wp:simplePos x="0" y="0"/>
                      <wp:positionH relativeFrom="column">
                        <wp:posOffset>210165</wp:posOffset>
                      </wp:positionH>
                      <wp:positionV relativeFrom="paragraph">
                        <wp:posOffset>75364</wp:posOffset>
                      </wp:positionV>
                      <wp:extent cx="53340" cy="444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 cy="4445"/>
                                <a:chOff x="0" y="0"/>
                                <a:chExt cx="53340" cy="4445"/>
                              </a:xfrm>
                            </wpg:grpSpPr>
                            <wps:wsp>
                              <wps:cNvPr id="44" name="Graphic 44"/>
                              <wps:cNvSpPr/>
                              <wps:spPr>
                                <a:xfrm>
                                  <a:off x="0" y="2076"/>
                                  <a:ext cx="53340" cy="1270"/>
                                </a:xfrm>
                                <a:custGeom>
                                  <a:avLst/>
                                  <a:gdLst/>
                                  <a:ahLst/>
                                  <a:cxnLst/>
                                  <a:rect l="l" t="t" r="r" b="b"/>
                                  <a:pathLst>
                                    <a:path w="53340">
                                      <a:moveTo>
                                        <a:pt x="0" y="0"/>
                                      </a:moveTo>
                                      <a:lnTo>
                                        <a:pt x="53136" y="0"/>
                                      </a:lnTo>
                                    </a:path>
                                  </a:pathLst>
                                </a:custGeom>
                                <a:ln w="4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893F7B" id="Group 43" o:spid="_x0000_s1026" style="position:absolute;margin-left:16.55pt;margin-top:5.95pt;width:4.2pt;height:.35pt;z-index:-18338816;mso-wrap-distance-left:0;mso-wrap-distance-right:0" coordsize="5334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">
                      <v:shape id="Graphic 44" o:spid="_x0000_s1027" style="position:absolute;top:2076;width:53340;height:1270;visibility:visible;mso-wrap-style:square;v-text-anchor:top" coordsize="53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" path="m,l53136,e" filled="f" strokeweight=".1153mm">
                        <v:path arrowok="t"/>
                      </v:shape>
                    </v:group>
                  </w:pict>
                </mc:Fallback>
              </mc:AlternateContent>
            </w:r>
            <w:r>
              <w:rPr>
                <w:rFonts w:ascii="Libertinus Sans" w:hAnsi="Libertinus Sans"/>
                <w:i/>
                <w:spacing w:val="-102"/>
                <w:w w:val="142"/>
                <w:sz w:val="16"/>
              </w:rPr>
              <w:t>√</w:t>
            </w:r>
            <w:r>
              <w:rPr>
                <w:w w:val="88"/>
                <w:position w:val="-6"/>
                <w:sz w:val="10"/>
              </w:rPr>
              <w:t>3</w:t>
            </w:r>
            <w:r>
              <w:rPr>
                <w:spacing w:val="41"/>
                <w:w w:val="115"/>
                <w:position w:val="-6"/>
                <w:sz w:val="10"/>
              </w:rPr>
              <w:t xml:space="preserve"> </w:t>
            </w:r>
            <w:r>
              <w:rPr>
                <w:i/>
                <w:spacing w:val="-10"/>
                <w:w w:val="115"/>
                <w:position w:val="-9"/>
                <w:sz w:val="16"/>
              </w:rPr>
              <w:t>y</w:t>
            </w:r>
          </w:p>
        </w:tc>
        <w:tc>
          <w:tcPr>
            <w:tcW w:w="1436" w:type="dxa"/>
            <w:gridSpan w:val="2"/>
            <w:tcBorders>
              <w:top w:val="single" w:sz="8" w:space="0" w:color="000000"/>
              <w:bottom w:val="single" w:sz="4" w:space="0" w:color="000000"/>
            </w:tcBorders>
          </w:tcPr>
          <w:p w14:paraId="7BB7978C" w14:textId="77777777" w:rsidR="00EA1924" w:rsidRDefault="00000000">
            <w:pPr>
              <w:pStyle w:val="TableParagraph"/>
              <w:tabs>
                <w:tab w:val="left" w:pos="717"/>
              </w:tabs>
              <w:spacing w:before="18" w:line="240" w:lineRule="auto"/>
              <w:ind w:left="149"/>
              <w:jc w:val="left"/>
              <w:rPr>
                <w:rFonts w:ascii="Tahoma"/>
                <w:sz w:val="16"/>
              </w:rPr>
            </w:pPr>
            <w:r>
              <w:rPr>
                <w:i/>
                <w:spacing w:val="-2"/>
                <w:sz w:val="16"/>
              </w:rPr>
              <w:t>y</w:t>
            </w:r>
            <w:r>
              <w:rPr>
                <w:spacing w:val="-2"/>
                <w:position w:val="6"/>
                <w:sz w:val="12"/>
              </w:rPr>
              <w:t>0.25</w:t>
            </w:r>
            <w:r>
              <w:rPr>
                <w:position w:val="6"/>
                <w:sz w:val="12"/>
              </w:rPr>
              <w:tab/>
            </w:r>
            <w:r>
              <w:rPr>
                <w:sz w:val="16"/>
              </w:rPr>
              <w:t>log</w:t>
            </w:r>
            <w:r>
              <w:rPr>
                <w:rFonts w:ascii="Tahoma"/>
                <w:sz w:val="16"/>
              </w:rPr>
              <w:t>(</w:t>
            </w:r>
            <w:r>
              <w:rPr>
                <w:sz w:val="16"/>
              </w:rPr>
              <w:t xml:space="preserve">1 </w:t>
            </w:r>
            <w:r>
              <w:rPr>
                <w:rFonts w:ascii="Tahoma"/>
                <w:sz w:val="16"/>
              </w:rPr>
              <w:t>+</w:t>
            </w:r>
            <w:r>
              <w:rPr>
                <w:rFonts w:ascii="Tahoma"/>
                <w:spacing w:val="-8"/>
                <w:sz w:val="16"/>
              </w:rPr>
              <w:t xml:space="preserve"> </w:t>
            </w:r>
            <w:r>
              <w:rPr>
                <w:i/>
                <w:spacing w:val="-5"/>
                <w:sz w:val="16"/>
              </w:rPr>
              <w:t>y</w:t>
            </w:r>
            <w:r>
              <w:rPr>
                <w:rFonts w:ascii="Tahoma"/>
                <w:spacing w:val="-5"/>
                <w:sz w:val="16"/>
              </w:rPr>
              <w:t>)</w:t>
            </w:r>
          </w:p>
        </w:tc>
      </w:tr>
      <w:tr w:rsidR="00EA1924" w14:paraId="5F304C68" w14:textId="77777777">
        <w:trPr>
          <w:trHeight w:val="231"/>
        </w:trPr>
        <w:tc>
          <w:tcPr>
            <w:tcW w:w="1438" w:type="dxa"/>
          </w:tcPr>
          <w:p w14:paraId="55E5B12E" w14:textId="77777777" w:rsidR="00EA1924" w:rsidRDefault="00000000">
            <w:pPr>
              <w:pStyle w:val="TableParagraph"/>
              <w:spacing w:before="29" w:line="177" w:lineRule="exact"/>
              <w:jc w:val="left"/>
              <w:rPr>
                <w:sz w:val="16"/>
              </w:rPr>
            </w:pPr>
            <w:r>
              <w:rPr>
                <w:spacing w:val="-2"/>
                <w:sz w:val="16"/>
              </w:rPr>
              <w:t>PC10-</w:t>
            </w:r>
            <w:r>
              <w:rPr>
                <w:spacing w:val="-5"/>
                <w:sz w:val="16"/>
              </w:rPr>
              <w:t>CMY</w:t>
            </w:r>
          </w:p>
        </w:tc>
        <w:tc>
          <w:tcPr>
            <w:tcW w:w="706" w:type="dxa"/>
          </w:tcPr>
          <w:p w14:paraId="67CB1477" w14:textId="77777777" w:rsidR="00EA1924" w:rsidRDefault="00000000">
            <w:pPr>
              <w:pStyle w:val="TableParagraph"/>
              <w:spacing w:before="29" w:line="177" w:lineRule="exact"/>
              <w:rPr>
                <w:sz w:val="16"/>
              </w:rPr>
            </w:pPr>
            <w:r>
              <w:rPr>
                <w:spacing w:val="-2"/>
                <w:sz w:val="16"/>
              </w:rPr>
              <w:t>0.268</w:t>
            </w:r>
          </w:p>
        </w:tc>
        <w:tc>
          <w:tcPr>
            <w:tcW w:w="652" w:type="dxa"/>
          </w:tcPr>
          <w:p w14:paraId="74DD0280" w14:textId="77777777" w:rsidR="00EA1924" w:rsidRDefault="00000000">
            <w:pPr>
              <w:pStyle w:val="TableParagraph"/>
              <w:spacing w:before="32" w:line="174" w:lineRule="exact"/>
              <w:ind w:right="117"/>
              <w:jc w:val="right"/>
              <w:rPr>
                <w:b/>
                <w:sz w:val="16"/>
              </w:rPr>
            </w:pPr>
            <w:r>
              <w:rPr>
                <w:b/>
                <w:spacing w:val="-2"/>
                <w:sz w:val="16"/>
              </w:rPr>
              <w:t>0.127</w:t>
            </w:r>
          </w:p>
        </w:tc>
        <w:tc>
          <w:tcPr>
            <w:tcW w:w="598" w:type="dxa"/>
          </w:tcPr>
          <w:p w14:paraId="5DB5F091" w14:textId="77777777" w:rsidR="00EA1924" w:rsidRDefault="00000000">
            <w:pPr>
              <w:pStyle w:val="TableParagraph"/>
              <w:spacing w:before="29" w:line="177" w:lineRule="exact"/>
              <w:ind w:left="5" w:right="5"/>
              <w:rPr>
                <w:sz w:val="16"/>
              </w:rPr>
            </w:pPr>
            <w:r>
              <w:rPr>
                <w:spacing w:val="-2"/>
                <w:sz w:val="16"/>
              </w:rPr>
              <w:t>0.148</w:t>
            </w:r>
          </w:p>
        </w:tc>
        <w:tc>
          <w:tcPr>
            <w:tcW w:w="688" w:type="dxa"/>
          </w:tcPr>
          <w:p w14:paraId="27DAE57C" w14:textId="77777777" w:rsidR="00EA1924" w:rsidRDefault="00000000">
            <w:pPr>
              <w:pStyle w:val="TableParagraph"/>
              <w:spacing w:before="29" w:line="177" w:lineRule="exact"/>
              <w:ind w:left="119"/>
              <w:jc w:val="left"/>
              <w:rPr>
                <w:sz w:val="16"/>
              </w:rPr>
            </w:pPr>
            <w:r>
              <w:rPr>
                <w:spacing w:val="-2"/>
                <w:sz w:val="16"/>
              </w:rPr>
              <w:t>0.166</w:t>
            </w:r>
          </w:p>
        </w:tc>
        <w:tc>
          <w:tcPr>
            <w:tcW w:w="748" w:type="dxa"/>
          </w:tcPr>
          <w:p w14:paraId="13A294BA" w14:textId="77777777" w:rsidR="00EA1924" w:rsidRDefault="00000000">
            <w:pPr>
              <w:pStyle w:val="TableParagraph"/>
              <w:spacing w:before="29" w:line="177" w:lineRule="exact"/>
              <w:ind w:left="27"/>
              <w:rPr>
                <w:sz w:val="16"/>
              </w:rPr>
            </w:pPr>
            <w:r>
              <w:rPr>
                <w:spacing w:val="-2"/>
                <w:sz w:val="16"/>
              </w:rPr>
              <w:t>0.234</w:t>
            </w:r>
          </w:p>
        </w:tc>
      </w:tr>
      <w:tr w:rsidR="00EA1924" w14:paraId="51588433" w14:textId="77777777">
        <w:trPr>
          <w:trHeight w:val="189"/>
        </w:trPr>
        <w:tc>
          <w:tcPr>
            <w:tcW w:w="1438" w:type="dxa"/>
          </w:tcPr>
          <w:p w14:paraId="5AF00B65" w14:textId="77777777" w:rsidR="00EA1924" w:rsidRDefault="00000000">
            <w:pPr>
              <w:pStyle w:val="TableParagraph"/>
              <w:jc w:val="left"/>
              <w:rPr>
                <w:sz w:val="16"/>
              </w:rPr>
            </w:pPr>
            <w:r>
              <w:rPr>
                <w:spacing w:val="-2"/>
                <w:sz w:val="16"/>
              </w:rPr>
              <w:t>PC11-</w:t>
            </w:r>
            <w:r>
              <w:rPr>
                <w:spacing w:val="-5"/>
                <w:sz w:val="16"/>
              </w:rPr>
              <w:t>CMY</w:t>
            </w:r>
          </w:p>
        </w:tc>
        <w:tc>
          <w:tcPr>
            <w:tcW w:w="706" w:type="dxa"/>
          </w:tcPr>
          <w:p w14:paraId="45F204D2" w14:textId="77777777" w:rsidR="00EA1924" w:rsidRDefault="00000000">
            <w:pPr>
              <w:pStyle w:val="TableParagraph"/>
              <w:rPr>
                <w:sz w:val="16"/>
              </w:rPr>
            </w:pPr>
            <w:r>
              <w:rPr>
                <w:spacing w:val="-2"/>
                <w:sz w:val="16"/>
              </w:rPr>
              <w:t>0.238</w:t>
            </w:r>
          </w:p>
        </w:tc>
        <w:tc>
          <w:tcPr>
            <w:tcW w:w="652" w:type="dxa"/>
          </w:tcPr>
          <w:p w14:paraId="70AFD20A" w14:textId="77777777" w:rsidR="00EA1924" w:rsidRDefault="00000000">
            <w:pPr>
              <w:pStyle w:val="TableParagraph"/>
              <w:ind w:right="117"/>
              <w:jc w:val="right"/>
              <w:rPr>
                <w:b/>
                <w:sz w:val="16"/>
              </w:rPr>
            </w:pPr>
            <w:r>
              <w:rPr>
                <w:b/>
                <w:spacing w:val="-2"/>
                <w:sz w:val="16"/>
              </w:rPr>
              <w:t>0.124</w:t>
            </w:r>
          </w:p>
        </w:tc>
        <w:tc>
          <w:tcPr>
            <w:tcW w:w="598" w:type="dxa"/>
          </w:tcPr>
          <w:p w14:paraId="2419BD19" w14:textId="77777777" w:rsidR="00EA1924" w:rsidRDefault="00000000">
            <w:pPr>
              <w:pStyle w:val="TableParagraph"/>
              <w:ind w:left="5" w:right="5"/>
              <w:rPr>
                <w:sz w:val="16"/>
              </w:rPr>
            </w:pPr>
            <w:r>
              <w:rPr>
                <w:spacing w:val="-2"/>
                <w:sz w:val="16"/>
              </w:rPr>
              <w:t>0.140</w:t>
            </w:r>
          </w:p>
        </w:tc>
        <w:tc>
          <w:tcPr>
            <w:tcW w:w="688" w:type="dxa"/>
          </w:tcPr>
          <w:p w14:paraId="0A783E7A" w14:textId="77777777" w:rsidR="00EA1924" w:rsidRDefault="00000000">
            <w:pPr>
              <w:pStyle w:val="TableParagraph"/>
              <w:ind w:left="119"/>
              <w:jc w:val="left"/>
              <w:rPr>
                <w:sz w:val="16"/>
              </w:rPr>
            </w:pPr>
            <w:r>
              <w:rPr>
                <w:spacing w:val="-2"/>
                <w:sz w:val="16"/>
              </w:rPr>
              <w:t>0.154</w:t>
            </w:r>
          </w:p>
        </w:tc>
        <w:tc>
          <w:tcPr>
            <w:tcW w:w="748" w:type="dxa"/>
          </w:tcPr>
          <w:p w14:paraId="4201925B" w14:textId="77777777" w:rsidR="00EA1924" w:rsidRDefault="00000000">
            <w:pPr>
              <w:pStyle w:val="TableParagraph"/>
              <w:ind w:left="27"/>
              <w:rPr>
                <w:sz w:val="16"/>
              </w:rPr>
            </w:pPr>
            <w:r>
              <w:rPr>
                <w:spacing w:val="-2"/>
                <w:sz w:val="16"/>
              </w:rPr>
              <w:t>0.206</w:t>
            </w:r>
          </w:p>
        </w:tc>
      </w:tr>
      <w:tr w:rsidR="00EA1924" w14:paraId="129FE70B" w14:textId="77777777">
        <w:trPr>
          <w:trHeight w:val="189"/>
        </w:trPr>
        <w:tc>
          <w:tcPr>
            <w:tcW w:w="1438" w:type="dxa"/>
          </w:tcPr>
          <w:p w14:paraId="4BD47BE2" w14:textId="77777777" w:rsidR="00EA1924" w:rsidRDefault="00000000">
            <w:pPr>
              <w:pStyle w:val="TableParagraph"/>
              <w:jc w:val="left"/>
              <w:rPr>
                <w:sz w:val="16"/>
              </w:rPr>
            </w:pPr>
            <w:r>
              <w:rPr>
                <w:spacing w:val="-2"/>
                <w:sz w:val="16"/>
              </w:rPr>
              <w:t>FOGRA51-</w:t>
            </w:r>
            <w:r>
              <w:rPr>
                <w:spacing w:val="-5"/>
                <w:sz w:val="16"/>
              </w:rPr>
              <w:t>CMY</w:t>
            </w:r>
          </w:p>
        </w:tc>
        <w:tc>
          <w:tcPr>
            <w:tcW w:w="706" w:type="dxa"/>
          </w:tcPr>
          <w:p w14:paraId="31A16166" w14:textId="77777777" w:rsidR="00EA1924" w:rsidRDefault="00000000">
            <w:pPr>
              <w:pStyle w:val="TableParagraph"/>
              <w:rPr>
                <w:b/>
                <w:sz w:val="16"/>
              </w:rPr>
            </w:pPr>
            <w:r>
              <w:rPr>
                <w:b/>
                <w:spacing w:val="-2"/>
                <w:sz w:val="16"/>
              </w:rPr>
              <w:t>0.369</w:t>
            </w:r>
          </w:p>
        </w:tc>
        <w:tc>
          <w:tcPr>
            <w:tcW w:w="652" w:type="dxa"/>
          </w:tcPr>
          <w:p w14:paraId="172246CC" w14:textId="77777777" w:rsidR="00EA1924" w:rsidRDefault="00000000">
            <w:pPr>
              <w:pStyle w:val="TableParagraph"/>
              <w:ind w:right="117"/>
              <w:jc w:val="right"/>
              <w:rPr>
                <w:sz w:val="16"/>
              </w:rPr>
            </w:pPr>
            <w:r>
              <w:rPr>
                <w:spacing w:val="-2"/>
                <w:sz w:val="16"/>
              </w:rPr>
              <w:t>0.376</w:t>
            </w:r>
          </w:p>
        </w:tc>
        <w:tc>
          <w:tcPr>
            <w:tcW w:w="598" w:type="dxa"/>
          </w:tcPr>
          <w:p w14:paraId="1902B131" w14:textId="77777777" w:rsidR="00EA1924" w:rsidRDefault="00000000">
            <w:pPr>
              <w:pStyle w:val="TableParagraph"/>
              <w:ind w:left="5" w:right="5"/>
              <w:rPr>
                <w:sz w:val="16"/>
              </w:rPr>
            </w:pPr>
            <w:r>
              <w:rPr>
                <w:spacing w:val="-2"/>
                <w:sz w:val="16"/>
              </w:rPr>
              <w:t>0.432</w:t>
            </w:r>
          </w:p>
        </w:tc>
        <w:tc>
          <w:tcPr>
            <w:tcW w:w="688" w:type="dxa"/>
          </w:tcPr>
          <w:p w14:paraId="1754574E" w14:textId="77777777" w:rsidR="00EA1924" w:rsidRDefault="00000000">
            <w:pPr>
              <w:pStyle w:val="TableParagraph"/>
              <w:ind w:left="119"/>
              <w:jc w:val="left"/>
              <w:rPr>
                <w:sz w:val="16"/>
              </w:rPr>
            </w:pPr>
            <w:r>
              <w:rPr>
                <w:spacing w:val="-2"/>
                <w:sz w:val="16"/>
              </w:rPr>
              <w:t>0.467</w:t>
            </w:r>
          </w:p>
        </w:tc>
        <w:tc>
          <w:tcPr>
            <w:tcW w:w="748" w:type="dxa"/>
          </w:tcPr>
          <w:p w14:paraId="19A60F26" w14:textId="77777777" w:rsidR="00EA1924" w:rsidRDefault="00000000">
            <w:pPr>
              <w:pStyle w:val="TableParagraph"/>
              <w:ind w:left="27"/>
              <w:rPr>
                <w:sz w:val="16"/>
              </w:rPr>
            </w:pPr>
            <w:r>
              <w:rPr>
                <w:spacing w:val="-2"/>
                <w:sz w:val="16"/>
              </w:rPr>
              <w:t>0.562</w:t>
            </w:r>
          </w:p>
        </w:tc>
      </w:tr>
      <w:tr w:rsidR="00EA1924" w14:paraId="23DB3551" w14:textId="77777777">
        <w:trPr>
          <w:trHeight w:val="189"/>
        </w:trPr>
        <w:tc>
          <w:tcPr>
            <w:tcW w:w="1438" w:type="dxa"/>
          </w:tcPr>
          <w:p w14:paraId="1B6F5A5A" w14:textId="77777777" w:rsidR="00EA1924" w:rsidRDefault="00000000">
            <w:pPr>
              <w:pStyle w:val="TableParagraph"/>
              <w:jc w:val="left"/>
              <w:rPr>
                <w:sz w:val="16"/>
              </w:rPr>
            </w:pPr>
            <w:r>
              <w:rPr>
                <w:spacing w:val="-2"/>
                <w:sz w:val="16"/>
              </w:rPr>
              <w:t>PC10-</w:t>
            </w:r>
            <w:r>
              <w:rPr>
                <w:spacing w:val="-4"/>
                <w:sz w:val="16"/>
              </w:rPr>
              <w:t>CMYK</w:t>
            </w:r>
          </w:p>
        </w:tc>
        <w:tc>
          <w:tcPr>
            <w:tcW w:w="706" w:type="dxa"/>
          </w:tcPr>
          <w:p w14:paraId="19EA01DE" w14:textId="77777777" w:rsidR="00EA1924" w:rsidRDefault="00000000">
            <w:pPr>
              <w:pStyle w:val="TableParagraph"/>
              <w:rPr>
                <w:sz w:val="16"/>
              </w:rPr>
            </w:pPr>
            <w:r>
              <w:rPr>
                <w:spacing w:val="-2"/>
                <w:sz w:val="16"/>
              </w:rPr>
              <w:t>0.942</w:t>
            </w:r>
          </w:p>
        </w:tc>
        <w:tc>
          <w:tcPr>
            <w:tcW w:w="652" w:type="dxa"/>
          </w:tcPr>
          <w:p w14:paraId="41566CF4" w14:textId="77777777" w:rsidR="00EA1924" w:rsidRDefault="00000000">
            <w:pPr>
              <w:pStyle w:val="TableParagraph"/>
              <w:ind w:right="117"/>
              <w:jc w:val="right"/>
              <w:rPr>
                <w:sz w:val="16"/>
              </w:rPr>
            </w:pPr>
            <w:r>
              <w:rPr>
                <w:spacing w:val="-2"/>
                <w:sz w:val="16"/>
              </w:rPr>
              <w:t>0.252</w:t>
            </w:r>
          </w:p>
        </w:tc>
        <w:tc>
          <w:tcPr>
            <w:tcW w:w="598" w:type="dxa"/>
          </w:tcPr>
          <w:p w14:paraId="2B9E952C" w14:textId="77777777" w:rsidR="00EA1924" w:rsidRDefault="00000000">
            <w:pPr>
              <w:pStyle w:val="TableParagraph"/>
              <w:ind w:left="5" w:right="5"/>
              <w:rPr>
                <w:b/>
                <w:sz w:val="16"/>
              </w:rPr>
            </w:pPr>
            <w:r>
              <w:rPr>
                <w:b/>
                <w:spacing w:val="-2"/>
                <w:sz w:val="16"/>
              </w:rPr>
              <w:t>0.219</w:t>
            </w:r>
          </w:p>
        </w:tc>
        <w:tc>
          <w:tcPr>
            <w:tcW w:w="688" w:type="dxa"/>
          </w:tcPr>
          <w:p w14:paraId="7DCD8C3A" w14:textId="77777777" w:rsidR="00EA1924" w:rsidRDefault="00000000">
            <w:pPr>
              <w:pStyle w:val="TableParagraph"/>
              <w:ind w:left="119"/>
              <w:jc w:val="left"/>
              <w:rPr>
                <w:sz w:val="16"/>
              </w:rPr>
            </w:pPr>
            <w:r>
              <w:rPr>
                <w:spacing w:val="-2"/>
                <w:sz w:val="16"/>
              </w:rPr>
              <w:t>0.250</w:t>
            </w:r>
          </w:p>
        </w:tc>
        <w:tc>
          <w:tcPr>
            <w:tcW w:w="748" w:type="dxa"/>
          </w:tcPr>
          <w:p w14:paraId="518985B4" w14:textId="77777777" w:rsidR="00EA1924" w:rsidRDefault="00000000">
            <w:pPr>
              <w:pStyle w:val="TableParagraph"/>
              <w:ind w:left="27"/>
              <w:rPr>
                <w:sz w:val="16"/>
              </w:rPr>
            </w:pPr>
            <w:r>
              <w:rPr>
                <w:spacing w:val="-2"/>
                <w:sz w:val="16"/>
              </w:rPr>
              <w:t>0.385</w:t>
            </w:r>
          </w:p>
        </w:tc>
      </w:tr>
      <w:tr w:rsidR="00EA1924" w14:paraId="558E5DB6" w14:textId="77777777">
        <w:trPr>
          <w:trHeight w:val="189"/>
        </w:trPr>
        <w:tc>
          <w:tcPr>
            <w:tcW w:w="1438" w:type="dxa"/>
          </w:tcPr>
          <w:p w14:paraId="2B991F9F" w14:textId="77777777" w:rsidR="00EA1924" w:rsidRDefault="00000000">
            <w:pPr>
              <w:pStyle w:val="TableParagraph"/>
              <w:jc w:val="left"/>
              <w:rPr>
                <w:sz w:val="16"/>
              </w:rPr>
            </w:pPr>
            <w:r>
              <w:rPr>
                <w:spacing w:val="-2"/>
                <w:sz w:val="16"/>
              </w:rPr>
              <w:t>PC11-</w:t>
            </w:r>
            <w:r>
              <w:rPr>
                <w:spacing w:val="-4"/>
                <w:sz w:val="16"/>
              </w:rPr>
              <w:t>CMYK</w:t>
            </w:r>
          </w:p>
        </w:tc>
        <w:tc>
          <w:tcPr>
            <w:tcW w:w="706" w:type="dxa"/>
          </w:tcPr>
          <w:p w14:paraId="2C5EDD45" w14:textId="77777777" w:rsidR="00EA1924" w:rsidRDefault="00000000">
            <w:pPr>
              <w:pStyle w:val="TableParagraph"/>
              <w:rPr>
                <w:sz w:val="16"/>
              </w:rPr>
            </w:pPr>
            <w:r>
              <w:rPr>
                <w:spacing w:val="-2"/>
                <w:sz w:val="16"/>
              </w:rPr>
              <w:t>0.869</w:t>
            </w:r>
          </w:p>
        </w:tc>
        <w:tc>
          <w:tcPr>
            <w:tcW w:w="652" w:type="dxa"/>
          </w:tcPr>
          <w:p w14:paraId="4E5B76FC" w14:textId="77777777" w:rsidR="00EA1924" w:rsidRDefault="00000000">
            <w:pPr>
              <w:pStyle w:val="TableParagraph"/>
              <w:ind w:right="117"/>
              <w:jc w:val="right"/>
              <w:rPr>
                <w:sz w:val="16"/>
              </w:rPr>
            </w:pPr>
            <w:r>
              <w:rPr>
                <w:spacing w:val="-2"/>
                <w:sz w:val="16"/>
              </w:rPr>
              <w:t>0.243</w:t>
            </w:r>
          </w:p>
        </w:tc>
        <w:tc>
          <w:tcPr>
            <w:tcW w:w="598" w:type="dxa"/>
          </w:tcPr>
          <w:p w14:paraId="25F07000" w14:textId="77777777" w:rsidR="00EA1924" w:rsidRDefault="00000000">
            <w:pPr>
              <w:pStyle w:val="TableParagraph"/>
              <w:ind w:left="5" w:right="5"/>
              <w:rPr>
                <w:b/>
                <w:sz w:val="16"/>
              </w:rPr>
            </w:pPr>
            <w:r>
              <w:rPr>
                <w:b/>
                <w:spacing w:val="-2"/>
                <w:sz w:val="16"/>
              </w:rPr>
              <w:t>0.216</w:t>
            </w:r>
          </w:p>
        </w:tc>
        <w:tc>
          <w:tcPr>
            <w:tcW w:w="688" w:type="dxa"/>
          </w:tcPr>
          <w:p w14:paraId="14056A4C" w14:textId="77777777" w:rsidR="00EA1924" w:rsidRDefault="00000000">
            <w:pPr>
              <w:pStyle w:val="TableParagraph"/>
              <w:ind w:left="119"/>
              <w:jc w:val="left"/>
              <w:rPr>
                <w:sz w:val="16"/>
              </w:rPr>
            </w:pPr>
            <w:r>
              <w:rPr>
                <w:spacing w:val="-2"/>
                <w:sz w:val="16"/>
              </w:rPr>
              <w:t>0.251</w:t>
            </w:r>
          </w:p>
        </w:tc>
        <w:tc>
          <w:tcPr>
            <w:tcW w:w="748" w:type="dxa"/>
          </w:tcPr>
          <w:p w14:paraId="2ECBA53A" w14:textId="77777777" w:rsidR="00EA1924" w:rsidRDefault="00000000">
            <w:pPr>
              <w:pStyle w:val="TableParagraph"/>
              <w:ind w:left="27"/>
              <w:rPr>
                <w:sz w:val="16"/>
              </w:rPr>
            </w:pPr>
            <w:r>
              <w:rPr>
                <w:spacing w:val="-2"/>
                <w:sz w:val="16"/>
              </w:rPr>
              <w:t>0.379</w:t>
            </w:r>
          </w:p>
        </w:tc>
      </w:tr>
      <w:tr w:rsidR="00EA1924" w14:paraId="72B00681" w14:textId="77777777">
        <w:trPr>
          <w:trHeight w:val="189"/>
        </w:trPr>
        <w:tc>
          <w:tcPr>
            <w:tcW w:w="1438" w:type="dxa"/>
          </w:tcPr>
          <w:p w14:paraId="51ADFF6F" w14:textId="77777777" w:rsidR="00EA1924" w:rsidRDefault="00000000">
            <w:pPr>
              <w:pStyle w:val="TableParagraph"/>
              <w:jc w:val="left"/>
              <w:rPr>
                <w:sz w:val="16"/>
              </w:rPr>
            </w:pPr>
            <w:r>
              <w:rPr>
                <w:spacing w:val="-2"/>
                <w:sz w:val="16"/>
              </w:rPr>
              <w:t>FOGRA51-</w:t>
            </w:r>
            <w:r>
              <w:rPr>
                <w:spacing w:val="-4"/>
                <w:sz w:val="16"/>
              </w:rPr>
              <w:t>CMYK</w:t>
            </w:r>
          </w:p>
        </w:tc>
        <w:tc>
          <w:tcPr>
            <w:tcW w:w="706" w:type="dxa"/>
          </w:tcPr>
          <w:p w14:paraId="1B2D29E1" w14:textId="77777777" w:rsidR="00EA1924" w:rsidRDefault="00000000">
            <w:pPr>
              <w:pStyle w:val="TableParagraph"/>
              <w:rPr>
                <w:sz w:val="16"/>
              </w:rPr>
            </w:pPr>
            <w:r>
              <w:rPr>
                <w:spacing w:val="-2"/>
                <w:sz w:val="16"/>
              </w:rPr>
              <w:t>0.816</w:t>
            </w:r>
          </w:p>
        </w:tc>
        <w:tc>
          <w:tcPr>
            <w:tcW w:w="652" w:type="dxa"/>
          </w:tcPr>
          <w:p w14:paraId="2EAC6D70" w14:textId="77777777" w:rsidR="00EA1924" w:rsidRDefault="00000000">
            <w:pPr>
              <w:pStyle w:val="TableParagraph"/>
              <w:ind w:right="117"/>
              <w:jc w:val="right"/>
              <w:rPr>
                <w:b/>
                <w:sz w:val="16"/>
              </w:rPr>
            </w:pPr>
            <w:r>
              <w:rPr>
                <w:b/>
                <w:spacing w:val="-2"/>
                <w:sz w:val="16"/>
              </w:rPr>
              <w:t>0.386</w:t>
            </w:r>
          </w:p>
        </w:tc>
        <w:tc>
          <w:tcPr>
            <w:tcW w:w="598" w:type="dxa"/>
          </w:tcPr>
          <w:p w14:paraId="27EF2D38" w14:textId="77777777" w:rsidR="00EA1924" w:rsidRDefault="00000000">
            <w:pPr>
              <w:pStyle w:val="TableParagraph"/>
              <w:ind w:left="5" w:right="5"/>
              <w:rPr>
                <w:sz w:val="16"/>
              </w:rPr>
            </w:pPr>
            <w:r>
              <w:rPr>
                <w:spacing w:val="-2"/>
                <w:sz w:val="16"/>
              </w:rPr>
              <w:t>0.437</w:t>
            </w:r>
          </w:p>
        </w:tc>
        <w:tc>
          <w:tcPr>
            <w:tcW w:w="688" w:type="dxa"/>
          </w:tcPr>
          <w:p w14:paraId="1DA6746B" w14:textId="77777777" w:rsidR="00EA1924" w:rsidRDefault="00000000">
            <w:pPr>
              <w:pStyle w:val="TableParagraph"/>
              <w:ind w:left="119"/>
              <w:jc w:val="left"/>
              <w:rPr>
                <w:sz w:val="16"/>
              </w:rPr>
            </w:pPr>
            <w:r>
              <w:rPr>
                <w:spacing w:val="-2"/>
                <w:sz w:val="16"/>
              </w:rPr>
              <w:t>0.490</w:t>
            </w:r>
          </w:p>
        </w:tc>
        <w:tc>
          <w:tcPr>
            <w:tcW w:w="748" w:type="dxa"/>
          </w:tcPr>
          <w:p w14:paraId="15CCF3C2" w14:textId="77777777" w:rsidR="00EA1924" w:rsidRDefault="00000000">
            <w:pPr>
              <w:pStyle w:val="TableParagraph"/>
              <w:ind w:left="27"/>
              <w:rPr>
                <w:sz w:val="16"/>
              </w:rPr>
            </w:pPr>
            <w:r>
              <w:rPr>
                <w:spacing w:val="-2"/>
                <w:sz w:val="16"/>
              </w:rPr>
              <w:t>0.679</w:t>
            </w:r>
          </w:p>
        </w:tc>
      </w:tr>
      <w:tr w:rsidR="00EA1924" w14:paraId="6D1C7208" w14:textId="77777777">
        <w:trPr>
          <w:trHeight w:val="189"/>
        </w:trPr>
        <w:tc>
          <w:tcPr>
            <w:tcW w:w="1438" w:type="dxa"/>
          </w:tcPr>
          <w:p w14:paraId="65F6896F" w14:textId="77777777" w:rsidR="00EA1924" w:rsidRDefault="00000000">
            <w:pPr>
              <w:pStyle w:val="TableParagraph"/>
              <w:jc w:val="left"/>
              <w:rPr>
                <w:sz w:val="16"/>
              </w:rPr>
            </w:pPr>
            <w:r>
              <w:rPr>
                <w:spacing w:val="-2"/>
                <w:sz w:val="16"/>
              </w:rPr>
              <w:t>KCMYG-</w:t>
            </w:r>
            <w:r>
              <w:rPr>
                <w:spacing w:val="-10"/>
                <w:sz w:val="16"/>
              </w:rPr>
              <w:t>5</w:t>
            </w:r>
          </w:p>
        </w:tc>
        <w:tc>
          <w:tcPr>
            <w:tcW w:w="706" w:type="dxa"/>
          </w:tcPr>
          <w:p w14:paraId="3E0349DB" w14:textId="77777777" w:rsidR="00EA1924" w:rsidRDefault="00000000">
            <w:pPr>
              <w:pStyle w:val="TableParagraph"/>
              <w:rPr>
                <w:sz w:val="16"/>
              </w:rPr>
            </w:pPr>
            <w:r>
              <w:rPr>
                <w:spacing w:val="-2"/>
                <w:sz w:val="16"/>
              </w:rPr>
              <w:t>1.457</w:t>
            </w:r>
          </w:p>
        </w:tc>
        <w:tc>
          <w:tcPr>
            <w:tcW w:w="652" w:type="dxa"/>
          </w:tcPr>
          <w:p w14:paraId="1F352AEE" w14:textId="77777777" w:rsidR="00EA1924" w:rsidRDefault="00000000">
            <w:pPr>
              <w:pStyle w:val="TableParagraph"/>
              <w:ind w:right="117"/>
              <w:jc w:val="right"/>
              <w:rPr>
                <w:sz w:val="16"/>
              </w:rPr>
            </w:pPr>
            <w:r>
              <w:rPr>
                <w:spacing w:val="-2"/>
                <w:sz w:val="16"/>
              </w:rPr>
              <w:t>1.045</w:t>
            </w:r>
          </w:p>
        </w:tc>
        <w:tc>
          <w:tcPr>
            <w:tcW w:w="598" w:type="dxa"/>
          </w:tcPr>
          <w:p w14:paraId="55BCB42B" w14:textId="77777777" w:rsidR="00EA1924" w:rsidRDefault="00000000">
            <w:pPr>
              <w:pStyle w:val="TableParagraph"/>
              <w:ind w:left="5" w:right="5"/>
              <w:rPr>
                <w:sz w:val="16"/>
              </w:rPr>
            </w:pPr>
            <w:r>
              <w:rPr>
                <w:spacing w:val="-2"/>
                <w:sz w:val="16"/>
              </w:rPr>
              <w:t>1.024</w:t>
            </w:r>
          </w:p>
        </w:tc>
        <w:tc>
          <w:tcPr>
            <w:tcW w:w="688" w:type="dxa"/>
          </w:tcPr>
          <w:p w14:paraId="4358A8F1" w14:textId="77777777" w:rsidR="00EA1924" w:rsidRDefault="00000000">
            <w:pPr>
              <w:pStyle w:val="TableParagraph"/>
              <w:ind w:left="119"/>
              <w:jc w:val="left"/>
              <w:rPr>
                <w:b/>
                <w:sz w:val="16"/>
              </w:rPr>
            </w:pPr>
            <w:r>
              <w:rPr>
                <w:b/>
                <w:spacing w:val="-2"/>
                <w:sz w:val="16"/>
              </w:rPr>
              <w:t>1.023</w:t>
            </w:r>
          </w:p>
        </w:tc>
        <w:tc>
          <w:tcPr>
            <w:tcW w:w="748" w:type="dxa"/>
          </w:tcPr>
          <w:p w14:paraId="3B55FECA" w14:textId="77777777" w:rsidR="00EA1924" w:rsidRDefault="00000000">
            <w:pPr>
              <w:pStyle w:val="TableParagraph"/>
              <w:ind w:left="27"/>
              <w:rPr>
                <w:sz w:val="16"/>
              </w:rPr>
            </w:pPr>
            <w:r>
              <w:rPr>
                <w:spacing w:val="-2"/>
                <w:sz w:val="16"/>
              </w:rPr>
              <w:t>1.112</w:t>
            </w:r>
          </w:p>
        </w:tc>
      </w:tr>
      <w:tr w:rsidR="00EA1924" w14:paraId="4080AE35" w14:textId="77777777">
        <w:trPr>
          <w:trHeight w:val="189"/>
        </w:trPr>
        <w:tc>
          <w:tcPr>
            <w:tcW w:w="1438" w:type="dxa"/>
          </w:tcPr>
          <w:p w14:paraId="774F9743" w14:textId="77777777" w:rsidR="00EA1924" w:rsidRDefault="00000000">
            <w:pPr>
              <w:pStyle w:val="TableParagraph"/>
              <w:jc w:val="left"/>
              <w:rPr>
                <w:sz w:val="16"/>
              </w:rPr>
            </w:pPr>
            <w:r>
              <w:rPr>
                <w:spacing w:val="-4"/>
                <w:sz w:val="16"/>
              </w:rPr>
              <w:t>CMYKOGV-</w:t>
            </w:r>
            <w:r>
              <w:rPr>
                <w:spacing w:val="-10"/>
                <w:sz w:val="16"/>
              </w:rPr>
              <w:t>7</w:t>
            </w:r>
          </w:p>
        </w:tc>
        <w:tc>
          <w:tcPr>
            <w:tcW w:w="706" w:type="dxa"/>
          </w:tcPr>
          <w:p w14:paraId="436AD702" w14:textId="77777777" w:rsidR="00EA1924" w:rsidRDefault="00000000">
            <w:pPr>
              <w:pStyle w:val="TableParagraph"/>
              <w:rPr>
                <w:sz w:val="16"/>
              </w:rPr>
            </w:pPr>
            <w:r>
              <w:rPr>
                <w:spacing w:val="-2"/>
                <w:sz w:val="16"/>
              </w:rPr>
              <w:t>5.386</w:t>
            </w:r>
          </w:p>
        </w:tc>
        <w:tc>
          <w:tcPr>
            <w:tcW w:w="652" w:type="dxa"/>
          </w:tcPr>
          <w:p w14:paraId="74C73054" w14:textId="77777777" w:rsidR="00EA1924" w:rsidRDefault="00000000">
            <w:pPr>
              <w:pStyle w:val="TableParagraph"/>
              <w:ind w:right="117"/>
              <w:jc w:val="right"/>
              <w:rPr>
                <w:sz w:val="16"/>
              </w:rPr>
            </w:pPr>
            <w:r>
              <w:rPr>
                <w:spacing w:val="-2"/>
                <w:sz w:val="16"/>
              </w:rPr>
              <w:t>1.253</w:t>
            </w:r>
          </w:p>
        </w:tc>
        <w:tc>
          <w:tcPr>
            <w:tcW w:w="598" w:type="dxa"/>
          </w:tcPr>
          <w:p w14:paraId="18960718" w14:textId="77777777" w:rsidR="00EA1924" w:rsidRDefault="00000000">
            <w:pPr>
              <w:pStyle w:val="TableParagraph"/>
              <w:ind w:left="5" w:right="5"/>
              <w:rPr>
                <w:sz w:val="16"/>
              </w:rPr>
            </w:pPr>
            <w:r>
              <w:rPr>
                <w:spacing w:val="-2"/>
                <w:sz w:val="16"/>
              </w:rPr>
              <w:t>0.830</w:t>
            </w:r>
          </w:p>
        </w:tc>
        <w:tc>
          <w:tcPr>
            <w:tcW w:w="688" w:type="dxa"/>
          </w:tcPr>
          <w:p w14:paraId="4E9AF1DE" w14:textId="77777777" w:rsidR="00EA1924" w:rsidRDefault="00000000">
            <w:pPr>
              <w:pStyle w:val="TableParagraph"/>
              <w:ind w:left="119"/>
              <w:jc w:val="left"/>
              <w:rPr>
                <w:b/>
                <w:sz w:val="16"/>
              </w:rPr>
            </w:pPr>
            <w:r>
              <w:rPr>
                <w:b/>
                <w:spacing w:val="-2"/>
                <w:sz w:val="16"/>
              </w:rPr>
              <w:t>0.811</w:t>
            </w:r>
          </w:p>
        </w:tc>
        <w:tc>
          <w:tcPr>
            <w:tcW w:w="748" w:type="dxa"/>
          </w:tcPr>
          <w:p w14:paraId="293DBCCC" w14:textId="77777777" w:rsidR="00EA1924" w:rsidRDefault="00000000">
            <w:pPr>
              <w:pStyle w:val="TableParagraph"/>
              <w:ind w:left="27"/>
              <w:rPr>
                <w:sz w:val="16"/>
              </w:rPr>
            </w:pPr>
            <w:r>
              <w:rPr>
                <w:spacing w:val="-2"/>
                <w:sz w:val="16"/>
              </w:rPr>
              <w:t>1.126</w:t>
            </w:r>
          </w:p>
        </w:tc>
      </w:tr>
      <w:tr w:rsidR="00EA1924" w14:paraId="46E6261B" w14:textId="77777777">
        <w:trPr>
          <w:trHeight w:val="234"/>
        </w:trPr>
        <w:tc>
          <w:tcPr>
            <w:tcW w:w="1438" w:type="dxa"/>
            <w:tcBorders>
              <w:bottom w:val="single" w:sz="8" w:space="0" w:color="000000"/>
            </w:tcBorders>
          </w:tcPr>
          <w:p w14:paraId="23A807C3" w14:textId="77777777" w:rsidR="00EA1924" w:rsidRDefault="00000000">
            <w:pPr>
              <w:pStyle w:val="TableParagraph"/>
              <w:spacing w:line="191" w:lineRule="exact"/>
              <w:jc w:val="left"/>
              <w:rPr>
                <w:sz w:val="16"/>
              </w:rPr>
            </w:pPr>
            <w:r>
              <w:rPr>
                <w:spacing w:val="-2"/>
                <w:sz w:val="16"/>
              </w:rPr>
              <w:t>CMYKOGB-</w:t>
            </w:r>
            <w:r>
              <w:rPr>
                <w:spacing w:val="-10"/>
                <w:sz w:val="16"/>
              </w:rPr>
              <w:t>7</w:t>
            </w:r>
          </w:p>
        </w:tc>
        <w:tc>
          <w:tcPr>
            <w:tcW w:w="706" w:type="dxa"/>
            <w:tcBorders>
              <w:bottom w:val="single" w:sz="8" w:space="0" w:color="000000"/>
            </w:tcBorders>
          </w:tcPr>
          <w:p w14:paraId="003E9BE3" w14:textId="77777777" w:rsidR="00EA1924" w:rsidRDefault="00000000">
            <w:pPr>
              <w:pStyle w:val="TableParagraph"/>
              <w:spacing w:line="191" w:lineRule="exact"/>
              <w:rPr>
                <w:sz w:val="16"/>
              </w:rPr>
            </w:pPr>
            <w:r>
              <w:rPr>
                <w:spacing w:val="-2"/>
                <w:sz w:val="16"/>
              </w:rPr>
              <w:t>3.332</w:t>
            </w:r>
          </w:p>
        </w:tc>
        <w:tc>
          <w:tcPr>
            <w:tcW w:w="652" w:type="dxa"/>
            <w:tcBorders>
              <w:bottom w:val="single" w:sz="8" w:space="0" w:color="000000"/>
            </w:tcBorders>
          </w:tcPr>
          <w:p w14:paraId="7CEEF0FC" w14:textId="77777777" w:rsidR="00EA1924" w:rsidRDefault="00000000">
            <w:pPr>
              <w:pStyle w:val="TableParagraph"/>
              <w:spacing w:line="191" w:lineRule="exact"/>
              <w:ind w:right="117"/>
              <w:jc w:val="right"/>
              <w:rPr>
                <w:sz w:val="16"/>
              </w:rPr>
            </w:pPr>
            <w:r>
              <w:rPr>
                <w:spacing w:val="-2"/>
                <w:sz w:val="16"/>
              </w:rPr>
              <w:t>1.821</w:t>
            </w:r>
          </w:p>
        </w:tc>
        <w:tc>
          <w:tcPr>
            <w:tcW w:w="598" w:type="dxa"/>
            <w:tcBorders>
              <w:bottom w:val="single" w:sz="8" w:space="0" w:color="000000"/>
            </w:tcBorders>
          </w:tcPr>
          <w:p w14:paraId="759FE31D" w14:textId="77777777" w:rsidR="00EA1924" w:rsidRDefault="00000000">
            <w:pPr>
              <w:pStyle w:val="TableParagraph"/>
              <w:spacing w:line="191" w:lineRule="exact"/>
              <w:ind w:left="5" w:right="5"/>
              <w:rPr>
                <w:sz w:val="16"/>
              </w:rPr>
            </w:pPr>
            <w:r>
              <w:rPr>
                <w:spacing w:val="-2"/>
                <w:sz w:val="16"/>
              </w:rPr>
              <w:t>1.611</w:t>
            </w:r>
          </w:p>
        </w:tc>
        <w:tc>
          <w:tcPr>
            <w:tcW w:w="688" w:type="dxa"/>
            <w:tcBorders>
              <w:bottom w:val="single" w:sz="8" w:space="0" w:color="000000"/>
            </w:tcBorders>
          </w:tcPr>
          <w:p w14:paraId="11D8C999" w14:textId="77777777" w:rsidR="00EA1924" w:rsidRDefault="00000000">
            <w:pPr>
              <w:pStyle w:val="TableParagraph"/>
              <w:spacing w:line="188" w:lineRule="exact"/>
              <w:ind w:left="119"/>
              <w:jc w:val="left"/>
              <w:rPr>
                <w:b/>
                <w:sz w:val="16"/>
              </w:rPr>
            </w:pPr>
            <w:r>
              <w:rPr>
                <w:b/>
                <w:spacing w:val="-2"/>
                <w:sz w:val="16"/>
              </w:rPr>
              <w:t>1.560</w:t>
            </w:r>
          </w:p>
        </w:tc>
        <w:tc>
          <w:tcPr>
            <w:tcW w:w="748" w:type="dxa"/>
            <w:tcBorders>
              <w:bottom w:val="single" w:sz="8" w:space="0" w:color="000000"/>
            </w:tcBorders>
          </w:tcPr>
          <w:p w14:paraId="44BAA203" w14:textId="77777777" w:rsidR="00EA1924" w:rsidRDefault="00000000">
            <w:pPr>
              <w:pStyle w:val="TableParagraph"/>
              <w:spacing w:line="191" w:lineRule="exact"/>
              <w:ind w:left="27"/>
              <w:rPr>
                <w:sz w:val="16"/>
              </w:rPr>
            </w:pPr>
            <w:r>
              <w:rPr>
                <w:spacing w:val="-2"/>
                <w:sz w:val="16"/>
              </w:rPr>
              <w:t>1.592</w:t>
            </w:r>
          </w:p>
        </w:tc>
      </w:tr>
    </w:tbl>
    <w:p w14:paraId="0650AB8F" w14:textId="77777777" w:rsidR="00EA1924" w:rsidRDefault="00EA1924">
      <w:pPr>
        <w:pStyle w:val="BodyText"/>
        <w:spacing w:before="47"/>
      </w:pPr>
    </w:p>
    <w:p w14:paraId="5FD246F1" w14:textId="77777777" w:rsidR="00EA1924" w:rsidRDefault="00000000">
      <w:pPr>
        <w:tabs>
          <w:tab w:val="left" w:pos="10859"/>
        </w:tabs>
        <w:ind w:left="2761"/>
        <w:rPr>
          <w:rFonts w:ascii="Trebuchet MS"/>
          <w:sz w:val="10"/>
        </w:rPr>
      </w:pPr>
      <w:r>
        <w:rPr>
          <w:sz w:val="20"/>
        </w:rPr>
        <w:t>Degree</w:t>
      </w:r>
      <w:r>
        <w:rPr>
          <w:spacing w:val="-7"/>
          <w:sz w:val="20"/>
        </w:rPr>
        <w:t xml:space="preserve"> </w:t>
      </w:r>
      <w:r>
        <w:rPr>
          <w:sz w:val="20"/>
        </w:rPr>
        <w:t>is</w:t>
      </w:r>
      <w:r>
        <w:rPr>
          <w:spacing w:val="-7"/>
          <w:sz w:val="20"/>
        </w:rPr>
        <w:t xml:space="preserve"> </w:t>
      </w:r>
      <w:r>
        <w:rPr>
          <w:sz w:val="20"/>
        </w:rPr>
        <w:t>the</w:t>
      </w:r>
      <w:r>
        <w:rPr>
          <w:spacing w:val="-7"/>
          <w:sz w:val="20"/>
        </w:rPr>
        <w:t xml:space="preserve"> </w:t>
      </w:r>
      <w:r>
        <w:rPr>
          <w:sz w:val="20"/>
        </w:rPr>
        <w:t>second</w:t>
      </w:r>
      <w:r>
        <w:rPr>
          <w:spacing w:val="-7"/>
          <w:sz w:val="20"/>
        </w:rPr>
        <w:t xml:space="preserve"> </w:t>
      </w:r>
      <w:r>
        <w:rPr>
          <w:sz w:val="20"/>
        </w:rPr>
        <w:t>lever,</w:t>
      </w:r>
      <w:r>
        <w:rPr>
          <w:spacing w:val="-7"/>
          <w:sz w:val="20"/>
        </w:rPr>
        <w:t xml:space="preserve"> </w:t>
      </w:r>
      <w:r>
        <w:rPr>
          <w:sz w:val="20"/>
        </w:rPr>
        <w:t>and</w:t>
      </w:r>
      <w:r>
        <w:rPr>
          <w:spacing w:val="-6"/>
          <w:sz w:val="20"/>
        </w:rPr>
        <w:t xml:space="preserve"> </w:t>
      </w:r>
      <w:r>
        <w:rPr>
          <w:sz w:val="20"/>
        </w:rPr>
        <w:t>it</w:t>
      </w:r>
      <w:r>
        <w:rPr>
          <w:spacing w:val="-7"/>
          <w:sz w:val="20"/>
        </w:rPr>
        <w:t xml:space="preserve"> </w:t>
      </w:r>
      <w:r>
        <w:rPr>
          <w:sz w:val="20"/>
        </w:rPr>
        <w:t>does</w:t>
      </w:r>
      <w:r>
        <w:rPr>
          <w:spacing w:val="-7"/>
          <w:sz w:val="20"/>
        </w:rPr>
        <w:t xml:space="preserve"> </w:t>
      </w:r>
      <w:r>
        <w:rPr>
          <w:sz w:val="20"/>
        </w:rPr>
        <w:t>not</w:t>
      </w:r>
      <w:r>
        <w:rPr>
          <w:spacing w:val="-7"/>
          <w:sz w:val="20"/>
        </w:rPr>
        <w:t xml:space="preserve"> </w:t>
      </w:r>
      <w:r>
        <w:rPr>
          <w:spacing w:val="-2"/>
          <w:sz w:val="20"/>
        </w:rPr>
        <w:t>overfit.</w:t>
      </w:r>
      <w:r>
        <w:rPr>
          <w:rFonts w:ascii="Times New Roman"/>
          <w:sz w:val="20"/>
        </w:rPr>
        <w:tab/>
      </w:r>
      <w:r>
        <w:rPr>
          <w:rFonts w:ascii="Trebuchet MS"/>
          <w:spacing w:val="-5"/>
          <w:sz w:val="10"/>
        </w:rPr>
        <w:t>456</w:t>
      </w:r>
    </w:p>
    <w:p w14:paraId="20F87C05" w14:textId="77777777" w:rsidR="00EA1924" w:rsidRDefault="00000000">
      <w:pPr>
        <w:tabs>
          <w:tab w:val="left" w:pos="10859"/>
        </w:tabs>
        <w:spacing w:before="90"/>
        <w:ind w:left="3187"/>
        <w:rPr>
          <w:rFonts w:ascii="Trebuchet MS"/>
          <w:sz w:val="10"/>
        </w:rPr>
      </w:pPr>
      <w:r>
        <w:rPr>
          <w:spacing w:val="-2"/>
          <w:sz w:val="20"/>
        </w:rPr>
        <w:t>The</w:t>
      </w:r>
      <w:r>
        <w:rPr>
          <w:spacing w:val="-3"/>
          <w:sz w:val="20"/>
        </w:rPr>
        <w:t xml:space="preserve"> </w:t>
      </w:r>
      <w:r>
        <w:rPr>
          <w:spacing w:val="-2"/>
          <w:sz w:val="20"/>
        </w:rPr>
        <w:t>polynomial</w:t>
      </w:r>
      <w:r>
        <w:rPr>
          <w:spacing w:val="-3"/>
          <w:sz w:val="20"/>
        </w:rPr>
        <w:t xml:space="preserve"> </w:t>
      </w:r>
      <w:r>
        <w:rPr>
          <w:spacing w:val="-2"/>
          <w:sz w:val="20"/>
        </w:rPr>
        <w:t>baseline in</w:t>
      </w:r>
      <w:r>
        <w:rPr>
          <w:spacing w:val="-3"/>
          <w:sz w:val="20"/>
        </w:rPr>
        <w:t xml:space="preserve"> </w:t>
      </w:r>
      <w:r>
        <w:rPr>
          <w:spacing w:val="-2"/>
          <w:sz w:val="20"/>
        </w:rPr>
        <w:t>this comparison</w:t>
      </w:r>
      <w:r>
        <w:rPr>
          <w:spacing w:val="-3"/>
          <w:sz w:val="20"/>
        </w:rPr>
        <w:t xml:space="preserve"> </w:t>
      </w:r>
      <w:r>
        <w:rPr>
          <w:spacing w:val="-2"/>
          <w:sz w:val="20"/>
        </w:rPr>
        <w:t>was</w:t>
      </w:r>
      <w:r>
        <w:rPr>
          <w:spacing w:val="-3"/>
          <w:sz w:val="20"/>
        </w:rPr>
        <w:t xml:space="preserve"> </w:t>
      </w:r>
      <w:r>
        <w:rPr>
          <w:spacing w:val="-2"/>
          <w:sz w:val="20"/>
        </w:rPr>
        <w:t>also capped</w:t>
      </w:r>
      <w:r>
        <w:rPr>
          <w:spacing w:val="-3"/>
          <w:sz w:val="20"/>
        </w:rPr>
        <w:t xml:space="preserve"> </w:t>
      </w:r>
      <w:r>
        <w:rPr>
          <w:spacing w:val="-2"/>
          <w:sz w:val="20"/>
        </w:rPr>
        <w:t>at third</w:t>
      </w:r>
      <w:r>
        <w:rPr>
          <w:spacing w:val="-3"/>
          <w:sz w:val="20"/>
        </w:rPr>
        <w:t xml:space="preserve"> </w:t>
      </w:r>
      <w:r>
        <w:rPr>
          <w:spacing w:val="-2"/>
          <w:sz w:val="20"/>
        </w:rPr>
        <w:t>order,</w:t>
      </w:r>
      <w:r>
        <w:rPr>
          <w:spacing w:val="-3"/>
          <w:sz w:val="20"/>
        </w:rPr>
        <w:t xml:space="preserve"> </w:t>
      </w:r>
      <w:r>
        <w:rPr>
          <w:spacing w:val="-2"/>
          <w:sz w:val="20"/>
        </w:rPr>
        <w:t>following</w:t>
      </w:r>
      <w:r>
        <w:rPr>
          <w:rFonts w:ascii="Times New Roman"/>
          <w:sz w:val="20"/>
        </w:rPr>
        <w:tab/>
      </w:r>
      <w:r>
        <w:rPr>
          <w:rFonts w:ascii="Trebuchet MS"/>
          <w:spacing w:val="-5"/>
          <w:sz w:val="10"/>
        </w:rPr>
        <w:t>457</w:t>
      </w:r>
    </w:p>
    <w:p w14:paraId="77BA97F1" w14:textId="77777777" w:rsidR="00EA1924" w:rsidRDefault="00000000">
      <w:pPr>
        <w:tabs>
          <w:tab w:val="left" w:pos="10859"/>
        </w:tabs>
        <w:spacing w:before="30"/>
        <w:ind w:left="2761"/>
        <w:rPr>
          <w:rFonts w:ascii="Trebuchet MS"/>
          <w:sz w:val="10"/>
        </w:rPr>
      </w:pPr>
      <w:r>
        <w:rPr>
          <w:spacing w:val="-2"/>
          <w:sz w:val="20"/>
        </w:rPr>
        <w:t>standard</w:t>
      </w:r>
      <w:r>
        <w:rPr>
          <w:spacing w:val="-7"/>
          <w:sz w:val="20"/>
        </w:rPr>
        <w:t xml:space="preserve"> </w:t>
      </w:r>
      <w:r>
        <w:rPr>
          <w:spacing w:val="-2"/>
          <w:sz w:val="20"/>
        </w:rPr>
        <w:t>practice</w:t>
      </w:r>
      <w:r>
        <w:rPr>
          <w:spacing w:val="-6"/>
          <w:sz w:val="20"/>
        </w:rPr>
        <w:t xml:space="preserve"> </w:t>
      </w:r>
      <w:r>
        <w:rPr>
          <w:spacing w:val="-2"/>
          <w:sz w:val="20"/>
        </w:rPr>
        <w:t>for</w:t>
      </w:r>
      <w:r>
        <w:rPr>
          <w:spacing w:val="-7"/>
          <w:sz w:val="20"/>
        </w:rPr>
        <w:t xml:space="preserve"> </w:t>
      </w:r>
      <w:r>
        <w:rPr>
          <w:spacing w:val="-2"/>
          <w:sz w:val="20"/>
        </w:rPr>
        <w:t>device</w:t>
      </w:r>
      <w:r>
        <w:rPr>
          <w:spacing w:val="-6"/>
          <w:sz w:val="20"/>
        </w:rPr>
        <w:t xml:space="preserve"> </w:t>
      </w:r>
      <w:r>
        <w:rPr>
          <w:spacing w:val="-2"/>
          <w:sz w:val="20"/>
        </w:rPr>
        <w:t>characterization:</w:t>
      </w:r>
      <w:r>
        <w:rPr>
          <w:spacing w:val="4"/>
          <w:sz w:val="20"/>
        </w:rPr>
        <w:t xml:space="preserve"> </w:t>
      </w:r>
      <w:r>
        <w:rPr>
          <w:spacing w:val="-2"/>
          <w:sz w:val="20"/>
        </w:rPr>
        <w:t>Bala</w:t>
      </w:r>
      <w:r>
        <w:rPr>
          <w:spacing w:val="-6"/>
          <w:sz w:val="20"/>
        </w:rPr>
        <w:t xml:space="preserve"> </w:t>
      </w:r>
      <w:r>
        <w:rPr>
          <w:spacing w:val="-2"/>
          <w:sz w:val="20"/>
        </w:rPr>
        <w:t>[</w:t>
      </w:r>
      <w:hyperlink w:anchor="_bookmark40" w:history="1">
        <w:r>
          <w:rPr>
            <w:color w:val="0774B7"/>
            <w:spacing w:val="-2"/>
            <w:sz w:val="20"/>
          </w:rPr>
          <w:t>9</w:t>
        </w:r>
      </w:hyperlink>
      <w:r>
        <w:rPr>
          <w:spacing w:val="-2"/>
          <w:sz w:val="20"/>
        </w:rPr>
        <w:t>]</w:t>
      </w:r>
      <w:r>
        <w:rPr>
          <w:spacing w:val="-6"/>
          <w:sz w:val="20"/>
        </w:rPr>
        <w:t xml:space="preserve"> </w:t>
      </w:r>
      <w:r>
        <w:rPr>
          <w:spacing w:val="-2"/>
          <w:sz w:val="20"/>
        </w:rPr>
        <w:t>works</w:t>
      </w:r>
      <w:r>
        <w:rPr>
          <w:spacing w:val="-7"/>
          <w:sz w:val="20"/>
        </w:rPr>
        <w:t xml:space="preserve"> </w:t>
      </w:r>
      <w:r>
        <w:rPr>
          <w:spacing w:val="-2"/>
          <w:sz w:val="20"/>
        </w:rPr>
        <w:t>its</w:t>
      </w:r>
      <w:r>
        <w:rPr>
          <w:spacing w:val="-6"/>
          <w:sz w:val="20"/>
        </w:rPr>
        <w:t xml:space="preserve"> </w:t>
      </w:r>
      <w:r>
        <w:rPr>
          <w:spacing w:val="-2"/>
          <w:sz w:val="20"/>
        </w:rPr>
        <w:t>regression</w:t>
      </w:r>
      <w:r>
        <w:rPr>
          <w:spacing w:val="-7"/>
          <w:sz w:val="20"/>
        </w:rPr>
        <w:t xml:space="preserve"> </w:t>
      </w:r>
      <w:r>
        <w:rPr>
          <w:spacing w:val="-2"/>
          <w:sz w:val="20"/>
        </w:rPr>
        <w:t>example</w:t>
      </w:r>
      <w:r>
        <w:rPr>
          <w:spacing w:val="-6"/>
          <w:sz w:val="20"/>
        </w:rPr>
        <w:t xml:space="preserve"> </w:t>
      </w:r>
      <w:r>
        <w:rPr>
          <w:spacing w:val="-2"/>
          <w:sz w:val="20"/>
        </w:rPr>
        <w:t>at</w:t>
      </w:r>
      <w:r>
        <w:rPr>
          <w:spacing w:val="-6"/>
          <w:sz w:val="20"/>
        </w:rPr>
        <w:t xml:space="preserve"> </w:t>
      </w:r>
      <w:r>
        <w:rPr>
          <w:spacing w:val="-2"/>
          <w:sz w:val="20"/>
        </w:rPr>
        <w:t>third</w:t>
      </w:r>
      <w:r>
        <w:rPr>
          <w:rFonts w:ascii="Times New Roman"/>
          <w:sz w:val="20"/>
        </w:rPr>
        <w:tab/>
      </w:r>
      <w:r>
        <w:rPr>
          <w:rFonts w:ascii="Trebuchet MS"/>
          <w:spacing w:val="-5"/>
          <w:sz w:val="10"/>
        </w:rPr>
        <w:t>458</w:t>
      </w:r>
    </w:p>
    <w:p w14:paraId="4C63E75F" w14:textId="77777777" w:rsidR="00EA1924" w:rsidRDefault="00000000">
      <w:pPr>
        <w:tabs>
          <w:tab w:val="left" w:pos="10859"/>
        </w:tabs>
        <w:spacing w:before="30"/>
        <w:ind w:left="2761"/>
        <w:rPr>
          <w:rFonts w:ascii="Trebuchet MS"/>
          <w:sz w:val="10"/>
        </w:rPr>
      </w:pPr>
      <w:r>
        <w:rPr>
          <w:sz w:val="20"/>
        </w:rPr>
        <w:t>order</w:t>
      </w:r>
      <w:r>
        <w:rPr>
          <w:spacing w:val="-7"/>
          <w:sz w:val="20"/>
        </w:rPr>
        <w:t xml:space="preserve"> </w:t>
      </w:r>
      <w:r>
        <w:rPr>
          <w:sz w:val="20"/>
        </w:rPr>
        <w:t>and</w:t>
      </w:r>
      <w:r>
        <w:rPr>
          <w:spacing w:val="-7"/>
          <w:sz w:val="20"/>
        </w:rPr>
        <w:t xml:space="preserve"> </w:t>
      </w:r>
      <w:r>
        <w:rPr>
          <w:sz w:val="20"/>
        </w:rPr>
        <w:t>recommends</w:t>
      </w:r>
      <w:r>
        <w:rPr>
          <w:spacing w:val="-7"/>
          <w:sz w:val="20"/>
        </w:rPr>
        <w:t xml:space="preserve"> </w:t>
      </w:r>
      <w:r>
        <w:rPr>
          <w:sz w:val="20"/>
        </w:rPr>
        <w:t>the</w:t>
      </w:r>
      <w:r>
        <w:rPr>
          <w:spacing w:val="-7"/>
          <w:sz w:val="20"/>
        </w:rPr>
        <w:t xml:space="preserve"> </w:t>
      </w:r>
      <w:r>
        <w:rPr>
          <w:sz w:val="20"/>
        </w:rPr>
        <w:t>smallest</w:t>
      </w:r>
      <w:r>
        <w:rPr>
          <w:spacing w:val="-7"/>
          <w:sz w:val="20"/>
        </w:rPr>
        <w:t xml:space="preserve"> </w:t>
      </w:r>
      <w:r>
        <w:rPr>
          <w:sz w:val="20"/>
        </w:rPr>
        <w:t>term</w:t>
      </w:r>
      <w:r>
        <w:rPr>
          <w:spacing w:val="-7"/>
          <w:sz w:val="20"/>
        </w:rPr>
        <w:t xml:space="preserve"> </w:t>
      </w:r>
      <w:r>
        <w:rPr>
          <w:sz w:val="20"/>
        </w:rPr>
        <w:t>count</w:t>
      </w:r>
      <w:r>
        <w:rPr>
          <w:spacing w:val="-7"/>
          <w:sz w:val="20"/>
        </w:rPr>
        <w:t xml:space="preserve"> </w:t>
      </w:r>
      <w:r>
        <w:rPr>
          <w:sz w:val="20"/>
        </w:rPr>
        <w:t>that</w:t>
      </w:r>
      <w:r>
        <w:rPr>
          <w:spacing w:val="-7"/>
          <w:sz w:val="20"/>
        </w:rPr>
        <w:t xml:space="preserve"> </w:t>
      </w:r>
      <w:r>
        <w:rPr>
          <w:sz w:val="20"/>
        </w:rPr>
        <w:t>fits</w:t>
      </w:r>
      <w:r>
        <w:rPr>
          <w:spacing w:val="-7"/>
          <w:sz w:val="20"/>
        </w:rPr>
        <w:t xml:space="preserve"> </w:t>
      </w:r>
      <w:r>
        <w:rPr>
          <w:sz w:val="20"/>
        </w:rPr>
        <w:t>the</w:t>
      </w:r>
      <w:r>
        <w:rPr>
          <w:spacing w:val="-7"/>
          <w:sz w:val="20"/>
        </w:rPr>
        <w:t xml:space="preserve"> </w:t>
      </w:r>
      <w:r>
        <w:rPr>
          <w:sz w:val="20"/>
        </w:rPr>
        <w:t>curvature,</w:t>
      </w:r>
      <w:r>
        <w:rPr>
          <w:spacing w:val="-7"/>
          <w:sz w:val="20"/>
        </w:rPr>
        <w:t xml:space="preserve"> </w:t>
      </w:r>
      <w:r>
        <w:rPr>
          <w:sz w:val="20"/>
        </w:rPr>
        <w:t>and</w:t>
      </w:r>
      <w:r>
        <w:rPr>
          <w:spacing w:val="-7"/>
          <w:sz w:val="20"/>
        </w:rPr>
        <w:t xml:space="preserve"> </w:t>
      </w:r>
      <w:r>
        <w:rPr>
          <w:sz w:val="20"/>
        </w:rPr>
        <w:t>the</w:t>
      </w:r>
      <w:r>
        <w:rPr>
          <w:spacing w:val="-7"/>
          <w:sz w:val="20"/>
        </w:rPr>
        <w:t xml:space="preserve"> </w:t>
      </w:r>
      <w:r>
        <w:rPr>
          <w:spacing w:val="-2"/>
          <w:sz w:val="20"/>
        </w:rPr>
        <w:t>systematic</w:t>
      </w:r>
      <w:r>
        <w:rPr>
          <w:rFonts w:ascii="Times New Roman"/>
          <w:sz w:val="20"/>
        </w:rPr>
        <w:tab/>
      </w:r>
      <w:r>
        <w:rPr>
          <w:rFonts w:ascii="Trebuchet MS"/>
          <w:spacing w:val="-5"/>
          <w:sz w:val="10"/>
        </w:rPr>
        <w:t>459</w:t>
      </w:r>
    </w:p>
    <w:p w14:paraId="2FAFF3DD" w14:textId="77777777" w:rsidR="00EA1924" w:rsidRDefault="00000000">
      <w:pPr>
        <w:tabs>
          <w:tab w:val="left" w:pos="10859"/>
        </w:tabs>
        <w:spacing w:before="30"/>
        <w:ind w:left="2755"/>
        <w:rPr>
          <w:rFonts w:ascii="Trebuchet MS"/>
          <w:sz w:val="10"/>
        </w:rPr>
      </w:pPr>
      <w:r>
        <w:rPr>
          <w:sz w:val="20"/>
        </w:rPr>
        <w:t>polynomial</w:t>
      </w:r>
      <w:r>
        <w:rPr>
          <w:spacing w:val="2"/>
          <w:sz w:val="20"/>
        </w:rPr>
        <w:t xml:space="preserve"> </w:t>
      </w:r>
      <w:r>
        <w:rPr>
          <w:sz w:val="20"/>
        </w:rPr>
        <w:t>study</w:t>
      </w:r>
      <w:r>
        <w:rPr>
          <w:spacing w:val="4"/>
          <w:sz w:val="20"/>
        </w:rPr>
        <w:t xml:space="preserve"> </w:t>
      </w:r>
      <w:r>
        <w:rPr>
          <w:sz w:val="20"/>
        </w:rPr>
        <w:t>of</w:t>
      </w:r>
      <w:r>
        <w:rPr>
          <w:spacing w:val="3"/>
          <w:sz w:val="20"/>
        </w:rPr>
        <w:t xml:space="preserve"> </w:t>
      </w:r>
      <w:r>
        <w:rPr>
          <w:sz w:val="20"/>
        </w:rPr>
        <w:t>Hong</w:t>
      </w:r>
      <w:r>
        <w:rPr>
          <w:spacing w:val="4"/>
          <w:sz w:val="20"/>
        </w:rPr>
        <w:t xml:space="preserve"> </w:t>
      </w:r>
      <w:r>
        <w:rPr>
          <w:sz w:val="20"/>
        </w:rPr>
        <w:t>et</w:t>
      </w:r>
      <w:r>
        <w:rPr>
          <w:spacing w:val="3"/>
          <w:sz w:val="20"/>
        </w:rPr>
        <w:t xml:space="preserve"> </w:t>
      </w:r>
      <w:r>
        <w:rPr>
          <w:sz w:val="20"/>
        </w:rPr>
        <w:t>al.</w:t>
      </w:r>
      <w:r>
        <w:rPr>
          <w:spacing w:val="3"/>
          <w:sz w:val="20"/>
        </w:rPr>
        <w:t xml:space="preserve"> </w:t>
      </w:r>
      <w:r>
        <w:rPr>
          <w:sz w:val="20"/>
        </w:rPr>
        <w:t>[</w:t>
      </w:r>
      <w:hyperlink w:anchor="_bookmark69" w:history="1">
        <w:r>
          <w:rPr>
            <w:color w:val="0774B7"/>
            <w:sz w:val="20"/>
          </w:rPr>
          <w:t>38</w:t>
        </w:r>
      </w:hyperlink>
      <w:r>
        <w:rPr>
          <w:sz w:val="20"/>
        </w:rPr>
        <w:t>]</w:t>
      </w:r>
      <w:r>
        <w:rPr>
          <w:spacing w:val="4"/>
          <w:sz w:val="20"/>
        </w:rPr>
        <w:t xml:space="preserve"> </w:t>
      </w:r>
      <w:r>
        <w:rPr>
          <w:sz w:val="20"/>
        </w:rPr>
        <w:t>likewise</w:t>
      </w:r>
      <w:r>
        <w:rPr>
          <w:spacing w:val="3"/>
          <w:sz w:val="20"/>
        </w:rPr>
        <w:t xml:space="preserve"> </w:t>
      </w:r>
      <w:r>
        <w:rPr>
          <w:sz w:val="20"/>
        </w:rPr>
        <w:t>recommends</w:t>
      </w:r>
      <w:r>
        <w:rPr>
          <w:spacing w:val="3"/>
          <w:sz w:val="20"/>
        </w:rPr>
        <w:t xml:space="preserve"> </w:t>
      </w:r>
      <w:r>
        <w:rPr>
          <w:sz w:val="20"/>
        </w:rPr>
        <w:t>third-order</w:t>
      </w:r>
      <w:r>
        <w:rPr>
          <w:spacing w:val="3"/>
          <w:sz w:val="20"/>
        </w:rPr>
        <w:t xml:space="preserve"> </w:t>
      </w:r>
      <w:r>
        <w:rPr>
          <w:sz w:val="20"/>
        </w:rPr>
        <w:t>models.</w:t>
      </w:r>
      <w:r>
        <w:rPr>
          <w:spacing w:val="16"/>
          <w:sz w:val="20"/>
        </w:rPr>
        <w:t xml:space="preserve"> </w:t>
      </w:r>
      <w:r>
        <w:rPr>
          <w:sz w:val="20"/>
        </w:rPr>
        <w:t>At</w:t>
      </w:r>
      <w:r>
        <w:rPr>
          <w:spacing w:val="3"/>
          <w:sz w:val="20"/>
        </w:rPr>
        <w:t xml:space="preserve"> </w:t>
      </w:r>
      <w:r>
        <w:rPr>
          <w:spacing w:val="-2"/>
          <w:sz w:val="20"/>
        </w:rPr>
        <w:t>seven</w:t>
      </w:r>
      <w:r>
        <w:rPr>
          <w:rFonts w:ascii="Times New Roman"/>
          <w:sz w:val="20"/>
        </w:rPr>
        <w:tab/>
      </w:r>
      <w:r>
        <w:rPr>
          <w:rFonts w:ascii="Trebuchet MS"/>
          <w:spacing w:val="-5"/>
          <w:sz w:val="10"/>
        </w:rPr>
        <w:t>460</w:t>
      </w:r>
    </w:p>
    <w:p w14:paraId="0C2B42A6" w14:textId="77777777" w:rsidR="00EA1924" w:rsidRDefault="00000000">
      <w:pPr>
        <w:tabs>
          <w:tab w:val="left" w:pos="10859"/>
        </w:tabs>
        <w:spacing w:before="30"/>
        <w:ind w:left="2761"/>
        <w:rPr>
          <w:rFonts w:ascii="Trebuchet MS"/>
          <w:sz w:val="10"/>
        </w:rPr>
      </w:pPr>
      <w:r>
        <w:rPr>
          <w:spacing w:val="-2"/>
          <w:sz w:val="20"/>
        </w:rPr>
        <w:t>inks</w:t>
      </w:r>
      <w:r>
        <w:rPr>
          <w:spacing w:val="-11"/>
          <w:sz w:val="20"/>
        </w:rPr>
        <w:t xml:space="preserve"> </w:t>
      </w:r>
      <w:r>
        <w:rPr>
          <w:spacing w:val="-2"/>
          <w:sz w:val="20"/>
        </w:rPr>
        <w:t>that</w:t>
      </w:r>
      <w:r>
        <w:rPr>
          <w:spacing w:val="-10"/>
          <w:sz w:val="20"/>
        </w:rPr>
        <w:t xml:space="preserve"> </w:t>
      </w:r>
      <w:r>
        <w:rPr>
          <w:spacing w:val="-2"/>
          <w:sz w:val="20"/>
        </w:rPr>
        <w:t>cap</w:t>
      </w:r>
      <w:r>
        <w:rPr>
          <w:spacing w:val="-11"/>
          <w:sz w:val="20"/>
        </w:rPr>
        <w:t xml:space="preserve"> </w:t>
      </w:r>
      <w:r>
        <w:rPr>
          <w:spacing w:val="-2"/>
          <w:sz w:val="20"/>
        </w:rPr>
        <w:t>is</w:t>
      </w:r>
      <w:r>
        <w:rPr>
          <w:spacing w:val="-10"/>
          <w:sz w:val="20"/>
        </w:rPr>
        <w:t xml:space="preserve"> </w:t>
      </w:r>
      <w:r>
        <w:rPr>
          <w:spacing w:val="-2"/>
          <w:sz w:val="20"/>
        </w:rPr>
        <w:t>doing</w:t>
      </w:r>
      <w:r>
        <w:rPr>
          <w:spacing w:val="-10"/>
          <w:sz w:val="20"/>
        </w:rPr>
        <w:t xml:space="preserve"> </w:t>
      </w:r>
      <w:r>
        <w:rPr>
          <w:spacing w:val="-2"/>
          <w:sz w:val="20"/>
        </w:rPr>
        <w:t>a</w:t>
      </w:r>
      <w:r>
        <w:rPr>
          <w:spacing w:val="-11"/>
          <w:sz w:val="20"/>
        </w:rPr>
        <w:t xml:space="preserve"> </w:t>
      </w:r>
      <w:r>
        <w:rPr>
          <w:spacing w:val="-2"/>
          <w:sz w:val="20"/>
        </w:rPr>
        <w:t>great</w:t>
      </w:r>
      <w:r>
        <w:rPr>
          <w:spacing w:val="-10"/>
          <w:sz w:val="20"/>
        </w:rPr>
        <w:t xml:space="preserve"> </w:t>
      </w:r>
      <w:r>
        <w:rPr>
          <w:spacing w:val="-2"/>
          <w:sz w:val="20"/>
        </w:rPr>
        <w:t>deal</w:t>
      </w:r>
      <w:r>
        <w:rPr>
          <w:spacing w:val="-10"/>
          <w:sz w:val="20"/>
        </w:rPr>
        <w:t xml:space="preserve"> </w:t>
      </w:r>
      <w:r>
        <w:rPr>
          <w:spacing w:val="-2"/>
          <w:sz w:val="20"/>
        </w:rPr>
        <w:t>of</w:t>
      </w:r>
      <w:r>
        <w:rPr>
          <w:spacing w:val="-11"/>
          <w:sz w:val="20"/>
        </w:rPr>
        <w:t xml:space="preserve"> </w:t>
      </w:r>
      <w:r>
        <w:rPr>
          <w:spacing w:val="-2"/>
          <w:sz w:val="20"/>
        </w:rPr>
        <w:t>the</w:t>
      </w:r>
      <w:r>
        <w:rPr>
          <w:spacing w:val="-10"/>
          <w:sz w:val="20"/>
        </w:rPr>
        <w:t xml:space="preserve"> </w:t>
      </w:r>
      <w:r>
        <w:rPr>
          <w:spacing w:val="-2"/>
          <w:sz w:val="20"/>
        </w:rPr>
        <w:t>work.</w:t>
      </w:r>
      <w:r>
        <w:rPr>
          <w:spacing w:val="4"/>
          <w:sz w:val="20"/>
        </w:rPr>
        <w:t xml:space="preserve"> </w:t>
      </w:r>
      <w:r>
        <w:rPr>
          <w:spacing w:val="-2"/>
          <w:sz w:val="20"/>
        </w:rPr>
        <w:t>Table</w:t>
      </w:r>
      <w:r>
        <w:rPr>
          <w:spacing w:val="-10"/>
          <w:sz w:val="20"/>
        </w:rPr>
        <w:t xml:space="preserve"> </w:t>
      </w:r>
      <w:hyperlink w:anchor="_bookmark21" w:history="1">
        <w:r>
          <w:rPr>
            <w:color w:val="0774B7"/>
            <w:spacing w:val="-2"/>
            <w:sz w:val="20"/>
          </w:rPr>
          <w:t>8</w:t>
        </w:r>
      </w:hyperlink>
      <w:r>
        <w:rPr>
          <w:color w:val="0774B7"/>
          <w:spacing w:val="-11"/>
          <w:sz w:val="20"/>
        </w:rPr>
        <w:t xml:space="preserve"> </w:t>
      </w:r>
      <w:r>
        <w:rPr>
          <w:spacing w:val="-2"/>
          <w:sz w:val="20"/>
        </w:rPr>
        <w:t>sweeps</w:t>
      </w:r>
      <w:r>
        <w:rPr>
          <w:spacing w:val="-10"/>
          <w:sz w:val="20"/>
        </w:rPr>
        <w:t xml:space="preserve"> </w:t>
      </w:r>
      <w:r>
        <w:rPr>
          <w:spacing w:val="-2"/>
          <w:sz w:val="20"/>
        </w:rPr>
        <w:t>degrees</w:t>
      </w:r>
      <w:r>
        <w:rPr>
          <w:spacing w:val="-10"/>
          <w:sz w:val="20"/>
        </w:rPr>
        <w:t xml:space="preserve"> </w:t>
      </w:r>
      <w:r>
        <w:rPr>
          <w:spacing w:val="-2"/>
          <w:sz w:val="20"/>
        </w:rPr>
        <w:t>2</w:t>
      </w:r>
      <w:r>
        <w:rPr>
          <w:spacing w:val="-11"/>
          <w:sz w:val="20"/>
        </w:rPr>
        <w:t xml:space="preserve"> </w:t>
      </w:r>
      <w:r>
        <w:rPr>
          <w:spacing w:val="-2"/>
          <w:sz w:val="20"/>
        </w:rPr>
        <w:t>to</w:t>
      </w:r>
      <w:r>
        <w:rPr>
          <w:spacing w:val="-10"/>
          <w:sz w:val="20"/>
        </w:rPr>
        <w:t xml:space="preserve"> </w:t>
      </w:r>
      <w:r>
        <w:rPr>
          <w:spacing w:val="-2"/>
          <w:sz w:val="20"/>
        </w:rPr>
        <w:t>5</w:t>
      </w:r>
      <w:r>
        <w:rPr>
          <w:spacing w:val="-10"/>
          <w:sz w:val="20"/>
        </w:rPr>
        <w:t xml:space="preserve"> </w:t>
      </w:r>
      <w:r>
        <w:rPr>
          <w:spacing w:val="-2"/>
          <w:sz w:val="20"/>
        </w:rPr>
        <w:t>on</w:t>
      </w:r>
      <w:r>
        <w:rPr>
          <w:spacing w:val="-11"/>
          <w:sz w:val="20"/>
        </w:rPr>
        <w:t xml:space="preserve"> </w:t>
      </w:r>
      <w:r>
        <w:rPr>
          <w:spacing w:val="-2"/>
          <w:sz w:val="20"/>
        </w:rPr>
        <w:t>CMYKOGV-</w:t>
      </w:r>
      <w:r>
        <w:rPr>
          <w:sz w:val="20"/>
        </w:rPr>
        <w:tab/>
      </w:r>
      <w:r>
        <w:rPr>
          <w:rFonts w:ascii="Trebuchet MS"/>
          <w:spacing w:val="-5"/>
          <w:sz w:val="10"/>
        </w:rPr>
        <w:t>461</w:t>
      </w:r>
    </w:p>
    <w:p w14:paraId="72A89A37" w14:textId="77777777" w:rsidR="00EA1924" w:rsidRDefault="00000000">
      <w:pPr>
        <w:tabs>
          <w:tab w:val="left" w:pos="10859"/>
        </w:tabs>
        <w:spacing w:before="30"/>
        <w:ind w:left="2761"/>
        <w:rPr>
          <w:rFonts w:ascii="Trebuchet MS" w:hAnsi="Trebuchet MS"/>
          <w:sz w:val="10"/>
        </w:rPr>
      </w:pPr>
      <w:r>
        <w:rPr>
          <w:sz w:val="20"/>
        </w:rPr>
        <w:t>7</w:t>
      </w:r>
      <w:r>
        <w:rPr>
          <w:spacing w:val="-7"/>
          <w:sz w:val="20"/>
        </w:rPr>
        <w:t xml:space="preserve"> </w:t>
      </w:r>
      <w:r>
        <w:rPr>
          <w:sz w:val="20"/>
        </w:rPr>
        <w:t>in</w:t>
      </w:r>
      <w:r>
        <w:rPr>
          <w:spacing w:val="-5"/>
          <w:sz w:val="20"/>
        </w:rPr>
        <w:t xml:space="preserve"> </w:t>
      </w:r>
      <w:r>
        <w:rPr>
          <w:sz w:val="20"/>
        </w:rPr>
        <w:t>both</w:t>
      </w:r>
      <w:r>
        <w:rPr>
          <w:spacing w:val="-6"/>
          <w:sz w:val="20"/>
        </w:rPr>
        <w:t xml:space="preserve"> </w:t>
      </w:r>
      <w:r>
        <w:rPr>
          <w:sz w:val="20"/>
        </w:rPr>
        <w:t>spaces.</w:t>
      </w:r>
      <w:r>
        <w:rPr>
          <w:spacing w:val="6"/>
          <w:sz w:val="20"/>
        </w:rPr>
        <w:t xml:space="preserve"> </w:t>
      </w:r>
      <w:r>
        <w:rPr>
          <w:sz w:val="20"/>
        </w:rPr>
        <w:t>A</w:t>
      </w:r>
      <w:r>
        <w:rPr>
          <w:spacing w:val="-5"/>
          <w:sz w:val="20"/>
        </w:rPr>
        <w:t xml:space="preserve"> </w:t>
      </w:r>
      <w:r>
        <w:rPr>
          <w:sz w:val="20"/>
        </w:rPr>
        <w:t>degree-4</w:t>
      </w:r>
      <w:r>
        <w:rPr>
          <w:spacing w:val="-6"/>
          <w:sz w:val="20"/>
        </w:rPr>
        <w:t xml:space="preserve"> </w:t>
      </w:r>
      <w:r>
        <w:rPr>
          <w:sz w:val="20"/>
        </w:rPr>
        <w:t>polynomial</w:t>
      </w:r>
      <w:r>
        <w:rPr>
          <w:spacing w:val="-6"/>
          <w:sz w:val="20"/>
        </w:rPr>
        <w:t xml:space="preserve"> </w:t>
      </w:r>
      <w:r>
        <w:rPr>
          <w:sz w:val="20"/>
        </w:rPr>
        <w:t>fitted</w:t>
      </w:r>
      <w:r>
        <w:rPr>
          <w:spacing w:val="-5"/>
          <w:sz w:val="20"/>
        </w:rPr>
        <w:t xml:space="preserve"> </w:t>
      </w:r>
      <w:r>
        <w:rPr>
          <w:sz w:val="20"/>
        </w:rPr>
        <w:t>in</w:t>
      </w:r>
      <w:r>
        <w:rPr>
          <w:spacing w:val="-6"/>
          <w:sz w:val="20"/>
        </w:rPr>
        <w:t xml:space="preserve"> </w:t>
      </w:r>
      <w:r>
        <w:rPr>
          <w:sz w:val="20"/>
        </w:rPr>
        <w:t>CIELAB</w:t>
      </w:r>
      <w:r>
        <w:rPr>
          <w:spacing w:val="-5"/>
          <w:sz w:val="20"/>
        </w:rPr>
        <w:t xml:space="preserve"> </w:t>
      </w:r>
      <w:r>
        <w:rPr>
          <w:sz w:val="20"/>
        </w:rPr>
        <w:t>reaches</w:t>
      </w:r>
      <w:r>
        <w:rPr>
          <w:spacing w:val="-6"/>
          <w:sz w:val="20"/>
        </w:rPr>
        <w:t xml:space="preserve"> </w:t>
      </w:r>
      <w:r>
        <w:rPr>
          <w:sz w:val="20"/>
        </w:rPr>
        <w:t>a</w:t>
      </w:r>
      <w:r>
        <w:rPr>
          <w:spacing w:val="-5"/>
          <w:sz w:val="20"/>
        </w:rPr>
        <w:t xml:space="preserve"> </w:t>
      </w:r>
      <w:r>
        <w:rPr>
          <w:sz w:val="20"/>
        </w:rPr>
        <w:t>median</w:t>
      </w:r>
      <w:r>
        <w:rPr>
          <w:spacing w:val="-6"/>
          <w:sz w:val="20"/>
        </w:rPr>
        <w:t xml:space="preserve"> </w:t>
      </w:r>
      <w:r>
        <w:rPr>
          <w:sz w:val="20"/>
        </w:rPr>
        <w:t>of</w:t>
      </w:r>
      <w:r>
        <w:rPr>
          <w:spacing w:val="-5"/>
          <w:sz w:val="20"/>
        </w:rPr>
        <w:t xml:space="preserve"> </w:t>
      </w:r>
      <w:r>
        <w:rPr>
          <w:sz w:val="20"/>
        </w:rPr>
        <w:t>0.272</w:t>
      </w:r>
      <w:r>
        <w:rPr>
          <w:spacing w:val="-4"/>
          <w:sz w:val="20"/>
        </w:rPr>
        <w:t xml:space="preserve"> </w:t>
      </w:r>
      <w:r>
        <w:rPr>
          <w:rFonts w:ascii="Calibri" w:hAnsi="Calibri"/>
          <w:spacing w:val="-2"/>
          <w:sz w:val="20"/>
        </w:rPr>
        <w:t>∆</w:t>
      </w:r>
      <w:r>
        <w:rPr>
          <w:i/>
          <w:spacing w:val="-2"/>
          <w:sz w:val="20"/>
        </w:rPr>
        <w:t>E</w:t>
      </w:r>
      <w:r>
        <w:rPr>
          <w:spacing w:val="-2"/>
          <w:sz w:val="20"/>
          <w:vertAlign w:val="subscript"/>
        </w:rPr>
        <w:t>00</w:t>
      </w:r>
      <w:r>
        <w:rPr>
          <w:spacing w:val="-2"/>
          <w:sz w:val="20"/>
        </w:rPr>
        <w:t>,</w:t>
      </w:r>
      <w:r>
        <w:rPr>
          <w:rFonts w:ascii="Times New Roman" w:hAnsi="Times New Roman"/>
          <w:sz w:val="20"/>
        </w:rPr>
        <w:tab/>
      </w:r>
      <w:r>
        <w:rPr>
          <w:rFonts w:ascii="Trebuchet MS" w:hAnsi="Trebuchet MS"/>
          <w:spacing w:val="-5"/>
          <w:sz w:val="10"/>
        </w:rPr>
        <w:t>462</w:t>
      </w:r>
    </w:p>
    <w:p w14:paraId="49312DDC" w14:textId="77777777" w:rsidR="00EA1924" w:rsidRDefault="00000000">
      <w:pPr>
        <w:tabs>
          <w:tab w:val="left" w:pos="10859"/>
        </w:tabs>
        <w:spacing w:before="30"/>
        <w:ind w:left="2761"/>
        <w:rPr>
          <w:rFonts w:ascii="Trebuchet MS"/>
          <w:sz w:val="10"/>
        </w:rPr>
      </w:pPr>
      <w:r>
        <w:rPr>
          <w:sz w:val="20"/>
        </w:rPr>
        <w:t>against</w:t>
      </w:r>
      <w:r>
        <w:rPr>
          <w:spacing w:val="-7"/>
          <w:sz w:val="20"/>
        </w:rPr>
        <w:t xml:space="preserve"> </w:t>
      </w:r>
      <w:r>
        <w:rPr>
          <w:sz w:val="20"/>
        </w:rPr>
        <w:t>5.386</w:t>
      </w:r>
      <w:r>
        <w:rPr>
          <w:spacing w:val="-6"/>
          <w:sz w:val="20"/>
        </w:rPr>
        <w:t xml:space="preserve"> </w:t>
      </w:r>
      <w:r>
        <w:rPr>
          <w:sz w:val="20"/>
        </w:rPr>
        <w:t>for</w:t>
      </w:r>
      <w:r>
        <w:rPr>
          <w:spacing w:val="-7"/>
          <w:sz w:val="20"/>
        </w:rPr>
        <w:t xml:space="preserve"> </w:t>
      </w:r>
      <w:r>
        <w:rPr>
          <w:sz w:val="20"/>
        </w:rPr>
        <w:t>the</w:t>
      </w:r>
      <w:r>
        <w:rPr>
          <w:spacing w:val="-6"/>
          <w:sz w:val="20"/>
        </w:rPr>
        <w:t xml:space="preserve"> </w:t>
      </w:r>
      <w:r>
        <w:rPr>
          <w:sz w:val="20"/>
        </w:rPr>
        <w:t>degree-3</w:t>
      </w:r>
      <w:r>
        <w:rPr>
          <w:spacing w:val="-6"/>
          <w:sz w:val="20"/>
        </w:rPr>
        <w:t xml:space="preserve"> </w:t>
      </w:r>
      <w:r>
        <w:rPr>
          <w:sz w:val="20"/>
        </w:rPr>
        <w:t>XYZ</w:t>
      </w:r>
      <w:r>
        <w:rPr>
          <w:spacing w:val="-7"/>
          <w:sz w:val="20"/>
        </w:rPr>
        <w:t xml:space="preserve"> </w:t>
      </w:r>
      <w:r>
        <w:rPr>
          <w:sz w:val="20"/>
        </w:rPr>
        <w:t>fit</w:t>
      </w:r>
      <w:r>
        <w:rPr>
          <w:spacing w:val="-6"/>
          <w:sz w:val="20"/>
        </w:rPr>
        <w:t xml:space="preserve"> </w:t>
      </w:r>
      <w:r>
        <w:rPr>
          <w:sz w:val="20"/>
        </w:rPr>
        <w:t>that</w:t>
      </w:r>
      <w:r>
        <w:rPr>
          <w:spacing w:val="-6"/>
          <w:sz w:val="20"/>
        </w:rPr>
        <w:t xml:space="preserve"> </w:t>
      </w:r>
      <w:r>
        <w:rPr>
          <w:sz w:val="20"/>
        </w:rPr>
        <w:t>the</w:t>
      </w:r>
      <w:r>
        <w:rPr>
          <w:spacing w:val="-7"/>
          <w:sz w:val="20"/>
        </w:rPr>
        <w:t xml:space="preserve"> </w:t>
      </w:r>
      <w:r>
        <w:rPr>
          <w:sz w:val="20"/>
        </w:rPr>
        <w:t>uncorrected</w:t>
      </w:r>
      <w:r>
        <w:rPr>
          <w:spacing w:val="-6"/>
          <w:sz w:val="20"/>
        </w:rPr>
        <w:t xml:space="preserve"> </w:t>
      </w:r>
      <w:r>
        <w:rPr>
          <w:sz w:val="20"/>
        </w:rPr>
        <w:t>comparison</w:t>
      </w:r>
      <w:r>
        <w:rPr>
          <w:spacing w:val="-6"/>
          <w:sz w:val="20"/>
        </w:rPr>
        <w:t xml:space="preserve"> </w:t>
      </w:r>
      <w:r>
        <w:rPr>
          <w:sz w:val="20"/>
        </w:rPr>
        <w:t>used:</w:t>
      </w:r>
      <w:r>
        <w:rPr>
          <w:spacing w:val="4"/>
          <w:sz w:val="20"/>
        </w:rPr>
        <w:t xml:space="preserve"> </w:t>
      </w:r>
      <w:r>
        <w:rPr>
          <w:sz w:val="20"/>
        </w:rPr>
        <w:t>a</w:t>
      </w:r>
      <w:r>
        <w:rPr>
          <w:spacing w:val="-6"/>
          <w:sz w:val="20"/>
        </w:rPr>
        <w:t xml:space="preserve"> </w:t>
      </w:r>
      <w:r>
        <w:rPr>
          <w:sz w:val="20"/>
        </w:rPr>
        <w:t>factor</w:t>
      </w:r>
      <w:r>
        <w:rPr>
          <w:spacing w:val="-7"/>
          <w:sz w:val="20"/>
        </w:rPr>
        <w:t xml:space="preserve"> </w:t>
      </w:r>
      <w:r>
        <w:rPr>
          <w:sz w:val="20"/>
        </w:rPr>
        <w:t>of</w:t>
      </w:r>
      <w:r>
        <w:rPr>
          <w:spacing w:val="-6"/>
          <w:sz w:val="20"/>
        </w:rPr>
        <w:t xml:space="preserve"> </w:t>
      </w:r>
      <w:r>
        <w:rPr>
          <w:spacing w:val="-5"/>
          <w:sz w:val="20"/>
        </w:rPr>
        <w:t>20</w:t>
      </w:r>
      <w:r>
        <w:rPr>
          <w:rFonts w:ascii="Times New Roman"/>
          <w:sz w:val="20"/>
        </w:rPr>
        <w:tab/>
      </w:r>
      <w:r>
        <w:rPr>
          <w:rFonts w:ascii="Trebuchet MS"/>
          <w:spacing w:val="-5"/>
          <w:sz w:val="10"/>
        </w:rPr>
        <w:t>463</w:t>
      </w:r>
    </w:p>
    <w:p w14:paraId="7EB930C0" w14:textId="77777777" w:rsidR="00EA1924" w:rsidRDefault="00000000">
      <w:pPr>
        <w:tabs>
          <w:tab w:val="left" w:pos="10859"/>
        </w:tabs>
        <w:spacing w:before="30"/>
        <w:ind w:left="2761"/>
        <w:rPr>
          <w:rFonts w:ascii="Trebuchet MS" w:hAnsi="Trebuchet MS"/>
          <w:sz w:val="10"/>
        </w:rPr>
      </w:pPr>
      <w:r>
        <w:rPr>
          <w:sz w:val="20"/>
        </w:rPr>
        <w:t>attributable</w:t>
      </w:r>
      <w:r>
        <w:rPr>
          <w:spacing w:val="-6"/>
          <w:sz w:val="20"/>
        </w:rPr>
        <w:t xml:space="preserve"> </w:t>
      </w:r>
      <w:r>
        <w:rPr>
          <w:sz w:val="20"/>
        </w:rPr>
        <w:t>entirely</w:t>
      </w:r>
      <w:r>
        <w:rPr>
          <w:spacing w:val="-5"/>
          <w:sz w:val="20"/>
        </w:rPr>
        <w:t xml:space="preserve"> </w:t>
      </w:r>
      <w:r>
        <w:rPr>
          <w:sz w:val="20"/>
        </w:rPr>
        <w:t>to</w:t>
      </w:r>
      <w:r>
        <w:rPr>
          <w:spacing w:val="-4"/>
          <w:sz w:val="20"/>
        </w:rPr>
        <w:t xml:space="preserve"> </w:t>
      </w:r>
      <w:r>
        <w:rPr>
          <w:sz w:val="20"/>
        </w:rPr>
        <w:t>two</w:t>
      </w:r>
      <w:r>
        <w:rPr>
          <w:spacing w:val="-5"/>
          <w:sz w:val="20"/>
        </w:rPr>
        <w:t xml:space="preserve"> </w:t>
      </w:r>
      <w:r>
        <w:rPr>
          <w:sz w:val="20"/>
        </w:rPr>
        <w:t>modeling</w:t>
      </w:r>
      <w:r>
        <w:rPr>
          <w:spacing w:val="-5"/>
          <w:sz w:val="20"/>
        </w:rPr>
        <w:t xml:space="preserve"> </w:t>
      </w:r>
      <w:r>
        <w:rPr>
          <w:sz w:val="20"/>
        </w:rPr>
        <w:t>choices</w:t>
      </w:r>
      <w:r>
        <w:rPr>
          <w:spacing w:val="-5"/>
          <w:sz w:val="20"/>
        </w:rPr>
        <w:t xml:space="preserve"> </w:t>
      </w:r>
      <w:r>
        <w:rPr>
          <w:sz w:val="20"/>
        </w:rPr>
        <w:t>and</w:t>
      </w:r>
      <w:r>
        <w:rPr>
          <w:spacing w:val="-5"/>
          <w:sz w:val="20"/>
        </w:rPr>
        <w:t xml:space="preserve"> </w:t>
      </w:r>
      <w:r>
        <w:rPr>
          <w:sz w:val="20"/>
        </w:rPr>
        <w:t>none</w:t>
      </w:r>
      <w:r>
        <w:rPr>
          <w:spacing w:val="-5"/>
          <w:sz w:val="20"/>
        </w:rPr>
        <w:t xml:space="preserve"> </w:t>
      </w:r>
      <w:r>
        <w:rPr>
          <w:sz w:val="20"/>
        </w:rPr>
        <w:t>of</w:t>
      </w:r>
      <w:r>
        <w:rPr>
          <w:spacing w:val="-4"/>
          <w:sz w:val="20"/>
        </w:rPr>
        <w:t xml:space="preserve"> </w:t>
      </w:r>
      <w:r>
        <w:rPr>
          <w:sz w:val="20"/>
        </w:rPr>
        <w:t>it</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data</w:t>
      </w:r>
      <w:r>
        <w:rPr>
          <w:spacing w:val="-5"/>
          <w:sz w:val="20"/>
        </w:rPr>
        <w:t xml:space="preserve"> </w:t>
      </w:r>
      <w:r>
        <w:rPr>
          <w:sz w:val="20"/>
        </w:rPr>
        <w:t>or</w:t>
      </w:r>
      <w:r>
        <w:rPr>
          <w:spacing w:val="-5"/>
          <w:sz w:val="20"/>
        </w:rPr>
        <w:t xml:space="preserve"> </w:t>
      </w:r>
      <w:r>
        <w:rPr>
          <w:sz w:val="20"/>
        </w:rPr>
        <w:t>to</w:t>
      </w:r>
      <w:r>
        <w:rPr>
          <w:spacing w:val="-4"/>
          <w:sz w:val="20"/>
        </w:rPr>
        <w:t xml:space="preserve"> </w:t>
      </w:r>
      <w:r>
        <w:rPr>
          <w:sz w:val="20"/>
        </w:rPr>
        <w:t>the</w:t>
      </w:r>
      <w:r>
        <w:rPr>
          <w:spacing w:val="-5"/>
          <w:sz w:val="20"/>
        </w:rPr>
        <w:t xml:space="preserve"> </w:t>
      </w:r>
      <w:r>
        <w:rPr>
          <w:spacing w:val="-2"/>
          <w:sz w:val="20"/>
        </w:rPr>
        <w:t>method’s</w:t>
      </w:r>
      <w:r>
        <w:rPr>
          <w:rFonts w:ascii="Times New Roman" w:hAnsi="Times New Roman"/>
          <w:sz w:val="20"/>
        </w:rPr>
        <w:tab/>
      </w:r>
      <w:r>
        <w:rPr>
          <w:rFonts w:ascii="Trebuchet MS" w:hAnsi="Trebuchet MS"/>
          <w:spacing w:val="-5"/>
          <w:sz w:val="10"/>
        </w:rPr>
        <w:t>464</w:t>
      </w:r>
    </w:p>
    <w:p w14:paraId="2190422B" w14:textId="77777777" w:rsidR="00EA1924" w:rsidRDefault="00000000">
      <w:pPr>
        <w:tabs>
          <w:tab w:val="left" w:pos="10859"/>
        </w:tabs>
        <w:spacing w:before="30"/>
        <w:ind w:left="2761"/>
        <w:rPr>
          <w:rFonts w:ascii="Trebuchet MS"/>
          <w:sz w:val="10"/>
        </w:rPr>
      </w:pPr>
      <w:r>
        <w:rPr>
          <w:spacing w:val="-2"/>
          <w:sz w:val="20"/>
        </w:rPr>
        <w:t>expressive</w:t>
      </w:r>
      <w:r>
        <w:rPr>
          <w:spacing w:val="5"/>
          <w:sz w:val="20"/>
        </w:rPr>
        <w:t xml:space="preserve"> </w:t>
      </w:r>
      <w:r>
        <w:rPr>
          <w:spacing w:val="-2"/>
          <w:sz w:val="20"/>
        </w:rPr>
        <w:t>limits.</w:t>
      </w:r>
      <w:r>
        <w:rPr>
          <w:rFonts w:ascii="Times New Roman"/>
          <w:sz w:val="20"/>
        </w:rPr>
        <w:tab/>
      </w:r>
      <w:r>
        <w:rPr>
          <w:rFonts w:ascii="Trebuchet MS"/>
          <w:spacing w:val="-5"/>
          <w:sz w:val="10"/>
        </w:rPr>
        <w:t>465</w:t>
      </w:r>
    </w:p>
    <w:p w14:paraId="36472E62" w14:textId="77777777" w:rsidR="00EA1924" w:rsidRDefault="00000000">
      <w:pPr>
        <w:tabs>
          <w:tab w:val="left" w:pos="10859"/>
        </w:tabs>
        <w:spacing w:before="30"/>
        <w:ind w:left="3187"/>
        <w:rPr>
          <w:rFonts w:ascii="Trebuchet MS"/>
          <w:sz w:val="10"/>
        </w:rPr>
      </w:pPr>
      <w:r>
        <w:rPr>
          <w:sz w:val="20"/>
        </w:rPr>
        <w:t>The</w:t>
      </w:r>
      <w:r>
        <w:rPr>
          <w:spacing w:val="-3"/>
          <w:sz w:val="20"/>
        </w:rPr>
        <w:t xml:space="preserve"> </w:t>
      </w:r>
      <w:r>
        <w:rPr>
          <w:sz w:val="20"/>
        </w:rPr>
        <w:t>obvious</w:t>
      </w:r>
      <w:r>
        <w:rPr>
          <w:spacing w:val="-3"/>
          <w:sz w:val="20"/>
        </w:rPr>
        <w:t xml:space="preserve"> </w:t>
      </w:r>
      <w:r>
        <w:rPr>
          <w:sz w:val="20"/>
        </w:rPr>
        <w:t>objection</w:t>
      </w:r>
      <w:r>
        <w:rPr>
          <w:spacing w:val="-2"/>
          <w:sz w:val="20"/>
        </w:rPr>
        <w:t xml:space="preserve"> </w:t>
      </w:r>
      <w:r>
        <w:rPr>
          <w:sz w:val="20"/>
        </w:rPr>
        <w:t>is</w:t>
      </w:r>
      <w:r>
        <w:rPr>
          <w:spacing w:val="-3"/>
          <w:sz w:val="20"/>
        </w:rPr>
        <w:t xml:space="preserve"> </w:t>
      </w:r>
      <w:r>
        <w:rPr>
          <w:sz w:val="20"/>
        </w:rPr>
        <w:t>overfitting:</w:t>
      </w:r>
      <w:r>
        <w:rPr>
          <w:spacing w:val="9"/>
          <w:sz w:val="20"/>
        </w:rPr>
        <w:t xml:space="preserve"> </w:t>
      </w:r>
      <w:r>
        <w:rPr>
          <w:sz w:val="20"/>
        </w:rPr>
        <w:t>330</w:t>
      </w:r>
      <w:r>
        <w:rPr>
          <w:spacing w:val="-3"/>
          <w:sz w:val="20"/>
        </w:rPr>
        <w:t xml:space="preserve"> </w:t>
      </w:r>
      <w:r>
        <w:rPr>
          <w:sz w:val="20"/>
        </w:rPr>
        <w:t>terms</w:t>
      </w:r>
      <w:r>
        <w:rPr>
          <w:spacing w:val="-2"/>
          <w:sz w:val="20"/>
        </w:rPr>
        <w:t xml:space="preserve"> </w:t>
      </w:r>
      <w:r>
        <w:rPr>
          <w:sz w:val="20"/>
        </w:rPr>
        <w:t>per</w:t>
      </w:r>
      <w:r>
        <w:rPr>
          <w:spacing w:val="-3"/>
          <w:sz w:val="20"/>
        </w:rPr>
        <w:t xml:space="preserve"> </w:t>
      </w:r>
      <w:r>
        <w:rPr>
          <w:sz w:val="20"/>
        </w:rPr>
        <w:t>channel</w:t>
      </w:r>
      <w:r>
        <w:rPr>
          <w:spacing w:val="-3"/>
          <w:sz w:val="20"/>
        </w:rPr>
        <w:t xml:space="preserve"> </w:t>
      </w:r>
      <w:r>
        <w:rPr>
          <w:sz w:val="20"/>
        </w:rPr>
        <w:t>is</w:t>
      </w:r>
      <w:r>
        <w:rPr>
          <w:spacing w:val="-2"/>
          <w:sz w:val="20"/>
        </w:rPr>
        <w:t xml:space="preserve"> </w:t>
      </w:r>
      <w:r>
        <w:rPr>
          <w:sz w:val="20"/>
        </w:rPr>
        <w:t>990</w:t>
      </w:r>
      <w:r>
        <w:rPr>
          <w:spacing w:val="-3"/>
          <w:sz w:val="20"/>
        </w:rPr>
        <w:t xml:space="preserve"> </w:t>
      </w:r>
      <w:r>
        <w:rPr>
          <w:sz w:val="20"/>
        </w:rPr>
        <w:t>coefficients</w:t>
      </w:r>
      <w:r>
        <w:rPr>
          <w:spacing w:val="-3"/>
          <w:sz w:val="20"/>
        </w:rPr>
        <w:t xml:space="preserve"> </w:t>
      </w:r>
      <w:r>
        <w:rPr>
          <w:spacing w:val="-2"/>
          <w:sz w:val="20"/>
        </w:rPr>
        <w:t>against</w:t>
      </w:r>
      <w:r>
        <w:rPr>
          <w:rFonts w:ascii="Times New Roman"/>
          <w:sz w:val="20"/>
        </w:rPr>
        <w:tab/>
      </w:r>
      <w:r>
        <w:rPr>
          <w:rFonts w:ascii="Trebuchet MS"/>
          <w:spacing w:val="-5"/>
          <w:sz w:val="10"/>
        </w:rPr>
        <w:t>466</w:t>
      </w:r>
    </w:p>
    <w:p w14:paraId="63CB395F" w14:textId="77777777" w:rsidR="00EA1924" w:rsidRDefault="00000000">
      <w:pPr>
        <w:tabs>
          <w:tab w:val="left" w:pos="10859"/>
        </w:tabs>
        <w:spacing w:before="30"/>
        <w:ind w:left="2761"/>
        <w:rPr>
          <w:rFonts w:ascii="Trebuchet MS"/>
          <w:sz w:val="10"/>
        </w:rPr>
      </w:pPr>
      <w:r>
        <w:rPr>
          <w:sz w:val="20"/>
        </w:rPr>
        <w:t>3,302</w:t>
      </w:r>
      <w:r>
        <w:rPr>
          <w:spacing w:val="-9"/>
          <w:sz w:val="20"/>
        </w:rPr>
        <w:t xml:space="preserve"> </w:t>
      </w:r>
      <w:r>
        <w:rPr>
          <w:sz w:val="20"/>
        </w:rPr>
        <w:t>samples,</w:t>
      </w:r>
      <w:r>
        <w:rPr>
          <w:spacing w:val="-9"/>
          <w:sz w:val="20"/>
        </w:rPr>
        <w:t xml:space="preserve"> </w:t>
      </w:r>
      <w:r>
        <w:rPr>
          <w:sz w:val="20"/>
        </w:rPr>
        <w:t>or</w:t>
      </w:r>
      <w:r>
        <w:rPr>
          <w:spacing w:val="-8"/>
          <w:sz w:val="20"/>
        </w:rPr>
        <w:t xml:space="preserve"> </w:t>
      </w:r>
      <w:r>
        <w:rPr>
          <w:sz w:val="20"/>
        </w:rPr>
        <w:t>2.7</w:t>
      </w:r>
      <w:r>
        <w:rPr>
          <w:spacing w:val="-9"/>
          <w:sz w:val="20"/>
        </w:rPr>
        <w:t xml:space="preserve"> </w:t>
      </w:r>
      <w:r>
        <w:rPr>
          <w:sz w:val="20"/>
        </w:rPr>
        <w:t>training</w:t>
      </w:r>
      <w:r>
        <w:rPr>
          <w:spacing w:val="-8"/>
          <w:sz w:val="20"/>
        </w:rPr>
        <w:t xml:space="preserve"> </w:t>
      </w:r>
      <w:r>
        <w:rPr>
          <w:sz w:val="20"/>
        </w:rPr>
        <w:t>rows</w:t>
      </w:r>
      <w:r>
        <w:rPr>
          <w:spacing w:val="-9"/>
          <w:sz w:val="20"/>
        </w:rPr>
        <w:t xml:space="preserve"> </w:t>
      </w:r>
      <w:r>
        <w:rPr>
          <w:sz w:val="20"/>
        </w:rPr>
        <w:t>per</w:t>
      </w:r>
      <w:r>
        <w:rPr>
          <w:spacing w:val="-8"/>
          <w:sz w:val="20"/>
        </w:rPr>
        <w:t xml:space="preserve"> </w:t>
      </w:r>
      <w:r>
        <w:rPr>
          <w:sz w:val="20"/>
        </w:rPr>
        <w:t>fitted</w:t>
      </w:r>
      <w:r>
        <w:rPr>
          <w:spacing w:val="-9"/>
          <w:sz w:val="20"/>
        </w:rPr>
        <w:t xml:space="preserve"> </w:t>
      </w:r>
      <w:r>
        <w:rPr>
          <w:sz w:val="20"/>
        </w:rPr>
        <w:t>coefficient</w:t>
      </w:r>
      <w:r>
        <w:rPr>
          <w:spacing w:val="-8"/>
          <w:sz w:val="20"/>
        </w:rPr>
        <w:t xml:space="preserve"> </w:t>
      </w:r>
      <w:r>
        <w:rPr>
          <w:sz w:val="20"/>
        </w:rPr>
        <w:t>under</w:t>
      </w:r>
      <w:r>
        <w:rPr>
          <w:spacing w:val="-9"/>
          <w:sz w:val="20"/>
        </w:rPr>
        <w:t xml:space="preserve"> </w:t>
      </w:r>
      <w:r>
        <w:rPr>
          <w:sz w:val="20"/>
        </w:rPr>
        <w:t>5-fold</w:t>
      </w:r>
      <w:r>
        <w:rPr>
          <w:spacing w:val="-8"/>
          <w:sz w:val="20"/>
        </w:rPr>
        <w:t xml:space="preserve"> </w:t>
      </w:r>
      <w:r>
        <w:rPr>
          <w:sz w:val="20"/>
        </w:rPr>
        <w:t>cross-validation.</w:t>
      </w:r>
      <w:r>
        <w:rPr>
          <w:spacing w:val="2"/>
          <w:sz w:val="20"/>
        </w:rPr>
        <w:t xml:space="preserve"> </w:t>
      </w:r>
      <w:r>
        <w:rPr>
          <w:spacing w:val="-5"/>
          <w:sz w:val="20"/>
        </w:rPr>
        <w:t>The</w:t>
      </w:r>
      <w:r>
        <w:rPr>
          <w:rFonts w:ascii="Times New Roman"/>
          <w:sz w:val="20"/>
        </w:rPr>
        <w:tab/>
      </w:r>
      <w:r>
        <w:rPr>
          <w:rFonts w:ascii="Trebuchet MS"/>
          <w:spacing w:val="-5"/>
          <w:sz w:val="10"/>
        </w:rPr>
        <w:t>467</w:t>
      </w:r>
    </w:p>
    <w:p w14:paraId="0664CE34" w14:textId="77777777" w:rsidR="00EA1924" w:rsidRDefault="00000000">
      <w:pPr>
        <w:tabs>
          <w:tab w:val="left" w:pos="10859"/>
        </w:tabs>
        <w:spacing w:before="30"/>
        <w:ind w:left="2761"/>
        <w:rPr>
          <w:rFonts w:ascii="Trebuchet MS"/>
          <w:sz w:val="10"/>
        </w:rPr>
      </w:pPr>
      <w:r>
        <w:rPr>
          <w:sz w:val="20"/>
        </w:rPr>
        <w:t>evidence</w:t>
      </w:r>
      <w:r>
        <w:rPr>
          <w:spacing w:val="25"/>
          <w:sz w:val="20"/>
        </w:rPr>
        <w:t xml:space="preserve"> </w:t>
      </w:r>
      <w:r>
        <w:rPr>
          <w:sz w:val="20"/>
        </w:rPr>
        <w:t>is</w:t>
      </w:r>
      <w:r>
        <w:rPr>
          <w:spacing w:val="25"/>
          <w:sz w:val="20"/>
        </w:rPr>
        <w:t xml:space="preserve"> </w:t>
      </w:r>
      <w:r>
        <w:rPr>
          <w:sz w:val="20"/>
        </w:rPr>
        <w:t>against</w:t>
      </w:r>
      <w:r>
        <w:rPr>
          <w:spacing w:val="25"/>
          <w:sz w:val="20"/>
        </w:rPr>
        <w:t xml:space="preserve"> </w:t>
      </w:r>
      <w:r>
        <w:rPr>
          <w:sz w:val="20"/>
        </w:rPr>
        <w:t>it.</w:t>
      </w:r>
      <w:r>
        <w:rPr>
          <w:spacing w:val="59"/>
          <w:w w:val="150"/>
          <w:sz w:val="20"/>
        </w:rPr>
        <w:t xml:space="preserve"> </w:t>
      </w:r>
      <w:r>
        <w:rPr>
          <w:sz w:val="20"/>
        </w:rPr>
        <w:t>The</w:t>
      </w:r>
      <w:r>
        <w:rPr>
          <w:spacing w:val="25"/>
          <w:sz w:val="20"/>
        </w:rPr>
        <w:t xml:space="preserve"> </w:t>
      </w:r>
      <w:r>
        <w:rPr>
          <w:sz w:val="20"/>
        </w:rPr>
        <w:t>gap</w:t>
      </w:r>
      <w:r>
        <w:rPr>
          <w:spacing w:val="25"/>
          <w:sz w:val="20"/>
        </w:rPr>
        <w:t xml:space="preserve"> </w:t>
      </w:r>
      <w:r>
        <w:rPr>
          <w:sz w:val="20"/>
        </w:rPr>
        <w:t>between</w:t>
      </w:r>
      <w:r>
        <w:rPr>
          <w:spacing w:val="25"/>
          <w:sz w:val="20"/>
        </w:rPr>
        <w:t xml:space="preserve"> </w:t>
      </w:r>
      <w:r>
        <w:rPr>
          <w:sz w:val="20"/>
        </w:rPr>
        <w:t>the</w:t>
      </w:r>
      <w:r>
        <w:rPr>
          <w:spacing w:val="26"/>
          <w:sz w:val="20"/>
        </w:rPr>
        <w:t xml:space="preserve"> </w:t>
      </w:r>
      <w:r>
        <w:rPr>
          <w:sz w:val="20"/>
        </w:rPr>
        <w:t>in-fold</w:t>
      </w:r>
      <w:r>
        <w:rPr>
          <w:spacing w:val="26"/>
          <w:sz w:val="20"/>
        </w:rPr>
        <w:t xml:space="preserve"> </w:t>
      </w:r>
      <w:r>
        <w:rPr>
          <w:sz w:val="20"/>
        </w:rPr>
        <w:t>training</w:t>
      </w:r>
      <w:r>
        <w:rPr>
          <w:spacing w:val="25"/>
          <w:sz w:val="20"/>
        </w:rPr>
        <w:t xml:space="preserve"> </w:t>
      </w:r>
      <w:r>
        <w:rPr>
          <w:sz w:val="20"/>
        </w:rPr>
        <w:t>median</w:t>
      </w:r>
      <w:r>
        <w:rPr>
          <w:spacing w:val="26"/>
          <w:sz w:val="20"/>
        </w:rPr>
        <w:t xml:space="preserve"> </w:t>
      </w:r>
      <w:r>
        <w:rPr>
          <w:sz w:val="20"/>
        </w:rPr>
        <w:t>and</w:t>
      </w:r>
      <w:r>
        <w:rPr>
          <w:spacing w:val="26"/>
          <w:sz w:val="20"/>
        </w:rPr>
        <w:t xml:space="preserve"> </w:t>
      </w:r>
      <w:r>
        <w:rPr>
          <w:sz w:val="20"/>
        </w:rPr>
        <w:t>the</w:t>
      </w:r>
      <w:r>
        <w:rPr>
          <w:spacing w:val="24"/>
          <w:sz w:val="20"/>
        </w:rPr>
        <w:t xml:space="preserve"> </w:t>
      </w:r>
      <w:r>
        <w:rPr>
          <w:sz w:val="20"/>
        </w:rPr>
        <w:t>held-</w:t>
      </w:r>
      <w:r>
        <w:rPr>
          <w:spacing w:val="-5"/>
          <w:sz w:val="20"/>
        </w:rPr>
        <w:t>out</w:t>
      </w:r>
      <w:r>
        <w:rPr>
          <w:rFonts w:ascii="Times New Roman"/>
          <w:sz w:val="20"/>
        </w:rPr>
        <w:tab/>
      </w:r>
      <w:r>
        <w:rPr>
          <w:rFonts w:ascii="Trebuchet MS"/>
          <w:spacing w:val="-5"/>
          <w:sz w:val="10"/>
        </w:rPr>
        <w:t>468</w:t>
      </w:r>
    </w:p>
    <w:p w14:paraId="64474873" w14:textId="77777777" w:rsidR="00EA1924" w:rsidRDefault="00000000">
      <w:pPr>
        <w:tabs>
          <w:tab w:val="left" w:pos="10859"/>
        </w:tabs>
        <w:spacing w:before="22"/>
        <w:ind w:left="2761"/>
        <w:rPr>
          <w:rFonts w:ascii="Trebuchet MS" w:hAnsi="Trebuchet MS"/>
          <w:sz w:val="10"/>
        </w:rPr>
      </w:pPr>
      <w:r>
        <w:rPr>
          <w:sz w:val="20"/>
        </w:rPr>
        <w:t>median,</w:t>
      </w:r>
      <w:r>
        <w:rPr>
          <w:spacing w:val="2"/>
          <w:sz w:val="20"/>
        </w:rPr>
        <w:t xml:space="preserve"> </w:t>
      </w:r>
      <w:r>
        <w:rPr>
          <w:sz w:val="20"/>
        </w:rPr>
        <w:t>averaged</w:t>
      </w:r>
      <w:r>
        <w:rPr>
          <w:spacing w:val="2"/>
          <w:sz w:val="20"/>
        </w:rPr>
        <w:t xml:space="preserve"> </w:t>
      </w:r>
      <w:r>
        <w:rPr>
          <w:sz w:val="20"/>
        </w:rPr>
        <w:t>over</w:t>
      </w:r>
      <w:r>
        <w:rPr>
          <w:spacing w:val="3"/>
          <w:sz w:val="20"/>
        </w:rPr>
        <w:t xml:space="preserve"> </w:t>
      </w:r>
      <w:r>
        <w:rPr>
          <w:sz w:val="20"/>
        </w:rPr>
        <w:t>the</w:t>
      </w:r>
      <w:r>
        <w:rPr>
          <w:spacing w:val="2"/>
          <w:sz w:val="20"/>
        </w:rPr>
        <w:t xml:space="preserve"> </w:t>
      </w:r>
      <w:r>
        <w:rPr>
          <w:sz w:val="20"/>
        </w:rPr>
        <w:t>five</w:t>
      </w:r>
      <w:r>
        <w:rPr>
          <w:spacing w:val="2"/>
          <w:sz w:val="20"/>
        </w:rPr>
        <w:t xml:space="preserve"> </w:t>
      </w:r>
      <w:r>
        <w:rPr>
          <w:sz w:val="20"/>
        </w:rPr>
        <w:t>folds,</w:t>
      </w:r>
      <w:r>
        <w:rPr>
          <w:spacing w:val="3"/>
          <w:sz w:val="20"/>
        </w:rPr>
        <w:t xml:space="preserve"> </w:t>
      </w:r>
      <w:r>
        <w:rPr>
          <w:sz w:val="20"/>
        </w:rPr>
        <w:t>is</w:t>
      </w:r>
      <w:r>
        <w:rPr>
          <w:spacing w:val="5"/>
          <w:sz w:val="20"/>
        </w:rPr>
        <w:t xml:space="preserve"> </w:t>
      </w:r>
      <w:r>
        <w:rPr>
          <w:rFonts w:ascii="Tahoma" w:hAnsi="Tahoma"/>
          <w:sz w:val="20"/>
        </w:rPr>
        <w:t>+</w:t>
      </w:r>
      <w:r>
        <w:rPr>
          <w:sz w:val="20"/>
        </w:rPr>
        <w:t>0.029</w:t>
      </w:r>
      <w:r>
        <w:rPr>
          <w:spacing w:val="6"/>
          <w:sz w:val="20"/>
        </w:rPr>
        <w:t xml:space="preserve"> </w:t>
      </w:r>
      <w:r>
        <w:rPr>
          <w:rFonts w:ascii="Calibri" w:hAnsi="Calibri"/>
          <w:sz w:val="20"/>
        </w:rPr>
        <w:t>∆</w:t>
      </w:r>
      <w:r>
        <w:rPr>
          <w:i/>
          <w:sz w:val="20"/>
        </w:rPr>
        <w:t>E</w:t>
      </w:r>
      <w:r>
        <w:rPr>
          <w:sz w:val="20"/>
          <w:vertAlign w:val="subscript"/>
        </w:rPr>
        <w:t>00</w:t>
      </w:r>
      <w:r>
        <w:rPr>
          <w:spacing w:val="13"/>
          <w:sz w:val="20"/>
        </w:rPr>
        <w:t xml:space="preserve"> </w:t>
      </w:r>
      <w:r>
        <w:rPr>
          <w:sz w:val="20"/>
        </w:rPr>
        <w:t>at</w:t>
      </w:r>
      <w:r>
        <w:rPr>
          <w:spacing w:val="2"/>
          <w:sz w:val="20"/>
        </w:rPr>
        <w:t xml:space="preserve"> </w:t>
      </w:r>
      <w:r>
        <w:rPr>
          <w:sz w:val="20"/>
        </w:rPr>
        <w:t>degree</w:t>
      </w:r>
      <w:r>
        <w:rPr>
          <w:spacing w:val="2"/>
          <w:sz w:val="20"/>
        </w:rPr>
        <w:t xml:space="preserve"> </w:t>
      </w:r>
      <w:r>
        <w:rPr>
          <w:sz w:val="20"/>
        </w:rPr>
        <w:t>4,</w:t>
      </w:r>
      <w:r>
        <w:rPr>
          <w:spacing w:val="3"/>
          <w:sz w:val="20"/>
        </w:rPr>
        <w:t xml:space="preserve"> </w:t>
      </w:r>
      <w:r>
        <w:rPr>
          <w:sz w:val="20"/>
        </w:rPr>
        <w:t>unchanged</w:t>
      </w:r>
      <w:r>
        <w:rPr>
          <w:spacing w:val="2"/>
          <w:sz w:val="20"/>
        </w:rPr>
        <w:t xml:space="preserve"> </w:t>
      </w:r>
      <w:r>
        <w:rPr>
          <w:sz w:val="20"/>
        </w:rPr>
        <w:t>from</w:t>
      </w:r>
      <w:r>
        <w:rPr>
          <w:spacing w:val="6"/>
          <w:sz w:val="20"/>
        </w:rPr>
        <w:t xml:space="preserve"> </w:t>
      </w:r>
      <w:r>
        <w:rPr>
          <w:rFonts w:ascii="Tahoma" w:hAnsi="Tahoma"/>
          <w:spacing w:val="-2"/>
          <w:sz w:val="20"/>
        </w:rPr>
        <w:t>+</w:t>
      </w:r>
      <w:r>
        <w:rPr>
          <w:spacing w:val="-2"/>
          <w:sz w:val="20"/>
        </w:rPr>
        <w:t>0.029</w:t>
      </w:r>
      <w:r>
        <w:rPr>
          <w:rFonts w:ascii="Times New Roman" w:hAnsi="Times New Roman"/>
          <w:sz w:val="20"/>
        </w:rPr>
        <w:tab/>
      </w:r>
      <w:r>
        <w:rPr>
          <w:rFonts w:ascii="Trebuchet MS" w:hAnsi="Trebuchet MS"/>
          <w:spacing w:val="-5"/>
          <w:sz w:val="10"/>
        </w:rPr>
        <w:t>469</w:t>
      </w:r>
    </w:p>
    <w:p w14:paraId="1DB36063" w14:textId="77777777" w:rsidR="00EA1924" w:rsidRDefault="00000000">
      <w:pPr>
        <w:tabs>
          <w:tab w:val="left" w:pos="10859"/>
        </w:tabs>
        <w:spacing w:before="23"/>
        <w:ind w:left="2761"/>
        <w:rPr>
          <w:rFonts w:ascii="Trebuchet MS"/>
          <w:sz w:val="10"/>
        </w:rPr>
      </w:pPr>
      <w:r>
        <w:rPr>
          <w:sz w:val="20"/>
        </w:rPr>
        <w:t>at</w:t>
      </w:r>
      <w:r>
        <w:rPr>
          <w:spacing w:val="9"/>
          <w:sz w:val="20"/>
        </w:rPr>
        <w:t xml:space="preserve"> </w:t>
      </w:r>
      <w:r>
        <w:rPr>
          <w:sz w:val="20"/>
        </w:rPr>
        <w:t>degree</w:t>
      </w:r>
      <w:r>
        <w:rPr>
          <w:spacing w:val="9"/>
          <w:sz w:val="20"/>
        </w:rPr>
        <w:t xml:space="preserve"> </w:t>
      </w:r>
      <w:r>
        <w:rPr>
          <w:sz w:val="20"/>
        </w:rPr>
        <w:t>3</w:t>
      </w:r>
      <w:r>
        <w:rPr>
          <w:spacing w:val="8"/>
          <w:sz w:val="20"/>
        </w:rPr>
        <w:t xml:space="preserve"> </w:t>
      </w:r>
      <w:r>
        <w:rPr>
          <w:sz w:val="20"/>
        </w:rPr>
        <w:t>and</w:t>
      </w:r>
      <w:r>
        <w:rPr>
          <w:spacing w:val="9"/>
          <w:sz w:val="20"/>
        </w:rPr>
        <w:t xml:space="preserve"> </w:t>
      </w:r>
      <w:r>
        <w:rPr>
          <w:sz w:val="20"/>
        </w:rPr>
        <w:t>still</w:t>
      </w:r>
      <w:r>
        <w:rPr>
          <w:spacing w:val="9"/>
          <w:sz w:val="20"/>
        </w:rPr>
        <w:t xml:space="preserve"> </w:t>
      </w:r>
      <w:r>
        <w:rPr>
          <w:sz w:val="20"/>
        </w:rPr>
        <w:t>only</w:t>
      </w:r>
      <w:r>
        <w:rPr>
          <w:spacing w:val="12"/>
          <w:sz w:val="20"/>
        </w:rPr>
        <w:t xml:space="preserve"> </w:t>
      </w:r>
      <w:r>
        <w:rPr>
          <w:rFonts w:ascii="Tahoma"/>
          <w:sz w:val="20"/>
        </w:rPr>
        <w:t>+</w:t>
      </w:r>
      <w:r>
        <w:rPr>
          <w:sz w:val="20"/>
        </w:rPr>
        <w:t>0.036</w:t>
      </w:r>
      <w:r>
        <w:rPr>
          <w:spacing w:val="9"/>
          <w:sz w:val="20"/>
        </w:rPr>
        <w:t xml:space="preserve"> </w:t>
      </w:r>
      <w:r>
        <w:rPr>
          <w:sz w:val="20"/>
        </w:rPr>
        <w:t>at</w:t>
      </w:r>
      <w:r>
        <w:rPr>
          <w:spacing w:val="8"/>
          <w:sz w:val="20"/>
        </w:rPr>
        <w:t xml:space="preserve"> </w:t>
      </w:r>
      <w:r>
        <w:rPr>
          <w:sz w:val="20"/>
        </w:rPr>
        <w:t>degree</w:t>
      </w:r>
      <w:r>
        <w:rPr>
          <w:spacing w:val="8"/>
          <w:sz w:val="20"/>
        </w:rPr>
        <w:t xml:space="preserve"> </w:t>
      </w:r>
      <w:r>
        <w:rPr>
          <w:sz w:val="20"/>
        </w:rPr>
        <w:t>5.</w:t>
      </w:r>
      <w:r>
        <w:rPr>
          <w:spacing w:val="33"/>
          <w:sz w:val="20"/>
        </w:rPr>
        <w:t xml:space="preserve"> </w:t>
      </w:r>
      <w:r>
        <w:rPr>
          <w:sz w:val="20"/>
        </w:rPr>
        <w:t>It</w:t>
      </w:r>
      <w:r>
        <w:rPr>
          <w:spacing w:val="9"/>
          <w:sz w:val="20"/>
        </w:rPr>
        <w:t xml:space="preserve"> </w:t>
      </w:r>
      <w:r>
        <w:rPr>
          <w:sz w:val="20"/>
        </w:rPr>
        <w:t>is</w:t>
      </w:r>
      <w:r>
        <w:rPr>
          <w:spacing w:val="9"/>
          <w:sz w:val="20"/>
        </w:rPr>
        <w:t xml:space="preserve"> </w:t>
      </w:r>
      <w:r>
        <w:rPr>
          <w:sz w:val="20"/>
        </w:rPr>
        <w:t>the</w:t>
      </w:r>
      <w:r>
        <w:rPr>
          <w:spacing w:val="8"/>
          <w:sz w:val="20"/>
        </w:rPr>
        <w:t xml:space="preserve"> </w:t>
      </w:r>
      <w:r>
        <w:rPr>
          <w:sz w:val="20"/>
        </w:rPr>
        <w:t>XYZ-fitted</w:t>
      </w:r>
      <w:r>
        <w:rPr>
          <w:spacing w:val="9"/>
          <w:sz w:val="20"/>
        </w:rPr>
        <w:t xml:space="preserve"> </w:t>
      </w:r>
      <w:r>
        <w:rPr>
          <w:sz w:val="20"/>
        </w:rPr>
        <w:t>column</w:t>
      </w:r>
      <w:r>
        <w:rPr>
          <w:spacing w:val="9"/>
          <w:sz w:val="20"/>
        </w:rPr>
        <w:t xml:space="preserve"> </w:t>
      </w:r>
      <w:r>
        <w:rPr>
          <w:sz w:val="20"/>
        </w:rPr>
        <w:t>that</w:t>
      </w:r>
      <w:r>
        <w:rPr>
          <w:spacing w:val="8"/>
          <w:sz w:val="20"/>
        </w:rPr>
        <w:t xml:space="preserve"> </w:t>
      </w:r>
      <w:r>
        <w:rPr>
          <w:sz w:val="20"/>
        </w:rPr>
        <w:t>shows</w:t>
      </w:r>
      <w:r>
        <w:rPr>
          <w:spacing w:val="10"/>
          <w:sz w:val="20"/>
        </w:rPr>
        <w:t xml:space="preserve"> </w:t>
      </w:r>
      <w:r>
        <w:rPr>
          <w:spacing w:val="-5"/>
          <w:sz w:val="20"/>
        </w:rPr>
        <w:t>the</w:t>
      </w:r>
      <w:r>
        <w:rPr>
          <w:rFonts w:ascii="Times New Roman"/>
          <w:sz w:val="20"/>
        </w:rPr>
        <w:tab/>
      </w:r>
      <w:r>
        <w:rPr>
          <w:rFonts w:ascii="Trebuchet MS"/>
          <w:spacing w:val="-5"/>
          <w:sz w:val="10"/>
        </w:rPr>
        <w:t>470</w:t>
      </w:r>
    </w:p>
    <w:p w14:paraId="05856C11" w14:textId="77777777" w:rsidR="00EA1924" w:rsidRDefault="00000000">
      <w:pPr>
        <w:tabs>
          <w:tab w:val="left" w:pos="10859"/>
        </w:tabs>
        <w:spacing w:before="22"/>
        <w:ind w:left="2761"/>
        <w:rPr>
          <w:rFonts w:ascii="Trebuchet MS"/>
          <w:sz w:val="10"/>
        </w:rPr>
      </w:pPr>
      <w:r>
        <w:rPr>
          <w:spacing w:val="-2"/>
          <w:sz w:val="20"/>
        </w:rPr>
        <w:t>overfitting</w:t>
      </w:r>
      <w:r>
        <w:rPr>
          <w:spacing w:val="-7"/>
          <w:sz w:val="20"/>
        </w:rPr>
        <w:t xml:space="preserve"> </w:t>
      </w:r>
      <w:r>
        <w:rPr>
          <w:spacing w:val="-2"/>
          <w:sz w:val="20"/>
        </w:rPr>
        <w:t>signature,</w:t>
      </w:r>
      <w:r>
        <w:rPr>
          <w:spacing w:val="-6"/>
          <w:sz w:val="20"/>
        </w:rPr>
        <w:t xml:space="preserve"> </w:t>
      </w:r>
      <w:r>
        <w:rPr>
          <w:spacing w:val="-2"/>
          <w:sz w:val="20"/>
        </w:rPr>
        <w:t>its</w:t>
      </w:r>
      <w:r>
        <w:rPr>
          <w:spacing w:val="-6"/>
          <w:sz w:val="20"/>
        </w:rPr>
        <w:t xml:space="preserve"> </w:t>
      </w:r>
      <w:r>
        <w:rPr>
          <w:spacing w:val="-2"/>
          <w:sz w:val="20"/>
        </w:rPr>
        <w:t>gap</w:t>
      </w:r>
      <w:r>
        <w:rPr>
          <w:spacing w:val="-7"/>
          <w:sz w:val="20"/>
        </w:rPr>
        <w:t xml:space="preserve"> </w:t>
      </w:r>
      <w:r>
        <w:rPr>
          <w:spacing w:val="-2"/>
          <w:sz w:val="20"/>
        </w:rPr>
        <w:t>widening</w:t>
      </w:r>
      <w:r>
        <w:rPr>
          <w:spacing w:val="-6"/>
          <w:sz w:val="20"/>
        </w:rPr>
        <w:t xml:space="preserve"> </w:t>
      </w:r>
      <w:r>
        <w:rPr>
          <w:spacing w:val="-2"/>
          <w:sz w:val="20"/>
        </w:rPr>
        <w:t>from</w:t>
      </w:r>
      <w:r>
        <w:rPr>
          <w:spacing w:val="-5"/>
          <w:sz w:val="20"/>
        </w:rPr>
        <w:t xml:space="preserve"> </w:t>
      </w:r>
      <w:r>
        <w:rPr>
          <w:rFonts w:ascii="Tahoma"/>
          <w:spacing w:val="-2"/>
          <w:sz w:val="20"/>
        </w:rPr>
        <w:t>+</w:t>
      </w:r>
      <w:r>
        <w:rPr>
          <w:spacing w:val="-2"/>
          <w:sz w:val="20"/>
        </w:rPr>
        <w:t>0.121</w:t>
      </w:r>
      <w:r>
        <w:rPr>
          <w:spacing w:val="-6"/>
          <w:sz w:val="20"/>
        </w:rPr>
        <w:t xml:space="preserve"> </w:t>
      </w:r>
      <w:r>
        <w:rPr>
          <w:spacing w:val="-2"/>
          <w:sz w:val="20"/>
        </w:rPr>
        <w:t>at</w:t>
      </w:r>
      <w:r>
        <w:rPr>
          <w:spacing w:val="-7"/>
          <w:sz w:val="20"/>
        </w:rPr>
        <w:t xml:space="preserve"> </w:t>
      </w:r>
      <w:r>
        <w:rPr>
          <w:spacing w:val="-2"/>
          <w:sz w:val="20"/>
        </w:rPr>
        <w:t>degree</w:t>
      </w:r>
      <w:r>
        <w:rPr>
          <w:spacing w:val="-6"/>
          <w:sz w:val="20"/>
        </w:rPr>
        <w:t xml:space="preserve"> </w:t>
      </w:r>
      <w:r>
        <w:rPr>
          <w:spacing w:val="-2"/>
          <w:sz w:val="20"/>
        </w:rPr>
        <w:t>3</w:t>
      </w:r>
      <w:r>
        <w:rPr>
          <w:spacing w:val="-7"/>
          <w:sz w:val="20"/>
        </w:rPr>
        <w:t xml:space="preserve"> </w:t>
      </w:r>
      <w:r>
        <w:rPr>
          <w:spacing w:val="-2"/>
          <w:sz w:val="20"/>
        </w:rPr>
        <w:t>to</w:t>
      </w:r>
      <w:r>
        <w:rPr>
          <w:spacing w:val="-5"/>
          <w:sz w:val="20"/>
        </w:rPr>
        <w:t xml:space="preserve"> </w:t>
      </w:r>
      <w:r>
        <w:rPr>
          <w:rFonts w:ascii="Tahoma"/>
          <w:spacing w:val="-2"/>
          <w:sz w:val="20"/>
        </w:rPr>
        <w:t>+</w:t>
      </w:r>
      <w:r>
        <w:rPr>
          <w:spacing w:val="-2"/>
          <w:sz w:val="20"/>
        </w:rPr>
        <w:t>0.226</w:t>
      </w:r>
      <w:r>
        <w:rPr>
          <w:spacing w:val="-6"/>
          <w:sz w:val="20"/>
        </w:rPr>
        <w:t xml:space="preserve"> </w:t>
      </w:r>
      <w:r>
        <w:rPr>
          <w:spacing w:val="-2"/>
          <w:sz w:val="20"/>
        </w:rPr>
        <w:t>at</w:t>
      </w:r>
      <w:r>
        <w:rPr>
          <w:spacing w:val="-7"/>
          <w:sz w:val="20"/>
        </w:rPr>
        <w:t xml:space="preserve"> </w:t>
      </w:r>
      <w:r>
        <w:rPr>
          <w:spacing w:val="-2"/>
          <w:sz w:val="20"/>
        </w:rPr>
        <w:t>degree</w:t>
      </w:r>
      <w:r>
        <w:rPr>
          <w:spacing w:val="-6"/>
          <w:sz w:val="20"/>
        </w:rPr>
        <w:t xml:space="preserve"> </w:t>
      </w:r>
      <w:r>
        <w:rPr>
          <w:spacing w:val="-2"/>
          <w:sz w:val="20"/>
        </w:rPr>
        <w:t>4.</w:t>
      </w:r>
      <w:r>
        <w:rPr>
          <w:spacing w:val="7"/>
          <w:sz w:val="20"/>
        </w:rPr>
        <w:t xml:space="preserve"> </w:t>
      </w:r>
      <w:r>
        <w:rPr>
          <w:spacing w:val="-2"/>
          <w:sz w:val="20"/>
        </w:rPr>
        <w:t>Every</w:t>
      </w:r>
      <w:r>
        <w:rPr>
          <w:rFonts w:ascii="Times New Roman"/>
          <w:sz w:val="20"/>
        </w:rPr>
        <w:tab/>
      </w:r>
      <w:r>
        <w:rPr>
          <w:rFonts w:ascii="Trebuchet MS"/>
          <w:spacing w:val="-5"/>
          <w:sz w:val="10"/>
        </w:rPr>
        <w:t>471</w:t>
      </w:r>
    </w:p>
    <w:p w14:paraId="6A8F8132" w14:textId="77777777" w:rsidR="00EA1924" w:rsidRDefault="00000000">
      <w:pPr>
        <w:tabs>
          <w:tab w:val="left" w:pos="10859"/>
        </w:tabs>
        <w:spacing w:before="30"/>
        <w:ind w:left="2756"/>
        <w:rPr>
          <w:rFonts w:ascii="Trebuchet MS"/>
          <w:sz w:val="10"/>
        </w:rPr>
      </w:pPr>
      <w:r>
        <w:rPr>
          <w:sz w:val="20"/>
        </w:rPr>
        <w:t>value</w:t>
      </w:r>
      <w:r>
        <w:rPr>
          <w:spacing w:val="-11"/>
          <w:sz w:val="20"/>
        </w:rPr>
        <w:t xml:space="preserve"> </w:t>
      </w:r>
      <w:r>
        <w:rPr>
          <w:sz w:val="20"/>
        </w:rPr>
        <w:t>reported</w:t>
      </w:r>
      <w:r>
        <w:rPr>
          <w:spacing w:val="-11"/>
          <w:sz w:val="20"/>
        </w:rPr>
        <w:t xml:space="preserve"> </w:t>
      </w:r>
      <w:r>
        <w:rPr>
          <w:sz w:val="20"/>
        </w:rPr>
        <w:t>here</w:t>
      </w:r>
      <w:r>
        <w:rPr>
          <w:spacing w:val="-10"/>
          <w:sz w:val="20"/>
        </w:rPr>
        <w:t xml:space="preserve"> </w:t>
      </w:r>
      <w:r>
        <w:rPr>
          <w:sz w:val="20"/>
        </w:rPr>
        <w:t>is</w:t>
      </w:r>
      <w:r>
        <w:rPr>
          <w:spacing w:val="-11"/>
          <w:sz w:val="20"/>
        </w:rPr>
        <w:t xml:space="preserve"> </w:t>
      </w:r>
      <w:r>
        <w:rPr>
          <w:sz w:val="20"/>
        </w:rPr>
        <w:t>out-of-sample</w:t>
      </w:r>
      <w:r>
        <w:rPr>
          <w:spacing w:val="-10"/>
          <w:sz w:val="20"/>
        </w:rPr>
        <w:t xml:space="preserve"> </w:t>
      </w:r>
      <w:r>
        <w:rPr>
          <w:sz w:val="20"/>
        </w:rPr>
        <w:t>in</w:t>
      </w:r>
      <w:r>
        <w:rPr>
          <w:spacing w:val="-11"/>
          <w:sz w:val="20"/>
        </w:rPr>
        <w:t xml:space="preserve"> </w:t>
      </w:r>
      <w:r>
        <w:rPr>
          <w:sz w:val="20"/>
        </w:rPr>
        <w:t>any</w:t>
      </w:r>
      <w:r>
        <w:rPr>
          <w:spacing w:val="-11"/>
          <w:sz w:val="20"/>
        </w:rPr>
        <w:t xml:space="preserve"> </w:t>
      </w:r>
      <w:r>
        <w:rPr>
          <w:sz w:val="20"/>
        </w:rPr>
        <w:t>case;</w:t>
      </w:r>
      <w:r>
        <w:rPr>
          <w:spacing w:val="-10"/>
          <w:sz w:val="20"/>
        </w:rPr>
        <w:t xml:space="preserve"> </w:t>
      </w:r>
      <w:r>
        <w:rPr>
          <w:sz w:val="20"/>
        </w:rPr>
        <w:t>the</w:t>
      </w:r>
      <w:r>
        <w:rPr>
          <w:spacing w:val="-11"/>
          <w:sz w:val="20"/>
        </w:rPr>
        <w:t xml:space="preserve"> </w:t>
      </w:r>
      <w:r>
        <w:rPr>
          <w:sz w:val="20"/>
        </w:rPr>
        <w:t>train/test</w:t>
      </w:r>
      <w:r>
        <w:rPr>
          <w:spacing w:val="-10"/>
          <w:sz w:val="20"/>
        </w:rPr>
        <w:t xml:space="preserve"> </w:t>
      </w:r>
      <w:r>
        <w:rPr>
          <w:sz w:val="20"/>
        </w:rPr>
        <w:t>gap</w:t>
      </w:r>
      <w:r>
        <w:rPr>
          <w:spacing w:val="-11"/>
          <w:sz w:val="20"/>
        </w:rPr>
        <w:t xml:space="preserve"> </w:t>
      </w:r>
      <w:r>
        <w:rPr>
          <w:sz w:val="20"/>
        </w:rPr>
        <w:t>is</w:t>
      </w:r>
      <w:r>
        <w:rPr>
          <w:spacing w:val="-11"/>
          <w:sz w:val="20"/>
        </w:rPr>
        <w:t xml:space="preserve"> </w:t>
      </w:r>
      <w:r>
        <w:rPr>
          <w:sz w:val="20"/>
        </w:rPr>
        <w:t>quoted</w:t>
      </w:r>
      <w:r>
        <w:rPr>
          <w:spacing w:val="-10"/>
          <w:sz w:val="20"/>
        </w:rPr>
        <w:t xml:space="preserve"> </w:t>
      </w:r>
      <w:r>
        <w:rPr>
          <w:sz w:val="20"/>
        </w:rPr>
        <w:t>only</w:t>
      </w:r>
      <w:r>
        <w:rPr>
          <w:spacing w:val="-11"/>
          <w:sz w:val="20"/>
        </w:rPr>
        <w:t xml:space="preserve"> </w:t>
      </w:r>
      <w:r>
        <w:rPr>
          <w:sz w:val="20"/>
        </w:rPr>
        <w:t>to</w:t>
      </w:r>
      <w:r>
        <w:rPr>
          <w:spacing w:val="-10"/>
          <w:sz w:val="20"/>
        </w:rPr>
        <w:t xml:space="preserve"> </w:t>
      </w:r>
      <w:r>
        <w:rPr>
          <w:spacing w:val="-4"/>
          <w:sz w:val="20"/>
        </w:rPr>
        <w:t>show</w:t>
      </w:r>
      <w:r>
        <w:rPr>
          <w:rFonts w:ascii="Times New Roman"/>
          <w:sz w:val="20"/>
        </w:rPr>
        <w:tab/>
      </w:r>
      <w:r>
        <w:rPr>
          <w:rFonts w:ascii="Trebuchet MS"/>
          <w:spacing w:val="-5"/>
          <w:sz w:val="10"/>
        </w:rPr>
        <w:t>472</w:t>
      </w:r>
    </w:p>
    <w:p w14:paraId="1E5C3DC6" w14:textId="77777777" w:rsidR="00EA1924" w:rsidRDefault="00000000">
      <w:pPr>
        <w:tabs>
          <w:tab w:val="left" w:pos="10859"/>
        </w:tabs>
        <w:spacing w:before="30"/>
        <w:ind w:left="2761"/>
        <w:rPr>
          <w:rFonts w:ascii="Trebuchet MS"/>
          <w:sz w:val="10"/>
        </w:rPr>
      </w:pPr>
      <w:r>
        <w:rPr>
          <w:sz w:val="20"/>
        </w:rPr>
        <w:t>that</w:t>
      </w:r>
      <w:r>
        <w:rPr>
          <w:spacing w:val="-6"/>
          <w:sz w:val="20"/>
        </w:rPr>
        <w:t xml:space="preserve"> </w:t>
      </w:r>
      <w:r>
        <w:rPr>
          <w:sz w:val="20"/>
        </w:rPr>
        <w:t>the</w:t>
      </w:r>
      <w:r>
        <w:rPr>
          <w:spacing w:val="-6"/>
          <w:sz w:val="20"/>
        </w:rPr>
        <w:t xml:space="preserve"> </w:t>
      </w:r>
      <w:r>
        <w:rPr>
          <w:sz w:val="20"/>
        </w:rPr>
        <w:t>degree-4</w:t>
      </w:r>
      <w:r>
        <w:rPr>
          <w:spacing w:val="-6"/>
          <w:sz w:val="20"/>
        </w:rPr>
        <w:t xml:space="preserve"> </w:t>
      </w:r>
      <w:r>
        <w:rPr>
          <w:sz w:val="20"/>
        </w:rPr>
        <w:t>fit</w:t>
      </w:r>
      <w:r>
        <w:rPr>
          <w:spacing w:val="-6"/>
          <w:sz w:val="20"/>
        </w:rPr>
        <w:t xml:space="preserve"> </w:t>
      </w:r>
      <w:r>
        <w:rPr>
          <w:sz w:val="20"/>
        </w:rPr>
        <w:t>is</w:t>
      </w:r>
      <w:r>
        <w:rPr>
          <w:spacing w:val="-6"/>
          <w:sz w:val="20"/>
        </w:rPr>
        <w:t xml:space="preserve"> </w:t>
      </w:r>
      <w:r>
        <w:rPr>
          <w:sz w:val="20"/>
        </w:rPr>
        <w:t>not</w:t>
      </w:r>
      <w:r>
        <w:rPr>
          <w:spacing w:val="-6"/>
          <w:sz w:val="20"/>
        </w:rPr>
        <w:t xml:space="preserve"> </w:t>
      </w:r>
      <w:r>
        <w:rPr>
          <w:sz w:val="20"/>
        </w:rPr>
        <w:t>being</w:t>
      </w:r>
      <w:r>
        <w:rPr>
          <w:spacing w:val="-6"/>
          <w:sz w:val="20"/>
        </w:rPr>
        <w:t xml:space="preserve"> </w:t>
      </w:r>
      <w:r>
        <w:rPr>
          <w:sz w:val="20"/>
        </w:rPr>
        <w:t>propped</w:t>
      </w:r>
      <w:r>
        <w:rPr>
          <w:spacing w:val="-6"/>
          <w:sz w:val="20"/>
        </w:rPr>
        <w:t xml:space="preserve"> </w:t>
      </w:r>
      <w:r>
        <w:rPr>
          <w:sz w:val="20"/>
        </w:rPr>
        <w:t>up</w:t>
      </w:r>
      <w:r>
        <w:rPr>
          <w:spacing w:val="-6"/>
          <w:sz w:val="20"/>
        </w:rPr>
        <w:t xml:space="preserve"> </w:t>
      </w:r>
      <w:r>
        <w:rPr>
          <w:sz w:val="20"/>
        </w:rPr>
        <w:t>by</w:t>
      </w:r>
      <w:r>
        <w:rPr>
          <w:spacing w:val="-6"/>
          <w:sz w:val="20"/>
        </w:rPr>
        <w:t xml:space="preserve"> </w:t>
      </w:r>
      <w:r>
        <w:rPr>
          <w:spacing w:val="-2"/>
          <w:sz w:val="20"/>
        </w:rPr>
        <w:t>memorization.</w:t>
      </w:r>
      <w:r>
        <w:rPr>
          <w:rFonts w:ascii="Times New Roman"/>
          <w:sz w:val="20"/>
        </w:rPr>
        <w:tab/>
      </w:r>
      <w:r>
        <w:rPr>
          <w:rFonts w:ascii="Trebuchet MS"/>
          <w:spacing w:val="-5"/>
          <w:sz w:val="10"/>
        </w:rPr>
        <w:t>473</w:t>
      </w:r>
    </w:p>
    <w:p w14:paraId="53BA89E7" w14:textId="77777777" w:rsidR="00EA1924" w:rsidRDefault="00EA1924">
      <w:pPr>
        <w:rPr>
          <w:rFonts w:ascii="Trebuchet MS"/>
          <w:sz w:val="10"/>
        </w:rPr>
        <w:sectPr w:rsidR="00EA1924">
          <w:pgSz w:w="11910" w:h="16840"/>
          <w:pgMar w:top="1020" w:right="283" w:bottom="760" w:left="566" w:header="685" w:footer="563" w:gutter="0"/>
          <w:cols w:space="720"/>
        </w:sectPr>
      </w:pPr>
    </w:p>
    <w:p w14:paraId="36494CDE" w14:textId="77777777" w:rsidR="00EA1924" w:rsidRDefault="00000000">
      <w:pPr>
        <w:pStyle w:val="BodyText"/>
        <w:spacing w:before="409" w:line="276" w:lineRule="auto"/>
        <w:ind w:left="2756" w:right="405" w:hanging="1"/>
        <w:jc w:val="both"/>
      </w:pPr>
      <w:bookmarkStart w:id="516" w:name="_bookmark21"/>
      <w:bookmarkEnd w:id="516"/>
      <w:r>
        <w:rPr>
          <w:b/>
        </w:rPr>
        <w:lastRenderedPageBreak/>
        <w:t>Table 8.</w:t>
      </w:r>
      <w:r>
        <w:rPr>
          <w:b/>
          <w:spacing w:val="40"/>
        </w:rPr>
        <w:t xml:space="preserve"> </w:t>
      </w:r>
      <w:r>
        <w:t>Degree sweep on CMYKOGV-7 (7 inks, 3,302 analyzed samples, grouped 5-fold cross-validation).</w:t>
      </w:r>
      <w:r>
        <w:rPr>
          <w:spacing w:val="40"/>
        </w:rPr>
        <w:t xml:space="preserve"> </w:t>
      </w:r>
      <w:r>
        <w:t>“Rows/coefficient” is the training-fold size divided by the 3</w:t>
      </w:r>
      <w:r>
        <w:rPr>
          <w:rFonts w:ascii="Libertinus Sans" w:hAnsi="Libertinus Sans"/>
          <w:i/>
        </w:rPr>
        <w:t xml:space="preserve">× </w:t>
      </w:r>
      <w:r>
        <w:t>terms-per-channel co-efficients actually fitted.</w:t>
      </w:r>
      <w:r>
        <w:rPr>
          <w:spacing w:val="40"/>
        </w:rPr>
        <w:t xml:space="preserve"> </w:t>
      </w:r>
      <w:r>
        <w:t>“Gap” is the held-out median minus the in-fold training median, av-eraged over the five folds,</w:t>
      </w:r>
      <w:r>
        <w:rPr>
          <w:spacing w:val="36"/>
        </w:rPr>
        <w:t xml:space="preserve"> </w:t>
      </w:r>
      <w:r>
        <w:t>for the cube-root column.</w:t>
      </w:r>
      <w:r>
        <w:rPr>
          <w:spacing w:val="40"/>
        </w:rPr>
        <w:t xml:space="preserve"> </w:t>
      </w:r>
      <w:r>
        <w:t>The Gaussian process fitted in the same</w:t>
      </w:r>
      <w:r>
        <w:rPr>
          <w:spacing w:val="80"/>
        </w:rPr>
        <w:t xml:space="preserve"> </w:t>
      </w:r>
      <w:r>
        <w:t>space scores 0.160 on this dataset.</w:t>
      </w:r>
      <w:r>
        <w:rPr>
          <w:spacing w:val="40"/>
        </w:rPr>
        <w:t xml:space="preserve"> </w:t>
      </w:r>
      <w:r>
        <w:t xml:space="preserve">The degree-3 and degree-4 medians reproduce the </w:t>
      </w:r>
      <w:r>
        <w:rPr>
          <w:rFonts w:ascii="Cambria" w:hAnsi="Cambria"/>
        </w:rPr>
        <w:t>poly3</w:t>
      </w:r>
      <w:r>
        <w:t xml:space="preserve">, </w:t>
      </w:r>
      <w:r>
        <w:rPr>
          <w:rFonts w:ascii="Cambria" w:hAnsi="Cambria"/>
        </w:rPr>
        <w:t>poly3_cbrt</w:t>
      </w:r>
      <w:r>
        <w:t xml:space="preserve">, </w:t>
      </w:r>
      <w:r>
        <w:rPr>
          <w:rFonts w:ascii="Cambria" w:hAnsi="Cambria"/>
        </w:rPr>
        <w:t xml:space="preserve">poly4 </w:t>
      </w:r>
      <w:r>
        <w:t xml:space="preserve">and </w:t>
      </w:r>
      <w:r>
        <w:rPr>
          <w:rFonts w:ascii="Cambria" w:hAnsi="Cambria"/>
        </w:rPr>
        <w:t xml:space="preserve">poly4_cbrt </w:t>
      </w:r>
      <w:r>
        <w:t xml:space="preserve">entries of </w:t>
      </w:r>
      <w:r>
        <w:rPr>
          <w:rFonts w:ascii="Cambria" w:hAnsi="Cambria"/>
        </w:rPr>
        <w:t>journal/results/CMYKOGV-7/summary.csv</w:t>
      </w:r>
      <w:r>
        <w:t xml:space="preserve">. Source: </w:t>
      </w:r>
      <w:r>
        <w:rPr>
          <w:rFonts w:ascii="Cambria" w:hAnsi="Cambria"/>
          <w:spacing w:val="-2"/>
        </w:rPr>
        <w:t>journal/results/CMYKOGV-7/degree_sweep.csv</w:t>
      </w:r>
      <w:r>
        <w:rPr>
          <w:spacing w:val="-2"/>
        </w:rPr>
        <w:t>.</w:t>
      </w:r>
    </w:p>
    <w:p w14:paraId="3516B458" w14:textId="77777777" w:rsidR="00EA1924" w:rsidRDefault="00EA1924">
      <w:pPr>
        <w:pStyle w:val="BodyText"/>
        <w:spacing w:before="3" w:after="1"/>
        <w:rPr>
          <w:sz w:val="9"/>
        </w:rPr>
      </w:pPr>
    </w:p>
    <w:tbl>
      <w:tblPr>
        <w:tblW w:w="0" w:type="auto"/>
        <w:tblInd w:w="3387" w:type="dxa"/>
        <w:tblLayout w:type="fixed"/>
        <w:tblCellMar>
          <w:left w:w="0" w:type="dxa"/>
          <w:right w:w="0" w:type="dxa"/>
        </w:tblCellMar>
        <w:tblLook w:val="01E0" w:firstRow="1" w:lastRow="1" w:firstColumn="1" w:lastColumn="1" w:noHBand="0" w:noVBand="0"/>
      </w:tblPr>
      <w:tblGrid>
        <w:gridCol w:w="642"/>
        <w:gridCol w:w="1204"/>
        <w:gridCol w:w="1168"/>
        <w:gridCol w:w="1304"/>
        <w:gridCol w:w="1443"/>
        <w:gridCol w:w="858"/>
      </w:tblGrid>
      <w:tr w:rsidR="00EA1924" w14:paraId="70D4A8F7" w14:textId="77777777">
        <w:trPr>
          <w:trHeight w:val="277"/>
        </w:trPr>
        <w:tc>
          <w:tcPr>
            <w:tcW w:w="642" w:type="dxa"/>
            <w:tcBorders>
              <w:top w:val="single" w:sz="8" w:space="0" w:color="000000"/>
              <w:bottom w:val="single" w:sz="4" w:space="0" w:color="000000"/>
            </w:tcBorders>
          </w:tcPr>
          <w:p w14:paraId="431169B0" w14:textId="77777777" w:rsidR="00EA1924" w:rsidRDefault="00000000">
            <w:pPr>
              <w:pStyle w:val="TableParagraph"/>
              <w:spacing w:before="35" w:line="240" w:lineRule="auto"/>
              <w:jc w:val="left"/>
              <w:rPr>
                <w:b/>
                <w:sz w:val="16"/>
              </w:rPr>
            </w:pPr>
            <w:r>
              <w:rPr>
                <w:b/>
                <w:spacing w:val="-2"/>
                <w:sz w:val="16"/>
              </w:rPr>
              <w:t>Degree</w:t>
            </w:r>
          </w:p>
        </w:tc>
        <w:tc>
          <w:tcPr>
            <w:tcW w:w="1204" w:type="dxa"/>
            <w:tcBorders>
              <w:top w:val="single" w:sz="8" w:space="0" w:color="000000"/>
              <w:bottom w:val="single" w:sz="4" w:space="0" w:color="000000"/>
            </w:tcBorders>
          </w:tcPr>
          <w:p w14:paraId="0E1056FD" w14:textId="77777777" w:rsidR="00EA1924" w:rsidRDefault="00000000">
            <w:pPr>
              <w:pStyle w:val="TableParagraph"/>
              <w:spacing w:before="35" w:line="240" w:lineRule="auto"/>
              <w:rPr>
                <w:b/>
                <w:sz w:val="16"/>
              </w:rPr>
            </w:pPr>
            <w:r>
              <w:rPr>
                <w:b/>
                <w:sz w:val="16"/>
              </w:rPr>
              <w:t>Median,</w:t>
            </w:r>
            <w:r>
              <w:rPr>
                <w:b/>
                <w:spacing w:val="-8"/>
                <w:sz w:val="16"/>
              </w:rPr>
              <w:t xml:space="preserve"> </w:t>
            </w:r>
            <w:r>
              <w:rPr>
                <w:b/>
                <w:spacing w:val="-5"/>
                <w:sz w:val="16"/>
              </w:rPr>
              <w:t>XYZ</w:t>
            </w:r>
          </w:p>
        </w:tc>
        <w:tc>
          <w:tcPr>
            <w:tcW w:w="1168" w:type="dxa"/>
            <w:tcBorders>
              <w:top w:val="single" w:sz="8" w:space="0" w:color="000000"/>
              <w:bottom w:val="single" w:sz="4" w:space="0" w:color="000000"/>
            </w:tcBorders>
          </w:tcPr>
          <w:p w14:paraId="23E5D76B" w14:textId="77777777" w:rsidR="00EA1924" w:rsidRDefault="00000000">
            <w:pPr>
              <w:pStyle w:val="TableParagraph"/>
              <w:spacing w:before="35" w:line="240" w:lineRule="auto"/>
              <w:ind w:left="1"/>
              <w:rPr>
                <w:b/>
                <w:sz w:val="16"/>
              </w:rPr>
            </w:pPr>
            <w:r>
              <w:rPr>
                <w:b/>
                <w:sz w:val="16"/>
              </w:rPr>
              <w:t>Median,</w:t>
            </w:r>
            <w:r>
              <w:rPr>
                <w:b/>
                <w:spacing w:val="-8"/>
                <w:sz w:val="16"/>
              </w:rPr>
              <w:t xml:space="preserve"> </w:t>
            </w:r>
            <w:r>
              <w:rPr>
                <w:b/>
                <w:spacing w:val="-4"/>
                <w:sz w:val="16"/>
              </w:rPr>
              <w:t>cbrt</w:t>
            </w:r>
          </w:p>
        </w:tc>
        <w:tc>
          <w:tcPr>
            <w:tcW w:w="1304" w:type="dxa"/>
            <w:tcBorders>
              <w:top w:val="single" w:sz="8" w:space="0" w:color="000000"/>
              <w:bottom w:val="single" w:sz="4" w:space="0" w:color="000000"/>
            </w:tcBorders>
          </w:tcPr>
          <w:p w14:paraId="4385DD7E" w14:textId="77777777" w:rsidR="00EA1924" w:rsidRDefault="00000000">
            <w:pPr>
              <w:pStyle w:val="TableParagraph"/>
              <w:spacing w:before="35" w:line="240" w:lineRule="auto"/>
              <w:ind w:left="3"/>
              <w:rPr>
                <w:b/>
                <w:sz w:val="16"/>
              </w:rPr>
            </w:pPr>
            <w:r>
              <w:rPr>
                <w:b/>
                <w:spacing w:val="-2"/>
                <w:sz w:val="16"/>
              </w:rPr>
              <w:t>Terms/channel</w:t>
            </w:r>
          </w:p>
        </w:tc>
        <w:tc>
          <w:tcPr>
            <w:tcW w:w="1443" w:type="dxa"/>
            <w:tcBorders>
              <w:top w:val="single" w:sz="8" w:space="0" w:color="000000"/>
              <w:bottom w:val="single" w:sz="4" w:space="0" w:color="000000"/>
            </w:tcBorders>
          </w:tcPr>
          <w:p w14:paraId="018EF867" w14:textId="77777777" w:rsidR="00EA1924" w:rsidRDefault="00000000">
            <w:pPr>
              <w:pStyle w:val="TableParagraph"/>
              <w:spacing w:before="35" w:line="240" w:lineRule="auto"/>
              <w:ind w:left="3"/>
              <w:rPr>
                <w:b/>
                <w:sz w:val="16"/>
              </w:rPr>
            </w:pPr>
            <w:r>
              <w:rPr>
                <w:b/>
                <w:spacing w:val="-2"/>
                <w:sz w:val="16"/>
              </w:rPr>
              <w:t>Rows/coefficient</w:t>
            </w:r>
          </w:p>
        </w:tc>
        <w:tc>
          <w:tcPr>
            <w:tcW w:w="858" w:type="dxa"/>
            <w:tcBorders>
              <w:top w:val="single" w:sz="8" w:space="0" w:color="000000"/>
              <w:bottom w:val="single" w:sz="4" w:space="0" w:color="000000"/>
            </w:tcBorders>
          </w:tcPr>
          <w:p w14:paraId="64DC41C9" w14:textId="77777777" w:rsidR="00EA1924" w:rsidRDefault="00000000">
            <w:pPr>
              <w:pStyle w:val="TableParagraph"/>
              <w:spacing w:before="35" w:line="240" w:lineRule="auto"/>
              <w:ind w:left="121" w:right="-15"/>
              <w:rPr>
                <w:b/>
                <w:sz w:val="16"/>
              </w:rPr>
            </w:pPr>
            <w:r>
              <w:rPr>
                <w:b/>
                <w:sz w:val="16"/>
              </w:rPr>
              <w:t>Gap</w:t>
            </w:r>
            <w:r>
              <w:rPr>
                <w:b/>
                <w:spacing w:val="-5"/>
                <w:sz w:val="16"/>
              </w:rPr>
              <w:t xml:space="preserve"> </w:t>
            </w:r>
            <w:r>
              <w:rPr>
                <w:b/>
                <w:spacing w:val="-2"/>
                <w:sz w:val="16"/>
              </w:rPr>
              <w:t>(cbrt)</w:t>
            </w:r>
          </w:p>
        </w:tc>
      </w:tr>
      <w:tr w:rsidR="00EA1924" w14:paraId="446FF94A" w14:textId="77777777">
        <w:trPr>
          <w:trHeight w:val="230"/>
        </w:trPr>
        <w:tc>
          <w:tcPr>
            <w:tcW w:w="642" w:type="dxa"/>
            <w:tcBorders>
              <w:top w:val="single" w:sz="4" w:space="0" w:color="000000"/>
            </w:tcBorders>
          </w:tcPr>
          <w:p w14:paraId="2962F515" w14:textId="77777777" w:rsidR="00EA1924" w:rsidRDefault="00000000">
            <w:pPr>
              <w:pStyle w:val="TableParagraph"/>
              <w:spacing w:before="34" w:line="176" w:lineRule="exact"/>
              <w:jc w:val="left"/>
              <w:rPr>
                <w:sz w:val="16"/>
              </w:rPr>
            </w:pPr>
            <w:r>
              <w:rPr>
                <w:spacing w:val="-10"/>
                <w:sz w:val="16"/>
              </w:rPr>
              <w:t>2</w:t>
            </w:r>
          </w:p>
        </w:tc>
        <w:tc>
          <w:tcPr>
            <w:tcW w:w="1204" w:type="dxa"/>
            <w:tcBorders>
              <w:top w:val="single" w:sz="4" w:space="0" w:color="000000"/>
            </w:tcBorders>
          </w:tcPr>
          <w:p w14:paraId="5460E917" w14:textId="77777777" w:rsidR="00EA1924" w:rsidRDefault="00000000">
            <w:pPr>
              <w:pStyle w:val="TableParagraph"/>
              <w:spacing w:before="34" w:line="176" w:lineRule="exact"/>
              <w:rPr>
                <w:sz w:val="16"/>
              </w:rPr>
            </w:pPr>
            <w:r>
              <w:rPr>
                <w:spacing w:val="-2"/>
                <w:sz w:val="16"/>
              </w:rPr>
              <w:t>9.953</w:t>
            </w:r>
          </w:p>
        </w:tc>
        <w:tc>
          <w:tcPr>
            <w:tcW w:w="1168" w:type="dxa"/>
            <w:tcBorders>
              <w:top w:val="single" w:sz="4" w:space="0" w:color="000000"/>
            </w:tcBorders>
          </w:tcPr>
          <w:p w14:paraId="24DAF59E" w14:textId="77777777" w:rsidR="00EA1924" w:rsidRDefault="00000000">
            <w:pPr>
              <w:pStyle w:val="TableParagraph"/>
              <w:spacing w:before="34" w:line="176" w:lineRule="exact"/>
              <w:ind w:left="1"/>
              <w:rPr>
                <w:sz w:val="16"/>
              </w:rPr>
            </w:pPr>
            <w:r>
              <w:rPr>
                <w:spacing w:val="-2"/>
                <w:sz w:val="16"/>
              </w:rPr>
              <w:t>2.656</w:t>
            </w:r>
          </w:p>
        </w:tc>
        <w:tc>
          <w:tcPr>
            <w:tcW w:w="1304" w:type="dxa"/>
            <w:tcBorders>
              <w:top w:val="single" w:sz="4" w:space="0" w:color="000000"/>
            </w:tcBorders>
          </w:tcPr>
          <w:p w14:paraId="7F0D7534" w14:textId="77777777" w:rsidR="00EA1924" w:rsidRDefault="00000000">
            <w:pPr>
              <w:pStyle w:val="TableParagraph"/>
              <w:spacing w:before="34" w:line="176" w:lineRule="exact"/>
              <w:ind w:left="3"/>
              <w:rPr>
                <w:sz w:val="16"/>
              </w:rPr>
            </w:pPr>
            <w:r>
              <w:rPr>
                <w:spacing w:val="-5"/>
                <w:sz w:val="16"/>
              </w:rPr>
              <w:t>36</w:t>
            </w:r>
          </w:p>
        </w:tc>
        <w:tc>
          <w:tcPr>
            <w:tcW w:w="1443" w:type="dxa"/>
            <w:tcBorders>
              <w:top w:val="single" w:sz="4" w:space="0" w:color="000000"/>
            </w:tcBorders>
          </w:tcPr>
          <w:p w14:paraId="42563EAE" w14:textId="77777777" w:rsidR="00EA1924" w:rsidRDefault="00000000">
            <w:pPr>
              <w:pStyle w:val="TableParagraph"/>
              <w:spacing w:before="34" w:line="176" w:lineRule="exact"/>
              <w:ind w:left="3"/>
              <w:rPr>
                <w:sz w:val="16"/>
              </w:rPr>
            </w:pPr>
            <w:r>
              <w:rPr>
                <w:spacing w:val="-4"/>
                <w:sz w:val="16"/>
              </w:rPr>
              <w:t>24.5</w:t>
            </w:r>
          </w:p>
        </w:tc>
        <w:tc>
          <w:tcPr>
            <w:tcW w:w="858" w:type="dxa"/>
            <w:tcBorders>
              <w:top w:val="single" w:sz="4" w:space="0" w:color="000000"/>
            </w:tcBorders>
          </w:tcPr>
          <w:p w14:paraId="01AF7D8B" w14:textId="77777777" w:rsidR="00EA1924" w:rsidRDefault="00000000">
            <w:pPr>
              <w:pStyle w:val="TableParagraph"/>
              <w:spacing w:before="28" w:line="182" w:lineRule="exact"/>
              <w:ind w:left="126"/>
              <w:rPr>
                <w:sz w:val="16"/>
              </w:rPr>
            </w:pPr>
            <w:r>
              <w:rPr>
                <w:rFonts w:ascii="Tahoma"/>
                <w:spacing w:val="-2"/>
                <w:sz w:val="16"/>
              </w:rPr>
              <w:t>+</w:t>
            </w:r>
            <w:r>
              <w:rPr>
                <w:spacing w:val="-2"/>
                <w:sz w:val="16"/>
              </w:rPr>
              <w:t>0.013</w:t>
            </w:r>
          </w:p>
        </w:tc>
      </w:tr>
      <w:tr w:rsidR="00EA1924" w14:paraId="3E69FF93" w14:textId="77777777">
        <w:trPr>
          <w:trHeight w:val="189"/>
        </w:trPr>
        <w:tc>
          <w:tcPr>
            <w:tcW w:w="642" w:type="dxa"/>
          </w:tcPr>
          <w:p w14:paraId="16BB63C7" w14:textId="77777777" w:rsidR="00EA1924" w:rsidRDefault="00000000">
            <w:pPr>
              <w:pStyle w:val="TableParagraph"/>
              <w:jc w:val="left"/>
              <w:rPr>
                <w:sz w:val="16"/>
              </w:rPr>
            </w:pPr>
            <w:r>
              <w:rPr>
                <w:spacing w:val="-10"/>
                <w:sz w:val="16"/>
              </w:rPr>
              <w:t>3</w:t>
            </w:r>
          </w:p>
        </w:tc>
        <w:tc>
          <w:tcPr>
            <w:tcW w:w="1204" w:type="dxa"/>
          </w:tcPr>
          <w:p w14:paraId="2DEF963F" w14:textId="77777777" w:rsidR="00EA1924" w:rsidRDefault="00000000">
            <w:pPr>
              <w:pStyle w:val="TableParagraph"/>
              <w:rPr>
                <w:sz w:val="16"/>
              </w:rPr>
            </w:pPr>
            <w:r>
              <w:rPr>
                <w:spacing w:val="-2"/>
                <w:sz w:val="16"/>
              </w:rPr>
              <w:t>5.386</w:t>
            </w:r>
          </w:p>
        </w:tc>
        <w:tc>
          <w:tcPr>
            <w:tcW w:w="1168" w:type="dxa"/>
          </w:tcPr>
          <w:p w14:paraId="5B63B744" w14:textId="77777777" w:rsidR="00EA1924" w:rsidRDefault="00000000">
            <w:pPr>
              <w:pStyle w:val="TableParagraph"/>
              <w:ind w:left="1"/>
              <w:rPr>
                <w:sz w:val="16"/>
              </w:rPr>
            </w:pPr>
            <w:r>
              <w:rPr>
                <w:spacing w:val="-2"/>
                <w:sz w:val="16"/>
              </w:rPr>
              <w:t>0.830</w:t>
            </w:r>
          </w:p>
        </w:tc>
        <w:tc>
          <w:tcPr>
            <w:tcW w:w="1304" w:type="dxa"/>
          </w:tcPr>
          <w:p w14:paraId="1B7A9761" w14:textId="77777777" w:rsidR="00EA1924" w:rsidRDefault="00000000">
            <w:pPr>
              <w:pStyle w:val="TableParagraph"/>
              <w:ind w:left="3"/>
              <w:rPr>
                <w:sz w:val="16"/>
              </w:rPr>
            </w:pPr>
            <w:r>
              <w:rPr>
                <w:spacing w:val="-5"/>
                <w:sz w:val="16"/>
              </w:rPr>
              <w:t>120</w:t>
            </w:r>
          </w:p>
        </w:tc>
        <w:tc>
          <w:tcPr>
            <w:tcW w:w="1443" w:type="dxa"/>
          </w:tcPr>
          <w:p w14:paraId="490E1863" w14:textId="77777777" w:rsidR="00EA1924" w:rsidRDefault="00000000">
            <w:pPr>
              <w:pStyle w:val="TableParagraph"/>
              <w:ind w:left="3"/>
              <w:rPr>
                <w:sz w:val="16"/>
              </w:rPr>
            </w:pPr>
            <w:r>
              <w:rPr>
                <w:spacing w:val="-5"/>
                <w:sz w:val="16"/>
              </w:rPr>
              <w:t>7.3</w:t>
            </w:r>
          </w:p>
        </w:tc>
        <w:tc>
          <w:tcPr>
            <w:tcW w:w="858" w:type="dxa"/>
          </w:tcPr>
          <w:p w14:paraId="3CCA77FD" w14:textId="77777777" w:rsidR="00EA1924" w:rsidRDefault="00000000">
            <w:pPr>
              <w:pStyle w:val="TableParagraph"/>
              <w:ind w:left="126"/>
              <w:rPr>
                <w:sz w:val="16"/>
              </w:rPr>
            </w:pPr>
            <w:r>
              <w:rPr>
                <w:rFonts w:ascii="Tahoma"/>
                <w:spacing w:val="-2"/>
                <w:sz w:val="16"/>
              </w:rPr>
              <w:t>+</w:t>
            </w:r>
            <w:r>
              <w:rPr>
                <w:spacing w:val="-2"/>
                <w:sz w:val="16"/>
              </w:rPr>
              <w:t>0.029</w:t>
            </w:r>
          </w:p>
        </w:tc>
      </w:tr>
      <w:tr w:rsidR="00EA1924" w14:paraId="6478953D" w14:textId="77777777">
        <w:trPr>
          <w:trHeight w:val="190"/>
        </w:trPr>
        <w:tc>
          <w:tcPr>
            <w:tcW w:w="642" w:type="dxa"/>
          </w:tcPr>
          <w:p w14:paraId="037E7C01" w14:textId="77777777" w:rsidR="00EA1924" w:rsidRDefault="00000000">
            <w:pPr>
              <w:pStyle w:val="TableParagraph"/>
              <w:spacing w:line="171" w:lineRule="exact"/>
              <w:jc w:val="left"/>
              <w:rPr>
                <w:sz w:val="16"/>
              </w:rPr>
            </w:pPr>
            <w:r>
              <w:rPr>
                <w:spacing w:val="-10"/>
                <w:sz w:val="16"/>
              </w:rPr>
              <w:t>4</w:t>
            </w:r>
          </w:p>
        </w:tc>
        <w:tc>
          <w:tcPr>
            <w:tcW w:w="1204" w:type="dxa"/>
          </w:tcPr>
          <w:p w14:paraId="2667DE6C" w14:textId="77777777" w:rsidR="00EA1924" w:rsidRDefault="00000000">
            <w:pPr>
              <w:pStyle w:val="TableParagraph"/>
              <w:spacing w:line="171" w:lineRule="exact"/>
              <w:rPr>
                <w:sz w:val="16"/>
              </w:rPr>
            </w:pPr>
            <w:r>
              <w:rPr>
                <w:spacing w:val="-2"/>
                <w:sz w:val="16"/>
              </w:rPr>
              <w:t>2.080</w:t>
            </w:r>
          </w:p>
        </w:tc>
        <w:tc>
          <w:tcPr>
            <w:tcW w:w="1168" w:type="dxa"/>
          </w:tcPr>
          <w:p w14:paraId="79CCA794" w14:textId="77777777" w:rsidR="00EA1924" w:rsidRDefault="00000000">
            <w:pPr>
              <w:pStyle w:val="TableParagraph"/>
              <w:spacing w:line="171" w:lineRule="exact"/>
              <w:ind w:left="1"/>
              <w:rPr>
                <w:b/>
                <w:sz w:val="16"/>
              </w:rPr>
            </w:pPr>
            <w:r>
              <w:rPr>
                <w:b/>
                <w:spacing w:val="-2"/>
                <w:sz w:val="16"/>
              </w:rPr>
              <w:t>0.272</w:t>
            </w:r>
          </w:p>
        </w:tc>
        <w:tc>
          <w:tcPr>
            <w:tcW w:w="1304" w:type="dxa"/>
          </w:tcPr>
          <w:p w14:paraId="3B45CA82" w14:textId="77777777" w:rsidR="00EA1924" w:rsidRDefault="00000000">
            <w:pPr>
              <w:pStyle w:val="TableParagraph"/>
              <w:spacing w:line="171" w:lineRule="exact"/>
              <w:ind w:left="3"/>
              <w:rPr>
                <w:sz w:val="16"/>
              </w:rPr>
            </w:pPr>
            <w:r>
              <w:rPr>
                <w:spacing w:val="-5"/>
                <w:sz w:val="16"/>
              </w:rPr>
              <w:t>330</w:t>
            </w:r>
          </w:p>
        </w:tc>
        <w:tc>
          <w:tcPr>
            <w:tcW w:w="1443" w:type="dxa"/>
          </w:tcPr>
          <w:p w14:paraId="7F76ACDF" w14:textId="77777777" w:rsidR="00EA1924" w:rsidRDefault="00000000">
            <w:pPr>
              <w:pStyle w:val="TableParagraph"/>
              <w:spacing w:line="171" w:lineRule="exact"/>
              <w:ind w:left="3"/>
              <w:rPr>
                <w:sz w:val="16"/>
              </w:rPr>
            </w:pPr>
            <w:r>
              <w:rPr>
                <w:spacing w:val="-5"/>
                <w:sz w:val="16"/>
              </w:rPr>
              <w:t>2.7</w:t>
            </w:r>
          </w:p>
        </w:tc>
        <w:tc>
          <w:tcPr>
            <w:tcW w:w="858" w:type="dxa"/>
          </w:tcPr>
          <w:p w14:paraId="06D2EA71" w14:textId="77777777" w:rsidR="00EA1924" w:rsidRDefault="00000000">
            <w:pPr>
              <w:pStyle w:val="TableParagraph"/>
              <w:spacing w:line="171" w:lineRule="exact"/>
              <w:ind w:left="126"/>
              <w:rPr>
                <w:sz w:val="16"/>
              </w:rPr>
            </w:pPr>
            <w:r>
              <w:rPr>
                <w:rFonts w:ascii="Tahoma"/>
                <w:spacing w:val="-2"/>
                <w:sz w:val="16"/>
              </w:rPr>
              <w:t>+</w:t>
            </w:r>
            <w:r>
              <w:rPr>
                <w:spacing w:val="-2"/>
                <w:sz w:val="16"/>
              </w:rPr>
              <w:t>0.029</w:t>
            </w:r>
          </w:p>
        </w:tc>
      </w:tr>
      <w:tr w:rsidR="00EA1924" w14:paraId="5D397830" w14:textId="77777777">
        <w:trPr>
          <w:trHeight w:val="234"/>
        </w:trPr>
        <w:tc>
          <w:tcPr>
            <w:tcW w:w="642" w:type="dxa"/>
            <w:tcBorders>
              <w:bottom w:val="single" w:sz="8" w:space="0" w:color="000000"/>
            </w:tcBorders>
          </w:tcPr>
          <w:p w14:paraId="01023B1A" w14:textId="77777777" w:rsidR="00EA1924" w:rsidRDefault="00000000">
            <w:pPr>
              <w:pStyle w:val="TableParagraph"/>
              <w:spacing w:line="191" w:lineRule="exact"/>
              <w:jc w:val="left"/>
              <w:rPr>
                <w:sz w:val="16"/>
              </w:rPr>
            </w:pPr>
            <w:r>
              <w:rPr>
                <w:spacing w:val="-10"/>
                <w:sz w:val="16"/>
              </w:rPr>
              <w:t>5</w:t>
            </w:r>
          </w:p>
        </w:tc>
        <w:tc>
          <w:tcPr>
            <w:tcW w:w="1204" w:type="dxa"/>
            <w:tcBorders>
              <w:bottom w:val="single" w:sz="8" w:space="0" w:color="000000"/>
            </w:tcBorders>
          </w:tcPr>
          <w:p w14:paraId="4DA2042D" w14:textId="77777777" w:rsidR="00EA1924" w:rsidRDefault="00000000">
            <w:pPr>
              <w:pStyle w:val="TableParagraph"/>
              <w:spacing w:line="191" w:lineRule="exact"/>
              <w:rPr>
                <w:sz w:val="16"/>
              </w:rPr>
            </w:pPr>
            <w:r>
              <w:rPr>
                <w:spacing w:val="-2"/>
                <w:sz w:val="16"/>
              </w:rPr>
              <w:t>0.506</w:t>
            </w:r>
          </w:p>
        </w:tc>
        <w:tc>
          <w:tcPr>
            <w:tcW w:w="1168" w:type="dxa"/>
            <w:tcBorders>
              <w:bottom w:val="single" w:sz="8" w:space="0" w:color="000000"/>
            </w:tcBorders>
          </w:tcPr>
          <w:p w14:paraId="5B8700DF" w14:textId="77777777" w:rsidR="00EA1924" w:rsidRDefault="00000000">
            <w:pPr>
              <w:pStyle w:val="TableParagraph"/>
              <w:spacing w:line="191" w:lineRule="exact"/>
              <w:ind w:left="1"/>
              <w:rPr>
                <w:sz w:val="16"/>
              </w:rPr>
            </w:pPr>
            <w:r>
              <w:rPr>
                <w:spacing w:val="-2"/>
                <w:sz w:val="16"/>
              </w:rPr>
              <w:t>0.126</w:t>
            </w:r>
          </w:p>
        </w:tc>
        <w:tc>
          <w:tcPr>
            <w:tcW w:w="1304" w:type="dxa"/>
            <w:tcBorders>
              <w:bottom w:val="single" w:sz="8" w:space="0" w:color="000000"/>
            </w:tcBorders>
          </w:tcPr>
          <w:p w14:paraId="65395E1A" w14:textId="77777777" w:rsidR="00EA1924" w:rsidRDefault="00000000">
            <w:pPr>
              <w:pStyle w:val="TableParagraph"/>
              <w:spacing w:line="191" w:lineRule="exact"/>
              <w:ind w:left="3"/>
              <w:rPr>
                <w:sz w:val="16"/>
              </w:rPr>
            </w:pPr>
            <w:r>
              <w:rPr>
                <w:spacing w:val="-5"/>
                <w:sz w:val="16"/>
              </w:rPr>
              <w:t>792</w:t>
            </w:r>
          </w:p>
        </w:tc>
        <w:tc>
          <w:tcPr>
            <w:tcW w:w="1443" w:type="dxa"/>
            <w:tcBorders>
              <w:bottom w:val="single" w:sz="8" w:space="0" w:color="000000"/>
            </w:tcBorders>
          </w:tcPr>
          <w:p w14:paraId="64DBE548" w14:textId="77777777" w:rsidR="00EA1924" w:rsidRDefault="00000000">
            <w:pPr>
              <w:pStyle w:val="TableParagraph"/>
              <w:spacing w:line="191" w:lineRule="exact"/>
              <w:ind w:left="3"/>
              <w:rPr>
                <w:sz w:val="16"/>
              </w:rPr>
            </w:pPr>
            <w:r>
              <w:rPr>
                <w:spacing w:val="-5"/>
                <w:sz w:val="16"/>
              </w:rPr>
              <w:t>1.1</w:t>
            </w:r>
          </w:p>
        </w:tc>
        <w:tc>
          <w:tcPr>
            <w:tcW w:w="858" w:type="dxa"/>
            <w:tcBorders>
              <w:bottom w:val="single" w:sz="8" w:space="0" w:color="000000"/>
            </w:tcBorders>
          </w:tcPr>
          <w:p w14:paraId="62F7F331" w14:textId="77777777" w:rsidR="00EA1924" w:rsidRDefault="00000000">
            <w:pPr>
              <w:pStyle w:val="TableParagraph"/>
              <w:spacing w:line="191" w:lineRule="exact"/>
              <w:ind w:left="126"/>
              <w:rPr>
                <w:sz w:val="16"/>
              </w:rPr>
            </w:pPr>
            <w:r>
              <w:rPr>
                <w:rFonts w:ascii="Tahoma"/>
                <w:spacing w:val="-2"/>
                <w:sz w:val="16"/>
              </w:rPr>
              <w:t>+</w:t>
            </w:r>
            <w:r>
              <w:rPr>
                <w:spacing w:val="-2"/>
                <w:sz w:val="16"/>
              </w:rPr>
              <w:t>0.036</w:t>
            </w:r>
          </w:p>
        </w:tc>
      </w:tr>
    </w:tbl>
    <w:p w14:paraId="00C4BE08" w14:textId="77777777" w:rsidR="00EA1924" w:rsidRDefault="00EA1924">
      <w:pPr>
        <w:pStyle w:val="BodyText"/>
        <w:spacing w:before="45"/>
      </w:pPr>
    </w:p>
    <w:p w14:paraId="16BADE4C" w14:textId="16A54DEC" w:rsidR="00EA1924" w:rsidDel="00F15F45" w:rsidRDefault="00000000">
      <w:pPr>
        <w:tabs>
          <w:tab w:val="left" w:pos="10859"/>
        </w:tabs>
        <w:spacing w:before="1"/>
        <w:ind w:left="2761"/>
        <w:rPr>
          <w:del w:id="517" w:author="Phil Green" w:date="2026-08-30T18:07:00Z" w16du:dateUtc="2026-08-30T16:07:00Z"/>
          <w:rFonts w:ascii="Trebuchet MS"/>
          <w:sz w:val="10"/>
        </w:rPr>
      </w:pPr>
      <w:del w:id="518" w:author="Phil Green" w:date="2026-08-30T18:07:00Z" w16du:dateUtc="2026-08-30T16:07:00Z">
        <w:r w:rsidDel="00F15F45">
          <w:rPr>
            <w:sz w:val="20"/>
          </w:rPr>
          <w:delText>Status</w:delText>
        </w:r>
        <w:r w:rsidDel="00F15F45">
          <w:rPr>
            <w:spacing w:val="-5"/>
            <w:sz w:val="20"/>
          </w:rPr>
          <w:delText xml:space="preserve"> </w:delText>
        </w:r>
        <w:r w:rsidDel="00F15F45">
          <w:rPr>
            <w:sz w:val="20"/>
          </w:rPr>
          <w:delText>of</w:delText>
        </w:r>
        <w:r w:rsidDel="00F15F45">
          <w:rPr>
            <w:spacing w:val="-4"/>
            <w:sz w:val="20"/>
          </w:rPr>
          <w:delText xml:space="preserve"> </w:delText>
        </w:r>
        <w:r w:rsidDel="00F15F45">
          <w:rPr>
            <w:sz w:val="20"/>
          </w:rPr>
          <w:delText>this</w:delText>
        </w:r>
        <w:r w:rsidDel="00F15F45">
          <w:rPr>
            <w:spacing w:val="-5"/>
            <w:sz w:val="20"/>
          </w:rPr>
          <w:delText xml:space="preserve"> </w:delText>
        </w:r>
        <w:r w:rsidDel="00F15F45">
          <w:rPr>
            <w:spacing w:val="-2"/>
            <w:sz w:val="20"/>
          </w:rPr>
          <w:delText>result.</w:delText>
        </w:r>
        <w:r w:rsidDel="00F15F45">
          <w:rPr>
            <w:rFonts w:ascii="Times New Roman"/>
            <w:sz w:val="20"/>
          </w:rPr>
          <w:tab/>
        </w:r>
        <w:r w:rsidDel="00F15F45">
          <w:rPr>
            <w:rFonts w:ascii="Trebuchet MS"/>
            <w:spacing w:val="-5"/>
            <w:sz w:val="10"/>
          </w:rPr>
          <w:delText>474</w:delText>
        </w:r>
      </w:del>
    </w:p>
    <w:p w14:paraId="19EED597" w14:textId="31423563" w:rsidR="00EA1924" w:rsidDel="00F15F45" w:rsidRDefault="00000000">
      <w:pPr>
        <w:tabs>
          <w:tab w:val="left" w:pos="10859"/>
        </w:tabs>
        <w:spacing w:before="89"/>
        <w:ind w:left="3187"/>
        <w:rPr>
          <w:del w:id="519" w:author="Phil Green" w:date="2026-08-30T18:07:00Z" w16du:dateUtc="2026-08-30T16:07:00Z"/>
          <w:rFonts w:ascii="Trebuchet MS"/>
          <w:sz w:val="10"/>
        </w:rPr>
      </w:pPr>
      <w:del w:id="520" w:author="Phil Green" w:date="2026-08-30T18:07:00Z" w16du:dateUtc="2026-08-30T16:07:00Z">
        <w:r w:rsidDel="00F15F45">
          <w:rPr>
            <w:spacing w:val="-2"/>
            <w:sz w:val="20"/>
          </w:rPr>
          <w:delText>Fitting</w:delText>
        </w:r>
        <w:r w:rsidDel="00F15F45">
          <w:rPr>
            <w:spacing w:val="-1"/>
            <w:sz w:val="20"/>
          </w:rPr>
          <w:delText xml:space="preserve"> </w:delText>
        </w:r>
        <w:r w:rsidDel="00F15F45">
          <w:rPr>
            <w:spacing w:val="-2"/>
            <w:sz w:val="20"/>
          </w:rPr>
          <w:delText>characterization</w:delText>
        </w:r>
        <w:r w:rsidDel="00F15F45">
          <w:rPr>
            <w:sz w:val="20"/>
          </w:rPr>
          <w:delText xml:space="preserve"> </w:delText>
        </w:r>
        <w:r w:rsidDel="00F15F45">
          <w:rPr>
            <w:spacing w:val="-2"/>
            <w:sz w:val="20"/>
          </w:rPr>
          <w:delText>models</w:delText>
        </w:r>
        <w:r w:rsidDel="00F15F45">
          <w:rPr>
            <w:spacing w:val="-1"/>
            <w:sz w:val="20"/>
          </w:rPr>
          <w:delText xml:space="preserve"> </w:delText>
        </w:r>
        <w:r w:rsidDel="00F15F45">
          <w:rPr>
            <w:spacing w:val="-2"/>
            <w:sz w:val="20"/>
          </w:rPr>
          <w:delText>in</w:delText>
        </w:r>
        <w:r w:rsidDel="00F15F45">
          <w:rPr>
            <w:sz w:val="20"/>
          </w:rPr>
          <w:delText xml:space="preserve"> </w:delText>
        </w:r>
        <w:r w:rsidDel="00F15F45">
          <w:rPr>
            <w:spacing w:val="-2"/>
            <w:sz w:val="20"/>
          </w:rPr>
          <w:delText>a</w:delText>
        </w:r>
        <w:r w:rsidDel="00F15F45">
          <w:rPr>
            <w:spacing w:val="-1"/>
            <w:sz w:val="20"/>
          </w:rPr>
          <w:delText xml:space="preserve"> </w:delText>
        </w:r>
        <w:r w:rsidDel="00F15F45">
          <w:rPr>
            <w:spacing w:val="-2"/>
            <w:sz w:val="20"/>
          </w:rPr>
          <w:delText>perceptually</w:delText>
        </w:r>
        <w:r w:rsidDel="00F15F45">
          <w:rPr>
            <w:sz w:val="20"/>
          </w:rPr>
          <w:delText xml:space="preserve"> </w:delText>
        </w:r>
        <w:r w:rsidDel="00F15F45">
          <w:rPr>
            <w:spacing w:val="-2"/>
            <w:sz w:val="20"/>
          </w:rPr>
          <w:delText>uniform</w:delText>
        </w:r>
        <w:r w:rsidDel="00F15F45">
          <w:rPr>
            <w:spacing w:val="-1"/>
            <w:sz w:val="20"/>
          </w:rPr>
          <w:delText xml:space="preserve"> </w:delText>
        </w:r>
        <w:r w:rsidDel="00F15F45">
          <w:rPr>
            <w:spacing w:val="-2"/>
            <w:sz w:val="20"/>
          </w:rPr>
          <w:delText>space</w:delText>
        </w:r>
        <w:r w:rsidDel="00F15F45">
          <w:rPr>
            <w:sz w:val="20"/>
          </w:rPr>
          <w:delText xml:space="preserve"> </w:delText>
        </w:r>
        <w:r w:rsidDel="00F15F45">
          <w:rPr>
            <w:spacing w:val="-2"/>
            <w:sz w:val="20"/>
          </w:rPr>
          <w:delText>is</w:delText>
        </w:r>
        <w:r w:rsidDel="00F15F45">
          <w:rPr>
            <w:spacing w:val="-1"/>
            <w:sz w:val="20"/>
          </w:rPr>
          <w:delText xml:space="preserve"> </w:delText>
        </w:r>
        <w:r w:rsidDel="00F15F45">
          <w:rPr>
            <w:spacing w:val="-2"/>
            <w:sz w:val="20"/>
          </w:rPr>
          <w:delText>long-standing</w:delText>
        </w:r>
        <w:r w:rsidDel="00F15F45">
          <w:rPr>
            <w:sz w:val="20"/>
          </w:rPr>
          <w:delText xml:space="preserve"> </w:delText>
        </w:r>
        <w:r w:rsidDel="00F15F45">
          <w:rPr>
            <w:spacing w:val="-2"/>
            <w:sz w:val="20"/>
          </w:rPr>
          <w:delText>prac-</w:delText>
        </w:r>
        <w:r w:rsidDel="00F15F45">
          <w:rPr>
            <w:sz w:val="20"/>
          </w:rPr>
          <w:tab/>
        </w:r>
        <w:r w:rsidDel="00F15F45">
          <w:rPr>
            <w:rFonts w:ascii="Trebuchet MS"/>
            <w:spacing w:val="-5"/>
            <w:sz w:val="10"/>
          </w:rPr>
          <w:delText>475</w:delText>
        </w:r>
      </w:del>
    </w:p>
    <w:p w14:paraId="7A84C7DF" w14:textId="5C86BE2D" w:rsidR="00EA1924" w:rsidDel="00F15F45" w:rsidRDefault="00000000">
      <w:pPr>
        <w:tabs>
          <w:tab w:val="left" w:pos="10859"/>
        </w:tabs>
        <w:spacing w:before="30"/>
        <w:ind w:left="2761"/>
        <w:rPr>
          <w:del w:id="521" w:author="Phil Green" w:date="2026-08-30T18:07:00Z" w16du:dateUtc="2026-08-30T16:07:00Z"/>
          <w:rFonts w:ascii="Trebuchet MS"/>
          <w:sz w:val="10"/>
        </w:rPr>
      </w:pPr>
      <w:del w:id="522" w:author="Phil Green" w:date="2026-08-30T18:07:00Z" w16du:dateUtc="2026-08-30T16:07:00Z">
        <w:r w:rsidDel="00F15F45">
          <w:rPr>
            <w:sz w:val="20"/>
          </w:rPr>
          <w:delText>tice</w:delText>
        </w:r>
        <w:r w:rsidDel="00F15F45">
          <w:rPr>
            <w:spacing w:val="-10"/>
            <w:sz w:val="20"/>
          </w:rPr>
          <w:delText xml:space="preserve"> </w:delText>
        </w:r>
        <w:r w:rsidDel="00F15F45">
          <w:rPr>
            <w:sz w:val="20"/>
          </w:rPr>
          <w:delText>(Section</w:delText>
        </w:r>
        <w:r w:rsidDel="00F15F45">
          <w:rPr>
            <w:spacing w:val="-9"/>
            <w:sz w:val="20"/>
          </w:rPr>
          <w:delText xml:space="preserve"> </w:delText>
        </w:r>
        <w:r w:rsidDel="00F15F45">
          <w:fldChar w:fldCharType="begin"/>
        </w:r>
        <w:r w:rsidDel="00F15F45">
          <w:delInstrText>HYPERLINK \l "_bookmark1"</w:delInstrText>
        </w:r>
        <w:r w:rsidDel="00F15F45">
          <w:fldChar w:fldCharType="separate"/>
        </w:r>
        <w:r w:rsidDel="00F15F45">
          <w:rPr>
            <w:color w:val="0774B7"/>
            <w:sz w:val="20"/>
          </w:rPr>
          <w:delText>2</w:delText>
        </w:r>
        <w:r w:rsidDel="00F15F45">
          <w:fldChar w:fldCharType="end"/>
        </w:r>
        <w:r w:rsidDel="00F15F45">
          <w:rPr>
            <w:sz w:val="20"/>
          </w:rPr>
          <w:delText>),</w:delText>
        </w:r>
        <w:r w:rsidDel="00F15F45">
          <w:rPr>
            <w:spacing w:val="-10"/>
            <w:sz w:val="20"/>
          </w:rPr>
          <w:delText xml:space="preserve"> </w:delText>
        </w:r>
        <w:r w:rsidDel="00F15F45">
          <w:rPr>
            <w:sz w:val="20"/>
          </w:rPr>
          <w:delText>and</w:delText>
        </w:r>
        <w:r w:rsidDel="00F15F45">
          <w:rPr>
            <w:spacing w:val="-9"/>
            <w:sz w:val="20"/>
          </w:rPr>
          <w:delText xml:space="preserve"> </w:delText>
        </w:r>
        <w:r w:rsidDel="00F15F45">
          <w:rPr>
            <w:sz w:val="20"/>
          </w:rPr>
          <w:delText>the</w:delText>
        </w:r>
        <w:r w:rsidDel="00F15F45">
          <w:rPr>
            <w:spacing w:val="-10"/>
            <w:sz w:val="20"/>
          </w:rPr>
          <w:delText xml:space="preserve"> </w:delText>
        </w:r>
        <w:r w:rsidDel="00F15F45">
          <w:rPr>
            <w:sz w:val="20"/>
          </w:rPr>
          <w:delText>external</w:delText>
        </w:r>
        <w:r w:rsidDel="00F15F45">
          <w:rPr>
            <w:spacing w:val="-9"/>
            <w:sz w:val="20"/>
          </w:rPr>
          <w:delText xml:space="preserve"> </w:delText>
        </w:r>
        <w:r w:rsidDel="00F15F45">
          <w:rPr>
            <w:sz w:val="20"/>
          </w:rPr>
          <w:delText>tool</w:delText>
        </w:r>
        <w:r w:rsidDel="00F15F45">
          <w:rPr>
            <w:spacing w:val="-10"/>
            <w:sz w:val="20"/>
          </w:rPr>
          <w:delText xml:space="preserve"> </w:delText>
        </w:r>
        <w:r w:rsidDel="00F15F45">
          <w:rPr>
            <w:sz w:val="20"/>
          </w:rPr>
          <w:delText>of</w:delText>
        </w:r>
        <w:r w:rsidDel="00F15F45">
          <w:rPr>
            <w:spacing w:val="-9"/>
            <w:sz w:val="20"/>
          </w:rPr>
          <w:delText xml:space="preserve"> </w:delText>
        </w:r>
        <w:r w:rsidDel="00F15F45">
          <w:rPr>
            <w:sz w:val="20"/>
          </w:rPr>
          <w:delText>Section</w:delText>
        </w:r>
        <w:r w:rsidDel="00F15F45">
          <w:rPr>
            <w:spacing w:val="-10"/>
            <w:sz w:val="20"/>
          </w:rPr>
          <w:delText xml:space="preserve"> </w:delText>
        </w:r>
        <w:r w:rsidDel="00F15F45">
          <w:fldChar w:fldCharType="begin"/>
        </w:r>
        <w:r w:rsidDel="00F15F45">
          <w:delInstrText>HYPERLINK \l "_bookmark30"</w:delInstrText>
        </w:r>
        <w:r w:rsidDel="00F15F45">
          <w:fldChar w:fldCharType="separate"/>
        </w:r>
        <w:r w:rsidDel="00F15F45">
          <w:rPr>
            <w:color w:val="0774B7"/>
            <w:sz w:val="20"/>
          </w:rPr>
          <w:delText>4.9</w:delText>
        </w:r>
        <w:r w:rsidDel="00F15F45">
          <w:fldChar w:fldCharType="end"/>
        </w:r>
        <w:r w:rsidDel="00F15F45">
          <w:rPr>
            <w:color w:val="0774B7"/>
            <w:spacing w:val="-9"/>
            <w:sz w:val="20"/>
          </w:rPr>
          <w:delText xml:space="preserve"> </w:delText>
        </w:r>
        <w:r w:rsidDel="00F15F45">
          <w:rPr>
            <w:sz w:val="20"/>
          </w:rPr>
          <w:delText>does</w:delText>
        </w:r>
        <w:r w:rsidDel="00F15F45">
          <w:rPr>
            <w:spacing w:val="-10"/>
            <w:sz w:val="20"/>
          </w:rPr>
          <w:delText xml:space="preserve"> </w:delText>
        </w:r>
        <w:r w:rsidDel="00F15F45">
          <w:rPr>
            <w:sz w:val="20"/>
          </w:rPr>
          <w:delText>it</w:delText>
        </w:r>
        <w:r w:rsidDel="00F15F45">
          <w:rPr>
            <w:spacing w:val="-9"/>
            <w:sz w:val="20"/>
          </w:rPr>
          <w:delText xml:space="preserve"> </w:delText>
        </w:r>
        <w:r w:rsidDel="00F15F45">
          <w:rPr>
            <w:sz w:val="20"/>
          </w:rPr>
          <w:delText>by</w:delText>
        </w:r>
        <w:r w:rsidDel="00F15F45">
          <w:rPr>
            <w:spacing w:val="-10"/>
            <w:sz w:val="20"/>
          </w:rPr>
          <w:delText xml:space="preserve"> </w:delText>
        </w:r>
        <w:r w:rsidDel="00F15F45">
          <w:rPr>
            <w:sz w:val="20"/>
          </w:rPr>
          <w:delText>default;</w:delText>
        </w:r>
        <w:r w:rsidDel="00F15F45">
          <w:rPr>
            <w:spacing w:val="-9"/>
            <w:sz w:val="20"/>
          </w:rPr>
          <w:delText xml:space="preserve"> </w:delText>
        </w:r>
        <w:r w:rsidDel="00F15F45">
          <w:rPr>
            <w:sz w:val="20"/>
          </w:rPr>
          <w:delText>the</w:delText>
        </w:r>
        <w:r w:rsidDel="00F15F45">
          <w:rPr>
            <w:spacing w:val="-10"/>
            <w:sz w:val="20"/>
          </w:rPr>
          <w:delText xml:space="preserve"> </w:delText>
        </w:r>
        <w:r w:rsidDel="00F15F45">
          <w:rPr>
            <w:sz w:val="20"/>
          </w:rPr>
          <w:delText>contribution</w:delText>
        </w:r>
        <w:r w:rsidDel="00F15F45">
          <w:rPr>
            <w:spacing w:val="-9"/>
            <w:sz w:val="20"/>
          </w:rPr>
          <w:delText xml:space="preserve"> </w:delText>
        </w:r>
        <w:r w:rsidDel="00F15F45">
          <w:rPr>
            <w:spacing w:val="-4"/>
            <w:sz w:val="20"/>
          </w:rPr>
          <w:delText>here</w:delText>
        </w:r>
        <w:r w:rsidDel="00F15F45">
          <w:rPr>
            <w:rFonts w:ascii="Times New Roman"/>
            <w:sz w:val="20"/>
          </w:rPr>
          <w:tab/>
        </w:r>
        <w:r w:rsidDel="00F15F45">
          <w:rPr>
            <w:rFonts w:ascii="Trebuchet MS"/>
            <w:spacing w:val="-5"/>
            <w:sz w:val="10"/>
          </w:rPr>
          <w:delText>476</w:delText>
        </w:r>
      </w:del>
    </w:p>
    <w:p w14:paraId="52F4BF8B" w14:textId="78A4AFE2" w:rsidR="00EA1924" w:rsidDel="00F15F45" w:rsidRDefault="00000000">
      <w:pPr>
        <w:tabs>
          <w:tab w:val="left" w:pos="10859"/>
        </w:tabs>
        <w:spacing w:before="30"/>
        <w:ind w:left="2761"/>
        <w:rPr>
          <w:del w:id="523" w:author="Phil Green" w:date="2026-08-30T18:07:00Z" w16du:dateUtc="2026-08-30T16:07:00Z"/>
          <w:rFonts w:ascii="Trebuchet MS"/>
          <w:sz w:val="10"/>
        </w:rPr>
      </w:pPr>
      <w:del w:id="524" w:author="Phil Green" w:date="2026-08-30T18:07:00Z" w16du:dateUtc="2026-08-30T16:07:00Z">
        <w:r w:rsidDel="00F15F45">
          <w:rPr>
            <w:sz w:val="20"/>
          </w:rPr>
          <w:delText>is</w:delText>
        </w:r>
        <w:r w:rsidDel="00F15F45">
          <w:rPr>
            <w:spacing w:val="-11"/>
            <w:sz w:val="20"/>
          </w:rPr>
          <w:delText xml:space="preserve"> </w:delText>
        </w:r>
        <w:r w:rsidDel="00F15F45">
          <w:rPr>
            <w:sz w:val="20"/>
          </w:rPr>
          <w:delText>the</w:delText>
        </w:r>
        <w:r w:rsidDel="00F15F45">
          <w:rPr>
            <w:spacing w:val="-10"/>
            <w:sz w:val="20"/>
          </w:rPr>
          <w:delText xml:space="preserve"> </w:delText>
        </w:r>
        <w:r w:rsidDel="00F15F45">
          <w:rPr>
            <w:sz w:val="20"/>
          </w:rPr>
          <w:delText>measurement</w:delText>
        </w:r>
        <w:r w:rsidDel="00F15F45">
          <w:rPr>
            <w:spacing w:val="-9"/>
            <w:sz w:val="20"/>
          </w:rPr>
          <w:delText xml:space="preserve"> </w:delText>
        </w:r>
        <w:r w:rsidDel="00F15F45">
          <w:rPr>
            <w:sz w:val="20"/>
          </w:rPr>
          <w:delText>of</w:delText>
        </w:r>
        <w:r w:rsidDel="00F15F45">
          <w:rPr>
            <w:spacing w:val="-11"/>
            <w:sz w:val="20"/>
          </w:rPr>
          <w:delText xml:space="preserve"> </w:delText>
        </w:r>
        <w:r w:rsidDel="00F15F45">
          <w:rPr>
            <w:sz w:val="20"/>
          </w:rPr>
          <w:delText>the</w:delText>
        </w:r>
        <w:r w:rsidDel="00F15F45">
          <w:rPr>
            <w:spacing w:val="-9"/>
            <w:sz w:val="20"/>
          </w:rPr>
          <w:delText xml:space="preserve"> </w:delText>
        </w:r>
        <w:r w:rsidDel="00F15F45">
          <w:rPr>
            <w:sz w:val="20"/>
          </w:rPr>
          <w:delText>penalty</w:delText>
        </w:r>
        <w:r w:rsidDel="00F15F45">
          <w:rPr>
            <w:spacing w:val="-11"/>
            <w:sz w:val="20"/>
          </w:rPr>
          <w:delText xml:space="preserve"> </w:delText>
        </w:r>
        <w:r w:rsidDel="00F15F45">
          <w:rPr>
            <w:sz w:val="20"/>
          </w:rPr>
          <w:delText>for</w:delText>
        </w:r>
        <w:r w:rsidDel="00F15F45">
          <w:rPr>
            <w:spacing w:val="-10"/>
            <w:sz w:val="20"/>
          </w:rPr>
          <w:delText xml:space="preserve"> </w:delText>
        </w:r>
        <w:r w:rsidDel="00F15F45">
          <w:rPr>
            <w:sz w:val="20"/>
          </w:rPr>
          <w:delText>omitting</w:delText>
        </w:r>
        <w:r w:rsidDel="00F15F45">
          <w:rPr>
            <w:spacing w:val="-10"/>
            <w:sz w:val="20"/>
          </w:rPr>
          <w:delText xml:space="preserve"> </w:delText>
        </w:r>
        <w:r w:rsidDel="00F15F45">
          <w:rPr>
            <w:sz w:val="20"/>
          </w:rPr>
          <w:delText>it,</w:delText>
        </w:r>
        <w:r w:rsidDel="00F15F45">
          <w:rPr>
            <w:spacing w:val="-10"/>
            <w:sz w:val="20"/>
          </w:rPr>
          <w:delText xml:space="preserve"> </w:delText>
        </w:r>
        <w:r w:rsidDel="00F15F45">
          <w:rPr>
            <w:sz w:val="20"/>
          </w:rPr>
          <w:delText>on</w:delText>
        </w:r>
        <w:r w:rsidDel="00F15F45">
          <w:rPr>
            <w:spacing w:val="-10"/>
            <w:sz w:val="20"/>
          </w:rPr>
          <w:delText xml:space="preserve"> </w:delText>
        </w:r>
        <w:r w:rsidDel="00F15F45">
          <w:rPr>
            <w:sz w:val="20"/>
          </w:rPr>
          <w:delText>nine</w:delText>
        </w:r>
        <w:r w:rsidDel="00F15F45">
          <w:rPr>
            <w:spacing w:val="-11"/>
            <w:sz w:val="20"/>
          </w:rPr>
          <w:delText xml:space="preserve"> </w:delText>
        </w:r>
        <w:r w:rsidDel="00F15F45">
          <w:rPr>
            <w:sz w:val="20"/>
          </w:rPr>
          <w:delText>datasets</w:delText>
        </w:r>
        <w:r w:rsidDel="00F15F45">
          <w:rPr>
            <w:spacing w:val="-10"/>
            <w:sz w:val="20"/>
          </w:rPr>
          <w:delText xml:space="preserve"> </w:delText>
        </w:r>
        <w:r w:rsidDel="00F15F45">
          <w:rPr>
            <w:sz w:val="20"/>
          </w:rPr>
          <w:delText>spanning</w:delText>
        </w:r>
        <w:r w:rsidDel="00F15F45">
          <w:rPr>
            <w:spacing w:val="-10"/>
            <w:sz w:val="20"/>
          </w:rPr>
          <w:delText xml:space="preserve"> </w:delText>
        </w:r>
        <w:r w:rsidDel="00F15F45">
          <w:rPr>
            <w:sz w:val="20"/>
          </w:rPr>
          <w:delText>three</w:delText>
        </w:r>
        <w:r w:rsidDel="00F15F45">
          <w:rPr>
            <w:spacing w:val="-9"/>
            <w:sz w:val="20"/>
          </w:rPr>
          <w:delText xml:space="preserve"> </w:delText>
        </w:r>
        <w:r w:rsidDel="00F15F45">
          <w:rPr>
            <w:sz w:val="20"/>
          </w:rPr>
          <w:delText>to</w:delText>
        </w:r>
        <w:r w:rsidDel="00F15F45">
          <w:rPr>
            <w:spacing w:val="-11"/>
            <w:sz w:val="20"/>
          </w:rPr>
          <w:delText xml:space="preserve"> </w:delText>
        </w:r>
        <w:r w:rsidDel="00F15F45">
          <w:rPr>
            <w:spacing w:val="-2"/>
            <w:sz w:val="20"/>
          </w:rPr>
          <w:delText>seven</w:delText>
        </w:r>
        <w:r w:rsidDel="00F15F45">
          <w:rPr>
            <w:rFonts w:ascii="Times New Roman"/>
            <w:sz w:val="20"/>
          </w:rPr>
          <w:tab/>
        </w:r>
        <w:r w:rsidDel="00F15F45">
          <w:rPr>
            <w:rFonts w:ascii="Trebuchet MS"/>
            <w:spacing w:val="-5"/>
            <w:sz w:val="10"/>
          </w:rPr>
          <w:delText>477</w:delText>
        </w:r>
      </w:del>
    </w:p>
    <w:p w14:paraId="12650D98" w14:textId="3EEFD78F" w:rsidR="00EA1924" w:rsidDel="00F15F45" w:rsidRDefault="00000000">
      <w:pPr>
        <w:tabs>
          <w:tab w:val="left" w:pos="10859"/>
        </w:tabs>
        <w:spacing w:before="30"/>
        <w:ind w:left="2761"/>
        <w:rPr>
          <w:del w:id="525" w:author="Phil Green" w:date="2026-08-30T18:07:00Z" w16du:dateUtc="2026-08-30T16:07:00Z"/>
          <w:rFonts w:ascii="Trebuchet MS"/>
          <w:sz w:val="10"/>
        </w:rPr>
      </w:pPr>
      <w:del w:id="526" w:author="Phil Green" w:date="2026-08-30T18:07:00Z" w16du:dateUtc="2026-08-30T16:07:00Z">
        <w:r w:rsidDel="00F15F45">
          <w:rPr>
            <w:spacing w:val="-2"/>
            <w:sz w:val="20"/>
          </w:rPr>
          <w:delText>inks,</w:delText>
        </w:r>
        <w:r w:rsidDel="00F15F45">
          <w:rPr>
            <w:spacing w:val="-7"/>
            <w:sz w:val="20"/>
          </w:rPr>
          <w:delText xml:space="preserve"> </w:delText>
        </w:r>
        <w:r w:rsidDel="00F15F45">
          <w:rPr>
            <w:spacing w:val="-2"/>
            <w:sz w:val="20"/>
          </w:rPr>
          <w:delText>together</w:delText>
        </w:r>
        <w:r w:rsidDel="00F15F45">
          <w:rPr>
            <w:spacing w:val="-7"/>
            <w:sz w:val="20"/>
          </w:rPr>
          <w:delText xml:space="preserve"> </w:delText>
        </w:r>
        <w:r w:rsidDel="00F15F45">
          <w:rPr>
            <w:spacing w:val="-2"/>
            <w:sz w:val="20"/>
          </w:rPr>
          <w:delText>with</w:delText>
        </w:r>
        <w:r w:rsidDel="00F15F45">
          <w:rPr>
            <w:spacing w:val="-7"/>
            <w:sz w:val="20"/>
          </w:rPr>
          <w:delText xml:space="preserve"> </w:delText>
        </w:r>
        <w:r w:rsidDel="00F15F45">
          <w:rPr>
            <w:spacing w:val="-2"/>
            <w:sz w:val="20"/>
          </w:rPr>
          <w:delText>the</w:delText>
        </w:r>
        <w:r w:rsidDel="00F15F45">
          <w:rPr>
            <w:spacing w:val="-7"/>
            <w:sz w:val="20"/>
          </w:rPr>
          <w:delText xml:space="preserve"> </w:delText>
        </w:r>
        <w:r w:rsidDel="00F15F45">
          <w:rPr>
            <w:spacing w:val="-2"/>
            <w:sz w:val="20"/>
          </w:rPr>
          <w:delText>demonstration</w:delText>
        </w:r>
        <w:r w:rsidDel="00F15F45">
          <w:rPr>
            <w:spacing w:val="-7"/>
            <w:sz w:val="20"/>
          </w:rPr>
          <w:delText xml:space="preserve"> </w:delText>
        </w:r>
        <w:r w:rsidDel="00F15F45">
          <w:rPr>
            <w:spacing w:val="-2"/>
            <w:sz w:val="20"/>
          </w:rPr>
          <w:delText>that</w:delText>
        </w:r>
        <w:r w:rsidDel="00F15F45">
          <w:rPr>
            <w:spacing w:val="-7"/>
            <w:sz w:val="20"/>
          </w:rPr>
          <w:delText xml:space="preserve"> </w:delText>
        </w:r>
        <w:r w:rsidDel="00F15F45">
          <w:rPr>
            <w:spacing w:val="-2"/>
            <w:sz w:val="20"/>
          </w:rPr>
          <w:delText>the</w:delText>
        </w:r>
        <w:r w:rsidDel="00F15F45">
          <w:rPr>
            <w:spacing w:val="-7"/>
            <w:sz w:val="20"/>
          </w:rPr>
          <w:delText xml:space="preserve"> </w:delText>
        </w:r>
        <w:r w:rsidDel="00F15F45">
          <w:rPr>
            <w:spacing w:val="-2"/>
            <w:sz w:val="20"/>
          </w:rPr>
          <w:delText>usual</w:delText>
        </w:r>
        <w:r w:rsidDel="00F15F45">
          <w:rPr>
            <w:spacing w:val="-7"/>
            <w:sz w:val="20"/>
          </w:rPr>
          <w:delText xml:space="preserve"> </w:delText>
        </w:r>
        <w:r w:rsidDel="00F15F45">
          <w:rPr>
            <w:spacing w:val="-2"/>
            <w:sz w:val="20"/>
          </w:rPr>
          <w:delText>perceptual</w:delText>
        </w:r>
        <w:r w:rsidDel="00F15F45">
          <w:rPr>
            <w:spacing w:val="-7"/>
            <w:sz w:val="20"/>
          </w:rPr>
          <w:delText xml:space="preserve"> </w:delText>
        </w:r>
        <w:r w:rsidDel="00F15F45">
          <w:rPr>
            <w:spacing w:val="-2"/>
            <w:sz w:val="20"/>
          </w:rPr>
          <w:delText>justification</w:delText>
        </w:r>
        <w:r w:rsidDel="00F15F45">
          <w:rPr>
            <w:spacing w:val="-7"/>
            <w:sz w:val="20"/>
          </w:rPr>
          <w:delText xml:space="preserve"> </w:delText>
        </w:r>
        <w:r w:rsidDel="00F15F45">
          <w:rPr>
            <w:spacing w:val="-2"/>
            <w:sz w:val="20"/>
          </w:rPr>
          <w:delText>for</w:delText>
        </w:r>
        <w:r w:rsidDel="00F15F45">
          <w:rPr>
            <w:spacing w:val="-6"/>
            <w:sz w:val="20"/>
          </w:rPr>
          <w:delText xml:space="preserve"> </w:delText>
        </w:r>
        <w:r w:rsidDel="00F15F45">
          <w:rPr>
            <w:spacing w:val="-2"/>
            <w:sz w:val="20"/>
          </w:rPr>
          <w:delText>the</w:delText>
        </w:r>
        <w:r w:rsidDel="00F15F45">
          <w:rPr>
            <w:spacing w:val="-7"/>
            <w:sz w:val="20"/>
          </w:rPr>
          <w:delText xml:space="preserve"> </w:delText>
        </w:r>
        <w:r w:rsidDel="00F15F45">
          <w:rPr>
            <w:spacing w:val="-2"/>
            <w:sz w:val="20"/>
          </w:rPr>
          <w:delText>practice</w:delText>
        </w:r>
        <w:r w:rsidDel="00F15F45">
          <w:rPr>
            <w:rFonts w:ascii="Times New Roman"/>
            <w:sz w:val="20"/>
          </w:rPr>
          <w:tab/>
        </w:r>
        <w:r w:rsidDel="00F15F45">
          <w:rPr>
            <w:rFonts w:ascii="Trebuchet MS"/>
            <w:spacing w:val="-5"/>
            <w:sz w:val="10"/>
          </w:rPr>
          <w:delText>478</w:delText>
        </w:r>
      </w:del>
    </w:p>
    <w:p w14:paraId="49C72861" w14:textId="1843FAFC" w:rsidR="00EA1924" w:rsidDel="00F15F45" w:rsidRDefault="00000000">
      <w:pPr>
        <w:spacing w:before="30" w:line="264" w:lineRule="auto"/>
        <w:ind w:left="2761" w:right="36"/>
        <w:jc w:val="both"/>
        <w:rPr>
          <w:del w:id="527" w:author="Phil Green" w:date="2026-08-30T18:07:00Z" w16du:dateUtc="2026-08-30T16:07:00Z"/>
          <w:rFonts w:ascii="Trebuchet MS"/>
          <w:sz w:val="10"/>
        </w:rPr>
      </w:pPr>
      <w:del w:id="528" w:author="Phil Green" w:date="2026-08-30T18:07:00Z" w16du:dateUtc="2026-08-30T16:07:00Z">
        <w:r w:rsidDel="00F15F45">
          <w:rPr>
            <w:sz w:val="20"/>
          </w:rPr>
          <w:delText>is</w:delText>
        </w:r>
        <w:r w:rsidDel="00F15F45">
          <w:rPr>
            <w:spacing w:val="-1"/>
            <w:sz w:val="20"/>
          </w:rPr>
          <w:delText xml:space="preserve"> </w:delText>
        </w:r>
        <w:r w:rsidDel="00F15F45">
          <w:rPr>
            <w:sz w:val="20"/>
          </w:rPr>
          <w:delText>not</w:delText>
        </w:r>
        <w:r w:rsidDel="00F15F45">
          <w:rPr>
            <w:spacing w:val="-1"/>
            <w:sz w:val="20"/>
          </w:rPr>
          <w:delText xml:space="preserve"> </w:delText>
        </w:r>
        <w:r w:rsidDel="00F15F45">
          <w:rPr>
            <w:sz w:val="20"/>
          </w:rPr>
          <w:delText>the</w:delText>
        </w:r>
        <w:r w:rsidDel="00F15F45">
          <w:rPr>
            <w:spacing w:val="-1"/>
            <w:sz w:val="20"/>
          </w:rPr>
          <w:delText xml:space="preserve"> </w:delText>
        </w:r>
        <w:r w:rsidDel="00F15F45">
          <w:rPr>
            <w:sz w:val="20"/>
          </w:rPr>
          <w:delText>operative</w:delText>
        </w:r>
        <w:r w:rsidDel="00F15F45">
          <w:rPr>
            <w:spacing w:val="-1"/>
            <w:sz w:val="20"/>
          </w:rPr>
          <w:delText xml:space="preserve"> </w:delText>
        </w:r>
        <w:r w:rsidDel="00F15F45">
          <w:rPr>
            <w:sz w:val="20"/>
          </w:rPr>
          <w:delText>mechanism. A</w:delText>
        </w:r>
        <w:r w:rsidDel="00F15F45">
          <w:rPr>
            <w:spacing w:val="-1"/>
            <w:sz w:val="20"/>
          </w:rPr>
          <w:delText xml:space="preserve"> </w:delText>
        </w:r>
        <w:r w:rsidDel="00F15F45">
          <w:rPr>
            <w:sz w:val="20"/>
          </w:rPr>
          <w:delText>comparison</w:delText>
        </w:r>
        <w:r w:rsidDel="00F15F45">
          <w:rPr>
            <w:spacing w:val="-1"/>
            <w:sz w:val="20"/>
          </w:rPr>
          <w:delText xml:space="preserve"> </w:delText>
        </w:r>
        <w:r w:rsidDel="00F15F45">
          <w:rPr>
            <w:sz w:val="20"/>
          </w:rPr>
          <w:delText>drawn</w:delText>
        </w:r>
        <w:r w:rsidDel="00F15F45">
          <w:rPr>
            <w:spacing w:val="-1"/>
            <w:sz w:val="20"/>
          </w:rPr>
          <w:delText xml:space="preserve"> </w:delText>
        </w:r>
        <w:r w:rsidDel="00F15F45">
          <w:rPr>
            <w:sz w:val="20"/>
          </w:rPr>
          <w:delText>against</w:delText>
        </w:r>
        <w:r w:rsidDel="00F15F45">
          <w:rPr>
            <w:spacing w:val="-1"/>
            <w:sz w:val="20"/>
          </w:rPr>
          <w:delText xml:space="preserve"> </w:delText>
        </w:r>
        <w:r w:rsidDel="00F15F45">
          <w:rPr>
            <w:sz w:val="20"/>
          </w:rPr>
          <w:delText>an</w:delText>
        </w:r>
        <w:r w:rsidDel="00F15F45">
          <w:rPr>
            <w:spacing w:val="-1"/>
            <w:sz w:val="20"/>
          </w:rPr>
          <w:delText xml:space="preserve"> </w:delText>
        </w:r>
        <w:r w:rsidDel="00F15F45">
          <w:rPr>
            <w:sz w:val="20"/>
          </w:rPr>
          <w:delText>XYZ-fitted,</w:delText>
        </w:r>
        <w:r w:rsidDel="00F15F45">
          <w:rPr>
            <w:spacing w:val="-1"/>
            <w:sz w:val="20"/>
          </w:rPr>
          <w:delText xml:space="preserve"> </w:delText>
        </w:r>
        <w:r w:rsidDel="00F15F45">
          <w:rPr>
            <w:sz w:val="20"/>
          </w:rPr>
          <w:delText>third-order-</w:delText>
        </w:r>
        <w:r w:rsidDel="00F15F45">
          <w:rPr>
            <w:spacing w:val="80"/>
            <w:sz w:val="20"/>
          </w:rPr>
          <w:delText xml:space="preserve"> </w:delText>
        </w:r>
        <w:r w:rsidDel="00F15F45">
          <w:rPr>
            <w:rFonts w:ascii="Trebuchet MS"/>
            <w:sz w:val="10"/>
          </w:rPr>
          <w:delText>479</w:delText>
        </w:r>
        <w:r w:rsidDel="00F15F45">
          <w:rPr>
            <w:rFonts w:ascii="Trebuchet MS"/>
            <w:spacing w:val="40"/>
            <w:sz w:val="10"/>
          </w:rPr>
          <w:delText xml:space="preserve"> </w:delText>
        </w:r>
        <w:r w:rsidDel="00F15F45">
          <w:rPr>
            <w:sz w:val="20"/>
          </w:rPr>
          <w:delText>capped</w:delText>
        </w:r>
        <w:r w:rsidDel="00F15F45">
          <w:rPr>
            <w:spacing w:val="-8"/>
            <w:sz w:val="20"/>
          </w:rPr>
          <w:delText xml:space="preserve"> </w:delText>
        </w:r>
        <w:r w:rsidDel="00F15F45">
          <w:rPr>
            <w:sz w:val="20"/>
          </w:rPr>
          <w:delText>polynomial,</w:delText>
        </w:r>
        <w:r w:rsidDel="00F15F45">
          <w:rPr>
            <w:spacing w:val="-8"/>
            <w:sz w:val="20"/>
          </w:rPr>
          <w:delText xml:space="preserve"> </w:delText>
        </w:r>
        <w:r w:rsidDel="00F15F45">
          <w:rPr>
            <w:sz w:val="20"/>
          </w:rPr>
          <w:delText>as</w:delText>
        </w:r>
        <w:r w:rsidDel="00F15F45">
          <w:rPr>
            <w:spacing w:val="-8"/>
            <w:sz w:val="20"/>
          </w:rPr>
          <w:delText xml:space="preserve"> </w:delText>
        </w:r>
        <w:r w:rsidDel="00F15F45">
          <w:rPr>
            <w:sz w:val="20"/>
          </w:rPr>
          <w:delText>in</w:delText>
        </w:r>
        <w:r w:rsidDel="00F15F45">
          <w:rPr>
            <w:spacing w:val="-8"/>
            <w:sz w:val="20"/>
          </w:rPr>
          <w:delText xml:space="preserve"> </w:delText>
        </w:r>
        <w:r w:rsidDel="00F15F45">
          <w:rPr>
            <w:sz w:val="20"/>
          </w:rPr>
          <w:delText>the</w:delText>
        </w:r>
        <w:r w:rsidDel="00F15F45">
          <w:rPr>
            <w:spacing w:val="-8"/>
            <w:sz w:val="20"/>
          </w:rPr>
          <w:delText xml:space="preserve"> </w:delText>
        </w:r>
        <w:r w:rsidDel="00F15F45">
          <w:rPr>
            <w:sz w:val="20"/>
          </w:rPr>
          <w:delText>AIC</w:delText>
        </w:r>
        <w:r w:rsidDel="00F15F45">
          <w:rPr>
            <w:spacing w:val="-8"/>
            <w:sz w:val="20"/>
          </w:rPr>
          <w:delText xml:space="preserve"> </w:delText>
        </w:r>
        <w:r w:rsidDel="00F15F45">
          <w:rPr>
            <w:sz w:val="20"/>
          </w:rPr>
          <w:delText>2025</w:delText>
        </w:r>
        <w:r w:rsidDel="00F15F45">
          <w:rPr>
            <w:spacing w:val="-8"/>
            <w:sz w:val="20"/>
          </w:rPr>
          <w:delText xml:space="preserve"> </w:delText>
        </w:r>
        <w:r w:rsidDel="00F15F45">
          <w:rPr>
            <w:sz w:val="20"/>
          </w:rPr>
          <w:delText>version</w:delText>
        </w:r>
        <w:r w:rsidDel="00F15F45">
          <w:rPr>
            <w:spacing w:val="-8"/>
            <w:sz w:val="20"/>
          </w:rPr>
          <w:delText xml:space="preserve"> </w:delText>
        </w:r>
        <w:r w:rsidDel="00F15F45">
          <w:rPr>
            <w:sz w:val="20"/>
          </w:rPr>
          <w:delText>[</w:delText>
        </w:r>
        <w:r w:rsidDel="00F15F45">
          <w:fldChar w:fldCharType="begin"/>
        </w:r>
        <w:r w:rsidDel="00F15F45">
          <w:delInstrText>HYPERLINK \l "_bookmark39"</w:delInstrText>
        </w:r>
        <w:r w:rsidDel="00F15F45">
          <w:fldChar w:fldCharType="separate"/>
        </w:r>
        <w:r w:rsidDel="00F15F45">
          <w:rPr>
            <w:color w:val="0774B7"/>
            <w:sz w:val="20"/>
          </w:rPr>
          <w:delText>8</w:delText>
        </w:r>
        <w:r w:rsidDel="00F15F45">
          <w:fldChar w:fldCharType="end"/>
        </w:r>
        <w:r w:rsidDel="00F15F45">
          <w:rPr>
            <w:sz w:val="20"/>
          </w:rPr>
          <w:delText>],</w:delText>
        </w:r>
        <w:r w:rsidDel="00F15F45">
          <w:rPr>
            <w:spacing w:val="-8"/>
            <w:sz w:val="20"/>
          </w:rPr>
          <w:delText xml:space="preserve"> </w:delText>
        </w:r>
        <w:r w:rsidDel="00F15F45">
          <w:rPr>
            <w:sz w:val="20"/>
          </w:rPr>
          <w:delText>overstates</w:delText>
        </w:r>
        <w:r w:rsidDel="00F15F45">
          <w:rPr>
            <w:spacing w:val="-8"/>
            <w:sz w:val="20"/>
          </w:rPr>
          <w:delText xml:space="preserve"> </w:delText>
        </w:r>
        <w:r w:rsidDel="00F15F45">
          <w:rPr>
            <w:sz w:val="20"/>
          </w:rPr>
          <w:delText>the</w:delText>
        </w:r>
        <w:r w:rsidDel="00F15F45">
          <w:rPr>
            <w:spacing w:val="-8"/>
            <w:sz w:val="20"/>
          </w:rPr>
          <w:delText xml:space="preserve"> </w:delText>
        </w:r>
        <w:r w:rsidDel="00F15F45">
          <w:rPr>
            <w:sz w:val="20"/>
          </w:rPr>
          <w:delText>machine</w:delText>
        </w:r>
        <w:r w:rsidDel="00F15F45">
          <w:rPr>
            <w:spacing w:val="-8"/>
            <w:sz w:val="20"/>
          </w:rPr>
          <w:delText xml:space="preserve"> </w:delText>
        </w:r>
        <w:r w:rsidDel="00F15F45">
          <w:rPr>
            <w:sz w:val="20"/>
          </w:rPr>
          <w:delText>learning</w:delText>
        </w:r>
        <w:r w:rsidDel="00F15F45">
          <w:rPr>
            <w:spacing w:val="-8"/>
            <w:sz w:val="20"/>
          </w:rPr>
          <w:delText xml:space="preserve"> </w:delText>
        </w:r>
        <w:r w:rsidDel="00F15F45">
          <w:rPr>
            <w:sz w:val="20"/>
          </w:rPr>
          <w:delText>advan-</w:delText>
        </w:r>
        <w:r w:rsidDel="00F15F45">
          <w:rPr>
            <w:spacing w:val="80"/>
            <w:sz w:val="20"/>
          </w:rPr>
          <w:delText xml:space="preserve"> </w:delText>
        </w:r>
        <w:r w:rsidDel="00F15F45">
          <w:rPr>
            <w:rFonts w:ascii="Trebuchet MS"/>
            <w:sz w:val="10"/>
          </w:rPr>
          <w:delText>480</w:delText>
        </w:r>
        <w:r w:rsidDel="00F15F45">
          <w:rPr>
            <w:rFonts w:ascii="Trebuchet MS"/>
            <w:spacing w:val="40"/>
            <w:sz w:val="10"/>
          </w:rPr>
          <w:delText xml:space="preserve"> </w:delText>
        </w:r>
        <w:r w:rsidDel="00F15F45">
          <w:rPr>
            <w:sz w:val="20"/>
          </w:rPr>
          <w:delText>tage</w:delText>
        </w:r>
        <w:r w:rsidDel="00F15F45">
          <w:rPr>
            <w:spacing w:val="1"/>
            <w:sz w:val="20"/>
          </w:rPr>
          <w:delText xml:space="preserve"> </w:delText>
        </w:r>
        <w:r w:rsidDel="00F15F45">
          <w:rPr>
            <w:sz w:val="20"/>
          </w:rPr>
          <w:delText>by</w:delText>
        </w:r>
        <w:r w:rsidDel="00F15F45">
          <w:rPr>
            <w:spacing w:val="1"/>
            <w:sz w:val="20"/>
          </w:rPr>
          <w:delText xml:space="preserve"> </w:delText>
        </w:r>
        <w:r w:rsidDel="00F15F45">
          <w:rPr>
            <w:sz w:val="20"/>
          </w:rPr>
          <w:delText>roughly</w:delText>
        </w:r>
        <w:r w:rsidDel="00F15F45">
          <w:rPr>
            <w:spacing w:val="1"/>
            <w:sz w:val="20"/>
          </w:rPr>
          <w:delText xml:space="preserve"> </w:delText>
        </w:r>
        <w:r w:rsidDel="00F15F45">
          <w:rPr>
            <w:sz w:val="20"/>
          </w:rPr>
          <w:delText>an</w:delText>
        </w:r>
        <w:r w:rsidDel="00F15F45">
          <w:rPr>
            <w:spacing w:val="1"/>
            <w:sz w:val="20"/>
          </w:rPr>
          <w:delText xml:space="preserve"> </w:delText>
        </w:r>
        <w:r w:rsidDel="00F15F45">
          <w:rPr>
            <w:sz w:val="20"/>
          </w:rPr>
          <w:delText>order</w:delText>
        </w:r>
        <w:r w:rsidDel="00F15F45">
          <w:rPr>
            <w:spacing w:val="2"/>
            <w:sz w:val="20"/>
          </w:rPr>
          <w:delText xml:space="preserve"> </w:delText>
        </w:r>
        <w:r w:rsidDel="00F15F45">
          <w:rPr>
            <w:sz w:val="20"/>
          </w:rPr>
          <w:delText>of</w:delText>
        </w:r>
        <w:r w:rsidDel="00F15F45">
          <w:rPr>
            <w:spacing w:val="1"/>
            <w:sz w:val="20"/>
          </w:rPr>
          <w:delText xml:space="preserve"> </w:delText>
        </w:r>
        <w:r w:rsidDel="00F15F45">
          <w:rPr>
            <w:sz w:val="20"/>
          </w:rPr>
          <w:delText>magnitude</w:delText>
        </w:r>
        <w:r w:rsidDel="00F15F45">
          <w:rPr>
            <w:spacing w:val="1"/>
            <w:sz w:val="20"/>
          </w:rPr>
          <w:delText xml:space="preserve"> </w:delText>
        </w:r>
        <w:r w:rsidDel="00F15F45">
          <w:rPr>
            <w:sz w:val="20"/>
          </w:rPr>
          <w:delText>at</w:delText>
        </w:r>
        <w:r w:rsidDel="00F15F45">
          <w:rPr>
            <w:spacing w:val="1"/>
            <w:sz w:val="20"/>
          </w:rPr>
          <w:delText xml:space="preserve"> </w:delText>
        </w:r>
        <w:r w:rsidDel="00F15F45">
          <w:rPr>
            <w:sz w:val="20"/>
          </w:rPr>
          <w:delText>seven</w:delText>
        </w:r>
        <w:r w:rsidDel="00F15F45">
          <w:rPr>
            <w:spacing w:val="2"/>
            <w:sz w:val="20"/>
          </w:rPr>
          <w:delText xml:space="preserve"> </w:delText>
        </w:r>
        <w:r w:rsidDel="00F15F45">
          <w:rPr>
            <w:sz w:val="20"/>
          </w:rPr>
          <w:delText>inks;</w:delText>
        </w:r>
        <w:r w:rsidDel="00F15F45">
          <w:rPr>
            <w:spacing w:val="1"/>
            <w:sz w:val="20"/>
          </w:rPr>
          <w:delText xml:space="preserve"> </w:delText>
        </w:r>
        <w:r w:rsidDel="00F15F45">
          <w:rPr>
            <w:sz w:val="20"/>
          </w:rPr>
          <w:delText>Section</w:delText>
        </w:r>
        <w:r w:rsidDel="00F15F45">
          <w:rPr>
            <w:spacing w:val="1"/>
            <w:sz w:val="20"/>
          </w:rPr>
          <w:delText xml:space="preserve"> </w:delText>
        </w:r>
        <w:r w:rsidDel="00F15F45">
          <w:fldChar w:fldCharType="begin"/>
        </w:r>
        <w:r w:rsidDel="00F15F45">
          <w:delInstrText>HYPERLINK \l "_bookmark24"</w:delInstrText>
        </w:r>
        <w:r w:rsidDel="00F15F45">
          <w:fldChar w:fldCharType="separate"/>
        </w:r>
        <w:r w:rsidDel="00F15F45">
          <w:rPr>
            <w:color w:val="0774B7"/>
            <w:sz w:val="20"/>
          </w:rPr>
          <w:delText>4.7</w:delText>
        </w:r>
        <w:r w:rsidDel="00F15F45">
          <w:fldChar w:fldCharType="end"/>
        </w:r>
        <w:r w:rsidDel="00F15F45">
          <w:rPr>
            <w:color w:val="0774B7"/>
            <w:spacing w:val="1"/>
            <w:sz w:val="20"/>
          </w:rPr>
          <w:delText xml:space="preserve"> </w:delText>
        </w:r>
        <w:r w:rsidDel="00F15F45">
          <w:rPr>
            <w:sz w:val="20"/>
          </w:rPr>
          <w:delText>restates</w:delText>
        </w:r>
        <w:r w:rsidDel="00F15F45">
          <w:rPr>
            <w:spacing w:val="2"/>
            <w:sz w:val="20"/>
          </w:rPr>
          <w:delText xml:space="preserve"> </w:delText>
        </w:r>
        <w:r w:rsidDel="00F15F45">
          <w:rPr>
            <w:sz w:val="20"/>
          </w:rPr>
          <w:delText>the</w:delText>
        </w:r>
        <w:r w:rsidDel="00F15F45">
          <w:rPr>
            <w:spacing w:val="4"/>
            <w:sz w:val="20"/>
          </w:rPr>
          <w:delText xml:space="preserve"> </w:delText>
        </w:r>
        <w:r w:rsidDel="00F15F45">
          <w:rPr>
            <w:i/>
            <w:sz w:val="20"/>
          </w:rPr>
          <w:delText>n</w:delText>
        </w:r>
        <w:r w:rsidDel="00F15F45">
          <w:rPr>
            <w:i/>
            <w:spacing w:val="13"/>
            <w:sz w:val="20"/>
          </w:rPr>
          <w:delText xml:space="preserve"> </w:delText>
        </w:r>
        <w:r w:rsidDel="00F15F45">
          <w:rPr>
            <w:rFonts w:ascii="Verdana"/>
            <w:i/>
            <w:sz w:val="20"/>
          </w:rPr>
          <w:delText>&gt;</w:delText>
        </w:r>
        <w:r w:rsidDel="00F15F45">
          <w:rPr>
            <w:rFonts w:ascii="Verdana"/>
            <w:i/>
            <w:spacing w:val="-11"/>
            <w:sz w:val="20"/>
          </w:rPr>
          <w:delText xml:space="preserve"> </w:delText>
        </w:r>
        <w:r w:rsidDel="00F15F45">
          <w:rPr>
            <w:sz w:val="20"/>
          </w:rPr>
          <w:delText>4</w:delText>
        </w:r>
        <w:r w:rsidDel="00F15F45">
          <w:rPr>
            <w:spacing w:val="2"/>
            <w:sz w:val="20"/>
          </w:rPr>
          <w:delText xml:space="preserve"> </w:delText>
        </w:r>
        <w:r w:rsidDel="00F15F45">
          <w:rPr>
            <w:sz w:val="20"/>
          </w:rPr>
          <w:delText>claim</w:delText>
        </w:r>
        <w:r w:rsidDel="00F15F45">
          <w:rPr>
            <w:rFonts w:ascii="Times New Roman"/>
            <w:spacing w:val="75"/>
            <w:sz w:val="20"/>
          </w:rPr>
          <w:delText xml:space="preserve">  </w:delText>
        </w:r>
        <w:r w:rsidDel="00F15F45">
          <w:rPr>
            <w:rFonts w:ascii="Trebuchet MS"/>
            <w:spacing w:val="-5"/>
            <w:sz w:val="10"/>
          </w:rPr>
          <w:delText>481</w:delText>
        </w:r>
      </w:del>
    </w:p>
    <w:p w14:paraId="7864F8DC" w14:textId="4D991A36" w:rsidR="00EA1924" w:rsidDel="00F15F45" w:rsidRDefault="00000000">
      <w:pPr>
        <w:spacing w:before="7"/>
        <w:ind w:left="2761"/>
        <w:jc w:val="both"/>
        <w:rPr>
          <w:del w:id="529" w:author="Phil Green" w:date="2026-08-30T18:07:00Z" w16du:dateUtc="2026-08-30T16:07:00Z"/>
          <w:rFonts w:ascii="Trebuchet MS"/>
          <w:sz w:val="10"/>
        </w:rPr>
      </w:pPr>
      <w:del w:id="530" w:author="Phil Green" w:date="2026-08-30T18:07:00Z" w16du:dateUtc="2026-08-30T16:07:00Z">
        <w:r w:rsidDel="00F15F45">
          <w:rPr>
            <w:sz w:val="20"/>
          </w:rPr>
          <w:delText>against</w:delText>
        </w:r>
        <w:r w:rsidDel="00F15F45">
          <w:rPr>
            <w:spacing w:val="-8"/>
            <w:sz w:val="20"/>
          </w:rPr>
          <w:delText xml:space="preserve"> </w:delText>
        </w:r>
        <w:r w:rsidDel="00F15F45">
          <w:rPr>
            <w:sz w:val="20"/>
          </w:rPr>
          <w:delText>the</w:delText>
        </w:r>
        <w:r w:rsidDel="00F15F45">
          <w:rPr>
            <w:spacing w:val="-8"/>
            <w:sz w:val="20"/>
          </w:rPr>
          <w:delText xml:space="preserve"> </w:delText>
        </w:r>
        <w:r w:rsidDel="00F15F45">
          <w:rPr>
            <w:sz w:val="20"/>
          </w:rPr>
          <w:delText>corrected</w:delText>
        </w:r>
        <w:r w:rsidDel="00F15F45">
          <w:rPr>
            <w:spacing w:val="-7"/>
            <w:sz w:val="20"/>
          </w:rPr>
          <w:delText xml:space="preserve"> </w:delText>
        </w:r>
        <w:r w:rsidDel="00F15F45">
          <w:rPr>
            <w:sz w:val="20"/>
          </w:rPr>
          <w:delText>baseline.</w:delText>
        </w:r>
        <w:r w:rsidDel="00F15F45">
          <w:rPr>
            <w:spacing w:val="2"/>
            <w:sz w:val="20"/>
          </w:rPr>
          <w:delText xml:space="preserve"> </w:delText>
        </w:r>
        <w:r w:rsidDel="00F15F45">
          <w:rPr>
            <w:sz w:val="20"/>
          </w:rPr>
          <w:delText>Two</w:delText>
        </w:r>
        <w:r w:rsidDel="00F15F45">
          <w:rPr>
            <w:spacing w:val="-7"/>
            <w:sz w:val="20"/>
          </w:rPr>
          <w:delText xml:space="preserve"> </w:delText>
        </w:r>
        <w:r w:rsidDel="00F15F45">
          <w:rPr>
            <w:sz w:val="20"/>
          </w:rPr>
          <w:delText>practical</w:delText>
        </w:r>
        <w:r w:rsidDel="00F15F45">
          <w:rPr>
            <w:spacing w:val="-8"/>
            <w:sz w:val="20"/>
          </w:rPr>
          <w:delText xml:space="preserve"> </w:delText>
        </w:r>
        <w:r w:rsidDel="00F15F45">
          <w:rPr>
            <w:sz w:val="20"/>
          </w:rPr>
          <w:delText>points</w:delText>
        </w:r>
        <w:r w:rsidDel="00F15F45">
          <w:rPr>
            <w:spacing w:val="-8"/>
            <w:sz w:val="20"/>
          </w:rPr>
          <w:delText xml:space="preserve"> </w:delText>
        </w:r>
        <w:r w:rsidDel="00F15F45">
          <w:rPr>
            <w:sz w:val="20"/>
          </w:rPr>
          <w:delText>follow.</w:delText>
        </w:r>
        <w:r w:rsidDel="00F15F45">
          <w:rPr>
            <w:spacing w:val="3"/>
            <w:sz w:val="20"/>
          </w:rPr>
          <w:delText xml:space="preserve"> </w:delText>
        </w:r>
        <w:r w:rsidDel="00F15F45">
          <w:rPr>
            <w:sz w:val="20"/>
          </w:rPr>
          <w:delText>First,</w:delText>
        </w:r>
        <w:r w:rsidDel="00F15F45">
          <w:rPr>
            <w:spacing w:val="-8"/>
            <w:sz w:val="20"/>
          </w:rPr>
          <w:delText xml:space="preserve"> </w:delText>
        </w:r>
        <w:r w:rsidDel="00F15F45">
          <w:rPr>
            <w:sz w:val="20"/>
          </w:rPr>
          <w:delText>the</w:delText>
        </w:r>
        <w:r w:rsidDel="00F15F45">
          <w:rPr>
            <w:spacing w:val="-7"/>
            <w:sz w:val="20"/>
          </w:rPr>
          <w:delText xml:space="preserve"> </w:delText>
        </w:r>
        <w:r w:rsidDel="00F15F45">
          <w:rPr>
            <w:sz w:val="20"/>
          </w:rPr>
          <w:delText>correction</w:delText>
        </w:r>
        <w:r w:rsidDel="00F15F45">
          <w:rPr>
            <w:spacing w:val="-8"/>
            <w:sz w:val="20"/>
          </w:rPr>
          <w:delText xml:space="preserve"> </w:delText>
        </w:r>
        <w:r w:rsidDel="00F15F45">
          <w:rPr>
            <w:sz w:val="20"/>
          </w:rPr>
          <w:delText>is</w:delText>
        </w:r>
        <w:r w:rsidDel="00F15F45">
          <w:rPr>
            <w:spacing w:val="-7"/>
            <w:sz w:val="20"/>
          </w:rPr>
          <w:delText xml:space="preserve"> </w:delText>
        </w:r>
        <w:r w:rsidDel="00F15F45">
          <w:rPr>
            <w:sz w:val="20"/>
          </w:rPr>
          <w:delText>free:</w:delText>
        </w:r>
        <w:r w:rsidDel="00F15F45">
          <w:rPr>
            <w:spacing w:val="2"/>
            <w:sz w:val="20"/>
          </w:rPr>
          <w:delText xml:space="preserve"> </w:delText>
        </w:r>
        <w:r w:rsidDel="00F15F45">
          <w:rPr>
            <w:sz w:val="20"/>
          </w:rPr>
          <w:delText>the</w:delText>
        </w:r>
        <w:r w:rsidDel="00F15F45">
          <w:rPr>
            <w:rFonts w:ascii="Times New Roman"/>
            <w:spacing w:val="53"/>
            <w:sz w:val="20"/>
          </w:rPr>
          <w:delText xml:space="preserve">  </w:delText>
        </w:r>
        <w:r w:rsidDel="00F15F45">
          <w:rPr>
            <w:rFonts w:ascii="Trebuchet MS"/>
            <w:spacing w:val="-5"/>
            <w:sz w:val="10"/>
          </w:rPr>
          <w:delText>482</w:delText>
        </w:r>
      </w:del>
    </w:p>
    <w:p w14:paraId="54AC1824" w14:textId="49E17F23" w:rsidR="00EA1924" w:rsidDel="00F15F45" w:rsidRDefault="00000000">
      <w:pPr>
        <w:spacing w:before="30"/>
        <w:ind w:left="2761"/>
        <w:jc w:val="both"/>
        <w:rPr>
          <w:del w:id="531" w:author="Phil Green" w:date="2026-08-30T18:07:00Z" w16du:dateUtc="2026-08-30T16:07:00Z"/>
          <w:rFonts w:ascii="Trebuchet MS"/>
          <w:sz w:val="10"/>
        </w:rPr>
      </w:pPr>
      <w:del w:id="532" w:author="Phil Green" w:date="2026-08-30T18:07:00Z" w16du:dateUtc="2026-08-30T16:07:00Z">
        <w:r w:rsidDel="00F15F45">
          <w:rPr>
            <w:sz w:val="20"/>
          </w:rPr>
          <w:delText>degree-4</w:delText>
        </w:r>
        <w:r w:rsidDel="00F15F45">
          <w:rPr>
            <w:spacing w:val="-8"/>
            <w:sz w:val="20"/>
          </w:rPr>
          <w:delText xml:space="preserve"> </w:delText>
        </w:r>
        <w:r w:rsidDel="00F15F45">
          <w:rPr>
            <w:sz w:val="20"/>
          </w:rPr>
          <w:delText>cube-root</w:delText>
        </w:r>
        <w:r w:rsidDel="00F15F45">
          <w:rPr>
            <w:spacing w:val="-7"/>
            <w:sz w:val="20"/>
          </w:rPr>
          <w:delText xml:space="preserve"> </w:delText>
        </w:r>
        <w:r w:rsidDel="00F15F45">
          <w:rPr>
            <w:sz w:val="20"/>
          </w:rPr>
          <w:delText>fit</w:delText>
        </w:r>
        <w:r w:rsidDel="00F15F45">
          <w:rPr>
            <w:spacing w:val="-7"/>
            <w:sz w:val="20"/>
          </w:rPr>
          <w:delText xml:space="preserve"> </w:delText>
        </w:r>
        <w:r w:rsidDel="00F15F45">
          <w:rPr>
            <w:sz w:val="20"/>
          </w:rPr>
          <w:delText>on</w:delText>
        </w:r>
        <w:r w:rsidDel="00F15F45">
          <w:rPr>
            <w:spacing w:val="-7"/>
            <w:sz w:val="20"/>
          </w:rPr>
          <w:delText xml:space="preserve"> </w:delText>
        </w:r>
        <w:r w:rsidDel="00F15F45">
          <w:rPr>
            <w:sz w:val="20"/>
          </w:rPr>
          <w:delText>CMYKOGV-7</w:delText>
        </w:r>
        <w:r w:rsidDel="00F15F45">
          <w:rPr>
            <w:spacing w:val="-6"/>
            <w:sz w:val="20"/>
          </w:rPr>
          <w:delText xml:space="preserve"> </w:delText>
        </w:r>
        <w:r w:rsidDel="00F15F45">
          <w:rPr>
            <w:sz w:val="20"/>
          </w:rPr>
          <w:delText>completes</w:delText>
        </w:r>
        <w:r w:rsidDel="00F15F45">
          <w:rPr>
            <w:spacing w:val="-7"/>
            <w:sz w:val="20"/>
          </w:rPr>
          <w:delText xml:space="preserve"> </w:delText>
        </w:r>
        <w:r w:rsidDel="00F15F45">
          <w:rPr>
            <w:sz w:val="20"/>
          </w:rPr>
          <w:delText>in</w:delText>
        </w:r>
        <w:r w:rsidDel="00F15F45">
          <w:rPr>
            <w:spacing w:val="-7"/>
            <w:sz w:val="20"/>
          </w:rPr>
          <w:delText xml:space="preserve"> </w:delText>
        </w:r>
        <w:r w:rsidDel="00F15F45">
          <w:rPr>
            <w:sz w:val="20"/>
          </w:rPr>
          <w:delText>0.1</w:delText>
        </w:r>
        <w:r w:rsidDel="00F15F45">
          <w:rPr>
            <w:spacing w:val="-6"/>
            <w:sz w:val="20"/>
          </w:rPr>
          <w:delText xml:space="preserve"> </w:delText>
        </w:r>
        <w:r w:rsidDel="00F15F45">
          <w:rPr>
            <w:sz w:val="20"/>
          </w:rPr>
          <w:delText>s</w:delText>
        </w:r>
        <w:r w:rsidDel="00F15F45">
          <w:rPr>
            <w:spacing w:val="-8"/>
            <w:sz w:val="20"/>
          </w:rPr>
          <w:delText xml:space="preserve"> </w:delText>
        </w:r>
        <w:r w:rsidDel="00F15F45">
          <w:rPr>
            <w:sz w:val="20"/>
          </w:rPr>
          <w:delText>of</w:delText>
        </w:r>
        <w:r w:rsidDel="00F15F45">
          <w:rPr>
            <w:spacing w:val="-6"/>
            <w:sz w:val="20"/>
          </w:rPr>
          <w:delText xml:space="preserve"> </w:delText>
        </w:r>
        <w:r w:rsidDel="00F15F45">
          <w:rPr>
            <w:sz w:val="20"/>
          </w:rPr>
          <w:delText>cross-validated</w:delText>
        </w:r>
        <w:r w:rsidDel="00F15F45">
          <w:rPr>
            <w:spacing w:val="-8"/>
            <w:sz w:val="20"/>
          </w:rPr>
          <w:delText xml:space="preserve"> </w:delText>
        </w:r>
        <w:r w:rsidDel="00F15F45">
          <w:rPr>
            <w:sz w:val="20"/>
          </w:rPr>
          <w:delText>fitting</w:delText>
        </w:r>
        <w:r w:rsidDel="00F15F45">
          <w:rPr>
            <w:spacing w:val="-7"/>
            <w:sz w:val="20"/>
          </w:rPr>
          <w:delText xml:space="preserve"> </w:delText>
        </w:r>
        <w:r w:rsidDel="00F15F45">
          <w:rPr>
            <w:sz w:val="20"/>
          </w:rPr>
          <w:delText>against</w:delText>
        </w:r>
        <w:r w:rsidDel="00F15F45">
          <w:rPr>
            <w:rFonts w:ascii="Times New Roman"/>
            <w:spacing w:val="54"/>
            <w:sz w:val="20"/>
          </w:rPr>
          <w:delText xml:space="preserve">  </w:delText>
        </w:r>
        <w:r w:rsidDel="00F15F45">
          <w:rPr>
            <w:rFonts w:ascii="Trebuchet MS"/>
            <w:spacing w:val="-5"/>
            <w:sz w:val="10"/>
          </w:rPr>
          <w:delText>483</w:delText>
        </w:r>
      </w:del>
    </w:p>
    <w:p w14:paraId="6926FF9B" w14:textId="0105EBD3" w:rsidR="00EA1924" w:rsidDel="00F15F45" w:rsidRDefault="00000000">
      <w:pPr>
        <w:spacing w:before="30"/>
        <w:ind w:left="2761"/>
        <w:jc w:val="both"/>
        <w:rPr>
          <w:del w:id="533" w:author="Phil Green" w:date="2026-08-30T18:07:00Z" w16du:dateUtc="2026-08-30T16:07:00Z"/>
          <w:rFonts w:ascii="Trebuchet MS"/>
          <w:sz w:val="10"/>
        </w:rPr>
      </w:pPr>
      <w:del w:id="534" w:author="Phil Green" w:date="2026-08-30T18:07:00Z" w16du:dateUtc="2026-08-30T16:07:00Z">
        <w:r w:rsidDel="00F15F45">
          <w:rPr>
            <w:sz w:val="20"/>
          </w:rPr>
          <w:delText>321.4</w:delText>
        </w:r>
        <w:r w:rsidDel="00F15F45">
          <w:rPr>
            <w:spacing w:val="25"/>
            <w:sz w:val="20"/>
          </w:rPr>
          <w:delText xml:space="preserve"> </w:delText>
        </w:r>
        <w:r w:rsidDel="00F15F45">
          <w:rPr>
            <w:sz w:val="20"/>
          </w:rPr>
          <w:delText>s</w:delText>
        </w:r>
        <w:r w:rsidDel="00F15F45">
          <w:rPr>
            <w:spacing w:val="26"/>
            <w:sz w:val="20"/>
          </w:rPr>
          <w:delText xml:space="preserve"> </w:delText>
        </w:r>
        <w:r w:rsidDel="00F15F45">
          <w:rPr>
            <w:sz w:val="20"/>
          </w:rPr>
          <w:delText>for</w:delText>
        </w:r>
        <w:r w:rsidDel="00F15F45">
          <w:rPr>
            <w:spacing w:val="25"/>
            <w:sz w:val="20"/>
          </w:rPr>
          <w:delText xml:space="preserve"> </w:delText>
        </w:r>
        <w:r w:rsidDel="00F15F45">
          <w:rPr>
            <w:sz w:val="20"/>
          </w:rPr>
          <w:delText>the</w:delText>
        </w:r>
        <w:r w:rsidDel="00F15F45">
          <w:rPr>
            <w:spacing w:val="26"/>
            <w:sz w:val="20"/>
          </w:rPr>
          <w:delText xml:space="preserve"> </w:delText>
        </w:r>
        <w:r w:rsidDel="00F15F45">
          <w:rPr>
            <w:sz w:val="20"/>
          </w:rPr>
          <w:delText>Gaussian</w:delText>
        </w:r>
        <w:r w:rsidDel="00F15F45">
          <w:rPr>
            <w:spacing w:val="26"/>
            <w:sz w:val="20"/>
          </w:rPr>
          <w:delText xml:space="preserve"> </w:delText>
        </w:r>
        <w:r w:rsidDel="00F15F45">
          <w:rPr>
            <w:sz w:val="20"/>
          </w:rPr>
          <w:delText>process</w:delText>
        </w:r>
        <w:r w:rsidDel="00F15F45">
          <w:rPr>
            <w:spacing w:val="25"/>
            <w:sz w:val="20"/>
          </w:rPr>
          <w:delText xml:space="preserve"> </w:delText>
        </w:r>
        <w:r w:rsidDel="00F15F45">
          <w:rPr>
            <w:sz w:val="20"/>
          </w:rPr>
          <w:delText>in</w:delText>
        </w:r>
        <w:r w:rsidDel="00F15F45">
          <w:rPr>
            <w:spacing w:val="26"/>
            <w:sz w:val="20"/>
          </w:rPr>
          <w:delText xml:space="preserve"> </w:delText>
        </w:r>
        <w:r w:rsidDel="00F15F45">
          <w:rPr>
            <w:sz w:val="20"/>
          </w:rPr>
          <w:delText>the</w:delText>
        </w:r>
        <w:r w:rsidDel="00F15F45">
          <w:rPr>
            <w:spacing w:val="26"/>
            <w:sz w:val="20"/>
          </w:rPr>
          <w:delText xml:space="preserve"> </w:delText>
        </w:r>
        <w:r w:rsidDel="00F15F45">
          <w:rPr>
            <w:sz w:val="20"/>
          </w:rPr>
          <w:delText>same</w:delText>
        </w:r>
        <w:r w:rsidDel="00F15F45">
          <w:rPr>
            <w:spacing w:val="25"/>
            <w:sz w:val="20"/>
          </w:rPr>
          <w:delText xml:space="preserve"> </w:delText>
        </w:r>
        <w:r w:rsidDel="00F15F45">
          <w:rPr>
            <w:sz w:val="20"/>
          </w:rPr>
          <w:delText>space</w:delText>
        </w:r>
        <w:r w:rsidDel="00F15F45">
          <w:rPr>
            <w:spacing w:val="26"/>
            <w:sz w:val="20"/>
          </w:rPr>
          <w:delText xml:space="preserve"> </w:delText>
        </w:r>
        <w:r w:rsidDel="00F15F45">
          <w:rPr>
            <w:sz w:val="20"/>
          </w:rPr>
          <w:delText>(</w:delText>
        </w:r>
        <w:r w:rsidDel="00F15F45">
          <w:rPr>
            <w:rFonts w:ascii="Cambria"/>
            <w:sz w:val="20"/>
          </w:rPr>
          <w:delText>journal/results/run_log.tsv</w:delText>
        </w:r>
        <w:r w:rsidDel="00F15F45">
          <w:rPr>
            <w:sz w:val="20"/>
          </w:rPr>
          <w:delText>),</w:delText>
        </w:r>
        <w:r w:rsidDel="00F15F45">
          <w:rPr>
            <w:spacing w:val="25"/>
            <w:sz w:val="20"/>
          </w:rPr>
          <w:delText xml:space="preserve"> </w:delText>
        </w:r>
        <w:r w:rsidDel="00F15F45">
          <w:rPr>
            <w:sz w:val="20"/>
          </w:rPr>
          <w:delText>so</w:delText>
        </w:r>
        <w:r w:rsidDel="00F15F45">
          <w:rPr>
            <w:spacing w:val="26"/>
            <w:sz w:val="20"/>
          </w:rPr>
          <w:delText xml:space="preserve"> </w:delText>
        </w:r>
        <w:r w:rsidDel="00F15F45">
          <w:rPr>
            <w:sz w:val="20"/>
          </w:rPr>
          <w:delText>a</w:delText>
        </w:r>
        <w:r w:rsidDel="00F15F45">
          <w:rPr>
            <w:rFonts w:ascii="Times New Roman"/>
            <w:spacing w:val="73"/>
            <w:sz w:val="20"/>
          </w:rPr>
          <w:delText xml:space="preserve">   </w:delText>
        </w:r>
        <w:r w:rsidDel="00F15F45">
          <w:rPr>
            <w:rFonts w:ascii="Trebuchet MS"/>
            <w:spacing w:val="-5"/>
            <w:sz w:val="10"/>
          </w:rPr>
          <w:delText>484</w:delText>
        </w:r>
      </w:del>
    </w:p>
    <w:p w14:paraId="1828D80B" w14:textId="29968DA6" w:rsidR="00EA1924" w:rsidDel="00F15F45" w:rsidRDefault="00000000">
      <w:pPr>
        <w:tabs>
          <w:tab w:val="left" w:pos="10859"/>
        </w:tabs>
        <w:spacing w:before="30"/>
        <w:ind w:left="2755"/>
        <w:rPr>
          <w:del w:id="535" w:author="Phil Green" w:date="2026-08-30T18:07:00Z" w16du:dateUtc="2026-08-30T16:07:00Z"/>
          <w:rFonts w:ascii="Trebuchet MS"/>
          <w:sz w:val="10"/>
        </w:rPr>
      </w:pPr>
      <w:del w:id="536" w:author="Phil Green" w:date="2026-08-30T18:07:00Z" w16du:dateUtc="2026-08-30T16:07:00Z">
        <w:r w:rsidDel="00F15F45">
          <w:rPr>
            <w:sz w:val="20"/>
          </w:rPr>
          <w:delText>practitioner</w:delText>
        </w:r>
        <w:r w:rsidDel="00F15F45">
          <w:rPr>
            <w:spacing w:val="13"/>
            <w:sz w:val="20"/>
          </w:rPr>
          <w:delText xml:space="preserve"> </w:delText>
        </w:r>
        <w:r w:rsidDel="00F15F45">
          <w:rPr>
            <w:sz w:val="20"/>
          </w:rPr>
          <w:delText>who</w:delText>
        </w:r>
        <w:r w:rsidDel="00F15F45">
          <w:rPr>
            <w:spacing w:val="14"/>
            <w:sz w:val="20"/>
          </w:rPr>
          <w:delText xml:space="preserve"> </w:delText>
        </w:r>
        <w:r w:rsidDel="00F15F45">
          <w:rPr>
            <w:sz w:val="20"/>
          </w:rPr>
          <w:delText>needs</w:delText>
        </w:r>
        <w:r w:rsidDel="00F15F45">
          <w:rPr>
            <w:spacing w:val="13"/>
            <w:sz w:val="20"/>
          </w:rPr>
          <w:delText xml:space="preserve"> </w:delText>
        </w:r>
        <w:r w:rsidDel="00F15F45">
          <w:rPr>
            <w:sz w:val="20"/>
          </w:rPr>
          <w:delText>a</w:delText>
        </w:r>
        <w:r w:rsidDel="00F15F45">
          <w:rPr>
            <w:spacing w:val="14"/>
            <w:sz w:val="20"/>
          </w:rPr>
          <w:delText xml:space="preserve"> </w:delText>
        </w:r>
        <w:r w:rsidDel="00F15F45">
          <w:rPr>
            <w:sz w:val="20"/>
          </w:rPr>
          <w:delText>portable,</w:delText>
        </w:r>
        <w:r w:rsidDel="00F15F45">
          <w:rPr>
            <w:spacing w:val="16"/>
            <w:sz w:val="20"/>
          </w:rPr>
          <w:delText xml:space="preserve"> </w:delText>
        </w:r>
        <w:r w:rsidDel="00F15F45">
          <w:rPr>
            <w:sz w:val="20"/>
          </w:rPr>
          <w:delText>inspectable</w:delText>
        </w:r>
        <w:r w:rsidDel="00F15F45">
          <w:rPr>
            <w:spacing w:val="13"/>
            <w:sz w:val="20"/>
          </w:rPr>
          <w:delText xml:space="preserve"> </w:delText>
        </w:r>
        <w:r w:rsidDel="00F15F45">
          <w:rPr>
            <w:sz w:val="20"/>
          </w:rPr>
          <w:delText>polynomial</w:delText>
        </w:r>
        <w:r w:rsidDel="00F15F45">
          <w:rPr>
            <w:spacing w:val="14"/>
            <w:sz w:val="20"/>
          </w:rPr>
          <w:delText xml:space="preserve"> </w:delText>
        </w:r>
        <w:r w:rsidDel="00F15F45">
          <w:rPr>
            <w:sz w:val="20"/>
          </w:rPr>
          <w:delText>gives</w:delText>
        </w:r>
        <w:r w:rsidDel="00F15F45">
          <w:rPr>
            <w:spacing w:val="14"/>
            <w:sz w:val="20"/>
          </w:rPr>
          <w:delText xml:space="preserve"> </w:delText>
        </w:r>
        <w:r w:rsidDel="00F15F45">
          <w:rPr>
            <w:sz w:val="20"/>
          </w:rPr>
          <w:delText>up</w:delText>
        </w:r>
        <w:r w:rsidDel="00F15F45">
          <w:rPr>
            <w:spacing w:val="13"/>
            <w:sz w:val="20"/>
          </w:rPr>
          <w:delText xml:space="preserve"> </w:delText>
        </w:r>
        <w:r w:rsidDel="00F15F45">
          <w:rPr>
            <w:sz w:val="20"/>
          </w:rPr>
          <w:delText>much</w:delText>
        </w:r>
        <w:r w:rsidDel="00F15F45">
          <w:rPr>
            <w:spacing w:val="14"/>
            <w:sz w:val="20"/>
          </w:rPr>
          <w:delText xml:space="preserve"> </w:delText>
        </w:r>
        <w:r w:rsidDel="00F15F45">
          <w:rPr>
            <w:sz w:val="20"/>
          </w:rPr>
          <w:delText>less</w:delText>
        </w:r>
        <w:r w:rsidDel="00F15F45">
          <w:rPr>
            <w:spacing w:val="14"/>
            <w:sz w:val="20"/>
          </w:rPr>
          <w:delText xml:space="preserve"> </w:delText>
        </w:r>
        <w:r w:rsidDel="00F15F45">
          <w:rPr>
            <w:sz w:val="20"/>
          </w:rPr>
          <w:delText>than</w:delText>
        </w:r>
        <w:r w:rsidDel="00F15F45">
          <w:rPr>
            <w:spacing w:val="13"/>
            <w:sz w:val="20"/>
          </w:rPr>
          <w:delText xml:space="preserve"> </w:delText>
        </w:r>
        <w:r w:rsidDel="00F15F45">
          <w:rPr>
            <w:spacing w:val="-5"/>
            <w:sz w:val="20"/>
          </w:rPr>
          <w:delText>the</w:delText>
        </w:r>
        <w:r w:rsidDel="00F15F45">
          <w:rPr>
            <w:rFonts w:ascii="Times New Roman"/>
            <w:sz w:val="20"/>
          </w:rPr>
          <w:tab/>
        </w:r>
        <w:r w:rsidDel="00F15F45">
          <w:rPr>
            <w:rFonts w:ascii="Trebuchet MS"/>
            <w:spacing w:val="-5"/>
            <w:sz w:val="10"/>
          </w:rPr>
          <w:delText>485</w:delText>
        </w:r>
      </w:del>
    </w:p>
    <w:p w14:paraId="71F4E5B3" w14:textId="6C84A15B" w:rsidR="00EA1924" w:rsidDel="00F15F45" w:rsidRDefault="00000000">
      <w:pPr>
        <w:tabs>
          <w:tab w:val="left" w:pos="10859"/>
        </w:tabs>
        <w:spacing w:before="30"/>
        <w:ind w:left="2761"/>
        <w:rPr>
          <w:del w:id="537" w:author="Phil Green" w:date="2026-08-30T18:07:00Z" w16du:dateUtc="2026-08-30T16:07:00Z"/>
          <w:rFonts w:ascii="Trebuchet MS"/>
          <w:sz w:val="10"/>
        </w:rPr>
      </w:pPr>
      <w:del w:id="538" w:author="Phil Green" w:date="2026-08-30T18:07:00Z" w16du:dateUtc="2026-08-30T16:07:00Z">
        <w:r w:rsidDel="00F15F45">
          <w:rPr>
            <w:sz w:val="20"/>
          </w:rPr>
          <w:delText>uncorrected</w:delText>
        </w:r>
        <w:r w:rsidDel="00F15F45">
          <w:rPr>
            <w:spacing w:val="-12"/>
            <w:sz w:val="20"/>
          </w:rPr>
          <w:delText xml:space="preserve"> </w:delText>
        </w:r>
        <w:r w:rsidDel="00F15F45">
          <w:rPr>
            <w:sz w:val="20"/>
          </w:rPr>
          <w:delText>tables</w:delText>
        </w:r>
        <w:r w:rsidDel="00F15F45">
          <w:rPr>
            <w:spacing w:val="-11"/>
            <w:sz w:val="20"/>
          </w:rPr>
          <w:delText xml:space="preserve"> </w:delText>
        </w:r>
        <w:r w:rsidDel="00F15F45">
          <w:rPr>
            <w:sz w:val="20"/>
          </w:rPr>
          <w:delText>suggested.</w:delText>
        </w:r>
        <w:r w:rsidDel="00F15F45">
          <w:rPr>
            <w:spacing w:val="-2"/>
            <w:sz w:val="20"/>
          </w:rPr>
          <w:delText xml:space="preserve"> </w:delText>
        </w:r>
        <w:r w:rsidDel="00F15F45">
          <w:rPr>
            <w:sz w:val="20"/>
          </w:rPr>
          <w:delText>Second,</w:delText>
        </w:r>
        <w:r w:rsidDel="00F15F45">
          <w:rPr>
            <w:spacing w:val="-11"/>
            <w:sz w:val="20"/>
          </w:rPr>
          <w:delText xml:space="preserve"> </w:delText>
        </w:r>
        <w:r w:rsidDel="00F15F45">
          <w:rPr>
            <w:sz w:val="20"/>
          </w:rPr>
          <w:delText>the</w:delText>
        </w:r>
        <w:r w:rsidDel="00F15F45">
          <w:rPr>
            <w:spacing w:val="-11"/>
            <w:sz w:val="20"/>
          </w:rPr>
          <w:delText xml:space="preserve"> </w:delText>
        </w:r>
        <w:r w:rsidDel="00F15F45">
          <w:rPr>
            <w:sz w:val="20"/>
          </w:rPr>
          <w:delText>correction</w:delText>
        </w:r>
        <w:r w:rsidDel="00F15F45">
          <w:rPr>
            <w:spacing w:val="-11"/>
            <w:sz w:val="20"/>
          </w:rPr>
          <w:delText xml:space="preserve"> </w:delText>
        </w:r>
        <w:r w:rsidDel="00F15F45">
          <w:rPr>
            <w:sz w:val="20"/>
          </w:rPr>
          <w:delText>has</w:delText>
        </w:r>
        <w:r w:rsidDel="00F15F45">
          <w:rPr>
            <w:spacing w:val="-11"/>
            <w:sz w:val="20"/>
          </w:rPr>
          <w:delText xml:space="preserve"> </w:delText>
        </w:r>
        <w:r w:rsidDel="00F15F45">
          <w:rPr>
            <w:sz w:val="20"/>
          </w:rPr>
          <w:delText>to</w:delText>
        </w:r>
        <w:r w:rsidDel="00F15F45">
          <w:rPr>
            <w:spacing w:val="-11"/>
            <w:sz w:val="20"/>
          </w:rPr>
          <w:delText xml:space="preserve"> </w:delText>
        </w:r>
        <w:r w:rsidDel="00F15F45">
          <w:rPr>
            <w:sz w:val="20"/>
          </w:rPr>
          <w:delText>be</w:delText>
        </w:r>
        <w:r w:rsidDel="00F15F45">
          <w:rPr>
            <w:spacing w:val="-12"/>
            <w:sz w:val="20"/>
          </w:rPr>
          <w:delText xml:space="preserve"> </w:delText>
        </w:r>
        <w:r w:rsidDel="00F15F45">
          <w:rPr>
            <w:i/>
            <w:sz w:val="20"/>
          </w:rPr>
          <w:delText>chosen</w:delText>
        </w:r>
        <w:r w:rsidDel="00F15F45">
          <w:rPr>
            <w:sz w:val="20"/>
          </w:rPr>
          <w:delText>:</w:delText>
        </w:r>
        <w:r w:rsidDel="00F15F45">
          <w:rPr>
            <w:spacing w:val="-1"/>
            <w:sz w:val="20"/>
          </w:rPr>
          <w:delText xml:space="preserve"> </w:delText>
        </w:r>
        <w:r w:rsidDel="00F15F45">
          <w:rPr>
            <w:sz w:val="20"/>
          </w:rPr>
          <w:delText>a</w:delText>
        </w:r>
        <w:r w:rsidDel="00F15F45">
          <w:rPr>
            <w:spacing w:val="-12"/>
            <w:sz w:val="20"/>
          </w:rPr>
          <w:delText xml:space="preserve"> </w:delText>
        </w:r>
        <w:r w:rsidDel="00F15F45">
          <w:rPr>
            <w:sz w:val="20"/>
          </w:rPr>
          <w:delText>degree</w:delText>
        </w:r>
        <w:r w:rsidDel="00F15F45">
          <w:rPr>
            <w:spacing w:val="-11"/>
            <w:sz w:val="20"/>
          </w:rPr>
          <w:delText xml:space="preserve"> </w:delText>
        </w:r>
        <w:r w:rsidDel="00F15F45">
          <w:rPr>
            <w:sz w:val="20"/>
          </w:rPr>
          <w:delText>and</w:delText>
        </w:r>
        <w:r w:rsidDel="00F15F45">
          <w:rPr>
            <w:spacing w:val="-11"/>
            <w:sz w:val="20"/>
          </w:rPr>
          <w:delText xml:space="preserve"> </w:delText>
        </w:r>
        <w:r w:rsidDel="00F15F45">
          <w:rPr>
            <w:sz w:val="20"/>
          </w:rPr>
          <w:delText>a</w:delText>
        </w:r>
        <w:r w:rsidDel="00F15F45">
          <w:rPr>
            <w:spacing w:val="-11"/>
            <w:sz w:val="20"/>
          </w:rPr>
          <w:delText xml:space="preserve"> </w:delText>
        </w:r>
        <w:r w:rsidDel="00F15F45">
          <w:rPr>
            <w:spacing w:val="-2"/>
            <w:sz w:val="20"/>
          </w:rPr>
          <w:delText>space,</w:delText>
        </w:r>
        <w:r w:rsidDel="00F15F45">
          <w:rPr>
            <w:rFonts w:ascii="Times New Roman"/>
            <w:sz w:val="20"/>
          </w:rPr>
          <w:tab/>
        </w:r>
        <w:r w:rsidDel="00F15F45">
          <w:rPr>
            <w:rFonts w:ascii="Trebuchet MS"/>
            <w:spacing w:val="-5"/>
            <w:sz w:val="10"/>
          </w:rPr>
          <w:delText>486</w:delText>
        </w:r>
      </w:del>
    </w:p>
    <w:p w14:paraId="5B1CFDB6" w14:textId="187F8498" w:rsidR="00EA1924" w:rsidRDefault="00000000">
      <w:pPr>
        <w:tabs>
          <w:tab w:val="left" w:pos="10859"/>
        </w:tabs>
        <w:spacing w:before="30"/>
        <w:ind w:left="2761"/>
        <w:rPr>
          <w:rFonts w:ascii="Trebuchet MS"/>
          <w:sz w:val="10"/>
        </w:rPr>
      </w:pPr>
      <w:del w:id="539" w:author="Phil Green" w:date="2026-08-30T18:07:00Z" w16du:dateUtc="2026-08-30T16:07:00Z">
        <w:r w:rsidDel="00F15F45">
          <w:rPr>
            <w:sz w:val="20"/>
          </w:rPr>
          <w:delText>neither</w:delText>
        </w:r>
        <w:r w:rsidDel="00F15F45">
          <w:rPr>
            <w:spacing w:val="-7"/>
            <w:sz w:val="20"/>
          </w:rPr>
          <w:delText xml:space="preserve"> </w:delText>
        </w:r>
        <w:r w:rsidDel="00F15F45">
          <w:rPr>
            <w:sz w:val="20"/>
          </w:rPr>
          <w:delText>of</w:delText>
        </w:r>
        <w:r w:rsidDel="00F15F45">
          <w:rPr>
            <w:spacing w:val="-7"/>
            <w:sz w:val="20"/>
          </w:rPr>
          <w:delText xml:space="preserve"> </w:delText>
        </w:r>
        <w:r w:rsidDel="00F15F45">
          <w:rPr>
            <w:sz w:val="20"/>
          </w:rPr>
          <w:delText>which</w:delText>
        </w:r>
        <w:r w:rsidDel="00F15F45">
          <w:rPr>
            <w:spacing w:val="-7"/>
            <w:sz w:val="20"/>
          </w:rPr>
          <w:delText xml:space="preserve"> </w:delText>
        </w:r>
        <w:r w:rsidDel="00F15F45">
          <w:rPr>
            <w:sz w:val="20"/>
          </w:rPr>
          <w:delText>the</w:delText>
        </w:r>
        <w:r w:rsidDel="00F15F45">
          <w:rPr>
            <w:spacing w:val="-7"/>
            <w:sz w:val="20"/>
          </w:rPr>
          <w:delText xml:space="preserve"> </w:delText>
        </w:r>
        <w:r w:rsidDel="00F15F45">
          <w:rPr>
            <w:sz w:val="20"/>
          </w:rPr>
          <w:delText>Gaussian</w:delText>
        </w:r>
        <w:r w:rsidDel="00F15F45">
          <w:rPr>
            <w:spacing w:val="-7"/>
            <w:sz w:val="20"/>
          </w:rPr>
          <w:delText xml:space="preserve"> </w:delText>
        </w:r>
        <w:r w:rsidDel="00F15F45">
          <w:rPr>
            <w:sz w:val="20"/>
          </w:rPr>
          <w:delText>process</w:delText>
        </w:r>
        <w:r w:rsidDel="00F15F45">
          <w:rPr>
            <w:spacing w:val="-7"/>
            <w:sz w:val="20"/>
          </w:rPr>
          <w:delText xml:space="preserve"> </w:delText>
        </w:r>
        <w:r w:rsidDel="00F15F45">
          <w:rPr>
            <w:spacing w:val="-2"/>
            <w:sz w:val="20"/>
          </w:rPr>
          <w:delText>requires.</w:delText>
        </w:r>
      </w:del>
      <w:r>
        <w:rPr>
          <w:rFonts w:ascii="Times New Roman"/>
          <w:sz w:val="20"/>
        </w:rPr>
        <w:tab/>
      </w:r>
      <w:r>
        <w:rPr>
          <w:rFonts w:ascii="Trebuchet MS"/>
          <w:spacing w:val="-5"/>
          <w:sz w:val="10"/>
        </w:rPr>
        <w:t>487</w:t>
      </w:r>
    </w:p>
    <w:p w14:paraId="023E085C" w14:textId="31264D81" w:rsidR="00EA1924" w:rsidRDefault="00000000">
      <w:pPr>
        <w:pStyle w:val="Heading2"/>
        <w:numPr>
          <w:ilvl w:val="1"/>
          <w:numId w:val="3"/>
        </w:numPr>
        <w:tabs>
          <w:tab w:val="left" w:pos="3120"/>
          <w:tab w:val="left" w:pos="10859"/>
        </w:tabs>
        <w:spacing w:before="230"/>
        <w:ind w:left="3120" w:hanging="359"/>
        <w:rPr>
          <w:rFonts w:ascii="Trebuchet MS"/>
          <w:i w:val="0"/>
          <w:sz w:val="10"/>
        </w:rPr>
      </w:pPr>
      <w:bookmarkStart w:id="540" w:name="IFRA_Newsprint:_Within-Run,_Cross-Run,_a"/>
      <w:bookmarkStart w:id="541" w:name="_bookmark22"/>
      <w:bookmarkEnd w:id="540"/>
      <w:bookmarkEnd w:id="541"/>
      <w:del w:id="542" w:author="Phil Green" w:date="2026-08-30T17:14:00Z" w16du:dateUtc="2026-08-30T15:14:00Z">
        <w:r w:rsidDel="0060540C">
          <w:delText>IFRA</w:delText>
        </w:r>
        <w:r w:rsidDel="0060540C">
          <w:rPr>
            <w:spacing w:val="-12"/>
          </w:rPr>
          <w:delText xml:space="preserve"> </w:delText>
        </w:r>
      </w:del>
      <w:r>
        <w:t>Newsprint:</w:t>
      </w:r>
      <w:r>
        <w:rPr>
          <w:spacing w:val="-2"/>
        </w:rPr>
        <w:t xml:space="preserve"> </w:t>
      </w:r>
      <w:r>
        <w:t>Within-Run,</w:t>
      </w:r>
      <w:r>
        <w:rPr>
          <w:spacing w:val="-11"/>
        </w:rPr>
        <w:t xml:space="preserve"> </w:t>
      </w:r>
      <w:r>
        <w:t>Cross-Run,</w:t>
      </w:r>
      <w:r>
        <w:rPr>
          <w:spacing w:val="-11"/>
        </w:rPr>
        <w:t xml:space="preserve"> </w:t>
      </w:r>
      <w:r>
        <w:t>and</w:t>
      </w:r>
      <w:r>
        <w:rPr>
          <w:spacing w:val="-11"/>
        </w:rPr>
        <w:t xml:space="preserve"> </w:t>
      </w:r>
      <w:r>
        <w:t>Leave-One-</w:t>
      </w:r>
      <w:r>
        <w:rPr>
          <w:spacing w:val="-5"/>
        </w:rPr>
        <w:t>Out</w:t>
      </w:r>
      <w:r>
        <w:rPr>
          <w:rFonts w:ascii="Times New Roman"/>
          <w:i w:val="0"/>
        </w:rPr>
        <w:tab/>
      </w:r>
      <w:r>
        <w:rPr>
          <w:rFonts w:ascii="Trebuchet MS"/>
          <w:i w:val="0"/>
          <w:spacing w:val="-5"/>
          <w:sz w:val="10"/>
        </w:rPr>
        <w:t>488</w:t>
      </w:r>
    </w:p>
    <w:p w14:paraId="20D371B6" w14:textId="77777777" w:rsidR="00EA1924" w:rsidRDefault="00000000">
      <w:pPr>
        <w:tabs>
          <w:tab w:val="left" w:pos="10859"/>
        </w:tabs>
        <w:spacing w:before="90"/>
        <w:ind w:left="3187"/>
        <w:rPr>
          <w:rFonts w:ascii="Trebuchet MS"/>
          <w:sz w:val="10"/>
        </w:rPr>
      </w:pPr>
      <w:r>
        <w:rPr>
          <w:sz w:val="20"/>
        </w:rPr>
        <w:t>Three</w:t>
      </w:r>
      <w:r>
        <w:rPr>
          <w:spacing w:val="-8"/>
          <w:sz w:val="20"/>
        </w:rPr>
        <w:t xml:space="preserve"> </w:t>
      </w:r>
      <w:r>
        <w:rPr>
          <w:sz w:val="20"/>
        </w:rPr>
        <w:t>experiments</w:t>
      </w:r>
      <w:r>
        <w:rPr>
          <w:spacing w:val="-8"/>
          <w:sz w:val="20"/>
        </w:rPr>
        <w:t xml:space="preserve"> </w:t>
      </w:r>
      <w:r>
        <w:rPr>
          <w:sz w:val="20"/>
        </w:rPr>
        <w:t>probe</w:t>
      </w:r>
      <w:r>
        <w:rPr>
          <w:spacing w:val="-8"/>
          <w:sz w:val="20"/>
        </w:rPr>
        <w:t xml:space="preserve"> </w:t>
      </w:r>
      <w:r>
        <w:rPr>
          <w:sz w:val="20"/>
        </w:rPr>
        <w:t>how</w:t>
      </w:r>
      <w:r>
        <w:rPr>
          <w:spacing w:val="-8"/>
          <w:sz w:val="20"/>
        </w:rPr>
        <w:t xml:space="preserve"> </w:t>
      </w:r>
      <w:r>
        <w:rPr>
          <w:sz w:val="20"/>
        </w:rPr>
        <w:t>well</w:t>
      </w:r>
      <w:r>
        <w:rPr>
          <w:spacing w:val="-8"/>
          <w:sz w:val="20"/>
        </w:rPr>
        <w:t xml:space="preserve"> </w:t>
      </w:r>
      <w:r>
        <w:rPr>
          <w:sz w:val="20"/>
        </w:rPr>
        <w:t>a</w:t>
      </w:r>
      <w:r>
        <w:rPr>
          <w:spacing w:val="-8"/>
          <w:sz w:val="20"/>
        </w:rPr>
        <w:t xml:space="preserve"> </w:t>
      </w:r>
      <w:r>
        <w:rPr>
          <w:sz w:val="20"/>
        </w:rPr>
        <w:t>model</w:t>
      </w:r>
      <w:r>
        <w:rPr>
          <w:spacing w:val="-7"/>
          <w:sz w:val="20"/>
        </w:rPr>
        <w:t xml:space="preserve"> </w:t>
      </w:r>
      <w:r>
        <w:rPr>
          <w:sz w:val="20"/>
        </w:rPr>
        <w:t>characterizing</w:t>
      </w:r>
      <w:r>
        <w:rPr>
          <w:spacing w:val="-8"/>
          <w:sz w:val="20"/>
        </w:rPr>
        <w:t xml:space="preserve"> </w:t>
      </w:r>
      <w:r>
        <w:rPr>
          <w:sz w:val="20"/>
        </w:rPr>
        <w:t>one</w:t>
      </w:r>
      <w:r>
        <w:rPr>
          <w:spacing w:val="-8"/>
          <w:sz w:val="20"/>
        </w:rPr>
        <w:t xml:space="preserve"> </w:t>
      </w:r>
      <w:r>
        <w:rPr>
          <w:sz w:val="20"/>
        </w:rPr>
        <w:t>printer</w:t>
      </w:r>
      <w:r>
        <w:rPr>
          <w:spacing w:val="-8"/>
          <w:sz w:val="20"/>
        </w:rPr>
        <w:t xml:space="preserve"> </w:t>
      </w:r>
      <w:r>
        <w:rPr>
          <w:sz w:val="20"/>
        </w:rPr>
        <w:t>generalizes</w:t>
      </w:r>
      <w:r>
        <w:rPr>
          <w:spacing w:val="-8"/>
          <w:sz w:val="20"/>
        </w:rPr>
        <w:t xml:space="preserve"> </w:t>
      </w:r>
      <w:r>
        <w:rPr>
          <w:spacing w:val="-5"/>
          <w:sz w:val="20"/>
        </w:rPr>
        <w:t>to</w:t>
      </w:r>
      <w:r>
        <w:rPr>
          <w:rFonts w:ascii="Times New Roman"/>
          <w:sz w:val="20"/>
        </w:rPr>
        <w:tab/>
      </w:r>
      <w:r>
        <w:rPr>
          <w:rFonts w:ascii="Trebuchet MS"/>
          <w:spacing w:val="-5"/>
          <w:sz w:val="10"/>
        </w:rPr>
        <w:t>489</w:t>
      </w:r>
    </w:p>
    <w:p w14:paraId="6ABE271D" w14:textId="71348FCE" w:rsidR="00EA1924" w:rsidRDefault="00000000">
      <w:pPr>
        <w:tabs>
          <w:tab w:val="left" w:pos="10859"/>
        </w:tabs>
        <w:spacing w:before="30"/>
        <w:ind w:left="2761"/>
        <w:rPr>
          <w:rFonts w:ascii="Trebuchet MS"/>
          <w:sz w:val="10"/>
        </w:rPr>
      </w:pPr>
      <w:r>
        <w:rPr>
          <w:spacing w:val="-4"/>
          <w:sz w:val="20"/>
        </w:rPr>
        <w:t>another, using</w:t>
      </w:r>
      <w:r>
        <w:rPr>
          <w:spacing w:val="-5"/>
          <w:sz w:val="20"/>
        </w:rPr>
        <w:t xml:space="preserve"> </w:t>
      </w:r>
      <w:r>
        <w:rPr>
          <w:spacing w:val="-4"/>
          <w:sz w:val="20"/>
        </w:rPr>
        <w:t>the</w:t>
      </w:r>
      <w:r>
        <w:rPr>
          <w:spacing w:val="-5"/>
          <w:sz w:val="20"/>
        </w:rPr>
        <w:t xml:space="preserve"> </w:t>
      </w:r>
      <w:r>
        <w:rPr>
          <w:spacing w:val="-4"/>
          <w:sz w:val="20"/>
        </w:rPr>
        <w:t>13</w:t>
      </w:r>
      <w:r>
        <w:rPr>
          <w:spacing w:val="-6"/>
          <w:sz w:val="20"/>
        </w:rPr>
        <w:t xml:space="preserve"> </w:t>
      </w:r>
      <w:del w:id="543" w:author="Phil Green" w:date="2026-08-30T17:14:00Z" w16du:dateUtc="2026-08-30T15:14:00Z">
        <w:r w:rsidDel="0060540C">
          <w:rPr>
            <w:spacing w:val="-4"/>
            <w:sz w:val="20"/>
          </w:rPr>
          <w:delText>IFRA</w:delText>
        </w:r>
        <w:r w:rsidDel="0060540C">
          <w:rPr>
            <w:spacing w:val="-5"/>
            <w:sz w:val="20"/>
          </w:rPr>
          <w:delText xml:space="preserve"> </w:delText>
        </w:r>
      </w:del>
      <w:ins w:id="544" w:author="Phil Green" w:date="2026-08-30T17:14:00Z" w16du:dateUtc="2026-08-30T15:14:00Z">
        <w:r w:rsidR="0060540C">
          <w:rPr>
            <w:spacing w:val="-4"/>
            <w:sz w:val="20"/>
          </w:rPr>
          <w:t>n</w:t>
        </w:r>
      </w:ins>
      <w:del w:id="545" w:author="Phil Green" w:date="2026-08-30T17:15:00Z" w16du:dateUtc="2026-08-30T15:15:00Z">
        <w:r w:rsidDel="0060540C">
          <w:rPr>
            <w:spacing w:val="-4"/>
            <w:sz w:val="20"/>
          </w:rPr>
          <w:delText>white-backing</w:delText>
        </w:r>
        <w:r w:rsidDel="0060540C">
          <w:rPr>
            <w:spacing w:val="-5"/>
            <w:sz w:val="20"/>
          </w:rPr>
          <w:delText xml:space="preserve"> </w:delText>
        </w:r>
        <w:r w:rsidDel="0060540C">
          <w:rPr>
            <w:spacing w:val="-4"/>
            <w:sz w:val="20"/>
          </w:rPr>
          <w:delText>(wb)</w:delText>
        </w:r>
        <w:r w:rsidDel="0060540C">
          <w:rPr>
            <w:spacing w:val="-6"/>
            <w:sz w:val="20"/>
          </w:rPr>
          <w:delText xml:space="preserve"> </w:delText>
        </w:r>
      </w:del>
      <w:r>
        <w:rPr>
          <w:spacing w:val="-4"/>
          <w:sz w:val="20"/>
        </w:rPr>
        <w:t>newsprint</w:t>
      </w:r>
      <w:r>
        <w:rPr>
          <w:spacing w:val="-5"/>
          <w:sz w:val="20"/>
        </w:rPr>
        <w:t xml:space="preserve"> </w:t>
      </w:r>
      <w:r>
        <w:rPr>
          <w:spacing w:val="-4"/>
          <w:sz w:val="20"/>
        </w:rPr>
        <w:t>press</w:t>
      </w:r>
      <w:r>
        <w:rPr>
          <w:spacing w:val="-6"/>
          <w:sz w:val="20"/>
        </w:rPr>
        <w:t xml:space="preserve"> </w:t>
      </w:r>
      <w:r>
        <w:rPr>
          <w:spacing w:val="-4"/>
          <w:sz w:val="20"/>
        </w:rPr>
        <w:t>runs</w:t>
      </w:r>
      <w:r>
        <w:rPr>
          <w:spacing w:val="-5"/>
          <w:sz w:val="20"/>
        </w:rPr>
        <w:t xml:space="preserve"> </w:t>
      </w:r>
      <w:r>
        <w:rPr>
          <w:spacing w:val="-4"/>
          <w:sz w:val="20"/>
        </w:rPr>
        <w:t>described</w:t>
      </w:r>
      <w:r>
        <w:rPr>
          <w:spacing w:val="-5"/>
          <w:sz w:val="20"/>
        </w:rPr>
        <w:t xml:space="preserve"> </w:t>
      </w:r>
      <w:r>
        <w:rPr>
          <w:spacing w:val="-4"/>
          <w:sz w:val="20"/>
        </w:rPr>
        <w:t>in</w:t>
      </w:r>
      <w:r>
        <w:rPr>
          <w:spacing w:val="-6"/>
          <w:sz w:val="20"/>
        </w:rPr>
        <w:t xml:space="preserve"> </w:t>
      </w:r>
      <w:r>
        <w:rPr>
          <w:spacing w:val="-4"/>
          <w:sz w:val="20"/>
        </w:rPr>
        <w:t>Section</w:t>
      </w:r>
      <w:r>
        <w:rPr>
          <w:spacing w:val="-5"/>
          <w:sz w:val="20"/>
        </w:rPr>
        <w:t xml:space="preserve"> </w:t>
      </w:r>
      <w:hyperlink w:anchor="_bookmark2" w:history="1">
        <w:r>
          <w:rPr>
            <w:color w:val="0774B7"/>
            <w:spacing w:val="-5"/>
            <w:sz w:val="20"/>
          </w:rPr>
          <w:t>3.1</w:t>
        </w:r>
      </w:hyperlink>
      <w:r>
        <w:rPr>
          <w:rFonts w:ascii="Times New Roman"/>
          <w:color w:val="0774B7"/>
          <w:sz w:val="20"/>
        </w:rPr>
        <w:tab/>
      </w:r>
      <w:r>
        <w:rPr>
          <w:rFonts w:ascii="Trebuchet MS"/>
          <w:spacing w:val="-5"/>
          <w:sz w:val="10"/>
        </w:rPr>
        <w:t>490</w:t>
      </w:r>
    </w:p>
    <w:p w14:paraId="1BEF65C5" w14:textId="77777777" w:rsidR="00EA1924" w:rsidRDefault="00000000">
      <w:pPr>
        <w:tabs>
          <w:tab w:val="left" w:pos="10859"/>
        </w:tabs>
        <w:spacing w:before="30"/>
        <w:ind w:left="2755"/>
        <w:rPr>
          <w:rFonts w:ascii="Trebuchet MS"/>
          <w:sz w:val="10"/>
        </w:rPr>
      </w:pPr>
      <w:r>
        <w:rPr>
          <w:sz w:val="20"/>
        </w:rPr>
        <w:t>(1,485</w:t>
      </w:r>
      <w:r>
        <w:rPr>
          <w:spacing w:val="6"/>
          <w:sz w:val="20"/>
        </w:rPr>
        <w:t xml:space="preserve"> </w:t>
      </w:r>
      <w:r>
        <w:rPr>
          <w:sz w:val="20"/>
        </w:rPr>
        <w:t>CMYK</w:t>
      </w:r>
      <w:r>
        <w:rPr>
          <w:spacing w:val="7"/>
          <w:sz w:val="20"/>
        </w:rPr>
        <w:t xml:space="preserve"> </w:t>
      </w:r>
      <w:r>
        <w:rPr>
          <w:sz w:val="20"/>
        </w:rPr>
        <w:t>samples</w:t>
      </w:r>
      <w:r>
        <w:rPr>
          <w:spacing w:val="6"/>
          <w:sz w:val="20"/>
        </w:rPr>
        <w:t xml:space="preserve"> </w:t>
      </w:r>
      <w:r>
        <w:rPr>
          <w:sz w:val="20"/>
        </w:rPr>
        <w:t>per</w:t>
      </w:r>
      <w:r>
        <w:rPr>
          <w:spacing w:val="7"/>
          <w:sz w:val="20"/>
        </w:rPr>
        <w:t xml:space="preserve"> </w:t>
      </w:r>
      <w:r>
        <w:rPr>
          <w:sz w:val="20"/>
        </w:rPr>
        <w:t>run).</w:t>
      </w:r>
      <w:r>
        <w:rPr>
          <w:spacing w:val="26"/>
          <w:sz w:val="20"/>
        </w:rPr>
        <w:t xml:space="preserve"> </w:t>
      </w:r>
      <w:r>
        <w:rPr>
          <w:sz w:val="20"/>
        </w:rPr>
        <w:t>Three</w:t>
      </w:r>
      <w:r>
        <w:rPr>
          <w:spacing w:val="7"/>
          <w:sz w:val="20"/>
        </w:rPr>
        <w:t xml:space="preserve"> </w:t>
      </w:r>
      <w:r>
        <w:rPr>
          <w:sz w:val="20"/>
        </w:rPr>
        <w:t>training</w:t>
      </w:r>
      <w:r>
        <w:rPr>
          <w:spacing w:val="7"/>
          <w:sz w:val="20"/>
        </w:rPr>
        <w:t xml:space="preserve"> </w:t>
      </w:r>
      <w:r>
        <w:rPr>
          <w:sz w:val="20"/>
        </w:rPr>
        <w:t>conditions</w:t>
      </w:r>
      <w:r>
        <w:rPr>
          <w:spacing w:val="6"/>
          <w:sz w:val="20"/>
        </w:rPr>
        <w:t xml:space="preserve"> </w:t>
      </w:r>
      <w:r>
        <w:rPr>
          <w:sz w:val="20"/>
        </w:rPr>
        <w:t>are</w:t>
      </w:r>
      <w:r>
        <w:rPr>
          <w:spacing w:val="7"/>
          <w:sz w:val="20"/>
        </w:rPr>
        <w:t xml:space="preserve"> </w:t>
      </w:r>
      <w:r>
        <w:rPr>
          <w:sz w:val="20"/>
        </w:rPr>
        <w:t>compared:</w:t>
      </w:r>
      <w:r>
        <w:rPr>
          <w:spacing w:val="23"/>
          <w:sz w:val="20"/>
        </w:rPr>
        <w:t xml:space="preserve"> </w:t>
      </w:r>
      <w:r>
        <w:rPr>
          <w:sz w:val="20"/>
        </w:rPr>
        <w:t>(A)</w:t>
      </w:r>
      <w:r>
        <w:rPr>
          <w:spacing w:val="7"/>
          <w:sz w:val="20"/>
        </w:rPr>
        <w:t xml:space="preserve"> </w:t>
      </w:r>
      <w:r>
        <w:rPr>
          <w:i/>
          <w:sz w:val="20"/>
        </w:rPr>
        <w:t>within-</w:t>
      </w:r>
      <w:r>
        <w:rPr>
          <w:i/>
          <w:spacing w:val="-4"/>
          <w:sz w:val="20"/>
        </w:rPr>
        <w:t>run</w:t>
      </w:r>
      <w:r>
        <w:rPr>
          <w:spacing w:val="-4"/>
          <w:sz w:val="20"/>
        </w:rPr>
        <w:t>,</w:t>
      </w:r>
      <w:r>
        <w:rPr>
          <w:rFonts w:ascii="Times New Roman"/>
          <w:sz w:val="20"/>
        </w:rPr>
        <w:tab/>
      </w:r>
      <w:r>
        <w:rPr>
          <w:rFonts w:ascii="Trebuchet MS"/>
          <w:spacing w:val="-5"/>
          <w:sz w:val="10"/>
        </w:rPr>
        <w:t>491</w:t>
      </w:r>
    </w:p>
    <w:p w14:paraId="4A1FEF10" w14:textId="77777777" w:rsidR="00EA1924" w:rsidRDefault="00000000">
      <w:pPr>
        <w:tabs>
          <w:tab w:val="left" w:pos="10859"/>
        </w:tabs>
        <w:spacing w:before="30"/>
        <w:ind w:left="2761"/>
        <w:rPr>
          <w:rFonts w:ascii="Trebuchet MS"/>
          <w:sz w:val="10"/>
        </w:rPr>
      </w:pPr>
      <w:r>
        <w:rPr>
          <w:sz w:val="20"/>
        </w:rPr>
        <w:t>5-fold</w:t>
      </w:r>
      <w:r>
        <w:rPr>
          <w:spacing w:val="3"/>
          <w:sz w:val="20"/>
        </w:rPr>
        <w:t xml:space="preserve"> </w:t>
      </w:r>
      <w:r>
        <w:rPr>
          <w:sz w:val="20"/>
        </w:rPr>
        <w:t>cross-validation</w:t>
      </w:r>
      <w:r>
        <w:rPr>
          <w:spacing w:val="3"/>
          <w:sz w:val="20"/>
        </w:rPr>
        <w:t xml:space="preserve"> </w:t>
      </w:r>
      <w:r>
        <w:rPr>
          <w:sz w:val="20"/>
        </w:rPr>
        <w:t>on</w:t>
      </w:r>
      <w:r>
        <w:rPr>
          <w:spacing w:val="3"/>
          <w:sz w:val="20"/>
        </w:rPr>
        <w:t xml:space="preserve"> </w:t>
      </w:r>
      <w:r>
        <w:rPr>
          <w:sz w:val="20"/>
        </w:rPr>
        <w:t>a</w:t>
      </w:r>
      <w:r>
        <w:rPr>
          <w:spacing w:val="3"/>
          <w:sz w:val="20"/>
        </w:rPr>
        <w:t xml:space="preserve"> </w:t>
      </w:r>
      <w:r>
        <w:rPr>
          <w:sz w:val="20"/>
        </w:rPr>
        <w:t>single</w:t>
      </w:r>
      <w:r>
        <w:rPr>
          <w:spacing w:val="4"/>
          <w:sz w:val="20"/>
        </w:rPr>
        <w:t xml:space="preserve"> </w:t>
      </w:r>
      <w:r>
        <w:rPr>
          <w:sz w:val="20"/>
        </w:rPr>
        <w:t>press</w:t>
      </w:r>
      <w:r>
        <w:rPr>
          <w:spacing w:val="3"/>
          <w:sz w:val="20"/>
        </w:rPr>
        <w:t xml:space="preserve"> </w:t>
      </w:r>
      <w:r>
        <w:rPr>
          <w:sz w:val="20"/>
        </w:rPr>
        <w:t>run</w:t>
      </w:r>
      <w:r>
        <w:rPr>
          <w:spacing w:val="3"/>
          <w:sz w:val="20"/>
        </w:rPr>
        <w:t xml:space="preserve"> </w:t>
      </w:r>
      <w:r>
        <w:rPr>
          <w:sz w:val="20"/>
        </w:rPr>
        <w:t>(the</w:t>
      </w:r>
      <w:r>
        <w:rPr>
          <w:spacing w:val="3"/>
          <w:sz w:val="20"/>
        </w:rPr>
        <w:t xml:space="preserve"> </w:t>
      </w:r>
      <w:r>
        <w:rPr>
          <w:sz w:val="20"/>
        </w:rPr>
        <w:t>best</w:t>
      </w:r>
      <w:r>
        <w:rPr>
          <w:spacing w:val="4"/>
          <w:sz w:val="20"/>
        </w:rPr>
        <w:t xml:space="preserve"> </w:t>
      </w:r>
      <w:r>
        <w:rPr>
          <w:sz w:val="20"/>
        </w:rPr>
        <w:t>case,</w:t>
      </w:r>
      <w:r>
        <w:rPr>
          <w:spacing w:val="3"/>
          <w:sz w:val="20"/>
        </w:rPr>
        <w:t xml:space="preserve"> </w:t>
      </w:r>
      <w:r>
        <w:rPr>
          <w:sz w:val="20"/>
        </w:rPr>
        <w:t>a</w:t>
      </w:r>
      <w:r>
        <w:rPr>
          <w:spacing w:val="3"/>
          <w:sz w:val="20"/>
        </w:rPr>
        <w:t xml:space="preserve"> </w:t>
      </w:r>
      <w:r>
        <w:rPr>
          <w:sz w:val="20"/>
        </w:rPr>
        <w:t>model</w:t>
      </w:r>
      <w:r>
        <w:rPr>
          <w:spacing w:val="3"/>
          <w:sz w:val="20"/>
        </w:rPr>
        <w:t xml:space="preserve"> </w:t>
      </w:r>
      <w:r>
        <w:rPr>
          <w:sz w:val="20"/>
        </w:rPr>
        <w:t>fitted</w:t>
      </w:r>
      <w:r>
        <w:rPr>
          <w:spacing w:val="4"/>
          <w:sz w:val="20"/>
        </w:rPr>
        <w:t xml:space="preserve"> </w:t>
      </w:r>
      <w:r>
        <w:rPr>
          <w:sz w:val="20"/>
        </w:rPr>
        <w:t>to</w:t>
      </w:r>
      <w:r>
        <w:rPr>
          <w:spacing w:val="3"/>
          <w:sz w:val="20"/>
        </w:rPr>
        <w:t xml:space="preserve"> </w:t>
      </w:r>
      <w:r>
        <w:rPr>
          <w:sz w:val="20"/>
        </w:rPr>
        <w:t>that</w:t>
      </w:r>
      <w:r>
        <w:rPr>
          <w:spacing w:val="3"/>
          <w:sz w:val="20"/>
        </w:rPr>
        <w:t xml:space="preserve"> </w:t>
      </w:r>
      <w:r>
        <w:rPr>
          <w:spacing w:val="-2"/>
          <w:sz w:val="20"/>
        </w:rPr>
        <w:t>specific</w:t>
      </w:r>
      <w:r>
        <w:rPr>
          <w:rFonts w:ascii="Times New Roman"/>
          <w:sz w:val="20"/>
        </w:rPr>
        <w:tab/>
      </w:r>
      <w:r>
        <w:rPr>
          <w:rFonts w:ascii="Trebuchet MS"/>
          <w:spacing w:val="-5"/>
          <w:sz w:val="10"/>
        </w:rPr>
        <w:t>492</w:t>
      </w:r>
    </w:p>
    <w:p w14:paraId="46231101" w14:textId="77777777" w:rsidR="00EA1924" w:rsidRDefault="00000000">
      <w:pPr>
        <w:tabs>
          <w:tab w:val="left" w:pos="10859"/>
        </w:tabs>
        <w:spacing w:before="30"/>
        <w:ind w:left="2755"/>
        <w:rPr>
          <w:rFonts w:ascii="Trebuchet MS"/>
          <w:sz w:val="10"/>
        </w:rPr>
      </w:pPr>
      <w:r>
        <w:rPr>
          <w:spacing w:val="-4"/>
          <w:sz w:val="20"/>
        </w:rPr>
        <w:t>press,</w:t>
      </w:r>
      <w:r>
        <w:rPr>
          <w:spacing w:val="-2"/>
          <w:sz w:val="20"/>
        </w:rPr>
        <w:t xml:space="preserve"> </w:t>
      </w:r>
      <w:r>
        <w:rPr>
          <w:spacing w:val="-4"/>
          <w:sz w:val="20"/>
        </w:rPr>
        <w:t>and</w:t>
      </w:r>
      <w:r>
        <w:rPr>
          <w:spacing w:val="-2"/>
          <w:sz w:val="20"/>
        </w:rPr>
        <w:t xml:space="preserve"> </w:t>
      </w:r>
      <w:r>
        <w:rPr>
          <w:spacing w:val="-4"/>
          <w:sz w:val="20"/>
        </w:rPr>
        <w:t>the</w:t>
      </w:r>
      <w:r>
        <w:rPr>
          <w:spacing w:val="-2"/>
          <w:sz w:val="20"/>
        </w:rPr>
        <w:t xml:space="preserve"> </w:t>
      </w:r>
      <w:r>
        <w:rPr>
          <w:spacing w:val="-4"/>
          <w:sz w:val="20"/>
        </w:rPr>
        <w:t>only</w:t>
      </w:r>
      <w:r>
        <w:rPr>
          <w:spacing w:val="-3"/>
          <w:sz w:val="20"/>
        </w:rPr>
        <w:t xml:space="preserve"> </w:t>
      </w:r>
      <w:r>
        <w:rPr>
          <w:spacing w:val="-4"/>
          <w:sz w:val="20"/>
        </w:rPr>
        <w:t>condition</w:t>
      </w:r>
      <w:r>
        <w:rPr>
          <w:spacing w:val="-2"/>
          <w:sz w:val="20"/>
        </w:rPr>
        <w:t xml:space="preserve"> </w:t>
      </w:r>
      <w:r>
        <w:rPr>
          <w:spacing w:val="-4"/>
          <w:sz w:val="20"/>
        </w:rPr>
        <w:t>run</w:t>
      </w:r>
      <w:r>
        <w:rPr>
          <w:spacing w:val="-2"/>
          <w:sz w:val="20"/>
        </w:rPr>
        <w:t xml:space="preserve"> </w:t>
      </w:r>
      <w:r>
        <w:rPr>
          <w:spacing w:val="-4"/>
          <w:sz w:val="20"/>
        </w:rPr>
        <w:t>for</w:t>
      </w:r>
      <w:r>
        <w:rPr>
          <w:spacing w:val="-3"/>
          <w:sz w:val="20"/>
        </w:rPr>
        <w:t xml:space="preserve"> </w:t>
      </w:r>
      <w:r>
        <w:rPr>
          <w:spacing w:val="-4"/>
          <w:sz w:val="20"/>
        </w:rPr>
        <w:t>the</w:t>
      </w:r>
      <w:r>
        <w:rPr>
          <w:spacing w:val="-2"/>
          <w:sz w:val="20"/>
        </w:rPr>
        <w:t xml:space="preserve"> </w:t>
      </w:r>
      <w:r>
        <w:rPr>
          <w:spacing w:val="-4"/>
          <w:sz w:val="20"/>
        </w:rPr>
        <w:t>full</w:t>
      </w:r>
      <w:r>
        <w:rPr>
          <w:spacing w:val="-2"/>
          <w:sz w:val="20"/>
        </w:rPr>
        <w:t xml:space="preserve"> </w:t>
      </w:r>
      <w:r>
        <w:rPr>
          <w:spacing w:val="-4"/>
          <w:sz w:val="20"/>
        </w:rPr>
        <w:t>14-model</w:t>
      </w:r>
      <w:r>
        <w:rPr>
          <w:spacing w:val="-3"/>
          <w:sz w:val="20"/>
        </w:rPr>
        <w:t xml:space="preserve"> </w:t>
      </w:r>
      <w:r>
        <w:rPr>
          <w:spacing w:val="-4"/>
          <w:sz w:val="20"/>
        </w:rPr>
        <w:t>registry);</w:t>
      </w:r>
      <w:r>
        <w:rPr>
          <w:sz w:val="20"/>
        </w:rPr>
        <w:t xml:space="preserve"> </w:t>
      </w:r>
      <w:r>
        <w:rPr>
          <w:spacing w:val="-4"/>
          <w:sz w:val="20"/>
        </w:rPr>
        <w:t>(B)</w:t>
      </w:r>
      <w:r>
        <w:rPr>
          <w:spacing w:val="-2"/>
          <w:sz w:val="20"/>
        </w:rPr>
        <w:t xml:space="preserve"> </w:t>
      </w:r>
      <w:r>
        <w:rPr>
          <w:i/>
          <w:spacing w:val="-4"/>
          <w:sz w:val="20"/>
        </w:rPr>
        <w:t>cross-run</w:t>
      </w:r>
      <w:r>
        <w:rPr>
          <w:spacing w:val="-4"/>
          <w:sz w:val="20"/>
        </w:rPr>
        <w:t>,</w:t>
      </w:r>
      <w:r>
        <w:rPr>
          <w:spacing w:val="-1"/>
          <w:sz w:val="20"/>
        </w:rPr>
        <w:t xml:space="preserve"> </w:t>
      </w:r>
      <w:r>
        <w:rPr>
          <w:spacing w:val="-4"/>
          <w:sz w:val="20"/>
        </w:rPr>
        <w:t>trained</w:t>
      </w:r>
      <w:r>
        <w:rPr>
          <w:spacing w:val="-3"/>
          <w:sz w:val="20"/>
        </w:rPr>
        <w:t xml:space="preserve"> </w:t>
      </w:r>
      <w:r>
        <w:rPr>
          <w:spacing w:val="-4"/>
          <w:sz w:val="20"/>
        </w:rPr>
        <w:t>on</w:t>
      </w:r>
      <w:r>
        <w:rPr>
          <w:spacing w:val="-2"/>
          <w:sz w:val="20"/>
        </w:rPr>
        <w:t xml:space="preserve"> </w:t>
      </w:r>
      <w:r>
        <w:rPr>
          <w:spacing w:val="-5"/>
          <w:sz w:val="20"/>
        </w:rPr>
        <w:t>one</w:t>
      </w:r>
      <w:r>
        <w:rPr>
          <w:rFonts w:ascii="Times New Roman"/>
          <w:sz w:val="20"/>
        </w:rPr>
        <w:tab/>
      </w:r>
      <w:r>
        <w:rPr>
          <w:rFonts w:ascii="Trebuchet MS"/>
          <w:spacing w:val="-5"/>
          <w:sz w:val="10"/>
        </w:rPr>
        <w:t>493</w:t>
      </w:r>
    </w:p>
    <w:p w14:paraId="4A50252F" w14:textId="77777777" w:rsidR="00EA1924" w:rsidRDefault="00000000">
      <w:pPr>
        <w:spacing w:before="22"/>
        <w:ind w:left="2761"/>
        <w:jc w:val="both"/>
        <w:rPr>
          <w:rFonts w:ascii="Trebuchet MS" w:hAnsi="Trebuchet MS"/>
          <w:sz w:val="10"/>
        </w:rPr>
      </w:pPr>
      <w:r>
        <w:rPr>
          <w:spacing w:val="-2"/>
          <w:w w:val="105"/>
          <w:sz w:val="20"/>
        </w:rPr>
        <w:t>run</w:t>
      </w:r>
      <w:r>
        <w:rPr>
          <w:spacing w:val="-12"/>
          <w:w w:val="105"/>
          <w:sz w:val="20"/>
        </w:rPr>
        <w:t xml:space="preserve"> </w:t>
      </w:r>
      <w:r>
        <w:rPr>
          <w:spacing w:val="-2"/>
          <w:w w:val="105"/>
          <w:sz w:val="20"/>
        </w:rPr>
        <w:t>and</w:t>
      </w:r>
      <w:r>
        <w:rPr>
          <w:spacing w:val="-11"/>
          <w:w w:val="105"/>
          <w:sz w:val="20"/>
        </w:rPr>
        <w:t xml:space="preserve"> </w:t>
      </w:r>
      <w:r>
        <w:rPr>
          <w:spacing w:val="-2"/>
          <w:w w:val="105"/>
          <w:sz w:val="20"/>
        </w:rPr>
        <w:t>tested</w:t>
      </w:r>
      <w:r>
        <w:rPr>
          <w:spacing w:val="-9"/>
          <w:w w:val="105"/>
          <w:sz w:val="20"/>
        </w:rPr>
        <w:t xml:space="preserve"> </w:t>
      </w:r>
      <w:r>
        <w:rPr>
          <w:spacing w:val="-2"/>
          <w:w w:val="105"/>
          <w:sz w:val="20"/>
        </w:rPr>
        <w:t>on</w:t>
      </w:r>
      <w:r>
        <w:rPr>
          <w:spacing w:val="-8"/>
          <w:w w:val="105"/>
          <w:sz w:val="20"/>
        </w:rPr>
        <w:t xml:space="preserve"> </w:t>
      </w:r>
      <w:r>
        <w:rPr>
          <w:spacing w:val="-2"/>
          <w:w w:val="105"/>
          <w:sz w:val="20"/>
        </w:rPr>
        <w:t>another</w:t>
      </w:r>
      <w:r>
        <w:rPr>
          <w:spacing w:val="-8"/>
          <w:w w:val="105"/>
          <w:sz w:val="20"/>
        </w:rPr>
        <w:t xml:space="preserve"> </w:t>
      </w:r>
      <w:r>
        <w:rPr>
          <w:spacing w:val="-2"/>
          <w:w w:val="105"/>
          <w:sz w:val="20"/>
        </w:rPr>
        <w:t>with</w:t>
      </w:r>
      <w:r>
        <w:rPr>
          <w:spacing w:val="-8"/>
          <w:w w:val="105"/>
          <w:sz w:val="20"/>
        </w:rPr>
        <w:t xml:space="preserve"> </w:t>
      </w:r>
      <w:r>
        <w:rPr>
          <w:spacing w:val="-2"/>
          <w:w w:val="105"/>
          <w:sz w:val="20"/>
        </w:rPr>
        <w:t>no</w:t>
      </w:r>
      <w:r>
        <w:rPr>
          <w:spacing w:val="-8"/>
          <w:w w:val="105"/>
          <w:sz w:val="20"/>
        </w:rPr>
        <w:t xml:space="preserve"> </w:t>
      </w:r>
      <w:r>
        <w:rPr>
          <w:spacing w:val="-2"/>
          <w:w w:val="105"/>
          <w:sz w:val="20"/>
        </w:rPr>
        <w:t>shared</w:t>
      </w:r>
      <w:r>
        <w:rPr>
          <w:spacing w:val="-8"/>
          <w:w w:val="105"/>
          <w:sz w:val="20"/>
        </w:rPr>
        <w:t xml:space="preserve"> </w:t>
      </w:r>
      <w:r>
        <w:rPr>
          <w:spacing w:val="-2"/>
          <w:w w:val="105"/>
          <w:sz w:val="20"/>
        </w:rPr>
        <w:t>training</w:t>
      </w:r>
      <w:r>
        <w:rPr>
          <w:spacing w:val="-8"/>
          <w:w w:val="105"/>
          <w:sz w:val="20"/>
        </w:rPr>
        <w:t xml:space="preserve"> </w:t>
      </w:r>
      <w:r>
        <w:rPr>
          <w:spacing w:val="-2"/>
          <w:w w:val="105"/>
          <w:sz w:val="20"/>
        </w:rPr>
        <w:t>data</w:t>
      </w:r>
      <w:r>
        <w:rPr>
          <w:spacing w:val="-8"/>
          <w:w w:val="105"/>
          <w:sz w:val="20"/>
        </w:rPr>
        <w:t xml:space="preserve"> </w:t>
      </w:r>
      <w:r>
        <w:rPr>
          <w:spacing w:val="-2"/>
          <w:w w:val="105"/>
          <w:sz w:val="20"/>
        </w:rPr>
        <w:t>(all</w:t>
      </w:r>
      <w:r>
        <w:rPr>
          <w:spacing w:val="-8"/>
          <w:w w:val="105"/>
          <w:sz w:val="20"/>
        </w:rPr>
        <w:t xml:space="preserve"> </w:t>
      </w:r>
      <w:r>
        <w:rPr>
          <w:spacing w:val="-2"/>
          <w:w w:val="105"/>
          <w:sz w:val="20"/>
        </w:rPr>
        <w:t>13</w:t>
      </w:r>
      <w:r>
        <w:rPr>
          <w:spacing w:val="-12"/>
          <w:w w:val="105"/>
          <w:sz w:val="20"/>
        </w:rPr>
        <w:t xml:space="preserve"> </w:t>
      </w:r>
      <w:r>
        <w:rPr>
          <w:rFonts w:ascii="Libertinus Sans" w:hAnsi="Libertinus Sans"/>
          <w:i/>
          <w:spacing w:val="-2"/>
          <w:w w:val="120"/>
          <w:sz w:val="20"/>
        </w:rPr>
        <w:t>×</w:t>
      </w:r>
      <w:r>
        <w:rPr>
          <w:rFonts w:ascii="Libertinus Sans" w:hAnsi="Libertinus Sans"/>
          <w:i/>
          <w:spacing w:val="-19"/>
          <w:w w:val="120"/>
          <w:sz w:val="20"/>
        </w:rPr>
        <w:t xml:space="preserve"> </w:t>
      </w:r>
      <w:r>
        <w:rPr>
          <w:spacing w:val="-2"/>
          <w:w w:val="105"/>
          <w:sz w:val="20"/>
        </w:rPr>
        <w:t>12</w:t>
      </w:r>
      <w:r>
        <w:rPr>
          <w:w w:val="105"/>
          <w:sz w:val="20"/>
        </w:rPr>
        <w:t xml:space="preserve"> </w:t>
      </w:r>
      <w:r>
        <w:rPr>
          <w:rFonts w:ascii="Tahoma" w:hAnsi="Tahoma"/>
          <w:spacing w:val="-2"/>
          <w:w w:val="105"/>
          <w:sz w:val="20"/>
        </w:rPr>
        <w:t>=</w:t>
      </w:r>
      <w:r>
        <w:rPr>
          <w:rFonts w:ascii="Tahoma" w:hAnsi="Tahoma"/>
          <w:spacing w:val="-14"/>
          <w:w w:val="105"/>
          <w:sz w:val="20"/>
        </w:rPr>
        <w:t xml:space="preserve"> </w:t>
      </w:r>
      <w:r>
        <w:rPr>
          <w:spacing w:val="-2"/>
          <w:w w:val="105"/>
          <w:sz w:val="20"/>
        </w:rPr>
        <w:t>156</w:t>
      </w:r>
      <w:r>
        <w:rPr>
          <w:spacing w:val="-8"/>
          <w:w w:val="105"/>
          <w:sz w:val="20"/>
        </w:rPr>
        <w:t xml:space="preserve"> </w:t>
      </w:r>
      <w:r>
        <w:rPr>
          <w:spacing w:val="-2"/>
          <w:w w:val="105"/>
          <w:sz w:val="20"/>
        </w:rPr>
        <w:t>ordered</w:t>
      </w:r>
      <w:r>
        <w:rPr>
          <w:spacing w:val="-8"/>
          <w:w w:val="105"/>
          <w:sz w:val="20"/>
        </w:rPr>
        <w:t xml:space="preserve"> </w:t>
      </w:r>
      <w:r>
        <w:rPr>
          <w:spacing w:val="-2"/>
          <w:w w:val="105"/>
          <w:sz w:val="20"/>
        </w:rPr>
        <w:t>pairs);</w:t>
      </w:r>
      <w:r>
        <w:rPr>
          <w:rFonts w:ascii="Times New Roman" w:hAnsi="Times New Roman"/>
          <w:spacing w:val="45"/>
          <w:w w:val="105"/>
          <w:sz w:val="20"/>
        </w:rPr>
        <w:t xml:space="preserve">  </w:t>
      </w:r>
      <w:r>
        <w:rPr>
          <w:rFonts w:ascii="Trebuchet MS" w:hAnsi="Trebuchet MS"/>
          <w:spacing w:val="-5"/>
          <w:w w:val="105"/>
          <w:sz w:val="10"/>
        </w:rPr>
        <w:t>494</w:t>
      </w:r>
    </w:p>
    <w:p w14:paraId="7FAF6366" w14:textId="77777777" w:rsidR="00EA1924" w:rsidRDefault="00000000">
      <w:pPr>
        <w:tabs>
          <w:tab w:val="left" w:pos="10859"/>
        </w:tabs>
        <w:spacing w:before="30"/>
        <w:ind w:left="2761"/>
        <w:rPr>
          <w:rFonts w:ascii="Trebuchet MS"/>
          <w:sz w:val="10"/>
        </w:rPr>
      </w:pPr>
      <w:r>
        <w:rPr>
          <w:sz w:val="20"/>
        </w:rPr>
        <w:t>and</w:t>
      </w:r>
      <w:r>
        <w:rPr>
          <w:spacing w:val="-7"/>
          <w:sz w:val="20"/>
        </w:rPr>
        <w:t xml:space="preserve"> </w:t>
      </w:r>
      <w:r>
        <w:rPr>
          <w:sz w:val="20"/>
        </w:rPr>
        <w:t>(C)</w:t>
      </w:r>
      <w:r>
        <w:rPr>
          <w:spacing w:val="-6"/>
          <w:sz w:val="20"/>
        </w:rPr>
        <w:t xml:space="preserve"> </w:t>
      </w:r>
      <w:r>
        <w:rPr>
          <w:i/>
          <w:sz w:val="20"/>
        </w:rPr>
        <w:t>leave-one-run-out</w:t>
      </w:r>
      <w:r>
        <w:rPr>
          <w:sz w:val="20"/>
        </w:rPr>
        <w:t>,</w:t>
      </w:r>
      <w:r>
        <w:rPr>
          <w:spacing w:val="-6"/>
          <w:sz w:val="20"/>
        </w:rPr>
        <w:t xml:space="preserve"> </w:t>
      </w:r>
      <w:r>
        <w:rPr>
          <w:sz w:val="20"/>
        </w:rPr>
        <w:t>trained</w:t>
      </w:r>
      <w:r>
        <w:rPr>
          <w:spacing w:val="-6"/>
          <w:sz w:val="20"/>
        </w:rPr>
        <w:t xml:space="preserve"> </w:t>
      </w:r>
      <w:r>
        <w:rPr>
          <w:sz w:val="20"/>
        </w:rPr>
        <w:t>on</w:t>
      </w:r>
      <w:r>
        <w:rPr>
          <w:spacing w:val="-5"/>
          <w:sz w:val="20"/>
        </w:rPr>
        <w:t xml:space="preserve"> </w:t>
      </w:r>
      <w:r>
        <w:rPr>
          <w:sz w:val="20"/>
        </w:rPr>
        <w:t>12</w:t>
      </w:r>
      <w:r>
        <w:rPr>
          <w:spacing w:val="-6"/>
          <w:sz w:val="20"/>
        </w:rPr>
        <w:t xml:space="preserve"> </w:t>
      </w:r>
      <w:r>
        <w:rPr>
          <w:sz w:val="20"/>
        </w:rPr>
        <w:t>pooled</w:t>
      </w:r>
      <w:r>
        <w:rPr>
          <w:spacing w:val="-6"/>
          <w:sz w:val="20"/>
        </w:rPr>
        <w:t xml:space="preserve"> </w:t>
      </w:r>
      <w:r>
        <w:rPr>
          <w:sz w:val="20"/>
        </w:rPr>
        <w:t>runs</w:t>
      </w:r>
      <w:r>
        <w:rPr>
          <w:spacing w:val="-6"/>
          <w:sz w:val="20"/>
        </w:rPr>
        <w:t xml:space="preserve"> </w:t>
      </w:r>
      <w:r>
        <w:rPr>
          <w:sz w:val="20"/>
        </w:rPr>
        <w:t>and</w:t>
      </w:r>
      <w:r>
        <w:rPr>
          <w:spacing w:val="-6"/>
          <w:sz w:val="20"/>
        </w:rPr>
        <w:t xml:space="preserve"> </w:t>
      </w:r>
      <w:r>
        <w:rPr>
          <w:sz w:val="20"/>
        </w:rPr>
        <w:t>tested</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13th.</w:t>
      </w:r>
      <w:r>
        <w:rPr>
          <w:spacing w:val="5"/>
          <w:sz w:val="20"/>
        </w:rPr>
        <w:t xml:space="preserve"> </w:t>
      </w:r>
      <w:r>
        <w:rPr>
          <w:sz w:val="20"/>
        </w:rPr>
        <w:t>Conditions</w:t>
      </w:r>
      <w:r>
        <w:rPr>
          <w:spacing w:val="-6"/>
          <w:sz w:val="20"/>
        </w:rPr>
        <w:t xml:space="preserve"> </w:t>
      </w:r>
      <w:r>
        <w:rPr>
          <w:spacing w:val="-5"/>
          <w:sz w:val="20"/>
        </w:rPr>
        <w:t>(B)</w:t>
      </w:r>
      <w:r>
        <w:rPr>
          <w:rFonts w:ascii="Times New Roman"/>
          <w:sz w:val="20"/>
        </w:rPr>
        <w:tab/>
      </w:r>
      <w:r>
        <w:rPr>
          <w:rFonts w:ascii="Trebuchet MS"/>
          <w:spacing w:val="-5"/>
          <w:sz w:val="10"/>
        </w:rPr>
        <w:t>495</w:t>
      </w:r>
    </w:p>
    <w:p w14:paraId="06852C68" w14:textId="77777777" w:rsidR="00EA1924" w:rsidRDefault="00000000">
      <w:pPr>
        <w:tabs>
          <w:tab w:val="left" w:pos="10859"/>
        </w:tabs>
        <w:spacing w:before="30"/>
        <w:ind w:left="2761"/>
        <w:rPr>
          <w:rFonts w:ascii="Trebuchet MS"/>
          <w:sz w:val="10"/>
        </w:rPr>
      </w:pPr>
      <w:r>
        <w:rPr>
          <w:sz w:val="20"/>
        </w:rPr>
        <w:t>and</w:t>
      </w:r>
      <w:r>
        <w:rPr>
          <w:spacing w:val="6"/>
          <w:sz w:val="20"/>
        </w:rPr>
        <w:t xml:space="preserve"> </w:t>
      </w:r>
      <w:r>
        <w:rPr>
          <w:sz w:val="20"/>
        </w:rPr>
        <w:t>(C)</w:t>
      </w:r>
      <w:r>
        <w:rPr>
          <w:spacing w:val="6"/>
          <w:sz w:val="20"/>
        </w:rPr>
        <w:t xml:space="preserve"> </w:t>
      </w:r>
      <w:r>
        <w:rPr>
          <w:sz w:val="20"/>
        </w:rPr>
        <w:t>use</w:t>
      </w:r>
      <w:r>
        <w:rPr>
          <w:spacing w:val="6"/>
          <w:sz w:val="20"/>
        </w:rPr>
        <w:t xml:space="preserve"> </w:t>
      </w:r>
      <w:r>
        <w:rPr>
          <w:sz w:val="20"/>
        </w:rPr>
        <w:t>a</w:t>
      </w:r>
      <w:r>
        <w:rPr>
          <w:spacing w:val="7"/>
          <w:sz w:val="20"/>
        </w:rPr>
        <w:t xml:space="preserve"> </w:t>
      </w:r>
      <w:r>
        <w:rPr>
          <w:sz w:val="20"/>
        </w:rPr>
        <w:t>four-model</w:t>
      </w:r>
      <w:r>
        <w:rPr>
          <w:spacing w:val="6"/>
          <w:sz w:val="20"/>
        </w:rPr>
        <w:t xml:space="preserve"> </w:t>
      </w:r>
      <w:r>
        <w:rPr>
          <w:sz w:val="20"/>
        </w:rPr>
        <w:t>subset</w:t>
      </w:r>
      <w:r>
        <w:rPr>
          <w:spacing w:val="6"/>
          <w:sz w:val="20"/>
        </w:rPr>
        <w:t xml:space="preserve"> </w:t>
      </w:r>
      <w:r>
        <w:rPr>
          <w:sz w:val="20"/>
        </w:rPr>
        <w:t>of</w:t>
      </w:r>
      <w:r>
        <w:rPr>
          <w:spacing w:val="7"/>
          <w:sz w:val="20"/>
        </w:rPr>
        <w:t xml:space="preserve"> </w:t>
      </w:r>
      <w:r>
        <w:rPr>
          <w:sz w:val="20"/>
        </w:rPr>
        <w:t>Gaussian</w:t>
      </w:r>
      <w:r>
        <w:rPr>
          <w:spacing w:val="6"/>
          <w:sz w:val="20"/>
        </w:rPr>
        <w:t xml:space="preserve"> </w:t>
      </w:r>
      <w:r>
        <w:rPr>
          <w:sz w:val="20"/>
        </w:rPr>
        <w:t>process,</w:t>
      </w:r>
      <w:r>
        <w:rPr>
          <w:spacing w:val="7"/>
          <w:sz w:val="20"/>
        </w:rPr>
        <w:t xml:space="preserve"> </w:t>
      </w:r>
      <w:r>
        <w:rPr>
          <w:sz w:val="20"/>
        </w:rPr>
        <w:t>third-order</w:t>
      </w:r>
      <w:r>
        <w:rPr>
          <w:spacing w:val="7"/>
          <w:sz w:val="20"/>
        </w:rPr>
        <w:t xml:space="preserve"> </w:t>
      </w:r>
      <w:r>
        <w:rPr>
          <w:sz w:val="20"/>
        </w:rPr>
        <w:t>polynomial,</w:t>
      </w:r>
      <w:r>
        <w:rPr>
          <w:spacing w:val="7"/>
          <w:sz w:val="20"/>
        </w:rPr>
        <w:t xml:space="preserve"> </w:t>
      </w:r>
      <w:r>
        <w:rPr>
          <w:sz w:val="20"/>
        </w:rPr>
        <w:t>SVM</w:t>
      </w:r>
      <w:r>
        <w:rPr>
          <w:spacing w:val="6"/>
          <w:sz w:val="20"/>
        </w:rPr>
        <w:t xml:space="preserve"> </w:t>
      </w:r>
      <w:r>
        <w:rPr>
          <w:spacing w:val="-5"/>
          <w:sz w:val="20"/>
        </w:rPr>
        <w:t>and</w:t>
      </w:r>
      <w:r>
        <w:rPr>
          <w:rFonts w:ascii="Times New Roman"/>
          <w:sz w:val="20"/>
        </w:rPr>
        <w:tab/>
      </w:r>
      <w:r>
        <w:rPr>
          <w:rFonts w:ascii="Trebuchet MS"/>
          <w:spacing w:val="-5"/>
          <w:sz w:val="10"/>
        </w:rPr>
        <w:t>496</w:t>
      </w:r>
    </w:p>
    <w:p w14:paraId="3E053812" w14:textId="51241B89" w:rsidR="00EA1924" w:rsidDel="00F15F45" w:rsidRDefault="00000000">
      <w:pPr>
        <w:tabs>
          <w:tab w:val="left" w:pos="10859"/>
        </w:tabs>
        <w:spacing w:before="30"/>
        <w:ind w:left="2761"/>
        <w:rPr>
          <w:del w:id="546" w:author="Phil Green" w:date="2026-08-30T18:08:00Z" w16du:dateUtc="2026-08-30T16:08:00Z"/>
          <w:rFonts w:ascii="Trebuchet MS"/>
          <w:sz w:val="10"/>
        </w:rPr>
      </w:pPr>
      <w:r>
        <w:rPr>
          <w:sz w:val="20"/>
        </w:rPr>
        <w:t>deep</w:t>
      </w:r>
      <w:r>
        <w:rPr>
          <w:spacing w:val="-11"/>
          <w:sz w:val="20"/>
        </w:rPr>
        <w:t xml:space="preserve"> </w:t>
      </w:r>
      <w:r>
        <w:rPr>
          <w:sz w:val="20"/>
        </w:rPr>
        <w:t>MLP:</w:t>
      </w:r>
      <w:r>
        <w:rPr>
          <w:spacing w:val="-10"/>
          <w:sz w:val="20"/>
        </w:rPr>
        <w:t xml:space="preserve"> </w:t>
      </w:r>
      <w:r>
        <w:rPr>
          <w:sz w:val="20"/>
        </w:rPr>
        <w:t>winner,</w:t>
      </w:r>
      <w:r>
        <w:rPr>
          <w:spacing w:val="-11"/>
          <w:sz w:val="20"/>
        </w:rPr>
        <w:t xml:space="preserve"> </w:t>
      </w:r>
      <w:r>
        <w:rPr>
          <w:sz w:val="20"/>
        </w:rPr>
        <w:t>classical</w:t>
      </w:r>
      <w:r>
        <w:rPr>
          <w:spacing w:val="-10"/>
          <w:sz w:val="20"/>
        </w:rPr>
        <w:t xml:space="preserve"> </w:t>
      </w:r>
      <w:r>
        <w:rPr>
          <w:sz w:val="20"/>
        </w:rPr>
        <w:t>baseline</w:t>
      </w:r>
      <w:r>
        <w:rPr>
          <w:spacing w:val="-11"/>
          <w:sz w:val="20"/>
        </w:rPr>
        <w:t xml:space="preserve"> </w:t>
      </w:r>
      <w:r>
        <w:rPr>
          <w:sz w:val="20"/>
        </w:rPr>
        <w:t>and</w:t>
      </w:r>
      <w:r>
        <w:rPr>
          <w:spacing w:val="-10"/>
          <w:sz w:val="20"/>
        </w:rPr>
        <w:t xml:space="preserve"> </w:t>
      </w:r>
      <w:r>
        <w:rPr>
          <w:sz w:val="20"/>
        </w:rPr>
        <w:t>two</w:t>
      </w:r>
      <w:r>
        <w:rPr>
          <w:spacing w:val="-11"/>
          <w:sz w:val="20"/>
        </w:rPr>
        <w:t xml:space="preserve"> </w:t>
      </w:r>
      <w:r>
        <w:rPr>
          <w:sz w:val="20"/>
        </w:rPr>
        <w:t>mid-field</w:t>
      </w:r>
      <w:r>
        <w:rPr>
          <w:spacing w:val="-10"/>
          <w:sz w:val="20"/>
        </w:rPr>
        <w:t xml:space="preserve"> </w:t>
      </w:r>
      <w:r>
        <w:rPr>
          <w:sz w:val="20"/>
        </w:rPr>
        <w:t>representatives</w:t>
      </w:r>
      <w:r>
        <w:rPr>
          <w:spacing w:val="-10"/>
          <w:sz w:val="20"/>
        </w:rPr>
        <w:t xml:space="preserve"> </w:t>
      </w:r>
      <w:r>
        <w:rPr>
          <w:sz w:val="20"/>
        </w:rPr>
        <w:t>from</w:t>
      </w:r>
      <w:r>
        <w:rPr>
          <w:spacing w:val="-11"/>
          <w:sz w:val="20"/>
        </w:rPr>
        <w:t xml:space="preserve"> </w:t>
      </w:r>
      <w:r>
        <w:rPr>
          <w:sz w:val="20"/>
        </w:rPr>
        <w:t>Table</w:t>
      </w:r>
      <w:r>
        <w:rPr>
          <w:spacing w:val="-10"/>
          <w:sz w:val="20"/>
        </w:rPr>
        <w:t xml:space="preserve"> </w:t>
      </w:r>
      <w:hyperlink w:anchor="_bookmark12" w:history="1">
        <w:r>
          <w:rPr>
            <w:color w:val="0774B7"/>
            <w:sz w:val="20"/>
          </w:rPr>
          <w:t>4</w:t>
        </w:r>
      </w:hyperlink>
      <w:r>
        <w:rPr>
          <w:sz w:val="20"/>
        </w:rPr>
        <w:t>.</w:t>
      </w:r>
      <w:r>
        <w:rPr>
          <w:spacing w:val="-1"/>
          <w:sz w:val="20"/>
        </w:rPr>
        <w:t xml:space="preserve"> </w:t>
      </w:r>
      <w:del w:id="547" w:author="Phil Green" w:date="2026-08-30T18:08:00Z" w16du:dateUtc="2026-08-30T16:08:00Z">
        <w:r w:rsidDel="00F15F45">
          <w:rPr>
            <w:spacing w:val="-5"/>
            <w:sz w:val="20"/>
          </w:rPr>
          <w:delText>One</w:delText>
        </w:r>
        <w:r w:rsidDel="00F15F45">
          <w:rPr>
            <w:rFonts w:ascii="Times New Roman"/>
            <w:sz w:val="20"/>
          </w:rPr>
          <w:tab/>
        </w:r>
        <w:r w:rsidDel="00F15F45">
          <w:rPr>
            <w:rFonts w:ascii="Trebuchet MS"/>
            <w:spacing w:val="-5"/>
            <w:sz w:val="10"/>
          </w:rPr>
          <w:delText>497</w:delText>
        </w:r>
      </w:del>
    </w:p>
    <w:p w14:paraId="6944DD68" w14:textId="16C29624" w:rsidR="00EA1924" w:rsidRDefault="00000000" w:rsidP="00F15F45">
      <w:pPr>
        <w:tabs>
          <w:tab w:val="left" w:pos="10859"/>
        </w:tabs>
        <w:spacing w:before="30"/>
        <w:ind w:left="2761"/>
        <w:rPr>
          <w:rFonts w:ascii="Trebuchet MS"/>
          <w:sz w:val="10"/>
        </w:rPr>
      </w:pPr>
      <w:del w:id="548" w:author="Phil Green" w:date="2026-08-30T18:08:00Z" w16du:dateUtc="2026-08-30T16:08:00Z">
        <w:r w:rsidDel="00F15F45">
          <w:rPr>
            <w:sz w:val="20"/>
          </w:rPr>
          <w:delText>caveat</w:delText>
        </w:r>
        <w:r w:rsidDel="00F15F45">
          <w:rPr>
            <w:spacing w:val="-7"/>
            <w:sz w:val="20"/>
          </w:rPr>
          <w:delText xml:space="preserve"> </w:delText>
        </w:r>
        <w:r w:rsidDel="00F15F45">
          <w:rPr>
            <w:sz w:val="20"/>
          </w:rPr>
          <w:delText>applies</w:delText>
        </w:r>
        <w:r w:rsidDel="00F15F45">
          <w:rPr>
            <w:spacing w:val="-7"/>
            <w:sz w:val="20"/>
          </w:rPr>
          <w:delText xml:space="preserve"> </w:delText>
        </w:r>
        <w:r w:rsidDel="00F15F45">
          <w:rPr>
            <w:sz w:val="20"/>
          </w:rPr>
          <w:delText>to</w:delText>
        </w:r>
      </w:del>
      <w:ins w:id="549" w:author="Phil Green" w:date="2026-08-30T18:08:00Z" w16du:dateUtc="2026-08-30T16:08:00Z">
        <w:r w:rsidR="00F15F45">
          <w:rPr>
            <w:spacing w:val="-5"/>
            <w:sz w:val="20"/>
          </w:rPr>
          <w:t>In</w:t>
        </w:r>
      </w:ins>
      <w:r>
        <w:rPr>
          <w:spacing w:val="-7"/>
          <w:sz w:val="20"/>
        </w:rPr>
        <w:t xml:space="preserve"> </w:t>
      </w:r>
      <w:r>
        <w:rPr>
          <w:sz w:val="20"/>
        </w:rPr>
        <w:t>condition</w:t>
      </w:r>
      <w:r>
        <w:rPr>
          <w:spacing w:val="-7"/>
          <w:sz w:val="20"/>
        </w:rPr>
        <w:t xml:space="preserve"> </w:t>
      </w:r>
      <w:r>
        <w:rPr>
          <w:sz w:val="20"/>
        </w:rPr>
        <w:t>(C)</w:t>
      </w:r>
      <w:r>
        <w:rPr>
          <w:spacing w:val="-7"/>
          <w:sz w:val="20"/>
        </w:rPr>
        <w:t xml:space="preserve"> </w:t>
      </w:r>
      <w:r>
        <w:rPr>
          <w:sz w:val="20"/>
        </w:rPr>
        <w:t>only</w:t>
      </w:r>
      <w:ins w:id="550" w:author="Phil Green" w:date="2026-08-30T18:08:00Z" w16du:dateUtc="2026-08-30T16:08:00Z">
        <w:r w:rsidR="00F15F45">
          <w:rPr>
            <w:sz w:val="20"/>
          </w:rPr>
          <w:t>,</w:t>
        </w:r>
      </w:ins>
      <w:del w:id="551" w:author="Phil Green" w:date="2026-08-30T18:08:00Z" w16du:dateUtc="2026-08-30T16:08:00Z">
        <w:r w:rsidDel="00F15F45">
          <w:rPr>
            <w:sz w:val="20"/>
          </w:rPr>
          <w:delText>:</w:delText>
        </w:r>
      </w:del>
      <w:r>
        <w:rPr>
          <w:spacing w:val="4"/>
          <w:sz w:val="20"/>
        </w:rPr>
        <w:t xml:space="preserve"> </w:t>
      </w:r>
      <w:r>
        <w:rPr>
          <w:sz w:val="20"/>
        </w:rPr>
        <w:t>the</w:t>
      </w:r>
      <w:r>
        <w:rPr>
          <w:spacing w:val="-7"/>
          <w:sz w:val="20"/>
        </w:rPr>
        <w:t xml:space="preserve"> </w:t>
      </w:r>
      <w:r>
        <w:rPr>
          <w:sz w:val="20"/>
        </w:rPr>
        <w:t>2,000-row</w:t>
      </w:r>
      <w:r>
        <w:rPr>
          <w:spacing w:val="-6"/>
          <w:sz w:val="20"/>
        </w:rPr>
        <w:t xml:space="preserve"> </w:t>
      </w:r>
      <w:r>
        <w:rPr>
          <w:sz w:val="20"/>
        </w:rPr>
        <w:t>cap</w:t>
      </w:r>
      <w:r>
        <w:rPr>
          <w:spacing w:val="-7"/>
          <w:sz w:val="20"/>
        </w:rPr>
        <w:t xml:space="preserve"> </w:t>
      </w:r>
      <w:r>
        <w:rPr>
          <w:sz w:val="20"/>
        </w:rPr>
        <w:t>on</w:t>
      </w:r>
      <w:r>
        <w:rPr>
          <w:spacing w:val="-7"/>
          <w:sz w:val="20"/>
        </w:rPr>
        <w:t xml:space="preserve"> </w:t>
      </w:r>
      <w:r>
        <w:rPr>
          <w:sz w:val="20"/>
        </w:rPr>
        <w:t>Gaussian</w:t>
      </w:r>
      <w:r>
        <w:rPr>
          <w:spacing w:val="-7"/>
          <w:sz w:val="20"/>
        </w:rPr>
        <w:t xml:space="preserve"> </w:t>
      </w:r>
      <w:r>
        <w:rPr>
          <w:sz w:val="20"/>
        </w:rPr>
        <w:t>process</w:t>
      </w:r>
      <w:r>
        <w:rPr>
          <w:spacing w:val="-7"/>
          <w:sz w:val="20"/>
        </w:rPr>
        <w:t xml:space="preserve"> </w:t>
      </w:r>
      <w:r>
        <w:rPr>
          <w:sz w:val="20"/>
        </w:rPr>
        <w:t>training</w:t>
      </w:r>
      <w:r>
        <w:rPr>
          <w:spacing w:val="-7"/>
          <w:sz w:val="20"/>
        </w:rPr>
        <w:t xml:space="preserve"> </w:t>
      </w:r>
      <w:r>
        <w:rPr>
          <w:spacing w:val="-2"/>
          <w:sz w:val="20"/>
        </w:rPr>
        <w:t>folds</w:t>
      </w:r>
      <w:r>
        <w:rPr>
          <w:rFonts w:ascii="Times New Roman"/>
          <w:sz w:val="20"/>
        </w:rPr>
        <w:tab/>
      </w:r>
      <w:r>
        <w:rPr>
          <w:rFonts w:ascii="Trebuchet MS"/>
          <w:spacing w:val="-5"/>
          <w:sz w:val="10"/>
        </w:rPr>
        <w:t>498</w:t>
      </w:r>
    </w:p>
    <w:p w14:paraId="11EEDAF1" w14:textId="184E0C1B" w:rsidR="00EA1924" w:rsidDel="00F15F45" w:rsidRDefault="00000000">
      <w:pPr>
        <w:spacing w:before="22"/>
        <w:ind w:left="2755"/>
        <w:jc w:val="both"/>
        <w:rPr>
          <w:del w:id="552" w:author="Phil Green" w:date="2026-08-30T18:09:00Z" w16du:dateUtc="2026-08-30T16:09:00Z"/>
          <w:rFonts w:ascii="Trebuchet MS" w:hAnsi="Trebuchet MS"/>
          <w:sz w:val="10"/>
        </w:rPr>
      </w:pPr>
      <w:r>
        <w:rPr>
          <w:w w:val="105"/>
          <w:sz w:val="20"/>
        </w:rPr>
        <w:t>(Section</w:t>
      </w:r>
      <w:r>
        <w:rPr>
          <w:spacing w:val="-4"/>
          <w:w w:val="105"/>
          <w:sz w:val="20"/>
        </w:rPr>
        <w:t xml:space="preserve"> </w:t>
      </w:r>
      <w:hyperlink w:anchor="_bookmark6" w:history="1">
        <w:r>
          <w:rPr>
            <w:color w:val="0774B7"/>
            <w:w w:val="105"/>
            <w:sz w:val="20"/>
          </w:rPr>
          <w:t>3.3</w:t>
        </w:r>
      </w:hyperlink>
      <w:r>
        <w:rPr>
          <w:w w:val="105"/>
          <w:sz w:val="20"/>
        </w:rPr>
        <w:t>)</w:t>
      </w:r>
      <w:r>
        <w:rPr>
          <w:spacing w:val="-4"/>
          <w:w w:val="105"/>
          <w:sz w:val="20"/>
        </w:rPr>
        <w:t xml:space="preserve"> </w:t>
      </w:r>
      <w:del w:id="553" w:author="Phil Green" w:date="2026-08-30T18:09:00Z" w16du:dateUtc="2026-08-30T16:09:00Z">
        <w:r w:rsidDel="00F15F45">
          <w:rPr>
            <w:w w:val="105"/>
            <w:sz w:val="20"/>
          </w:rPr>
          <w:delText>binds</w:delText>
        </w:r>
        <w:r w:rsidDel="00F15F45">
          <w:rPr>
            <w:spacing w:val="-4"/>
            <w:w w:val="105"/>
            <w:sz w:val="20"/>
          </w:rPr>
          <w:delText xml:space="preserve"> </w:delText>
        </w:r>
        <w:r w:rsidDel="00F15F45">
          <w:rPr>
            <w:w w:val="105"/>
            <w:sz w:val="20"/>
          </w:rPr>
          <w:delText>hard</w:delText>
        </w:r>
        <w:r w:rsidDel="00F15F45">
          <w:rPr>
            <w:spacing w:val="-4"/>
            <w:w w:val="105"/>
            <w:sz w:val="20"/>
          </w:rPr>
          <w:delText xml:space="preserve"> </w:delText>
        </w:r>
        <w:r w:rsidDel="00F15F45">
          <w:rPr>
            <w:w w:val="105"/>
            <w:sz w:val="20"/>
          </w:rPr>
          <w:delText>there,</w:delText>
        </w:r>
        <w:r w:rsidDel="00F15F45">
          <w:rPr>
            <w:spacing w:val="-2"/>
            <w:w w:val="105"/>
            <w:sz w:val="20"/>
          </w:rPr>
          <w:delText xml:space="preserve"> </w:delText>
        </w:r>
        <w:r w:rsidDel="00F15F45">
          <w:rPr>
            <w:w w:val="105"/>
            <w:sz w:val="20"/>
          </w:rPr>
          <w:delText>since</w:delText>
        </w:r>
        <w:r w:rsidDel="00F15F45">
          <w:rPr>
            <w:spacing w:val="-4"/>
            <w:w w:val="105"/>
            <w:sz w:val="20"/>
          </w:rPr>
          <w:delText xml:space="preserve"> </w:delText>
        </w:r>
        <w:r w:rsidDel="00F15F45">
          <w:rPr>
            <w:w w:val="105"/>
            <w:sz w:val="20"/>
          </w:rPr>
          <w:delText>the</w:delText>
        </w:r>
        <w:r w:rsidDel="00F15F45">
          <w:rPr>
            <w:spacing w:val="-4"/>
            <w:w w:val="105"/>
            <w:sz w:val="20"/>
          </w:rPr>
          <w:delText xml:space="preserve"> </w:delText>
        </w:r>
        <w:r w:rsidDel="00F15F45">
          <w:rPr>
            <w:w w:val="105"/>
            <w:sz w:val="20"/>
          </w:rPr>
          <w:delText>pooled</w:delText>
        </w:r>
        <w:r w:rsidDel="00F15F45">
          <w:rPr>
            <w:spacing w:val="-4"/>
            <w:w w:val="105"/>
            <w:sz w:val="20"/>
          </w:rPr>
          <w:delText xml:space="preserve"> </w:delText>
        </w:r>
        <w:r w:rsidDel="00F15F45">
          <w:rPr>
            <w:w w:val="105"/>
            <w:sz w:val="20"/>
          </w:rPr>
          <w:delText>training</w:delText>
        </w:r>
        <w:r w:rsidDel="00F15F45">
          <w:rPr>
            <w:spacing w:val="-4"/>
            <w:w w:val="105"/>
            <w:sz w:val="20"/>
          </w:rPr>
          <w:delText xml:space="preserve"> </w:delText>
        </w:r>
        <w:r w:rsidDel="00F15F45">
          <w:rPr>
            <w:w w:val="105"/>
            <w:sz w:val="20"/>
          </w:rPr>
          <w:delText>set</w:delText>
        </w:r>
        <w:r w:rsidDel="00F15F45">
          <w:rPr>
            <w:spacing w:val="-4"/>
            <w:w w:val="105"/>
            <w:sz w:val="20"/>
          </w:rPr>
          <w:delText xml:space="preserve"> </w:delText>
        </w:r>
        <w:r w:rsidDel="00F15F45">
          <w:rPr>
            <w:w w:val="105"/>
            <w:sz w:val="20"/>
          </w:rPr>
          <w:delText>is</w:delText>
        </w:r>
        <w:r w:rsidDel="00F15F45">
          <w:rPr>
            <w:spacing w:val="-4"/>
            <w:w w:val="105"/>
            <w:sz w:val="20"/>
          </w:rPr>
          <w:delText xml:space="preserve"> </w:delText>
        </w:r>
        <w:r w:rsidDel="00F15F45">
          <w:rPr>
            <w:w w:val="105"/>
            <w:sz w:val="20"/>
          </w:rPr>
          <w:delText>12</w:delText>
        </w:r>
        <w:r w:rsidDel="00F15F45">
          <w:rPr>
            <w:spacing w:val="-4"/>
            <w:w w:val="105"/>
            <w:sz w:val="20"/>
          </w:rPr>
          <w:delText xml:space="preserve"> </w:delText>
        </w:r>
        <w:r w:rsidDel="00F15F45">
          <w:rPr>
            <w:w w:val="105"/>
            <w:sz w:val="20"/>
          </w:rPr>
          <w:delText>runs</w:delText>
        </w:r>
        <w:r w:rsidDel="00F15F45">
          <w:rPr>
            <w:spacing w:val="-1"/>
            <w:w w:val="105"/>
            <w:sz w:val="20"/>
          </w:rPr>
          <w:delText xml:space="preserve"> </w:delText>
        </w:r>
        <w:r w:rsidDel="00F15F45">
          <w:rPr>
            <w:rFonts w:ascii="Libertinus Sans" w:hAnsi="Libertinus Sans"/>
            <w:i/>
            <w:w w:val="125"/>
            <w:sz w:val="20"/>
          </w:rPr>
          <w:delText>×</w:delText>
        </w:r>
        <w:r w:rsidDel="00F15F45">
          <w:rPr>
            <w:rFonts w:ascii="Libertinus Sans" w:hAnsi="Libertinus Sans"/>
            <w:i/>
            <w:spacing w:val="-12"/>
            <w:w w:val="125"/>
            <w:sz w:val="20"/>
          </w:rPr>
          <w:delText xml:space="preserve"> </w:delText>
        </w:r>
        <w:r w:rsidDel="00F15F45">
          <w:rPr>
            <w:w w:val="105"/>
            <w:sz w:val="20"/>
          </w:rPr>
          <w:delText>1,485</w:delText>
        </w:r>
        <w:r w:rsidDel="00F15F45">
          <w:rPr>
            <w:spacing w:val="-1"/>
            <w:w w:val="105"/>
            <w:sz w:val="20"/>
          </w:rPr>
          <w:delText xml:space="preserve"> </w:delText>
        </w:r>
        <w:r w:rsidDel="00F15F45">
          <w:rPr>
            <w:rFonts w:ascii="Tahoma" w:hAnsi="Tahoma"/>
            <w:w w:val="105"/>
            <w:sz w:val="20"/>
          </w:rPr>
          <w:delText>=</w:delText>
        </w:r>
        <w:r w:rsidDel="00F15F45">
          <w:rPr>
            <w:rFonts w:ascii="Tahoma" w:hAnsi="Tahoma"/>
            <w:spacing w:val="-15"/>
            <w:w w:val="105"/>
            <w:sz w:val="20"/>
          </w:rPr>
          <w:delText xml:space="preserve"> </w:delText>
        </w:r>
        <w:r w:rsidDel="00F15F45">
          <w:rPr>
            <w:w w:val="105"/>
            <w:sz w:val="20"/>
          </w:rPr>
          <w:delText>17,820</w:delText>
        </w:r>
        <w:r w:rsidDel="00F15F45">
          <w:rPr>
            <w:rFonts w:ascii="Times New Roman" w:hAnsi="Times New Roman"/>
            <w:spacing w:val="43"/>
            <w:w w:val="105"/>
            <w:sz w:val="20"/>
          </w:rPr>
          <w:delText xml:space="preserve">  </w:delText>
        </w:r>
        <w:r w:rsidDel="00F15F45">
          <w:rPr>
            <w:rFonts w:ascii="Trebuchet MS" w:hAnsi="Trebuchet MS"/>
            <w:spacing w:val="-5"/>
            <w:w w:val="105"/>
            <w:sz w:val="10"/>
          </w:rPr>
          <w:delText>499</w:delText>
        </w:r>
      </w:del>
    </w:p>
    <w:p w14:paraId="13520235" w14:textId="3D0C0427" w:rsidR="00EA1924" w:rsidDel="00F15F45" w:rsidRDefault="00000000">
      <w:pPr>
        <w:tabs>
          <w:tab w:val="left" w:pos="10859"/>
        </w:tabs>
        <w:spacing w:before="30"/>
        <w:ind w:left="2761"/>
        <w:rPr>
          <w:del w:id="554" w:author="Phil Green" w:date="2026-08-30T18:09:00Z" w16du:dateUtc="2026-08-30T16:09:00Z"/>
          <w:rFonts w:ascii="Trebuchet MS"/>
          <w:sz w:val="10"/>
        </w:rPr>
      </w:pPr>
      <w:del w:id="555" w:author="Phil Green" w:date="2026-08-30T18:09:00Z" w16du:dateUtc="2026-08-30T16:09:00Z">
        <w:r w:rsidDel="00F15F45">
          <w:rPr>
            <w:sz w:val="20"/>
          </w:rPr>
          <w:delText>samples.</w:delText>
        </w:r>
        <w:r w:rsidDel="00F15F45">
          <w:rPr>
            <w:spacing w:val="-3"/>
            <w:sz w:val="20"/>
          </w:rPr>
          <w:delText xml:space="preserve"> </w:delText>
        </w:r>
        <w:r w:rsidDel="00F15F45">
          <w:rPr>
            <w:sz w:val="20"/>
          </w:rPr>
          <w:delText>The</w:delText>
        </w:r>
        <w:r w:rsidDel="00F15F45">
          <w:rPr>
            <w:spacing w:val="-12"/>
            <w:sz w:val="20"/>
          </w:rPr>
          <w:delText xml:space="preserve"> </w:delText>
        </w:r>
        <w:r w:rsidDel="00F15F45">
          <w:rPr>
            <w:sz w:val="20"/>
          </w:rPr>
          <w:delText>Gaussian</w:delText>
        </w:r>
        <w:r w:rsidDel="00F15F45">
          <w:rPr>
            <w:spacing w:val="-12"/>
            <w:sz w:val="20"/>
          </w:rPr>
          <w:delText xml:space="preserve"> </w:delText>
        </w:r>
        <w:r w:rsidDel="00F15F45">
          <w:rPr>
            <w:sz w:val="20"/>
          </w:rPr>
          <w:delText>process</w:delText>
        </w:r>
        <w:r w:rsidDel="00F15F45">
          <w:rPr>
            <w:spacing w:val="-11"/>
            <w:sz w:val="20"/>
          </w:rPr>
          <w:delText xml:space="preserve"> </w:delText>
        </w:r>
        <w:r w:rsidDel="00F15F45">
          <w:rPr>
            <w:sz w:val="20"/>
          </w:rPr>
          <w:delText>therefore</w:delText>
        </w:r>
        <w:r w:rsidDel="00F15F45">
          <w:rPr>
            <w:spacing w:val="-12"/>
            <w:sz w:val="20"/>
          </w:rPr>
          <w:delText xml:space="preserve"> </w:delText>
        </w:r>
        <w:r w:rsidDel="00F15F45">
          <w:rPr>
            <w:sz w:val="20"/>
          </w:rPr>
          <w:delText>sees</w:delText>
        </w:r>
        <w:r w:rsidDel="00F15F45">
          <w:rPr>
            <w:spacing w:val="-12"/>
            <w:sz w:val="20"/>
          </w:rPr>
          <w:delText xml:space="preserve"> </w:delText>
        </w:r>
        <w:r w:rsidDel="00F15F45">
          <w:rPr>
            <w:sz w:val="20"/>
          </w:rPr>
          <w:delText>roughly</w:delText>
        </w:r>
        <w:r w:rsidDel="00F15F45">
          <w:rPr>
            <w:spacing w:val="-12"/>
            <w:sz w:val="20"/>
          </w:rPr>
          <w:delText xml:space="preserve"> </w:delText>
        </w:r>
        <w:r w:rsidDel="00F15F45">
          <w:rPr>
            <w:sz w:val="20"/>
          </w:rPr>
          <w:delText>one</w:delText>
        </w:r>
        <w:r w:rsidDel="00F15F45">
          <w:rPr>
            <w:spacing w:val="-11"/>
            <w:sz w:val="20"/>
          </w:rPr>
          <w:delText xml:space="preserve"> </w:delText>
        </w:r>
        <w:r w:rsidDel="00F15F45">
          <w:rPr>
            <w:sz w:val="20"/>
          </w:rPr>
          <w:delText>ninth</w:delText>
        </w:r>
        <w:r w:rsidDel="00F15F45">
          <w:rPr>
            <w:spacing w:val="-12"/>
            <w:sz w:val="20"/>
          </w:rPr>
          <w:delText xml:space="preserve"> </w:delText>
        </w:r>
        <w:r w:rsidDel="00F15F45">
          <w:rPr>
            <w:sz w:val="20"/>
          </w:rPr>
          <w:delText>of</w:delText>
        </w:r>
        <w:r w:rsidDel="00F15F45">
          <w:rPr>
            <w:spacing w:val="-12"/>
            <w:sz w:val="20"/>
          </w:rPr>
          <w:delText xml:space="preserve"> </w:delText>
        </w:r>
        <w:r w:rsidDel="00F15F45">
          <w:rPr>
            <w:sz w:val="20"/>
          </w:rPr>
          <w:delText>the</w:delText>
        </w:r>
        <w:r w:rsidDel="00F15F45">
          <w:rPr>
            <w:spacing w:val="-12"/>
            <w:sz w:val="20"/>
          </w:rPr>
          <w:delText xml:space="preserve"> </w:delText>
        </w:r>
        <w:r w:rsidDel="00F15F45">
          <w:rPr>
            <w:sz w:val="20"/>
          </w:rPr>
          <w:delText>data</w:delText>
        </w:r>
        <w:r w:rsidDel="00F15F45">
          <w:rPr>
            <w:spacing w:val="-12"/>
            <w:sz w:val="20"/>
          </w:rPr>
          <w:delText xml:space="preserve"> </w:delText>
        </w:r>
        <w:r w:rsidDel="00F15F45">
          <w:rPr>
            <w:sz w:val="20"/>
          </w:rPr>
          <w:delText>its</w:delText>
        </w:r>
        <w:r w:rsidDel="00F15F45">
          <w:rPr>
            <w:spacing w:val="-11"/>
            <w:sz w:val="20"/>
          </w:rPr>
          <w:delText xml:space="preserve"> </w:delText>
        </w:r>
        <w:r w:rsidDel="00F15F45">
          <w:rPr>
            <w:spacing w:val="-2"/>
            <w:sz w:val="20"/>
          </w:rPr>
          <w:delText>competitors</w:delText>
        </w:r>
        <w:r w:rsidDel="00F15F45">
          <w:rPr>
            <w:rFonts w:ascii="Times New Roman"/>
            <w:sz w:val="20"/>
          </w:rPr>
          <w:tab/>
        </w:r>
        <w:r w:rsidDel="00F15F45">
          <w:rPr>
            <w:rFonts w:ascii="Trebuchet MS"/>
            <w:spacing w:val="-5"/>
            <w:sz w:val="10"/>
          </w:rPr>
          <w:delText>500</w:delText>
        </w:r>
      </w:del>
    </w:p>
    <w:p w14:paraId="4C2B56A3" w14:textId="4CD3144E" w:rsidR="00EA1924" w:rsidDel="00F15F45" w:rsidRDefault="00000000">
      <w:pPr>
        <w:tabs>
          <w:tab w:val="left" w:pos="10859"/>
        </w:tabs>
        <w:spacing w:before="30"/>
        <w:ind w:left="2761"/>
        <w:rPr>
          <w:del w:id="556" w:author="Phil Green" w:date="2026-08-30T18:09:00Z" w16du:dateUtc="2026-08-30T16:09:00Z"/>
          <w:rFonts w:ascii="Trebuchet MS"/>
          <w:sz w:val="10"/>
        </w:rPr>
      </w:pPr>
      <w:del w:id="557" w:author="Phil Green" w:date="2026-08-30T18:09:00Z" w16du:dateUtc="2026-08-30T16:09:00Z">
        <w:r w:rsidDel="00F15F45">
          <w:rPr>
            <w:spacing w:val="-2"/>
            <w:sz w:val="20"/>
          </w:rPr>
          <w:delText>fit</w:delText>
        </w:r>
        <w:r w:rsidDel="00F15F45">
          <w:rPr>
            <w:spacing w:val="-9"/>
            <w:sz w:val="20"/>
          </w:rPr>
          <w:delText xml:space="preserve"> </w:delText>
        </w:r>
        <w:r w:rsidDel="00F15F45">
          <w:rPr>
            <w:spacing w:val="-2"/>
            <w:sz w:val="20"/>
          </w:rPr>
          <w:delText>in</w:delText>
        </w:r>
        <w:r w:rsidDel="00F15F45">
          <w:rPr>
            <w:spacing w:val="-8"/>
            <w:sz w:val="20"/>
          </w:rPr>
          <w:delText xml:space="preserve"> </w:delText>
        </w:r>
        <w:r w:rsidDel="00F15F45">
          <w:rPr>
            <w:spacing w:val="-2"/>
            <w:sz w:val="20"/>
          </w:rPr>
          <w:delText>that</w:delText>
        </w:r>
        <w:r w:rsidDel="00F15F45">
          <w:rPr>
            <w:spacing w:val="-9"/>
            <w:sz w:val="20"/>
          </w:rPr>
          <w:delText xml:space="preserve"> </w:delText>
        </w:r>
        <w:r w:rsidDel="00F15F45">
          <w:rPr>
            <w:spacing w:val="-2"/>
            <w:sz w:val="20"/>
          </w:rPr>
          <w:delText>condition,</w:delText>
        </w:r>
        <w:r w:rsidDel="00F15F45">
          <w:rPr>
            <w:spacing w:val="-8"/>
            <w:sz w:val="20"/>
          </w:rPr>
          <w:delText xml:space="preserve"> </w:delText>
        </w:r>
        <w:r w:rsidDel="00F15F45">
          <w:rPr>
            <w:spacing w:val="-2"/>
            <w:sz w:val="20"/>
          </w:rPr>
          <w:delText>and</w:delText>
        </w:r>
        <w:r w:rsidDel="00F15F45">
          <w:rPr>
            <w:spacing w:val="-9"/>
            <w:sz w:val="20"/>
          </w:rPr>
          <w:delText xml:space="preserve"> </w:delText>
        </w:r>
        <w:r w:rsidDel="00F15F45">
          <w:rPr>
            <w:spacing w:val="-2"/>
            <w:sz w:val="20"/>
          </w:rPr>
          <w:delText>its</w:delText>
        </w:r>
        <w:r w:rsidDel="00F15F45">
          <w:rPr>
            <w:spacing w:val="-8"/>
            <w:sz w:val="20"/>
          </w:rPr>
          <w:delText xml:space="preserve"> </w:delText>
        </w:r>
        <w:r w:rsidDel="00F15F45">
          <w:rPr>
            <w:spacing w:val="-2"/>
            <w:sz w:val="20"/>
          </w:rPr>
          <w:delText>leave-one-out</w:delText>
        </w:r>
        <w:r w:rsidDel="00F15F45">
          <w:rPr>
            <w:spacing w:val="-9"/>
            <w:sz w:val="20"/>
          </w:rPr>
          <w:delText xml:space="preserve"> </w:delText>
        </w:r>
        <w:r w:rsidDel="00F15F45">
          <w:rPr>
            <w:spacing w:val="-2"/>
            <w:sz w:val="20"/>
          </w:rPr>
          <w:delText>column</w:delText>
        </w:r>
        <w:r w:rsidDel="00F15F45">
          <w:rPr>
            <w:spacing w:val="-8"/>
            <w:sz w:val="20"/>
          </w:rPr>
          <w:delText xml:space="preserve"> </w:delText>
        </w:r>
        <w:r w:rsidDel="00F15F45">
          <w:rPr>
            <w:spacing w:val="-2"/>
            <w:sz w:val="20"/>
          </w:rPr>
          <w:delText>should</w:delText>
        </w:r>
        <w:r w:rsidDel="00F15F45">
          <w:rPr>
            <w:spacing w:val="-9"/>
            <w:sz w:val="20"/>
          </w:rPr>
          <w:delText xml:space="preserve"> </w:delText>
        </w:r>
        <w:r w:rsidDel="00F15F45">
          <w:rPr>
            <w:spacing w:val="-2"/>
            <w:sz w:val="20"/>
          </w:rPr>
          <w:delText>be</w:delText>
        </w:r>
        <w:r w:rsidDel="00F15F45">
          <w:rPr>
            <w:spacing w:val="-8"/>
            <w:sz w:val="20"/>
          </w:rPr>
          <w:delText xml:space="preserve"> </w:delText>
        </w:r>
        <w:r w:rsidDel="00F15F45">
          <w:rPr>
            <w:spacing w:val="-2"/>
            <w:sz w:val="20"/>
          </w:rPr>
          <w:delText>read</w:delText>
        </w:r>
        <w:r w:rsidDel="00F15F45">
          <w:rPr>
            <w:spacing w:val="-8"/>
            <w:sz w:val="20"/>
          </w:rPr>
          <w:delText xml:space="preserve"> </w:delText>
        </w:r>
        <w:r w:rsidDel="00F15F45">
          <w:rPr>
            <w:spacing w:val="-2"/>
            <w:sz w:val="20"/>
          </w:rPr>
          <w:delText>as</w:delText>
        </w:r>
        <w:r w:rsidDel="00F15F45">
          <w:rPr>
            <w:spacing w:val="-9"/>
            <w:sz w:val="20"/>
          </w:rPr>
          <w:delText xml:space="preserve"> </w:delText>
        </w:r>
        <w:r w:rsidDel="00F15F45">
          <w:rPr>
            <w:spacing w:val="-2"/>
            <w:sz w:val="20"/>
          </w:rPr>
          <w:delText>a</w:delText>
        </w:r>
        <w:r w:rsidDel="00F15F45">
          <w:rPr>
            <w:spacing w:val="-8"/>
            <w:sz w:val="20"/>
          </w:rPr>
          <w:delText xml:space="preserve"> </w:delText>
        </w:r>
        <w:r w:rsidDel="00F15F45">
          <w:rPr>
            <w:spacing w:val="-2"/>
            <w:sz w:val="20"/>
          </w:rPr>
          <w:delText>lower</w:delText>
        </w:r>
        <w:r w:rsidDel="00F15F45">
          <w:rPr>
            <w:spacing w:val="-9"/>
            <w:sz w:val="20"/>
          </w:rPr>
          <w:delText xml:space="preserve"> </w:delText>
        </w:r>
        <w:r w:rsidDel="00F15F45">
          <w:rPr>
            <w:spacing w:val="-2"/>
            <w:sz w:val="20"/>
          </w:rPr>
          <w:delText>bound</w:delText>
        </w:r>
        <w:r w:rsidDel="00F15F45">
          <w:rPr>
            <w:spacing w:val="-8"/>
            <w:sz w:val="20"/>
          </w:rPr>
          <w:delText xml:space="preserve"> </w:delText>
        </w:r>
        <w:r w:rsidDel="00F15F45">
          <w:rPr>
            <w:spacing w:val="-2"/>
            <w:sz w:val="20"/>
          </w:rPr>
          <w:delText>on</w:delText>
        </w:r>
        <w:r w:rsidDel="00F15F45">
          <w:rPr>
            <w:spacing w:val="-9"/>
            <w:sz w:val="20"/>
          </w:rPr>
          <w:delText xml:space="preserve"> </w:delText>
        </w:r>
        <w:r w:rsidDel="00F15F45">
          <w:rPr>
            <w:spacing w:val="-4"/>
            <w:sz w:val="20"/>
          </w:rPr>
          <w:delText>what</w:delText>
        </w:r>
        <w:r w:rsidDel="00F15F45">
          <w:rPr>
            <w:rFonts w:ascii="Times New Roman"/>
            <w:sz w:val="20"/>
          </w:rPr>
          <w:tab/>
        </w:r>
        <w:r w:rsidDel="00F15F45">
          <w:rPr>
            <w:rFonts w:ascii="Trebuchet MS"/>
            <w:spacing w:val="-5"/>
            <w:sz w:val="10"/>
          </w:rPr>
          <w:delText>501</w:delText>
        </w:r>
      </w:del>
    </w:p>
    <w:p w14:paraId="35A78B93" w14:textId="04B32F2B" w:rsidR="00EA1924" w:rsidRDefault="00000000" w:rsidP="00F15F45">
      <w:pPr>
        <w:spacing w:before="22"/>
        <w:ind w:left="2755"/>
        <w:jc w:val="both"/>
        <w:rPr>
          <w:rFonts w:ascii="Trebuchet MS"/>
          <w:sz w:val="10"/>
        </w:rPr>
        <w:pPrChange w:id="558" w:author="Phil Green" w:date="2026-08-30T18:09:00Z" w16du:dateUtc="2026-08-30T16:09:00Z">
          <w:pPr>
            <w:tabs>
              <w:tab w:val="left" w:pos="10859"/>
            </w:tabs>
            <w:spacing w:before="30"/>
            <w:ind w:left="2761"/>
          </w:pPr>
        </w:pPrChange>
      </w:pPr>
      <w:del w:id="559" w:author="Phil Green" w:date="2026-08-30T18:09:00Z" w16du:dateUtc="2026-08-30T16:09:00Z">
        <w:r w:rsidDel="00F15F45">
          <w:rPr>
            <w:sz w:val="20"/>
          </w:rPr>
          <w:delText>the</w:delText>
        </w:r>
        <w:r w:rsidDel="00F15F45">
          <w:rPr>
            <w:spacing w:val="-12"/>
            <w:sz w:val="20"/>
          </w:rPr>
          <w:delText xml:space="preserve"> </w:delText>
        </w:r>
        <w:r w:rsidDel="00F15F45">
          <w:rPr>
            <w:sz w:val="20"/>
          </w:rPr>
          <w:delText>method</w:delText>
        </w:r>
        <w:r w:rsidDel="00F15F45">
          <w:rPr>
            <w:spacing w:val="-11"/>
            <w:sz w:val="20"/>
          </w:rPr>
          <w:delText xml:space="preserve"> </w:delText>
        </w:r>
        <w:r w:rsidDel="00F15F45">
          <w:rPr>
            <w:sz w:val="20"/>
          </w:rPr>
          <w:delText>could</w:delText>
        </w:r>
        <w:r w:rsidDel="00F15F45">
          <w:rPr>
            <w:spacing w:val="-11"/>
            <w:sz w:val="20"/>
          </w:rPr>
          <w:delText xml:space="preserve"> </w:delText>
        </w:r>
        <w:r w:rsidDel="00F15F45">
          <w:rPr>
            <w:sz w:val="20"/>
          </w:rPr>
          <w:delText>achieve</w:delText>
        </w:r>
        <w:r w:rsidDel="00F15F45">
          <w:rPr>
            <w:spacing w:val="-11"/>
            <w:sz w:val="20"/>
          </w:rPr>
          <w:delText xml:space="preserve"> </w:delText>
        </w:r>
        <w:r w:rsidDel="00F15F45">
          <w:rPr>
            <w:sz w:val="20"/>
          </w:rPr>
          <w:delText>with</w:delText>
        </w:r>
        <w:r w:rsidDel="00F15F45">
          <w:rPr>
            <w:spacing w:val="-12"/>
            <w:sz w:val="20"/>
          </w:rPr>
          <w:delText xml:space="preserve"> </w:delText>
        </w:r>
        <w:r w:rsidDel="00F15F45">
          <w:rPr>
            <w:sz w:val="20"/>
          </w:rPr>
          <w:delText>an</w:delText>
        </w:r>
        <w:r w:rsidDel="00F15F45">
          <w:rPr>
            <w:spacing w:val="-11"/>
            <w:sz w:val="20"/>
          </w:rPr>
          <w:delText xml:space="preserve"> </w:delText>
        </w:r>
        <w:r w:rsidDel="00F15F45">
          <w:rPr>
            <w:sz w:val="20"/>
          </w:rPr>
          <w:delText>unbounded</w:delText>
        </w:r>
        <w:r w:rsidDel="00F15F45">
          <w:rPr>
            <w:spacing w:val="-11"/>
            <w:sz w:val="20"/>
          </w:rPr>
          <w:delText xml:space="preserve"> </w:delText>
        </w:r>
        <w:r w:rsidDel="00F15F45">
          <w:rPr>
            <w:sz w:val="20"/>
          </w:rPr>
          <w:delText>fit</w:delText>
        </w:r>
        <w:r w:rsidDel="00F15F45">
          <w:rPr>
            <w:spacing w:val="-11"/>
            <w:sz w:val="20"/>
          </w:rPr>
          <w:delText xml:space="preserve"> </w:delText>
        </w:r>
        <w:r w:rsidDel="00F15F45">
          <w:rPr>
            <w:sz w:val="20"/>
          </w:rPr>
          <w:delText>budget,</w:delText>
        </w:r>
        <w:r w:rsidDel="00F15F45">
          <w:rPr>
            <w:spacing w:val="-12"/>
            <w:sz w:val="20"/>
          </w:rPr>
          <w:delText xml:space="preserve"> </w:delText>
        </w:r>
        <w:r w:rsidDel="00F15F45">
          <w:rPr>
            <w:sz w:val="20"/>
          </w:rPr>
          <w:delText>not</w:delText>
        </w:r>
        <w:r w:rsidDel="00F15F45">
          <w:rPr>
            <w:spacing w:val="-11"/>
            <w:sz w:val="20"/>
          </w:rPr>
          <w:delText xml:space="preserve"> </w:delText>
        </w:r>
        <w:r w:rsidDel="00F15F45">
          <w:rPr>
            <w:sz w:val="20"/>
          </w:rPr>
          <w:delText>as</w:delText>
        </w:r>
        <w:r w:rsidDel="00F15F45">
          <w:rPr>
            <w:spacing w:val="-11"/>
            <w:sz w:val="20"/>
          </w:rPr>
          <w:delText xml:space="preserve"> </w:delText>
        </w:r>
        <w:r w:rsidDel="00F15F45">
          <w:rPr>
            <w:sz w:val="20"/>
          </w:rPr>
          <w:delText>a</w:delText>
        </w:r>
        <w:r w:rsidDel="00F15F45">
          <w:rPr>
            <w:spacing w:val="-11"/>
            <w:sz w:val="20"/>
          </w:rPr>
          <w:delText xml:space="preserve"> </w:delText>
        </w:r>
        <w:r w:rsidDel="00F15F45">
          <w:rPr>
            <w:sz w:val="20"/>
          </w:rPr>
          <w:delText>like-for-like</w:delText>
        </w:r>
        <w:r w:rsidDel="00F15F45">
          <w:rPr>
            <w:spacing w:val="-12"/>
            <w:sz w:val="20"/>
          </w:rPr>
          <w:delText xml:space="preserve"> </w:delText>
        </w:r>
        <w:r w:rsidDel="00F15F45">
          <w:rPr>
            <w:spacing w:val="-2"/>
            <w:sz w:val="20"/>
          </w:rPr>
          <w:delText>comparison</w:delText>
        </w:r>
      </w:del>
      <w:ins w:id="560" w:author="Phil Green" w:date="2026-08-30T18:09:00Z" w16du:dateUtc="2026-08-30T16:09:00Z">
        <w:r w:rsidR="00F15F45">
          <w:rPr>
            <w:w w:val="105"/>
            <w:sz w:val="20"/>
          </w:rPr>
          <w:t>significantly reduced the amount of data seen by the model</w:t>
        </w:r>
      </w:ins>
      <w:r>
        <w:rPr>
          <w:spacing w:val="-2"/>
          <w:sz w:val="20"/>
        </w:rPr>
        <w:t>.</w:t>
      </w:r>
      <w:r>
        <w:rPr>
          <w:sz w:val="20"/>
        </w:rPr>
        <w:tab/>
      </w:r>
      <w:r>
        <w:rPr>
          <w:rFonts w:ascii="Trebuchet MS"/>
          <w:spacing w:val="-5"/>
          <w:sz w:val="10"/>
        </w:rPr>
        <w:t>502</w:t>
      </w:r>
    </w:p>
    <w:p w14:paraId="77A25081" w14:textId="77777777" w:rsidR="00EA1924" w:rsidRDefault="00EA1924">
      <w:pPr>
        <w:rPr>
          <w:rFonts w:ascii="Trebuchet MS"/>
          <w:sz w:val="10"/>
        </w:rPr>
        <w:sectPr w:rsidR="00EA1924">
          <w:pgSz w:w="11910" w:h="16840"/>
          <w:pgMar w:top="1020" w:right="283" w:bottom="760" w:left="566" w:header="685" w:footer="563" w:gutter="0"/>
          <w:cols w:space="720"/>
        </w:sectPr>
      </w:pPr>
    </w:p>
    <w:p w14:paraId="28F7575B" w14:textId="53152FC0" w:rsidR="00EA1924" w:rsidRDefault="00000000">
      <w:pPr>
        <w:pStyle w:val="BodyText"/>
        <w:spacing w:before="409" w:line="276" w:lineRule="auto"/>
        <w:ind w:left="2754" w:right="403" w:firstLine="1"/>
        <w:jc w:val="both"/>
      </w:pPr>
      <w:r>
        <w:rPr>
          <w:b/>
        </w:rPr>
        <w:lastRenderedPageBreak/>
        <w:t>Table</w:t>
      </w:r>
      <w:r>
        <w:rPr>
          <w:b/>
          <w:spacing w:val="-10"/>
        </w:rPr>
        <w:t xml:space="preserve"> </w:t>
      </w:r>
      <w:r>
        <w:rPr>
          <w:b/>
        </w:rPr>
        <w:t>9.</w:t>
      </w:r>
      <w:r>
        <w:rPr>
          <w:b/>
          <w:spacing w:val="-2"/>
        </w:rPr>
        <w:t xml:space="preserve"> </w:t>
      </w:r>
      <w:r>
        <w:t>Median</w:t>
      </w:r>
      <w:r>
        <w:rPr>
          <w:spacing w:val="-9"/>
        </w:rPr>
        <w:t xml:space="preserve"> </w:t>
      </w:r>
      <w:r>
        <w:rPr>
          <w:rFonts w:ascii="Calibri" w:hAnsi="Calibri"/>
        </w:rPr>
        <w:t>∆</w:t>
      </w:r>
      <w:r>
        <w:rPr>
          <w:i/>
        </w:rPr>
        <w:t>E</w:t>
      </w:r>
      <w:r>
        <w:rPr>
          <w:vertAlign w:val="subscript"/>
        </w:rPr>
        <w:t>00</w:t>
      </w:r>
      <w:r>
        <w:rPr>
          <w:spacing w:val="-2"/>
        </w:rPr>
        <w:t xml:space="preserve"> </w:t>
      </w:r>
      <w:r>
        <w:t>per</w:t>
      </w:r>
      <w:r>
        <w:rPr>
          <w:spacing w:val="-10"/>
        </w:rPr>
        <w:t xml:space="preserve"> </w:t>
      </w:r>
      <w:r>
        <w:t>model</w:t>
      </w:r>
      <w:r>
        <w:rPr>
          <w:spacing w:val="-10"/>
        </w:rPr>
        <w:t xml:space="preserve"> </w:t>
      </w:r>
      <w:r>
        <w:t>across</w:t>
      </w:r>
      <w:r>
        <w:rPr>
          <w:spacing w:val="-10"/>
        </w:rPr>
        <w:t xml:space="preserve"> </w:t>
      </w:r>
      <w:r>
        <w:t>the</w:t>
      </w:r>
      <w:r>
        <w:rPr>
          <w:spacing w:val="-10"/>
        </w:rPr>
        <w:t xml:space="preserve"> </w:t>
      </w:r>
      <w:r>
        <w:t>three</w:t>
      </w:r>
      <w:r>
        <w:rPr>
          <w:spacing w:val="-10"/>
        </w:rPr>
        <w:t xml:space="preserve"> </w:t>
      </w:r>
      <w:del w:id="561" w:author="Phil Green" w:date="2026-08-30T17:15:00Z" w16du:dateUtc="2026-08-30T15:15:00Z">
        <w:r w:rsidDel="0060540C">
          <w:delText>IFRA</w:delText>
        </w:r>
        <w:r w:rsidDel="0060540C">
          <w:rPr>
            <w:spacing w:val="-10"/>
          </w:rPr>
          <w:delText xml:space="preserve"> </w:delText>
        </w:r>
      </w:del>
      <w:ins w:id="562" w:author="Phil Green" w:date="2026-08-30T17:15:00Z" w16du:dateUtc="2026-08-30T15:15:00Z">
        <w:r w:rsidR="0060540C">
          <w:t>newsprint</w:t>
        </w:r>
        <w:r w:rsidR="0060540C">
          <w:rPr>
            <w:spacing w:val="-10"/>
          </w:rPr>
          <w:t xml:space="preserve"> </w:t>
        </w:r>
      </w:ins>
      <w:r>
        <w:t>generalization</w:t>
      </w:r>
      <w:r>
        <w:rPr>
          <w:spacing w:val="-10"/>
        </w:rPr>
        <w:t xml:space="preserve"> </w:t>
      </w:r>
      <w:r>
        <w:t>experiments</w:t>
      </w:r>
      <w:r>
        <w:rPr>
          <w:spacing w:val="-10"/>
        </w:rPr>
        <w:t xml:space="preserve"> </w:t>
      </w:r>
      <w:r>
        <w:t>(13</w:t>
      </w:r>
      <w:r>
        <w:rPr>
          <w:spacing w:val="-10"/>
        </w:rPr>
        <w:t xml:space="preserve"> </w:t>
      </w:r>
      <w:del w:id="563" w:author="Phil Green" w:date="2026-08-30T18:10:00Z" w16du:dateUtc="2026-08-30T16:10:00Z">
        <w:r w:rsidDel="00F15F45">
          <w:delText xml:space="preserve">white-backing </w:delText>
        </w:r>
      </w:del>
      <w:r>
        <w:t>press runs).</w:t>
      </w:r>
      <w:r>
        <w:rPr>
          <w:spacing w:val="38"/>
        </w:rPr>
        <w:t xml:space="preserve"> </w:t>
      </w:r>
      <w:r>
        <w:t xml:space="preserve">Within-run and leave-one-out values are the median of each run’s own median </w:t>
      </w:r>
      <w:r>
        <w:rPr>
          <w:rFonts w:ascii="Calibri" w:hAnsi="Calibri"/>
        </w:rPr>
        <w:t>∆</w:t>
      </w:r>
      <w:r>
        <w:rPr>
          <w:i/>
        </w:rPr>
        <w:t>E</w:t>
      </w:r>
      <w:r>
        <w:rPr>
          <w:vertAlign w:val="subscript"/>
        </w:rPr>
        <w:t>00</w:t>
      </w:r>
      <w:r>
        <w:t xml:space="preserve"> across</w:t>
      </w:r>
      <w:r>
        <w:rPr>
          <w:spacing w:val="-3"/>
        </w:rPr>
        <w:t xml:space="preserve"> </w:t>
      </w:r>
      <w:r>
        <w:t>the</w:t>
      </w:r>
      <w:r>
        <w:rPr>
          <w:spacing w:val="-3"/>
        </w:rPr>
        <w:t xml:space="preserve"> </w:t>
      </w:r>
      <w:r>
        <w:t>13</w:t>
      </w:r>
      <w:r>
        <w:rPr>
          <w:spacing w:val="-3"/>
        </w:rPr>
        <w:t xml:space="preserve"> </w:t>
      </w:r>
      <w:r>
        <w:t>runs,</w:t>
      </w:r>
      <w:r>
        <w:rPr>
          <w:spacing w:val="-3"/>
        </w:rPr>
        <w:t xml:space="preserve"> </w:t>
      </w:r>
      <w:r>
        <w:t>and</w:t>
      </w:r>
      <w:r>
        <w:rPr>
          <w:spacing w:val="-3"/>
        </w:rPr>
        <w:t xml:space="preserve"> </w:t>
      </w:r>
      <w:r>
        <w:t>are</w:t>
      </w:r>
      <w:r>
        <w:rPr>
          <w:spacing w:val="-3"/>
        </w:rPr>
        <w:t xml:space="preserve"> </w:t>
      </w:r>
      <w:r>
        <w:t>therefore</w:t>
      </w:r>
      <w:r>
        <w:rPr>
          <w:spacing w:val="-3"/>
        </w:rPr>
        <w:t xml:space="preserve"> </w:t>
      </w:r>
      <w:r>
        <w:t>individual</w:t>
      </w:r>
      <w:r>
        <w:rPr>
          <w:spacing w:val="-3"/>
        </w:rPr>
        <w:t xml:space="preserve"> </w:t>
      </w:r>
      <w:r>
        <w:t>CSV</w:t>
      </w:r>
      <w:r>
        <w:rPr>
          <w:spacing w:val="-3"/>
        </w:rPr>
        <w:t xml:space="preserve"> </w:t>
      </w:r>
      <w:r>
        <w:t>entries;</w:t>
      </w:r>
      <w:r>
        <w:rPr>
          <w:spacing w:val="-2"/>
        </w:rPr>
        <w:t xml:space="preserve"> </w:t>
      </w:r>
      <w:r>
        <w:t>cross-run</w:t>
      </w:r>
      <w:r>
        <w:rPr>
          <w:spacing w:val="-3"/>
        </w:rPr>
        <w:t xml:space="preserve"> </w:t>
      </w:r>
      <w:r>
        <w:t>values</w:t>
      </w:r>
      <w:r>
        <w:rPr>
          <w:spacing w:val="-3"/>
        </w:rPr>
        <w:t xml:space="preserve"> </w:t>
      </w:r>
      <w:r>
        <w:t>are</w:t>
      </w:r>
      <w:r>
        <w:rPr>
          <w:spacing w:val="-3"/>
        </w:rPr>
        <w:t xml:space="preserve"> </w:t>
      </w:r>
      <w:r>
        <w:t>the</w:t>
      </w:r>
      <w:r>
        <w:rPr>
          <w:spacing w:val="-3"/>
        </w:rPr>
        <w:t xml:space="preserve"> </w:t>
      </w:r>
      <w:r>
        <w:t>median</w:t>
      </w:r>
      <w:r>
        <w:rPr>
          <w:spacing w:val="-3"/>
        </w:rPr>
        <w:t xml:space="preserve"> </w:t>
      </w:r>
      <w:r>
        <w:t xml:space="preserve">across </w:t>
      </w:r>
      <w:r>
        <w:rPr>
          <w:spacing w:val="-2"/>
        </w:rPr>
        <w:t>the</w:t>
      </w:r>
      <w:r>
        <w:rPr>
          <w:spacing w:val="-7"/>
        </w:rPr>
        <w:t xml:space="preserve"> </w:t>
      </w:r>
      <w:r>
        <w:rPr>
          <w:spacing w:val="-2"/>
        </w:rPr>
        <w:t>156</w:t>
      </w:r>
      <w:r>
        <w:rPr>
          <w:spacing w:val="-7"/>
        </w:rPr>
        <w:t xml:space="preserve"> </w:t>
      </w:r>
      <w:r>
        <w:rPr>
          <w:spacing w:val="-2"/>
        </w:rPr>
        <w:t>ordered</w:t>
      </w:r>
      <w:r>
        <w:rPr>
          <w:spacing w:val="-7"/>
        </w:rPr>
        <w:t xml:space="preserve"> </w:t>
      </w:r>
      <w:r>
        <w:rPr>
          <w:spacing w:val="-2"/>
        </w:rPr>
        <w:t>train/test</w:t>
      </w:r>
      <w:r>
        <w:rPr>
          <w:spacing w:val="-7"/>
        </w:rPr>
        <w:t xml:space="preserve"> </w:t>
      </w:r>
      <w:r>
        <w:rPr>
          <w:spacing w:val="-2"/>
        </w:rPr>
        <w:t>press</w:t>
      </w:r>
      <w:r>
        <w:rPr>
          <w:spacing w:val="-7"/>
        </w:rPr>
        <w:t xml:space="preserve"> </w:t>
      </w:r>
      <w:r>
        <w:rPr>
          <w:spacing w:val="-2"/>
        </w:rPr>
        <w:t>pairs,</w:t>
      </w:r>
      <w:r>
        <w:rPr>
          <w:spacing w:val="-6"/>
        </w:rPr>
        <w:t xml:space="preserve"> </w:t>
      </w:r>
      <w:r>
        <w:rPr>
          <w:spacing w:val="-2"/>
        </w:rPr>
        <w:t>an</w:t>
      </w:r>
      <w:r>
        <w:rPr>
          <w:spacing w:val="-7"/>
        </w:rPr>
        <w:t xml:space="preserve"> </w:t>
      </w:r>
      <w:r>
        <w:rPr>
          <w:spacing w:val="-2"/>
        </w:rPr>
        <w:t>even</w:t>
      </w:r>
      <w:r>
        <w:rPr>
          <w:spacing w:val="-7"/>
        </w:rPr>
        <w:t xml:space="preserve"> </w:t>
      </w:r>
      <w:r>
        <w:rPr>
          <w:spacing w:val="-2"/>
        </w:rPr>
        <w:t>count,</w:t>
      </w:r>
      <w:r>
        <w:rPr>
          <w:spacing w:val="-6"/>
        </w:rPr>
        <w:t xml:space="preserve"> </w:t>
      </w:r>
      <w:r>
        <w:rPr>
          <w:spacing w:val="-2"/>
        </w:rPr>
        <w:t>so</w:t>
      </w:r>
      <w:r>
        <w:rPr>
          <w:spacing w:val="-7"/>
        </w:rPr>
        <w:t xml:space="preserve"> </w:t>
      </w:r>
      <w:r>
        <w:rPr>
          <w:spacing w:val="-2"/>
        </w:rPr>
        <w:t>each</w:t>
      </w:r>
      <w:r>
        <w:rPr>
          <w:spacing w:val="-7"/>
        </w:rPr>
        <w:t xml:space="preserve"> </w:t>
      </w:r>
      <w:r>
        <w:rPr>
          <w:spacing w:val="-2"/>
        </w:rPr>
        <w:t>is</w:t>
      </w:r>
      <w:r>
        <w:rPr>
          <w:spacing w:val="-7"/>
        </w:rPr>
        <w:t xml:space="preserve"> </w:t>
      </w:r>
      <w:r>
        <w:rPr>
          <w:spacing w:val="-2"/>
        </w:rPr>
        <w:t>the</w:t>
      </w:r>
      <w:r>
        <w:rPr>
          <w:spacing w:val="-7"/>
        </w:rPr>
        <w:t xml:space="preserve"> </w:t>
      </w:r>
      <w:r>
        <w:rPr>
          <w:spacing w:val="-2"/>
        </w:rPr>
        <w:t>midpoint</w:t>
      </w:r>
      <w:r>
        <w:rPr>
          <w:spacing w:val="-7"/>
        </w:rPr>
        <w:t xml:space="preserve"> </w:t>
      </w:r>
      <w:r>
        <w:rPr>
          <w:spacing w:val="-2"/>
        </w:rPr>
        <w:t>of</w:t>
      </w:r>
      <w:r>
        <w:rPr>
          <w:spacing w:val="-7"/>
        </w:rPr>
        <w:t xml:space="preserve"> </w:t>
      </w:r>
      <w:r>
        <w:rPr>
          <w:spacing w:val="-2"/>
        </w:rPr>
        <w:t>the</w:t>
      </w:r>
      <w:r>
        <w:rPr>
          <w:spacing w:val="-7"/>
        </w:rPr>
        <w:t xml:space="preserve"> </w:t>
      </w:r>
      <w:r>
        <w:rPr>
          <w:spacing w:val="-2"/>
        </w:rPr>
        <w:t>two</w:t>
      </w:r>
      <w:r>
        <w:rPr>
          <w:spacing w:val="-7"/>
        </w:rPr>
        <w:t xml:space="preserve"> </w:t>
      </w:r>
      <w:r>
        <w:rPr>
          <w:spacing w:val="-2"/>
        </w:rPr>
        <w:t>central</w:t>
      </w:r>
      <w:r>
        <w:rPr>
          <w:spacing w:val="-7"/>
        </w:rPr>
        <w:t xml:space="preserve"> </w:t>
      </w:r>
      <w:r>
        <w:rPr>
          <w:spacing w:val="-2"/>
        </w:rPr>
        <w:t xml:space="preserve">entries. </w:t>
      </w:r>
      <w:r>
        <w:t xml:space="preserve">All models are fitted on XYZ; the fitting-space correction of Section </w:t>
      </w:r>
      <w:hyperlink w:anchor="_bookmark18" w:history="1">
        <w:r>
          <w:rPr>
            <w:color w:val="0774B7"/>
          </w:rPr>
          <w:t>4.5</w:t>
        </w:r>
      </w:hyperlink>
      <w:r>
        <w:rPr>
          <w:color w:val="0774B7"/>
        </w:rPr>
        <w:t xml:space="preserve"> </w:t>
      </w:r>
      <w:r>
        <w:t>has not been applied to this experiment.</w:t>
      </w:r>
      <w:r>
        <w:rPr>
          <w:spacing w:val="67"/>
          <w:w w:val="150"/>
        </w:rPr>
        <w:t xml:space="preserve">   </w:t>
      </w:r>
      <w:r>
        <w:t>Source:</w:t>
      </w:r>
      <w:r>
        <w:rPr>
          <w:spacing w:val="68"/>
          <w:w w:val="150"/>
        </w:rPr>
        <w:t xml:space="preserve">   </w:t>
      </w:r>
      <w:r>
        <w:rPr>
          <w:rFonts w:ascii="Cambria" w:hAnsi="Cambria"/>
        </w:rPr>
        <w:t>journal/results/</w:t>
      </w:r>
      <w:commentRangeStart w:id="564"/>
      <w:r>
        <w:rPr>
          <w:rFonts w:ascii="Cambria" w:hAnsi="Cambria"/>
        </w:rPr>
        <w:t>ifra</w:t>
      </w:r>
      <w:commentRangeEnd w:id="564"/>
      <w:r w:rsidR="0060540C">
        <w:rPr>
          <w:rStyle w:val="CommentReference"/>
          <w:rFonts w:ascii="Cambria" w:hAnsi="Cambria"/>
          <w:sz w:val="18"/>
          <w:szCs w:val="18"/>
        </w:rPr>
        <w:commentReference w:id="564"/>
      </w:r>
      <w:r>
        <w:rPr>
          <w:rFonts w:ascii="Cambria" w:hAnsi="Cambria"/>
        </w:rPr>
        <w:t>/{within_run,cross_run,leave_one_out}.csv</w:t>
      </w:r>
      <w:r>
        <w:t>.</w:t>
      </w:r>
    </w:p>
    <w:p w14:paraId="33DF0684" w14:textId="77777777" w:rsidR="00EA1924" w:rsidRDefault="00EA1924">
      <w:pPr>
        <w:pStyle w:val="BodyText"/>
        <w:spacing w:before="4"/>
        <w:rPr>
          <w:sz w:val="9"/>
        </w:rPr>
      </w:pPr>
    </w:p>
    <w:tbl>
      <w:tblPr>
        <w:tblW w:w="0" w:type="auto"/>
        <w:tblInd w:w="3231" w:type="dxa"/>
        <w:tblLayout w:type="fixed"/>
        <w:tblCellMar>
          <w:left w:w="0" w:type="dxa"/>
          <w:right w:w="0" w:type="dxa"/>
        </w:tblCellMar>
        <w:tblLook w:val="01E0" w:firstRow="1" w:lastRow="1" w:firstColumn="1" w:lastColumn="1" w:noHBand="0" w:noVBand="0"/>
      </w:tblPr>
      <w:tblGrid>
        <w:gridCol w:w="2142"/>
        <w:gridCol w:w="1598"/>
        <w:gridCol w:w="1451"/>
        <w:gridCol w:w="1741"/>
      </w:tblGrid>
      <w:tr w:rsidR="00EA1924" w14:paraId="40195AA4" w14:textId="77777777">
        <w:trPr>
          <w:trHeight w:val="327"/>
        </w:trPr>
        <w:tc>
          <w:tcPr>
            <w:tcW w:w="2142" w:type="dxa"/>
            <w:tcBorders>
              <w:top w:val="single" w:sz="8" w:space="0" w:color="000000"/>
              <w:bottom w:val="single" w:sz="4" w:space="0" w:color="000000"/>
            </w:tcBorders>
          </w:tcPr>
          <w:p w14:paraId="0E09C23C" w14:textId="77777777" w:rsidR="00EA1924" w:rsidRDefault="00000000">
            <w:pPr>
              <w:pStyle w:val="TableParagraph"/>
              <w:spacing w:before="33" w:line="240" w:lineRule="auto"/>
              <w:jc w:val="left"/>
              <w:rPr>
                <w:b/>
                <w:sz w:val="20"/>
              </w:rPr>
            </w:pPr>
            <w:r>
              <w:rPr>
                <w:b/>
                <w:spacing w:val="-2"/>
                <w:sz w:val="20"/>
              </w:rPr>
              <w:t>Model</w:t>
            </w:r>
          </w:p>
        </w:tc>
        <w:tc>
          <w:tcPr>
            <w:tcW w:w="1598" w:type="dxa"/>
            <w:tcBorders>
              <w:top w:val="single" w:sz="8" w:space="0" w:color="000000"/>
              <w:bottom w:val="single" w:sz="4" w:space="0" w:color="000000"/>
            </w:tcBorders>
          </w:tcPr>
          <w:p w14:paraId="276D27D4" w14:textId="77777777" w:rsidR="00EA1924" w:rsidRDefault="00000000">
            <w:pPr>
              <w:pStyle w:val="TableParagraph"/>
              <w:spacing w:before="33" w:line="240" w:lineRule="auto"/>
              <w:ind w:left="1"/>
              <w:rPr>
                <w:b/>
                <w:sz w:val="20"/>
              </w:rPr>
            </w:pPr>
            <w:r>
              <w:rPr>
                <w:b/>
                <w:spacing w:val="-2"/>
                <w:sz w:val="20"/>
              </w:rPr>
              <w:t>Within-run</w:t>
            </w:r>
            <w:r>
              <w:rPr>
                <w:b/>
                <w:sz w:val="20"/>
              </w:rPr>
              <w:t xml:space="preserve"> </w:t>
            </w:r>
            <w:r>
              <w:rPr>
                <w:b/>
                <w:spacing w:val="-5"/>
                <w:sz w:val="20"/>
              </w:rPr>
              <w:t>(A)</w:t>
            </w:r>
          </w:p>
        </w:tc>
        <w:tc>
          <w:tcPr>
            <w:tcW w:w="1451" w:type="dxa"/>
            <w:tcBorders>
              <w:top w:val="single" w:sz="8" w:space="0" w:color="000000"/>
              <w:bottom w:val="single" w:sz="4" w:space="0" w:color="000000"/>
            </w:tcBorders>
          </w:tcPr>
          <w:p w14:paraId="219DB40D" w14:textId="77777777" w:rsidR="00EA1924" w:rsidRDefault="00000000">
            <w:pPr>
              <w:pStyle w:val="TableParagraph"/>
              <w:spacing w:before="33" w:line="240" w:lineRule="auto"/>
              <w:ind w:left="1"/>
              <w:rPr>
                <w:b/>
                <w:sz w:val="20"/>
              </w:rPr>
            </w:pPr>
            <w:r>
              <w:rPr>
                <w:b/>
                <w:sz w:val="20"/>
              </w:rPr>
              <w:t>Cross-run</w:t>
            </w:r>
            <w:r>
              <w:rPr>
                <w:b/>
                <w:spacing w:val="-10"/>
                <w:sz w:val="20"/>
              </w:rPr>
              <w:t xml:space="preserve"> </w:t>
            </w:r>
            <w:r>
              <w:rPr>
                <w:b/>
                <w:spacing w:val="-5"/>
                <w:sz w:val="20"/>
              </w:rPr>
              <w:t>(B)</w:t>
            </w:r>
          </w:p>
        </w:tc>
        <w:tc>
          <w:tcPr>
            <w:tcW w:w="1741" w:type="dxa"/>
            <w:tcBorders>
              <w:top w:val="single" w:sz="8" w:space="0" w:color="000000"/>
              <w:bottom w:val="single" w:sz="4" w:space="0" w:color="000000"/>
            </w:tcBorders>
          </w:tcPr>
          <w:p w14:paraId="3A112DDD" w14:textId="77777777" w:rsidR="00EA1924" w:rsidRDefault="00000000">
            <w:pPr>
              <w:pStyle w:val="TableParagraph"/>
              <w:spacing w:before="33" w:line="240" w:lineRule="auto"/>
              <w:ind w:left="120" w:right="-15"/>
              <w:rPr>
                <w:b/>
                <w:sz w:val="20"/>
              </w:rPr>
            </w:pPr>
            <w:r>
              <w:rPr>
                <w:b/>
                <w:spacing w:val="-2"/>
                <w:sz w:val="20"/>
              </w:rPr>
              <w:t>Leave-one-out</w:t>
            </w:r>
            <w:r>
              <w:rPr>
                <w:b/>
                <w:spacing w:val="12"/>
                <w:sz w:val="20"/>
              </w:rPr>
              <w:t xml:space="preserve"> </w:t>
            </w:r>
            <w:r>
              <w:rPr>
                <w:b/>
                <w:spacing w:val="-5"/>
                <w:sz w:val="20"/>
              </w:rPr>
              <w:t>(C)</w:t>
            </w:r>
          </w:p>
        </w:tc>
      </w:tr>
      <w:tr w:rsidR="00EA1924" w14:paraId="7ADAC0BF" w14:textId="77777777">
        <w:trPr>
          <w:trHeight w:val="276"/>
        </w:trPr>
        <w:tc>
          <w:tcPr>
            <w:tcW w:w="2142" w:type="dxa"/>
            <w:tcBorders>
              <w:top w:val="single" w:sz="4" w:space="0" w:color="000000"/>
            </w:tcBorders>
          </w:tcPr>
          <w:p w14:paraId="27B719E0" w14:textId="77777777" w:rsidR="00EA1924" w:rsidRDefault="00000000">
            <w:pPr>
              <w:pStyle w:val="TableParagraph"/>
              <w:spacing w:before="31" w:line="226" w:lineRule="exact"/>
              <w:jc w:val="left"/>
              <w:rPr>
                <w:sz w:val="20"/>
              </w:rPr>
            </w:pPr>
            <w:r>
              <w:rPr>
                <w:sz w:val="20"/>
              </w:rPr>
              <w:t>Gaussian</w:t>
            </w:r>
            <w:r>
              <w:rPr>
                <w:spacing w:val="-10"/>
                <w:sz w:val="20"/>
              </w:rPr>
              <w:t xml:space="preserve"> </w:t>
            </w:r>
            <w:r>
              <w:rPr>
                <w:spacing w:val="-2"/>
                <w:sz w:val="20"/>
              </w:rPr>
              <w:t>Process</w:t>
            </w:r>
          </w:p>
        </w:tc>
        <w:tc>
          <w:tcPr>
            <w:tcW w:w="1598" w:type="dxa"/>
            <w:tcBorders>
              <w:top w:val="single" w:sz="4" w:space="0" w:color="000000"/>
            </w:tcBorders>
          </w:tcPr>
          <w:p w14:paraId="3668671D" w14:textId="77777777" w:rsidR="00EA1924" w:rsidRDefault="00000000">
            <w:pPr>
              <w:pStyle w:val="TableParagraph"/>
              <w:spacing w:before="31" w:line="226" w:lineRule="exact"/>
              <w:ind w:left="1"/>
              <w:rPr>
                <w:sz w:val="20"/>
              </w:rPr>
            </w:pPr>
            <w:r>
              <w:rPr>
                <w:spacing w:val="-2"/>
                <w:sz w:val="20"/>
              </w:rPr>
              <w:t>0.899</w:t>
            </w:r>
          </w:p>
        </w:tc>
        <w:tc>
          <w:tcPr>
            <w:tcW w:w="1451" w:type="dxa"/>
            <w:tcBorders>
              <w:top w:val="single" w:sz="4" w:space="0" w:color="000000"/>
            </w:tcBorders>
          </w:tcPr>
          <w:p w14:paraId="5E489AFA" w14:textId="77777777" w:rsidR="00EA1924" w:rsidRDefault="00000000">
            <w:pPr>
              <w:pStyle w:val="TableParagraph"/>
              <w:spacing w:before="31" w:line="226" w:lineRule="exact"/>
              <w:ind w:left="1"/>
              <w:rPr>
                <w:sz w:val="20"/>
              </w:rPr>
            </w:pPr>
            <w:r>
              <w:rPr>
                <w:spacing w:val="-2"/>
                <w:sz w:val="20"/>
              </w:rPr>
              <w:t>3.844</w:t>
            </w:r>
          </w:p>
        </w:tc>
        <w:tc>
          <w:tcPr>
            <w:tcW w:w="1741" w:type="dxa"/>
            <w:tcBorders>
              <w:top w:val="single" w:sz="4" w:space="0" w:color="000000"/>
            </w:tcBorders>
          </w:tcPr>
          <w:p w14:paraId="226E41B0" w14:textId="77777777" w:rsidR="00EA1924" w:rsidRDefault="00000000">
            <w:pPr>
              <w:pStyle w:val="TableParagraph"/>
              <w:spacing w:before="31" w:line="226" w:lineRule="exact"/>
              <w:ind w:left="121"/>
              <w:rPr>
                <w:sz w:val="20"/>
              </w:rPr>
            </w:pPr>
            <w:r>
              <w:rPr>
                <w:spacing w:val="-2"/>
                <w:sz w:val="20"/>
              </w:rPr>
              <w:t>3.155</w:t>
            </w:r>
          </w:p>
        </w:tc>
      </w:tr>
      <w:tr w:rsidR="00EA1924" w14:paraId="2C8018BE" w14:textId="77777777">
        <w:trPr>
          <w:trHeight w:val="239"/>
        </w:trPr>
        <w:tc>
          <w:tcPr>
            <w:tcW w:w="2142" w:type="dxa"/>
          </w:tcPr>
          <w:p w14:paraId="352147FD" w14:textId="77777777" w:rsidR="00EA1924" w:rsidRDefault="00000000">
            <w:pPr>
              <w:pStyle w:val="TableParagraph"/>
              <w:spacing w:line="219" w:lineRule="exact"/>
              <w:jc w:val="left"/>
              <w:rPr>
                <w:sz w:val="20"/>
              </w:rPr>
            </w:pPr>
            <w:r>
              <w:rPr>
                <w:spacing w:val="-5"/>
                <w:sz w:val="20"/>
              </w:rPr>
              <w:t>SVM</w:t>
            </w:r>
          </w:p>
        </w:tc>
        <w:tc>
          <w:tcPr>
            <w:tcW w:w="1598" w:type="dxa"/>
          </w:tcPr>
          <w:p w14:paraId="58D37E44" w14:textId="77777777" w:rsidR="00EA1924" w:rsidRDefault="00000000">
            <w:pPr>
              <w:pStyle w:val="TableParagraph"/>
              <w:spacing w:line="219" w:lineRule="exact"/>
              <w:ind w:left="1"/>
              <w:rPr>
                <w:sz w:val="20"/>
              </w:rPr>
            </w:pPr>
            <w:r>
              <w:rPr>
                <w:spacing w:val="-2"/>
                <w:sz w:val="20"/>
              </w:rPr>
              <w:t>1.073</w:t>
            </w:r>
          </w:p>
        </w:tc>
        <w:tc>
          <w:tcPr>
            <w:tcW w:w="1451" w:type="dxa"/>
          </w:tcPr>
          <w:p w14:paraId="449FC9E0" w14:textId="77777777" w:rsidR="00EA1924" w:rsidRDefault="00000000">
            <w:pPr>
              <w:pStyle w:val="TableParagraph"/>
              <w:spacing w:line="219" w:lineRule="exact"/>
              <w:ind w:left="1"/>
              <w:rPr>
                <w:sz w:val="20"/>
              </w:rPr>
            </w:pPr>
            <w:r>
              <w:rPr>
                <w:spacing w:val="-2"/>
                <w:sz w:val="20"/>
              </w:rPr>
              <w:t>3.874</w:t>
            </w:r>
          </w:p>
        </w:tc>
        <w:tc>
          <w:tcPr>
            <w:tcW w:w="1741" w:type="dxa"/>
          </w:tcPr>
          <w:p w14:paraId="411061AE" w14:textId="77777777" w:rsidR="00EA1924" w:rsidRDefault="00000000">
            <w:pPr>
              <w:pStyle w:val="TableParagraph"/>
              <w:spacing w:line="219" w:lineRule="exact"/>
              <w:ind w:left="121"/>
              <w:rPr>
                <w:sz w:val="20"/>
              </w:rPr>
            </w:pPr>
            <w:r>
              <w:rPr>
                <w:spacing w:val="-2"/>
                <w:sz w:val="20"/>
              </w:rPr>
              <w:t>3.008</w:t>
            </w:r>
          </w:p>
        </w:tc>
      </w:tr>
      <w:tr w:rsidR="00EA1924" w14:paraId="3C740FA7" w14:textId="77777777">
        <w:trPr>
          <w:trHeight w:val="239"/>
        </w:trPr>
        <w:tc>
          <w:tcPr>
            <w:tcW w:w="2142" w:type="dxa"/>
          </w:tcPr>
          <w:p w14:paraId="49420445" w14:textId="77777777" w:rsidR="00EA1924" w:rsidRDefault="00000000">
            <w:pPr>
              <w:pStyle w:val="TableParagraph"/>
              <w:spacing w:line="219" w:lineRule="exact"/>
              <w:jc w:val="left"/>
              <w:rPr>
                <w:sz w:val="20"/>
              </w:rPr>
            </w:pPr>
            <w:r>
              <w:rPr>
                <w:sz w:val="20"/>
              </w:rPr>
              <w:t>Polynomial</w:t>
            </w:r>
            <w:r>
              <w:rPr>
                <w:spacing w:val="-10"/>
                <w:sz w:val="20"/>
              </w:rPr>
              <w:t xml:space="preserve"> </w:t>
            </w:r>
            <w:r>
              <w:rPr>
                <w:sz w:val="20"/>
              </w:rPr>
              <w:t>(3rd</w:t>
            </w:r>
            <w:r>
              <w:rPr>
                <w:spacing w:val="-10"/>
                <w:sz w:val="20"/>
              </w:rPr>
              <w:t xml:space="preserve"> </w:t>
            </w:r>
            <w:r>
              <w:rPr>
                <w:spacing w:val="-2"/>
                <w:sz w:val="20"/>
              </w:rPr>
              <w:t>order)</w:t>
            </w:r>
          </w:p>
        </w:tc>
        <w:tc>
          <w:tcPr>
            <w:tcW w:w="1598" w:type="dxa"/>
          </w:tcPr>
          <w:p w14:paraId="04AA9D57" w14:textId="77777777" w:rsidR="00EA1924" w:rsidRDefault="00000000">
            <w:pPr>
              <w:pStyle w:val="TableParagraph"/>
              <w:spacing w:line="219" w:lineRule="exact"/>
              <w:ind w:left="1"/>
              <w:rPr>
                <w:sz w:val="20"/>
              </w:rPr>
            </w:pPr>
            <w:r>
              <w:rPr>
                <w:spacing w:val="-2"/>
                <w:sz w:val="20"/>
              </w:rPr>
              <w:t>1.416</w:t>
            </w:r>
          </w:p>
        </w:tc>
        <w:tc>
          <w:tcPr>
            <w:tcW w:w="1451" w:type="dxa"/>
          </w:tcPr>
          <w:p w14:paraId="2062D704" w14:textId="77777777" w:rsidR="00EA1924" w:rsidRDefault="00000000">
            <w:pPr>
              <w:pStyle w:val="TableParagraph"/>
              <w:spacing w:line="219" w:lineRule="exact"/>
              <w:ind w:left="1"/>
              <w:rPr>
                <w:sz w:val="20"/>
              </w:rPr>
            </w:pPr>
            <w:r>
              <w:rPr>
                <w:spacing w:val="-2"/>
                <w:sz w:val="20"/>
              </w:rPr>
              <w:t>4.167</w:t>
            </w:r>
          </w:p>
        </w:tc>
        <w:tc>
          <w:tcPr>
            <w:tcW w:w="1741" w:type="dxa"/>
          </w:tcPr>
          <w:p w14:paraId="0ADF8814" w14:textId="77777777" w:rsidR="00EA1924" w:rsidRDefault="00000000">
            <w:pPr>
              <w:pStyle w:val="TableParagraph"/>
              <w:spacing w:line="219" w:lineRule="exact"/>
              <w:ind w:left="121"/>
              <w:rPr>
                <w:sz w:val="20"/>
              </w:rPr>
            </w:pPr>
            <w:r>
              <w:rPr>
                <w:spacing w:val="-2"/>
                <w:sz w:val="20"/>
              </w:rPr>
              <w:t>3.301</w:t>
            </w:r>
          </w:p>
        </w:tc>
      </w:tr>
      <w:tr w:rsidR="00EA1924" w14:paraId="288190C0" w14:textId="77777777">
        <w:trPr>
          <w:trHeight w:val="289"/>
        </w:trPr>
        <w:tc>
          <w:tcPr>
            <w:tcW w:w="2142" w:type="dxa"/>
            <w:tcBorders>
              <w:bottom w:val="single" w:sz="8" w:space="0" w:color="000000"/>
            </w:tcBorders>
          </w:tcPr>
          <w:p w14:paraId="4B894FD6" w14:textId="77777777" w:rsidR="00EA1924" w:rsidRDefault="00000000">
            <w:pPr>
              <w:pStyle w:val="TableParagraph"/>
              <w:spacing w:line="242" w:lineRule="exact"/>
              <w:jc w:val="left"/>
              <w:rPr>
                <w:sz w:val="20"/>
              </w:rPr>
            </w:pPr>
            <w:r>
              <w:rPr>
                <w:sz w:val="20"/>
              </w:rPr>
              <w:t>MLP</w:t>
            </w:r>
            <w:r>
              <w:rPr>
                <w:spacing w:val="-6"/>
                <w:sz w:val="20"/>
              </w:rPr>
              <w:t xml:space="preserve"> </w:t>
            </w:r>
            <w:r>
              <w:rPr>
                <w:spacing w:val="-2"/>
                <w:sz w:val="20"/>
              </w:rPr>
              <w:t>(Deep)</w:t>
            </w:r>
          </w:p>
        </w:tc>
        <w:tc>
          <w:tcPr>
            <w:tcW w:w="1598" w:type="dxa"/>
            <w:tcBorders>
              <w:bottom w:val="single" w:sz="8" w:space="0" w:color="000000"/>
            </w:tcBorders>
          </w:tcPr>
          <w:p w14:paraId="6DC89A3C" w14:textId="77777777" w:rsidR="00EA1924" w:rsidRDefault="00000000">
            <w:pPr>
              <w:pStyle w:val="TableParagraph"/>
              <w:spacing w:line="242" w:lineRule="exact"/>
              <w:ind w:left="1"/>
              <w:rPr>
                <w:sz w:val="20"/>
              </w:rPr>
            </w:pPr>
            <w:r>
              <w:rPr>
                <w:spacing w:val="-2"/>
                <w:sz w:val="20"/>
              </w:rPr>
              <w:t>1.614</w:t>
            </w:r>
          </w:p>
        </w:tc>
        <w:tc>
          <w:tcPr>
            <w:tcW w:w="1451" w:type="dxa"/>
            <w:tcBorders>
              <w:bottom w:val="single" w:sz="8" w:space="0" w:color="000000"/>
            </w:tcBorders>
          </w:tcPr>
          <w:p w14:paraId="43D1D34D" w14:textId="77777777" w:rsidR="00EA1924" w:rsidRDefault="00000000">
            <w:pPr>
              <w:pStyle w:val="TableParagraph"/>
              <w:spacing w:line="242" w:lineRule="exact"/>
              <w:ind w:left="1"/>
              <w:rPr>
                <w:sz w:val="20"/>
              </w:rPr>
            </w:pPr>
            <w:r>
              <w:rPr>
                <w:spacing w:val="-2"/>
                <w:sz w:val="20"/>
              </w:rPr>
              <w:t>4.132</w:t>
            </w:r>
          </w:p>
        </w:tc>
        <w:tc>
          <w:tcPr>
            <w:tcW w:w="1741" w:type="dxa"/>
            <w:tcBorders>
              <w:bottom w:val="single" w:sz="8" w:space="0" w:color="000000"/>
            </w:tcBorders>
          </w:tcPr>
          <w:p w14:paraId="63A41334" w14:textId="77777777" w:rsidR="00EA1924" w:rsidRDefault="00000000">
            <w:pPr>
              <w:pStyle w:val="TableParagraph"/>
              <w:spacing w:line="242" w:lineRule="exact"/>
              <w:ind w:left="121"/>
              <w:rPr>
                <w:sz w:val="20"/>
              </w:rPr>
            </w:pPr>
            <w:r>
              <w:rPr>
                <w:spacing w:val="-2"/>
                <w:sz w:val="20"/>
              </w:rPr>
              <w:t>3.625</w:t>
            </w:r>
          </w:p>
        </w:tc>
      </w:tr>
    </w:tbl>
    <w:p w14:paraId="0D9AEDF2" w14:textId="77777777" w:rsidR="00EA1924" w:rsidRDefault="00EA1924">
      <w:pPr>
        <w:pStyle w:val="BodyText"/>
        <w:spacing w:before="91"/>
      </w:pPr>
    </w:p>
    <w:p w14:paraId="0BA70860" w14:textId="7A1A82BC" w:rsidR="00EA1924" w:rsidRDefault="00000000">
      <w:pPr>
        <w:tabs>
          <w:tab w:val="left" w:pos="10849"/>
        </w:tabs>
        <w:spacing w:line="266" w:lineRule="auto"/>
        <w:ind w:left="2751" w:right="36" w:firstLine="435"/>
        <w:jc w:val="both"/>
        <w:rPr>
          <w:rFonts w:ascii="Trebuchet MS" w:hAnsi="Trebuchet MS"/>
          <w:sz w:val="10"/>
        </w:rPr>
      </w:pPr>
      <w:r>
        <w:rPr>
          <w:sz w:val="20"/>
        </w:rPr>
        <w:t>Within-run</w:t>
      </w:r>
      <w:r>
        <w:rPr>
          <w:spacing w:val="-3"/>
          <w:sz w:val="20"/>
        </w:rPr>
        <w:t xml:space="preserve"> </w:t>
      </w:r>
      <w:r>
        <w:rPr>
          <w:sz w:val="20"/>
        </w:rPr>
        <w:t>(A),</w:t>
      </w:r>
      <w:r>
        <w:rPr>
          <w:spacing w:val="-2"/>
          <w:sz w:val="20"/>
        </w:rPr>
        <w:t xml:space="preserve"> </w:t>
      </w:r>
      <w:r>
        <w:rPr>
          <w:sz w:val="20"/>
        </w:rPr>
        <w:t>Gaussian</w:t>
      </w:r>
      <w:r>
        <w:rPr>
          <w:spacing w:val="-2"/>
          <w:sz w:val="20"/>
        </w:rPr>
        <w:t xml:space="preserve"> </w:t>
      </w:r>
      <w:r>
        <w:rPr>
          <w:sz w:val="20"/>
        </w:rPr>
        <w:t>process</w:t>
      </w:r>
      <w:r>
        <w:rPr>
          <w:spacing w:val="-2"/>
          <w:sz w:val="20"/>
        </w:rPr>
        <w:t xml:space="preserve"> </w:t>
      </w:r>
      <w:r>
        <w:rPr>
          <w:sz w:val="20"/>
        </w:rPr>
        <w:t>regression</w:t>
      </w:r>
      <w:r>
        <w:rPr>
          <w:spacing w:val="-2"/>
          <w:sz w:val="20"/>
        </w:rPr>
        <w:t xml:space="preserve"> </w:t>
      </w:r>
      <w:del w:id="565" w:author="Phil Green" w:date="2026-08-30T18:15:00Z" w16du:dateUtc="2026-08-30T16:15:00Z">
        <w:r w:rsidDel="00F15F45">
          <w:rPr>
            <w:sz w:val="20"/>
          </w:rPr>
          <w:delText>behaves</w:delText>
        </w:r>
        <w:r w:rsidDel="00F15F45">
          <w:rPr>
            <w:spacing w:val="-2"/>
            <w:sz w:val="20"/>
          </w:rPr>
          <w:delText xml:space="preserve"> </w:delText>
        </w:r>
        <w:r w:rsidDel="00F15F45">
          <w:rPr>
            <w:sz w:val="20"/>
          </w:rPr>
          <w:delText>as</w:delText>
        </w:r>
        <w:r w:rsidDel="00F15F45">
          <w:rPr>
            <w:spacing w:val="-2"/>
            <w:sz w:val="20"/>
          </w:rPr>
          <w:delText xml:space="preserve"> </w:delText>
        </w:r>
        <w:r w:rsidDel="00F15F45">
          <w:rPr>
            <w:sz w:val="20"/>
          </w:rPr>
          <w:delText>it</w:delText>
        </w:r>
        <w:r w:rsidDel="00F15F45">
          <w:rPr>
            <w:spacing w:val="-2"/>
            <w:sz w:val="20"/>
          </w:rPr>
          <w:delText xml:space="preserve"> </w:delText>
        </w:r>
        <w:r w:rsidDel="00F15F45">
          <w:rPr>
            <w:sz w:val="20"/>
          </w:rPr>
          <w:delText>does</w:delText>
        </w:r>
        <w:r w:rsidDel="00F15F45">
          <w:rPr>
            <w:spacing w:val="-3"/>
            <w:sz w:val="20"/>
          </w:rPr>
          <w:delText xml:space="preserve"> </w:delText>
        </w:r>
        <w:r w:rsidDel="00F15F45">
          <w:rPr>
            <w:sz w:val="20"/>
          </w:rPr>
          <w:delText>on</w:delText>
        </w:r>
        <w:r w:rsidDel="00F15F45">
          <w:rPr>
            <w:spacing w:val="-2"/>
            <w:sz w:val="20"/>
          </w:rPr>
          <w:delText xml:space="preserve"> </w:delText>
        </w:r>
        <w:r w:rsidDel="00F15F45">
          <w:rPr>
            <w:sz w:val="20"/>
          </w:rPr>
          <w:delText>coated</w:delText>
        </w:r>
        <w:r w:rsidDel="00F15F45">
          <w:rPr>
            <w:spacing w:val="-2"/>
            <w:sz w:val="20"/>
          </w:rPr>
          <w:delText xml:space="preserve"> </w:delText>
        </w:r>
        <w:r w:rsidDel="00F15F45">
          <w:rPr>
            <w:sz w:val="20"/>
          </w:rPr>
          <w:delText>stock: per-</w:delText>
        </w:r>
        <w:r w:rsidDel="00F15F45">
          <w:rPr>
            <w:spacing w:val="80"/>
            <w:sz w:val="20"/>
          </w:rPr>
          <w:delText xml:space="preserve"> </w:delText>
        </w:r>
        <w:r w:rsidDel="00F15F45">
          <w:rPr>
            <w:rFonts w:ascii="Trebuchet MS" w:hAnsi="Trebuchet MS"/>
            <w:sz w:val="10"/>
          </w:rPr>
          <w:delText>503</w:delText>
        </w:r>
        <w:r w:rsidDel="00F15F45">
          <w:rPr>
            <w:rFonts w:ascii="Trebuchet MS" w:hAnsi="Trebuchet MS"/>
            <w:spacing w:val="40"/>
            <w:sz w:val="10"/>
          </w:rPr>
          <w:delText xml:space="preserve"> </w:delText>
        </w:r>
        <w:r w:rsidDel="00F15F45">
          <w:rPr>
            <w:sz w:val="20"/>
          </w:rPr>
          <w:delText xml:space="preserve">run medians span 0.674–2.141 </w:delText>
        </w:r>
        <w:r w:rsidDel="00F15F45">
          <w:rPr>
            <w:rFonts w:ascii="Calibri" w:hAnsi="Calibri"/>
            <w:sz w:val="20"/>
          </w:rPr>
          <w:delText>∆</w:delText>
        </w:r>
        <w:r w:rsidDel="00F15F45">
          <w:rPr>
            <w:i/>
            <w:sz w:val="20"/>
          </w:rPr>
          <w:delText>E</w:delText>
        </w:r>
        <w:r w:rsidDel="00F15F45">
          <w:rPr>
            <w:sz w:val="20"/>
            <w:vertAlign w:val="subscript"/>
          </w:rPr>
          <w:delText>00</w:delText>
        </w:r>
        <w:r w:rsidDel="00F15F45">
          <w:rPr>
            <w:sz w:val="20"/>
          </w:rPr>
          <w:delText xml:space="preserve"> (median-of-medians 0.899), it </w:delText>
        </w:r>
      </w:del>
      <w:r>
        <w:rPr>
          <w:sz w:val="20"/>
        </w:rPr>
        <w:t>is the best of the 14</w:t>
      </w:r>
      <w:r>
        <w:rPr>
          <w:spacing w:val="80"/>
          <w:w w:val="150"/>
          <w:sz w:val="20"/>
        </w:rPr>
        <w:t xml:space="preserve"> </w:t>
      </w:r>
      <w:r>
        <w:rPr>
          <w:rFonts w:ascii="Trebuchet MS" w:hAnsi="Trebuchet MS"/>
          <w:sz w:val="10"/>
        </w:rPr>
        <w:t>504</w:t>
      </w:r>
      <w:r>
        <w:rPr>
          <w:rFonts w:ascii="Trebuchet MS" w:hAnsi="Trebuchet MS"/>
          <w:spacing w:val="40"/>
          <w:sz w:val="10"/>
        </w:rPr>
        <w:t xml:space="preserve"> </w:t>
      </w:r>
      <w:r>
        <w:rPr>
          <w:sz w:val="20"/>
        </w:rPr>
        <w:t>models on 12 of the 13 runs</w:t>
      </w:r>
      <w:del w:id="566" w:author="Phil Green" w:date="2026-08-30T18:15:00Z" w16du:dateUtc="2026-08-30T16:15:00Z">
        <w:r w:rsidDel="00F15F45">
          <w:rPr>
            <w:sz w:val="20"/>
          </w:rPr>
          <w:delText>, and it sits at each run’s own duplicate-recipe repeatability,</w:delText>
        </w:r>
        <w:r w:rsidDel="00F15F45">
          <w:rPr>
            <w:spacing w:val="40"/>
            <w:sz w:val="20"/>
          </w:rPr>
          <w:delText xml:space="preserve">  </w:delText>
        </w:r>
        <w:r w:rsidDel="00F15F45">
          <w:rPr>
            <w:rFonts w:ascii="Trebuchet MS" w:hAnsi="Trebuchet MS"/>
            <w:sz w:val="10"/>
          </w:rPr>
          <w:delText>505</w:delText>
        </w:r>
        <w:r w:rsidDel="00F15F45">
          <w:rPr>
            <w:rFonts w:ascii="Trebuchet MS" w:hAnsi="Trebuchet MS"/>
            <w:spacing w:val="40"/>
            <w:sz w:val="10"/>
          </w:rPr>
          <w:delText xml:space="preserve"> </w:delText>
        </w:r>
        <w:r w:rsidDel="00F15F45">
          <w:rPr>
            <w:sz w:val="20"/>
          </w:rPr>
          <w:delText>the</w:delText>
        </w:r>
        <w:r w:rsidDel="00F15F45">
          <w:rPr>
            <w:spacing w:val="-4"/>
            <w:sz w:val="20"/>
          </w:rPr>
          <w:delText xml:space="preserve"> </w:delText>
        </w:r>
        <w:r w:rsidDel="00F15F45">
          <w:rPr>
            <w:sz w:val="20"/>
          </w:rPr>
          <w:delText>press</w:delText>
        </w:r>
        <w:r w:rsidDel="00F15F45">
          <w:rPr>
            <w:spacing w:val="-4"/>
            <w:sz w:val="20"/>
          </w:rPr>
          <w:delText xml:space="preserve"> </w:delText>
        </w:r>
        <w:r w:rsidDel="00F15F45">
          <w:rPr>
            <w:sz w:val="20"/>
          </w:rPr>
          <w:delText>noise</w:delText>
        </w:r>
        <w:r w:rsidDel="00F15F45">
          <w:rPr>
            <w:spacing w:val="-4"/>
            <w:sz w:val="20"/>
          </w:rPr>
          <w:delText xml:space="preserve"> </w:delText>
        </w:r>
        <w:r w:rsidDel="00F15F45">
          <w:rPr>
            <w:sz w:val="20"/>
          </w:rPr>
          <w:delText>floor,</w:delText>
        </w:r>
        <w:r w:rsidDel="00F15F45">
          <w:rPr>
            <w:spacing w:val="-4"/>
            <w:sz w:val="20"/>
          </w:rPr>
          <w:delText xml:space="preserve"> </w:delText>
        </w:r>
        <w:r w:rsidDel="00F15F45">
          <w:rPr>
            <w:sz w:val="20"/>
          </w:rPr>
          <w:delText>where</w:delText>
        </w:r>
        <w:r w:rsidDel="00F15F45">
          <w:rPr>
            <w:spacing w:val="-4"/>
            <w:sz w:val="20"/>
          </w:rPr>
          <w:delText xml:space="preserve"> </w:delText>
        </w:r>
        <w:r w:rsidDel="00F15F45">
          <w:rPr>
            <w:sz w:val="20"/>
          </w:rPr>
          <w:delText>no</w:delText>
        </w:r>
        <w:r w:rsidDel="00F15F45">
          <w:rPr>
            <w:spacing w:val="-4"/>
            <w:sz w:val="20"/>
          </w:rPr>
          <w:delText xml:space="preserve"> </w:delText>
        </w:r>
        <w:r w:rsidDel="00F15F45">
          <w:rPr>
            <w:sz w:val="20"/>
          </w:rPr>
          <w:delText>model</w:delText>
        </w:r>
        <w:r w:rsidDel="00F15F45">
          <w:rPr>
            <w:spacing w:val="-4"/>
            <w:sz w:val="20"/>
          </w:rPr>
          <w:delText xml:space="preserve"> </w:delText>
        </w:r>
        <w:r w:rsidDel="00F15F45">
          <w:rPr>
            <w:sz w:val="20"/>
          </w:rPr>
          <w:delText>can</w:delText>
        </w:r>
        <w:r w:rsidDel="00F15F45">
          <w:rPr>
            <w:spacing w:val="-4"/>
            <w:sz w:val="20"/>
          </w:rPr>
          <w:delText xml:space="preserve"> </w:delText>
        </w:r>
        <w:r w:rsidDel="00F15F45">
          <w:rPr>
            <w:sz w:val="20"/>
          </w:rPr>
          <w:delText>do</w:delText>
        </w:r>
        <w:r w:rsidDel="00F15F45">
          <w:rPr>
            <w:spacing w:val="-4"/>
            <w:sz w:val="20"/>
          </w:rPr>
          <w:delText xml:space="preserve"> </w:delText>
        </w:r>
        <w:r w:rsidDel="00F15F45">
          <w:rPr>
            <w:sz w:val="20"/>
          </w:rPr>
          <w:delText>better</w:delText>
        </w:r>
      </w:del>
      <w:r>
        <w:rPr>
          <w:sz w:val="20"/>
        </w:rPr>
        <w:t>. One</w:t>
      </w:r>
      <w:r>
        <w:rPr>
          <w:spacing w:val="-4"/>
          <w:sz w:val="20"/>
        </w:rPr>
        <w:t xml:space="preserve"> </w:t>
      </w:r>
      <w:r>
        <w:rPr>
          <w:sz w:val="20"/>
        </w:rPr>
        <w:t>failure</w:t>
      </w:r>
      <w:r>
        <w:rPr>
          <w:spacing w:val="-4"/>
          <w:sz w:val="20"/>
        </w:rPr>
        <w:t xml:space="preserve"> </w:t>
      </w:r>
      <w:r>
        <w:rPr>
          <w:sz w:val="20"/>
        </w:rPr>
        <w:t>mode</w:t>
      </w:r>
      <w:r>
        <w:rPr>
          <w:spacing w:val="-4"/>
          <w:sz w:val="20"/>
        </w:rPr>
        <w:t xml:space="preserve"> </w:t>
      </w:r>
      <w:r>
        <w:rPr>
          <w:sz w:val="20"/>
        </w:rPr>
        <w:t>is</w:t>
      </w:r>
      <w:r>
        <w:rPr>
          <w:spacing w:val="-4"/>
          <w:sz w:val="20"/>
        </w:rPr>
        <w:t xml:space="preserve"> </w:t>
      </w:r>
      <w:r>
        <w:rPr>
          <w:sz w:val="20"/>
        </w:rPr>
        <w:t>worth</w:t>
      </w:r>
      <w:r>
        <w:rPr>
          <w:spacing w:val="-4"/>
          <w:sz w:val="20"/>
        </w:rPr>
        <w:t xml:space="preserve"> </w:t>
      </w:r>
      <w:r>
        <w:rPr>
          <w:sz w:val="20"/>
        </w:rPr>
        <w:t>recording:</w:t>
      </w:r>
      <w:r>
        <w:rPr>
          <w:spacing w:val="80"/>
          <w:w w:val="150"/>
          <w:sz w:val="20"/>
        </w:rPr>
        <w:t xml:space="preserve"> </w:t>
      </w:r>
      <w:r>
        <w:rPr>
          <w:rFonts w:ascii="Trebuchet MS" w:hAnsi="Trebuchet MS"/>
          <w:sz w:val="10"/>
        </w:rPr>
        <w:t>506</w:t>
      </w:r>
      <w:r>
        <w:rPr>
          <w:rFonts w:ascii="Trebuchet MS" w:hAnsi="Trebuchet MS"/>
          <w:spacing w:val="40"/>
          <w:sz w:val="10"/>
        </w:rPr>
        <w:t xml:space="preserve"> </w:t>
      </w:r>
      <w:r>
        <w:rPr>
          <w:sz w:val="20"/>
        </w:rPr>
        <w:t>initialized</w:t>
      </w:r>
      <w:r>
        <w:rPr>
          <w:spacing w:val="-12"/>
          <w:sz w:val="20"/>
        </w:rPr>
        <w:t xml:space="preserve"> </w:t>
      </w:r>
      <w:r>
        <w:rPr>
          <w:sz w:val="20"/>
        </w:rPr>
        <w:t>with</w:t>
      </w:r>
      <w:r>
        <w:rPr>
          <w:spacing w:val="-12"/>
          <w:sz w:val="20"/>
        </w:rPr>
        <w:t xml:space="preserve"> </w:t>
      </w:r>
      <w:r>
        <w:rPr>
          <w:sz w:val="20"/>
        </w:rPr>
        <w:t>a</w:t>
      </w:r>
      <w:r>
        <w:rPr>
          <w:spacing w:val="-12"/>
          <w:sz w:val="20"/>
        </w:rPr>
        <w:t xml:space="preserve"> </w:t>
      </w:r>
      <w:r>
        <w:rPr>
          <w:sz w:val="20"/>
        </w:rPr>
        <w:t>near-zero</w:t>
      </w:r>
      <w:r>
        <w:rPr>
          <w:spacing w:val="-12"/>
          <w:sz w:val="20"/>
        </w:rPr>
        <w:t xml:space="preserve"> </w:t>
      </w:r>
      <w:r>
        <w:rPr>
          <w:rFonts w:ascii="Cambria" w:hAnsi="Cambria"/>
          <w:sz w:val="20"/>
        </w:rPr>
        <w:t>WhiteKernel</w:t>
      </w:r>
      <w:r>
        <w:rPr>
          <w:rFonts w:ascii="Cambria" w:hAnsi="Cambria"/>
          <w:spacing w:val="-6"/>
          <w:sz w:val="20"/>
        </w:rPr>
        <w:t xml:space="preserve"> </w:t>
      </w:r>
      <w:r>
        <w:rPr>
          <w:sz w:val="20"/>
        </w:rPr>
        <w:t>(10</w:t>
      </w:r>
      <w:r>
        <w:rPr>
          <w:rFonts w:ascii="Libertinus Sans" w:hAnsi="Libertinus Sans"/>
          <w:i/>
          <w:position w:val="7"/>
          <w:sz w:val="15"/>
        </w:rPr>
        <w:t>−</w:t>
      </w:r>
      <w:r>
        <w:rPr>
          <w:position w:val="7"/>
          <w:sz w:val="15"/>
        </w:rPr>
        <w:t>5</w:t>
      </w:r>
      <w:r>
        <w:rPr>
          <w:sz w:val="20"/>
        </w:rPr>
        <w:t>,</w:t>
      </w:r>
      <w:r>
        <w:rPr>
          <w:spacing w:val="-10"/>
          <w:sz w:val="20"/>
        </w:rPr>
        <w:t xml:space="preserve"> </w:t>
      </w:r>
      <w:r>
        <w:rPr>
          <w:sz w:val="20"/>
        </w:rPr>
        <w:t>two</w:t>
      </w:r>
      <w:r>
        <w:rPr>
          <w:spacing w:val="-12"/>
          <w:sz w:val="20"/>
        </w:rPr>
        <w:t xml:space="preserve"> </w:t>
      </w:r>
      <w:r>
        <w:rPr>
          <w:sz w:val="20"/>
        </w:rPr>
        <w:t>orders</w:t>
      </w:r>
      <w:r>
        <w:rPr>
          <w:spacing w:val="-12"/>
          <w:sz w:val="20"/>
        </w:rPr>
        <w:t xml:space="preserve"> </w:t>
      </w:r>
      <w:r>
        <w:rPr>
          <w:sz w:val="20"/>
        </w:rPr>
        <w:t>of</w:t>
      </w:r>
      <w:r>
        <w:rPr>
          <w:spacing w:val="-12"/>
          <w:sz w:val="20"/>
        </w:rPr>
        <w:t xml:space="preserve"> </w:t>
      </w:r>
      <w:r>
        <w:rPr>
          <w:sz w:val="20"/>
        </w:rPr>
        <w:t>magnitude</w:t>
      </w:r>
      <w:r>
        <w:rPr>
          <w:spacing w:val="-12"/>
          <w:sz w:val="20"/>
        </w:rPr>
        <w:t xml:space="preserve"> </w:t>
      </w:r>
      <w:r>
        <w:rPr>
          <w:sz w:val="20"/>
        </w:rPr>
        <w:t>below</w:t>
      </w:r>
      <w:r>
        <w:rPr>
          <w:spacing w:val="-12"/>
          <w:sz w:val="20"/>
        </w:rPr>
        <w:t xml:space="preserve"> </w:t>
      </w:r>
      <w:r>
        <w:rPr>
          <w:sz w:val="20"/>
        </w:rPr>
        <w:t>newsprint’s</w:t>
      </w:r>
      <w:r>
        <w:rPr>
          <w:spacing w:val="80"/>
          <w:w w:val="150"/>
          <w:sz w:val="20"/>
        </w:rPr>
        <w:t xml:space="preserve"> </w:t>
      </w:r>
      <w:r>
        <w:rPr>
          <w:rFonts w:ascii="Trebuchet MS" w:hAnsi="Trebuchet MS"/>
          <w:sz w:val="10"/>
        </w:rPr>
        <w:t>507</w:t>
      </w:r>
      <w:r>
        <w:rPr>
          <w:rFonts w:ascii="Trebuchet MS" w:hAnsi="Trebuchet MS"/>
          <w:spacing w:val="40"/>
          <w:sz w:val="10"/>
        </w:rPr>
        <w:t xml:space="preserve"> </w:t>
      </w:r>
      <w:r>
        <w:rPr>
          <w:sz w:val="20"/>
        </w:rPr>
        <w:t>measured</w:t>
      </w:r>
      <w:r>
        <w:rPr>
          <w:spacing w:val="16"/>
          <w:sz w:val="20"/>
        </w:rPr>
        <w:t xml:space="preserve"> </w:t>
      </w:r>
      <w:r>
        <w:rPr>
          <w:sz w:val="20"/>
        </w:rPr>
        <w:t>noise),</w:t>
      </w:r>
      <w:r>
        <w:rPr>
          <w:spacing w:val="19"/>
          <w:sz w:val="20"/>
        </w:rPr>
        <w:t xml:space="preserve"> </w:t>
      </w:r>
      <w:r>
        <w:rPr>
          <w:sz w:val="20"/>
        </w:rPr>
        <w:t>the</w:t>
      </w:r>
      <w:r>
        <w:rPr>
          <w:spacing w:val="16"/>
          <w:sz w:val="20"/>
        </w:rPr>
        <w:t xml:space="preserve"> </w:t>
      </w:r>
      <w:r>
        <w:rPr>
          <w:sz w:val="20"/>
        </w:rPr>
        <w:t>kernel’s</w:t>
      </w:r>
      <w:r>
        <w:rPr>
          <w:spacing w:val="16"/>
          <w:sz w:val="20"/>
        </w:rPr>
        <w:t xml:space="preserve"> </w:t>
      </w:r>
      <w:r>
        <w:rPr>
          <w:sz w:val="20"/>
        </w:rPr>
        <w:t>marginal-likelihood</w:t>
      </w:r>
      <w:r>
        <w:rPr>
          <w:spacing w:val="16"/>
          <w:sz w:val="20"/>
        </w:rPr>
        <w:t xml:space="preserve"> </w:t>
      </w:r>
      <w:r>
        <w:rPr>
          <w:sz w:val="20"/>
        </w:rPr>
        <w:t>optimization</w:t>
      </w:r>
      <w:r>
        <w:rPr>
          <w:spacing w:val="16"/>
          <w:sz w:val="20"/>
        </w:rPr>
        <w:t xml:space="preserve"> </w:t>
      </w:r>
      <w:r>
        <w:rPr>
          <w:sz w:val="20"/>
        </w:rPr>
        <w:t>enters</w:t>
      </w:r>
      <w:r>
        <w:rPr>
          <w:spacing w:val="16"/>
          <w:sz w:val="20"/>
        </w:rPr>
        <w:t xml:space="preserve"> </w:t>
      </w:r>
      <w:r>
        <w:rPr>
          <w:sz w:val="20"/>
        </w:rPr>
        <w:t>a</w:t>
      </w:r>
      <w:r>
        <w:rPr>
          <w:spacing w:val="16"/>
          <w:sz w:val="20"/>
        </w:rPr>
        <w:t xml:space="preserve"> </w:t>
      </w:r>
      <w:r>
        <w:rPr>
          <w:sz w:val="20"/>
        </w:rPr>
        <w:t>local</w:t>
      </w:r>
      <w:r>
        <w:rPr>
          <w:spacing w:val="16"/>
          <w:sz w:val="20"/>
        </w:rPr>
        <w:t xml:space="preserve"> </w:t>
      </w:r>
      <w:r>
        <w:rPr>
          <w:sz w:val="20"/>
        </w:rPr>
        <w:t>optimum</w:t>
      </w:r>
      <w:r>
        <w:rPr>
          <w:spacing w:val="80"/>
          <w:sz w:val="20"/>
        </w:rPr>
        <w:t xml:space="preserve">  </w:t>
      </w:r>
      <w:r>
        <w:rPr>
          <w:rFonts w:ascii="Trebuchet MS" w:hAnsi="Trebuchet MS"/>
          <w:sz w:val="10"/>
        </w:rPr>
        <w:t>508</w:t>
      </w:r>
      <w:r>
        <w:rPr>
          <w:rFonts w:ascii="Trebuchet MS" w:hAnsi="Trebuchet MS"/>
          <w:spacing w:val="40"/>
          <w:sz w:val="10"/>
        </w:rPr>
        <w:t xml:space="preserve"> </w:t>
      </w:r>
      <w:r>
        <w:rPr>
          <w:sz w:val="20"/>
        </w:rPr>
        <w:t>in</w:t>
      </w:r>
      <w:r>
        <w:rPr>
          <w:spacing w:val="11"/>
          <w:sz w:val="20"/>
        </w:rPr>
        <w:t xml:space="preserve"> </w:t>
      </w:r>
      <w:r>
        <w:rPr>
          <w:sz w:val="20"/>
        </w:rPr>
        <w:t>which</w:t>
      </w:r>
      <w:r>
        <w:rPr>
          <w:spacing w:val="11"/>
          <w:sz w:val="20"/>
        </w:rPr>
        <w:t xml:space="preserve"> </w:t>
      </w:r>
      <w:r>
        <w:rPr>
          <w:sz w:val="20"/>
        </w:rPr>
        <w:t>the</w:t>
      </w:r>
      <w:r>
        <w:rPr>
          <w:spacing w:val="11"/>
          <w:sz w:val="20"/>
        </w:rPr>
        <w:t xml:space="preserve"> </w:t>
      </w:r>
      <w:r>
        <w:rPr>
          <w:sz w:val="20"/>
        </w:rPr>
        <w:t>fitted</w:t>
      </w:r>
      <w:r>
        <w:rPr>
          <w:spacing w:val="11"/>
          <w:sz w:val="20"/>
        </w:rPr>
        <w:t xml:space="preserve"> </w:t>
      </w:r>
      <w:r>
        <w:rPr>
          <w:sz w:val="20"/>
        </w:rPr>
        <w:t>RBF</w:t>
      </w:r>
      <w:r>
        <w:rPr>
          <w:spacing w:val="11"/>
          <w:sz w:val="20"/>
        </w:rPr>
        <w:t xml:space="preserve"> </w:t>
      </w:r>
      <w:r>
        <w:rPr>
          <w:sz w:val="20"/>
        </w:rPr>
        <w:t>length-scale</w:t>
      </w:r>
      <w:r>
        <w:rPr>
          <w:spacing w:val="11"/>
          <w:sz w:val="20"/>
        </w:rPr>
        <w:t xml:space="preserve"> </w:t>
      </w:r>
      <w:r>
        <w:rPr>
          <w:sz w:val="20"/>
        </w:rPr>
        <w:t>collapses</w:t>
      </w:r>
      <w:r>
        <w:rPr>
          <w:spacing w:val="11"/>
          <w:sz w:val="20"/>
        </w:rPr>
        <w:t xml:space="preserve"> </w:t>
      </w:r>
      <w:r>
        <w:rPr>
          <w:sz w:val="20"/>
        </w:rPr>
        <w:t>to</w:t>
      </w:r>
      <w:r>
        <w:rPr>
          <w:spacing w:val="11"/>
          <w:sz w:val="20"/>
        </w:rPr>
        <w:t xml:space="preserve"> </w:t>
      </w:r>
      <w:r>
        <w:rPr>
          <w:sz w:val="20"/>
        </w:rPr>
        <w:t>its</w:t>
      </w:r>
      <w:r>
        <w:rPr>
          <w:spacing w:val="11"/>
          <w:sz w:val="20"/>
        </w:rPr>
        <w:t xml:space="preserve"> </w:t>
      </w:r>
      <w:r>
        <w:rPr>
          <w:sz w:val="20"/>
        </w:rPr>
        <w:t>lower</w:t>
      </w:r>
      <w:r>
        <w:rPr>
          <w:spacing w:val="11"/>
          <w:sz w:val="20"/>
        </w:rPr>
        <w:t xml:space="preserve"> </w:t>
      </w:r>
      <w:r>
        <w:rPr>
          <w:sz w:val="20"/>
        </w:rPr>
        <w:t>bound</w:t>
      </w:r>
      <w:r>
        <w:rPr>
          <w:spacing w:val="11"/>
          <w:sz w:val="20"/>
        </w:rPr>
        <w:t xml:space="preserve"> </w:t>
      </w:r>
      <w:r>
        <w:rPr>
          <w:sz w:val="20"/>
        </w:rPr>
        <w:t>and</w:t>
      </w:r>
      <w:r>
        <w:rPr>
          <w:spacing w:val="11"/>
          <w:sz w:val="20"/>
        </w:rPr>
        <w:t xml:space="preserve"> </w:t>
      </w:r>
      <w:r>
        <w:rPr>
          <w:sz w:val="20"/>
        </w:rPr>
        <w:t>the</w:t>
      </w:r>
      <w:r>
        <w:rPr>
          <w:spacing w:val="11"/>
          <w:sz w:val="20"/>
        </w:rPr>
        <w:t xml:space="preserve"> </w:t>
      </w:r>
      <w:r>
        <w:rPr>
          <w:sz w:val="20"/>
        </w:rPr>
        <w:t>model</w:t>
      </w:r>
      <w:r>
        <w:rPr>
          <w:spacing w:val="11"/>
          <w:sz w:val="20"/>
        </w:rPr>
        <w:t xml:space="preserve"> </w:t>
      </w:r>
      <w:r>
        <w:rPr>
          <w:sz w:val="20"/>
        </w:rPr>
        <w:t>reverts</w:t>
      </w:r>
      <w:r>
        <w:rPr>
          <w:spacing w:val="80"/>
          <w:sz w:val="20"/>
        </w:rPr>
        <w:t xml:space="preserve">  </w:t>
      </w:r>
      <w:r>
        <w:rPr>
          <w:rFonts w:ascii="Trebuchet MS" w:hAnsi="Trebuchet MS"/>
          <w:sz w:val="10"/>
        </w:rPr>
        <w:t>509</w:t>
      </w:r>
      <w:r>
        <w:rPr>
          <w:rFonts w:ascii="Trebuchet MS" w:hAnsi="Trebuchet MS"/>
          <w:spacing w:val="40"/>
          <w:sz w:val="10"/>
        </w:rPr>
        <w:t xml:space="preserve"> </w:t>
      </w:r>
      <w:r>
        <w:rPr>
          <w:sz w:val="20"/>
        </w:rPr>
        <w:t>to predicting close to the training-set mean color, putting GP’s within-run median near</w:t>
      </w:r>
      <w:r>
        <w:rPr>
          <w:spacing w:val="80"/>
          <w:w w:val="150"/>
          <w:sz w:val="20"/>
        </w:rPr>
        <w:t xml:space="preserve"> </w:t>
      </w:r>
      <w:r>
        <w:rPr>
          <w:rFonts w:ascii="Trebuchet MS" w:hAnsi="Trebuchet MS"/>
          <w:sz w:val="10"/>
        </w:rPr>
        <w:t>510</w:t>
      </w:r>
      <w:r>
        <w:rPr>
          <w:rFonts w:ascii="Trebuchet MS" w:hAnsi="Trebuchet MS"/>
          <w:spacing w:val="40"/>
          <w:sz w:val="10"/>
        </w:rPr>
        <w:t xml:space="preserve"> </w:t>
      </w:r>
      <w:r>
        <w:rPr>
          <w:sz w:val="20"/>
        </w:rPr>
        <w:t>18.8, an order of magnitude worse than every other model.</w:t>
      </w:r>
      <w:r>
        <w:rPr>
          <w:spacing w:val="40"/>
          <w:sz w:val="20"/>
        </w:rPr>
        <w:t xml:space="preserve"> </w:t>
      </w:r>
      <w:r>
        <w:rPr>
          <w:sz w:val="20"/>
        </w:rPr>
        <w:t>That is a property of the</w:t>
      </w:r>
      <w:r>
        <w:rPr>
          <w:spacing w:val="80"/>
          <w:sz w:val="20"/>
        </w:rPr>
        <w:t xml:space="preserve"> </w:t>
      </w:r>
      <w:r>
        <w:rPr>
          <w:rFonts w:ascii="Trebuchet MS" w:hAnsi="Trebuchet MS"/>
          <w:sz w:val="10"/>
        </w:rPr>
        <w:t>511</w:t>
      </w:r>
      <w:r>
        <w:rPr>
          <w:rFonts w:ascii="Trebuchet MS" w:hAnsi="Trebuchet MS"/>
          <w:spacing w:val="40"/>
          <w:sz w:val="10"/>
        </w:rPr>
        <w:t xml:space="preserve"> </w:t>
      </w:r>
      <w:r>
        <w:rPr>
          <w:sz w:val="20"/>
        </w:rPr>
        <w:t>optimization, not of Gaussian processes: the neutral initialization, widened bounds and</w:t>
      </w:r>
      <w:r>
        <w:rPr>
          <w:spacing w:val="80"/>
          <w:w w:val="150"/>
          <w:sz w:val="20"/>
        </w:rPr>
        <w:t xml:space="preserve"> </w:t>
      </w:r>
      <w:r>
        <w:rPr>
          <w:rFonts w:ascii="Trebuchet MS" w:hAnsi="Trebuchet MS"/>
          <w:sz w:val="10"/>
        </w:rPr>
        <w:t>512</w:t>
      </w:r>
      <w:r>
        <w:rPr>
          <w:rFonts w:ascii="Trebuchet MS" w:hAnsi="Trebuchet MS"/>
          <w:spacing w:val="40"/>
          <w:sz w:val="10"/>
        </w:rPr>
        <w:t xml:space="preserve"> </w:t>
      </w:r>
      <w:r>
        <w:rPr>
          <w:sz w:val="20"/>
        </w:rPr>
        <w:t xml:space="preserve">restarts of Section </w:t>
      </w:r>
      <w:hyperlink w:anchor="_bookmark4" w:history="1">
        <w:r>
          <w:rPr>
            <w:color w:val="0774B7"/>
            <w:sz w:val="20"/>
          </w:rPr>
          <w:t>3.2</w:t>
        </w:r>
      </w:hyperlink>
      <w:r>
        <w:rPr>
          <w:color w:val="0774B7"/>
          <w:sz w:val="20"/>
        </w:rPr>
        <w:t xml:space="preserve"> </w:t>
      </w:r>
      <w:r>
        <w:rPr>
          <w:sz w:val="20"/>
        </w:rPr>
        <w:t>find the healthy optimum on every dataset, with fitted noise levels</w:t>
      </w:r>
      <w:r>
        <w:rPr>
          <w:spacing w:val="80"/>
          <w:w w:val="150"/>
          <w:sz w:val="20"/>
        </w:rPr>
        <w:t xml:space="preserve"> </w:t>
      </w:r>
      <w:r>
        <w:rPr>
          <w:rFonts w:ascii="Trebuchet MS" w:hAnsi="Trebuchet MS"/>
          <w:sz w:val="10"/>
        </w:rPr>
        <w:t>513</w:t>
      </w:r>
      <w:r>
        <w:rPr>
          <w:rFonts w:ascii="Trebuchet MS" w:hAnsi="Trebuchet MS"/>
          <w:spacing w:val="40"/>
          <w:sz w:val="10"/>
        </w:rPr>
        <w:t xml:space="preserve"> </w:t>
      </w:r>
      <w:r>
        <w:rPr>
          <w:sz w:val="20"/>
        </w:rPr>
        <w:t>matching</w:t>
      </w:r>
      <w:r>
        <w:rPr>
          <w:spacing w:val="-11"/>
          <w:sz w:val="20"/>
        </w:rPr>
        <w:t xml:space="preserve"> </w:t>
      </w:r>
      <w:r>
        <w:rPr>
          <w:sz w:val="20"/>
        </w:rPr>
        <w:t>each</w:t>
      </w:r>
      <w:r>
        <w:rPr>
          <w:spacing w:val="-10"/>
          <w:sz w:val="20"/>
        </w:rPr>
        <w:t xml:space="preserve"> </w:t>
      </w:r>
      <w:r>
        <w:rPr>
          <w:sz w:val="20"/>
        </w:rPr>
        <w:t>dataset’s</w:t>
      </w:r>
      <w:r>
        <w:rPr>
          <w:spacing w:val="-10"/>
          <w:sz w:val="20"/>
        </w:rPr>
        <w:t xml:space="preserve"> </w:t>
      </w:r>
      <w:r>
        <w:rPr>
          <w:sz w:val="20"/>
        </w:rPr>
        <w:t>measured</w:t>
      </w:r>
      <w:r>
        <w:rPr>
          <w:spacing w:val="-10"/>
          <w:sz w:val="20"/>
        </w:rPr>
        <w:t xml:space="preserve"> </w:t>
      </w:r>
      <w:r>
        <w:rPr>
          <w:sz w:val="20"/>
        </w:rPr>
        <w:t>duplicate-pair</w:t>
      </w:r>
      <w:r>
        <w:rPr>
          <w:spacing w:val="-10"/>
          <w:sz w:val="20"/>
        </w:rPr>
        <w:t xml:space="preserve"> </w:t>
      </w:r>
      <w:r>
        <w:rPr>
          <w:spacing w:val="-2"/>
          <w:sz w:val="20"/>
        </w:rPr>
        <w:t>repeatability.</w:t>
      </w:r>
      <w:r>
        <w:rPr>
          <w:rFonts w:ascii="Times New Roman" w:hAnsi="Times New Roman"/>
          <w:sz w:val="20"/>
        </w:rPr>
        <w:tab/>
      </w:r>
      <w:r>
        <w:rPr>
          <w:rFonts w:ascii="Trebuchet MS" w:hAnsi="Trebuchet MS"/>
          <w:spacing w:val="-5"/>
          <w:sz w:val="10"/>
        </w:rPr>
        <w:t>514</w:t>
      </w:r>
    </w:p>
    <w:p w14:paraId="21F90BD7" w14:textId="77777777" w:rsidR="00EA1924" w:rsidRDefault="00000000">
      <w:pPr>
        <w:spacing w:before="10"/>
        <w:ind w:left="3187"/>
        <w:jc w:val="both"/>
        <w:rPr>
          <w:rFonts w:ascii="Trebuchet MS"/>
          <w:sz w:val="10"/>
        </w:rPr>
      </w:pPr>
      <w:r>
        <w:rPr>
          <w:sz w:val="20"/>
        </w:rPr>
        <w:t>The</w:t>
      </w:r>
      <w:r>
        <w:rPr>
          <w:spacing w:val="18"/>
          <w:sz w:val="20"/>
        </w:rPr>
        <w:t xml:space="preserve"> </w:t>
      </w:r>
      <w:r>
        <w:rPr>
          <w:sz w:val="20"/>
        </w:rPr>
        <w:t>substantive</w:t>
      </w:r>
      <w:r>
        <w:rPr>
          <w:spacing w:val="18"/>
          <w:sz w:val="20"/>
        </w:rPr>
        <w:t xml:space="preserve"> </w:t>
      </w:r>
      <w:r>
        <w:rPr>
          <w:sz w:val="20"/>
        </w:rPr>
        <w:t>story</w:t>
      </w:r>
      <w:r>
        <w:rPr>
          <w:spacing w:val="18"/>
          <w:sz w:val="20"/>
        </w:rPr>
        <w:t xml:space="preserve"> </w:t>
      </w:r>
      <w:r>
        <w:rPr>
          <w:sz w:val="20"/>
        </w:rPr>
        <w:t>is</w:t>
      </w:r>
      <w:r>
        <w:rPr>
          <w:spacing w:val="19"/>
          <w:sz w:val="20"/>
        </w:rPr>
        <w:t xml:space="preserve"> </w:t>
      </w:r>
      <w:r>
        <w:rPr>
          <w:sz w:val="20"/>
        </w:rPr>
        <w:t>that</w:t>
      </w:r>
      <w:r>
        <w:rPr>
          <w:spacing w:val="18"/>
          <w:sz w:val="20"/>
        </w:rPr>
        <w:t xml:space="preserve"> </w:t>
      </w:r>
      <w:r>
        <w:rPr>
          <w:sz w:val="20"/>
        </w:rPr>
        <w:t>press-to-press</w:t>
      </w:r>
      <w:r>
        <w:rPr>
          <w:spacing w:val="18"/>
          <w:sz w:val="20"/>
        </w:rPr>
        <w:t xml:space="preserve"> </w:t>
      </w:r>
      <w:r>
        <w:rPr>
          <w:sz w:val="20"/>
        </w:rPr>
        <w:t>variation</w:t>
      </w:r>
      <w:r>
        <w:rPr>
          <w:spacing w:val="19"/>
          <w:sz w:val="20"/>
        </w:rPr>
        <w:t xml:space="preserve"> </w:t>
      </w:r>
      <w:r>
        <w:rPr>
          <w:sz w:val="20"/>
        </w:rPr>
        <w:t>dominates</w:t>
      </w:r>
      <w:r>
        <w:rPr>
          <w:spacing w:val="18"/>
          <w:sz w:val="20"/>
        </w:rPr>
        <w:t xml:space="preserve"> </w:t>
      </w:r>
      <w:r>
        <w:rPr>
          <w:sz w:val="20"/>
        </w:rPr>
        <w:t>model</w:t>
      </w:r>
      <w:r>
        <w:rPr>
          <w:spacing w:val="18"/>
          <w:sz w:val="20"/>
        </w:rPr>
        <w:t xml:space="preserve"> </w:t>
      </w:r>
      <w:r>
        <w:rPr>
          <w:sz w:val="20"/>
        </w:rPr>
        <w:t>choice:</w:t>
      </w:r>
      <w:r>
        <w:rPr>
          <w:spacing w:val="47"/>
          <w:sz w:val="20"/>
        </w:rPr>
        <w:t xml:space="preserve"> </w:t>
      </w:r>
      <w:r>
        <w:rPr>
          <w:sz w:val="20"/>
        </w:rPr>
        <w:t>ev-</w:t>
      </w:r>
      <w:r>
        <w:rPr>
          <w:spacing w:val="59"/>
          <w:sz w:val="20"/>
        </w:rPr>
        <w:t xml:space="preserve">  </w:t>
      </w:r>
      <w:r>
        <w:rPr>
          <w:rFonts w:ascii="Trebuchet MS"/>
          <w:spacing w:val="-5"/>
          <w:sz w:val="10"/>
        </w:rPr>
        <w:t>515</w:t>
      </w:r>
    </w:p>
    <w:p w14:paraId="6A47FD16" w14:textId="77777777" w:rsidR="00EA1924" w:rsidRDefault="00000000">
      <w:pPr>
        <w:tabs>
          <w:tab w:val="left" w:pos="10859"/>
        </w:tabs>
        <w:spacing w:before="30"/>
        <w:ind w:left="2761"/>
        <w:rPr>
          <w:rFonts w:ascii="Trebuchet MS" w:hAnsi="Trebuchet MS"/>
          <w:sz w:val="10"/>
        </w:rPr>
      </w:pPr>
      <w:r>
        <w:rPr>
          <w:sz w:val="20"/>
        </w:rPr>
        <w:t>ery</w:t>
      </w:r>
      <w:r>
        <w:rPr>
          <w:spacing w:val="21"/>
          <w:sz w:val="20"/>
        </w:rPr>
        <w:t xml:space="preserve"> </w:t>
      </w:r>
      <w:r>
        <w:rPr>
          <w:sz w:val="20"/>
        </w:rPr>
        <w:t>model’s</w:t>
      </w:r>
      <w:r>
        <w:rPr>
          <w:spacing w:val="22"/>
          <w:sz w:val="20"/>
        </w:rPr>
        <w:t xml:space="preserve"> </w:t>
      </w:r>
      <w:r>
        <w:rPr>
          <w:sz w:val="20"/>
        </w:rPr>
        <w:t>cross-run</w:t>
      </w:r>
      <w:r>
        <w:rPr>
          <w:spacing w:val="22"/>
          <w:sz w:val="20"/>
        </w:rPr>
        <w:t xml:space="preserve"> </w:t>
      </w:r>
      <w:r>
        <w:rPr>
          <w:sz w:val="20"/>
        </w:rPr>
        <w:t>error</w:t>
      </w:r>
      <w:r>
        <w:rPr>
          <w:spacing w:val="22"/>
          <w:sz w:val="20"/>
        </w:rPr>
        <w:t xml:space="preserve"> </w:t>
      </w:r>
      <w:r>
        <w:rPr>
          <w:sz w:val="20"/>
        </w:rPr>
        <w:t>(B,</w:t>
      </w:r>
      <w:r>
        <w:rPr>
          <w:spacing w:val="22"/>
          <w:sz w:val="20"/>
        </w:rPr>
        <w:t xml:space="preserve"> </w:t>
      </w:r>
      <w:r>
        <w:rPr>
          <w:sz w:val="20"/>
        </w:rPr>
        <w:t>3.844–4.167</w:t>
      </w:r>
      <w:r>
        <w:rPr>
          <w:spacing w:val="21"/>
          <w:sz w:val="20"/>
        </w:rPr>
        <w:t xml:space="preserve"> </w:t>
      </w:r>
      <w:r>
        <w:rPr>
          <w:sz w:val="20"/>
        </w:rPr>
        <w:t>median</w:t>
      </w:r>
      <w:r>
        <w:rPr>
          <w:spacing w:val="22"/>
          <w:sz w:val="20"/>
        </w:rPr>
        <w:t xml:space="preserve"> </w:t>
      </w:r>
      <w:r>
        <w:rPr>
          <w:sz w:val="20"/>
        </w:rPr>
        <w:t>regardless</w:t>
      </w:r>
      <w:r>
        <w:rPr>
          <w:spacing w:val="22"/>
          <w:sz w:val="20"/>
        </w:rPr>
        <w:t xml:space="preserve"> </w:t>
      </w:r>
      <w:r>
        <w:rPr>
          <w:sz w:val="20"/>
        </w:rPr>
        <w:t>of</w:t>
      </w:r>
      <w:r>
        <w:rPr>
          <w:spacing w:val="22"/>
          <w:sz w:val="20"/>
        </w:rPr>
        <w:t xml:space="preserve"> </w:t>
      </w:r>
      <w:r>
        <w:rPr>
          <w:sz w:val="20"/>
        </w:rPr>
        <w:t>model)</w:t>
      </w:r>
      <w:r>
        <w:rPr>
          <w:spacing w:val="22"/>
          <w:sz w:val="20"/>
        </w:rPr>
        <w:t xml:space="preserve"> </w:t>
      </w:r>
      <w:r>
        <w:rPr>
          <w:sz w:val="20"/>
        </w:rPr>
        <w:t>is</w:t>
      </w:r>
      <w:r>
        <w:rPr>
          <w:spacing w:val="21"/>
          <w:sz w:val="20"/>
        </w:rPr>
        <w:t xml:space="preserve"> </w:t>
      </w:r>
      <w:r>
        <w:rPr>
          <w:sz w:val="20"/>
        </w:rPr>
        <w:t>2.6–4.3</w:t>
      </w:r>
      <w:r>
        <w:rPr>
          <w:rFonts w:ascii="Libertinus Sans" w:hAnsi="Libertinus Sans"/>
          <w:i/>
          <w:sz w:val="20"/>
        </w:rPr>
        <w:t>×</w:t>
      </w:r>
      <w:r>
        <w:rPr>
          <w:rFonts w:ascii="Libertinus Sans" w:hAnsi="Libertinus Sans"/>
          <w:i/>
          <w:spacing w:val="26"/>
          <w:sz w:val="20"/>
        </w:rPr>
        <w:t xml:space="preserve"> </w:t>
      </w:r>
      <w:r>
        <w:rPr>
          <w:spacing w:val="-5"/>
          <w:sz w:val="20"/>
        </w:rPr>
        <w:t>its</w:t>
      </w:r>
      <w:r>
        <w:rPr>
          <w:rFonts w:ascii="Times New Roman" w:hAnsi="Times New Roman"/>
          <w:sz w:val="20"/>
        </w:rPr>
        <w:tab/>
      </w:r>
      <w:r>
        <w:rPr>
          <w:rFonts w:ascii="Trebuchet MS" w:hAnsi="Trebuchet MS"/>
          <w:spacing w:val="-5"/>
          <w:sz w:val="10"/>
        </w:rPr>
        <w:t>516</w:t>
      </w:r>
    </w:p>
    <w:p w14:paraId="66C527DB" w14:textId="77777777" w:rsidR="00EA1924" w:rsidRDefault="00000000">
      <w:pPr>
        <w:tabs>
          <w:tab w:val="left" w:pos="10859"/>
        </w:tabs>
        <w:spacing w:before="30"/>
        <w:ind w:left="2761"/>
        <w:rPr>
          <w:rFonts w:ascii="Trebuchet MS"/>
          <w:sz w:val="10"/>
        </w:rPr>
      </w:pPr>
      <w:r>
        <w:rPr>
          <w:sz w:val="20"/>
        </w:rPr>
        <w:t>own</w:t>
      </w:r>
      <w:r>
        <w:rPr>
          <w:spacing w:val="10"/>
          <w:sz w:val="20"/>
        </w:rPr>
        <w:t xml:space="preserve"> </w:t>
      </w:r>
      <w:r>
        <w:rPr>
          <w:sz w:val="20"/>
        </w:rPr>
        <w:t>within-run</w:t>
      </w:r>
      <w:r>
        <w:rPr>
          <w:spacing w:val="10"/>
          <w:sz w:val="20"/>
        </w:rPr>
        <w:t xml:space="preserve"> </w:t>
      </w:r>
      <w:r>
        <w:rPr>
          <w:sz w:val="20"/>
        </w:rPr>
        <w:t>error</w:t>
      </w:r>
      <w:r>
        <w:rPr>
          <w:spacing w:val="11"/>
          <w:sz w:val="20"/>
        </w:rPr>
        <w:t xml:space="preserve"> </w:t>
      </w:r>
      <w:r>
        <w:rPr>
          <w:sz w:val="20"/>
        </w:rPr>
        <w:t>(A),</w:t>
      </w:r>
      <w:r>
        <w:rPr>
          <w:spacing w:val="10"/>
          <w:sz w:val="20"/>
        </w:rPr>
        <w:t xml:space="preserve"> </w:t>
      </w:r>
      <w:r>
        <w:rPr>
          <w:sz w:val="20"/>
        </w:rPr>
        <w:t>and</w:t>
      </w:r>
      <w:r>
        <w:rPr>
          <w:spacing w:val="11"/>
          <w:sz w:val="20"/>
        </w:rPr>
        <w:t xml:space="preserve"> </w:t>
      </w:r>
      <w:r>
        <w:rPr>
          <w:sz w:val="20"/>
        </w:rPr>
        <w:t>no</w:t>
      </w:r>
      <w:r>
        <w:rPr>
          <w:spacing w:val="10"/>
          <w:sz w:val="20"/>
        </w:rPr>
        <w:t xml:space="preserve"> </w:t>
      </w:r>
      <w:r>
        <w:rPr>
          <w:sz w:val="20"/>
        </w:rPr>
        <w:t>amount</w:t>
      </w:r>
      <w:r>
        <w:rPr>
          <w:spacing w:val="11"/>
          <w:sz w:val="20"/>
        </w:rPr>
        <w:t xml:space="preserve"> </w:t>
      </w:r>
      <w:r>
        <w:rPr>
          <w:sz w:val="20"/>
        </w:rPr>
        <w:t>of</w:t>
      </w:r>
      <w:r>
        <w:rPr>
          <w:spacing w:val="10"/>
          <w:sz w:val="20"/>
        </w:rPr>
        <w:t xml:space="preserve"> </w:t>
      </w:r>
      <w:r>
        <w:rPr>
          <w:sz w:val="20"/>
        </w:rPr>
        <w:t>model</w:t>
      </w:r>
      <w:r>
        <w:rPr>
          <w:spacing w:val="11"/>
          <w:sz w:val="20"/>
        </w:rPr>
        <w:t xml:space="preserve"> </w:t>
      </w:r>
      <w:r>
        <w:rPr>
          <w:sz w:val="20"/>
        </w:rPr>
        <w:t>sophistication</w:t>
      </w:r>
      <w:r>
        <w:rPr>
          <w:spacing w:val="10"/>
          <w:sz w:val="20"/>
        </w:rPr>
        <w:t xml:space="preserve"> </w:t>
      </w:r>
      <w:r>
        <w:rPr>
          <w:sz w:val="20"/>
        </w:rPr>
        <w:t>closes</w:t>
      </w:r>
      <w:r>
        <w:rPr>
          <w:spacing w:val="11"/>
          <w:sz w:val="20"/>
        </w:rPr>
        <w:t xml:space="preserve"> </w:t>
      </w:r>
      <w:r>
        <w:rPr>
          <w:sz w:val="20"/>
        </w:rPr>
        <w:t>that</w:t>
      </w:r>
      <w:r>
        <w:rPr>
          <w:spacing w:val="10"/>
          <w:sz w:val="20"/>
        </w:rPr>
        <w:t xml:space="preserve"> </w:t>
      </w:r>
      <w:r>
        <w:rPr>
          <w:sz w:val="20"/>
        </w:rPr>
        <w:t>gap.</w:t>
      </w:r>
      <w:r>
        <w:rPr>
          <w:spacing w:val="38"/>
          <w:sz w:val="20"/>
        </w:rPr>
        <w:t xml:space="preserve"> </w:t>
      </w:r>
      <w:r>
        <w:rPr>
          <w:spacing w:val="-4"/>
          <w:sz w:val="20"/>
        </w:rPr>
        <w:t>This</w:t>
      </w:r>
      <w:r>
        <w:rPr>
          <w:rFonts w:ascii="Times New Roman"/>
          <w:sz w:val="20"/>
        </w:rPr>
        <w:tab/>
      </w:r>
      <w:r>
        <w:rPr>
          <w:rFonts w:ascii="Trebuchet MS"/>
          <w:spacing w:val="-5"/>
          <w:sz w:val="10"/>
        </w:rPr>
        <w:t>517</w:t>
      </w:r>
    </w:p>
    <w:p w14:paraId="3496E7DB" w14:textId="77777777" w:rsidR="00EA1924" w:rsidRDefault="00000000">
      <w:pPr>
        <w:tabs>
          <w:tab w:val="left" w:pos="10859"/>
        </w:tabs>
        <w:spacing w:before="30"/>
        <w:ind w:left="2761"/>
        <w:rPr>
          <w:rFonts w:ascii="Trebuchet MS"/>
          <w:sz w:val="10"/>
        </w:rPr>
      </w:pPr>
      <w:r>
        <w:rPr>
          <w:sz w:val="20"/>
        </w:rPr>
        <w:t>corroborates,</w:t>
      </w:r>
      <w:r>
        <w:rPr>
          <w:spacing w:val="12"/>
          <w:sz w:val="20"/>
        </w:rPr>
        <w:t xml:space="preserve"> </w:t>
      </w:r>
      <w:r>
        <w:rPr>
          <w:sz w:val="20"/>
        </w:rPr>
        <w:t>from</w:t>
      </w:r>
      <w:r>
        <w:rPr>
          <w:spacing w:val="10"/>
          <w:sz w:val="20"/>
        </w:rPr>
        <w:t xml:space="preserve"> </w:t>
      </w:r>
      <w:r>
        <w:rPr>
          <w:sz w:val="20"/>
        </w:rPr>
        <w:t>the</w:t>
      </w:r>
      <w:r>
        <w:rPr>
          <w:spacing w:val="10"/>
          <w:sz w:val="20"/>
        </w:rPr>
        <w:t xml:space="preserve"> </w:t>
      </w:r>
      <w:r>
        <w:rPr>
          <w:sz w:val="20"/>
        </w:rPr>
        <w:t>modeling</w:t>
      </w:r>
      <w:r>
        <w:rPr>
          <w:spacing w:val="10"/>
          <w:sz w:val="20"/>
        </w:rPr>
        <w:t xml:space="preserve"> </w:t>
      </w:r>
      <w:r>
        <w:rPr>
          <w:sz w:val="20"/>
        </w:rPr>
        <w:t>side,</w:t>
      </w:r>
      <w:r>
        <w:rPr>
          <w:spacing w:val="12"/>
          <w:sz w:val="20"/>
        </w:rPr>
        <w:t xml:space="preserve"> </w:t>
      </w:r>
      <w:r>
        <w:rPr>
          <w:sz w:val="20"/>
        </w:rPr>
        <w:t>what</w:t>
      </w:r>
      <w:r>
        <w:rPr>
          <w:spacing w:val="10"/>
          <w:sz w:val="20"/>
        </w:rPr>
        <w:t xml:space="preserve"> </w:t>
      </w:r>
      <w:r>
        <w:rPr>
          <w:sz w:val="20"/>
        </w:rPr>
        <w:t>Nussbaum</w:t>
      </w:r>
      <w:r>
        <w:rPr>
          <w:spacing w:val="10"/>
          <w:sz w:val="20"/>
        </w:rPr>
        <w:t xml:space="preserve"> </w:t>
      </w:r>
      <w:r>
        <w:rPr>
          <w:sz w:val="20"/>
        </w:rPr>
        <w:t>and</w:t>
      </w:r>
      <w:r>
        <w:rPr>
          <w:spacing w:val="10"/>
          <w:sz w:val="20"/>
        </w:rPr>
        <w:t xml:space="preserve"> </w:t>
      </w:r>
      <w:r>
        <w:rPr>
          <w:sz w:val="20"/>
        </w:rPr>
        <w:t>Hardeberg</w:t>
      </w:r>
      <w:r>
        <w:rPr>
          <w:spacing w:val="10"/>
          <w:sz w:val="20"/>
        </w:rPr>
        <w:t xml:space="preserve"> </w:t>
      </w:r>
      <w:r>
        <w:rPr>
          <w:sz w:val="20"/>
        </w:rPr>
        <w:t>[</w:t>
      </w:r>
      <w:hyperlink w:anchor="_bookmark70" w:history="1">
        <w:r>
          <w:rPr>
            <w:color w:val="0774B7"/>
            <w:sz w:val="20"/>
          </w:rPr>
          <w:t>39</w:t>
        </w:r>
      </w:hyperlink>
      <w:r>
        <w:rPr>
          <w:sz w:val="20"/>
        </w:rPr>
        <w:t>]</w:t>
      </w:r>
      <w:r>
        <w:rPr>
          <w:spacing w:val="10"/>
          <w:sz w:val="20"/>
        </w:rPr>
        <w:t xml:space="preserve"> </w:t>
      </w:r>
      <w:r>
        <w:rPr>
          <w:sz w:val="20"/>
        </w:rPr>
        <w:t>found</w:t>
      </w:r>
      <w:r>
        <w:rPr>
          <w:spacing w:val="10"/>
          <w:sz w:val="20"/>
        </w:rPr>
        <w:t xml:space="preserve"> </w:t>
      </w:r>
      <w:r>
        <w:rPr>
          <w:spacing w:val="-4"/>
          <w:sz w:val="20"/>
        </w:rPr>
        <w:t>from</w:t>
      </w:r>
      <w:r>
        <w:rPr>
          <w:rFonts w:ascii="Times New Roman"/>
          <w:sz w:val="20"/>
        </w:rPr>
        <w:tab/>
      </w:r>
      <w:r>
        <w:rPr>
          <w:rFonts w:ascii="Trebuchet MS"/>
          <w:spacing w:val="-5"/>
          <w:sz w:val="10"/>
        </w:rPr>
        <w:t>518</w:t>
      </w:r>
    </w:p>
    <w:p w14:paraId="1C499A99" w14:textId="77777777" w:rsidR="00EA1924" w:rsidRDefault="00000000">
      <w:pPr>
        <w:tabs>
          <w:tab w:val="left" w:pos="10859"/>
        </w:tabs>
        <w:spacing w:before="30"/>
        <w:ind w:left="2761"/>
        <w:rPr>
          <w:rFonts w:ascii="Trebuchet MS"/>
          <w:sz w:val="10"/>
        </w:rPr>
      </w:pPr>
      <w:r>
        <w:rPr>
          <w:sz w:val="20"/>
        </w:rPr>
        <w:t>the</w:t>
      </w:r>
      <w:r>
        <w:rPr>
          <w:spacing w:val="2"/>
          <w:sz w:val="20"/>
        </w:rPr>
        <w:t xml:space="preserve"> </w:t>
      </w:r>
      <w:r>
        <w:rPr>
          <w:sz w:val="20"/>
        </w:rPr>
        <w:t>process-control</w:t>
      </w:r>
      <w:r>
        <w:rPr>
          <w:spacing w:val="3"/>
          <w:sz w:val="20"/>
        </w:rPr>
        <w:t xml:space="preserve"> </w:t>
      </w:r>
      <w:r>
        <w:rPr>
          <w:sz w:val="20"/>
        </w:rPr>
        <w:t>side</w:t>
      </w:r>
      <w:r>
        <w:rPr>
          <w:spacing w:val="3"/>
          <w:sz w:val="20"/>
        </w:rPr>
        <w:t xml:space="preserve"> </w:t>
      </w:r>
      <w:r>
        <w:rPr>
          <w:sz w:val="20"/>
        </w:rPr>
        <w:t>on</w:t>
      </w:r>
      <w:r>
        <w:rPr>
          <w:spacing w:val="4"/>
          <w:sz w:val="20"/>
        </w:rPr>
        <w:t xml:space="preserve"> </w:t>
      </w:r>
      <w:r>
        <w:rPr>
          <w:sz w:val="20"/>
        </w:rPr>
        <w:t>eight</w:t>
      </w:r>
      <w:r>
        <w:rPr>
          <w:spacing w:val="3"/>
          <w:sz w:val="20"/>
        </w:rPr>
        <w:t xml:space="preserve"> </w:t>
      </w:r>
      <w:r>
        <w:rPr>
          <w:sz w:val="20"/>
        </w:rPr>
        <w:t>coldset</w:t>
      </w:r>
      <w:r>
        <w:rPr>
          <w:spacing w:val="3"/>
          <w:sz w:val="20"/>
        </w:rPr>
        <w:t xml:space="preserve"> </w:t>
      </w:r>
      <w:r>
        <w:rPr>
          <w:sz w:val="20"/>
        </w:rPr>
        <w:t>newspaper</w:t>
      </w:r>
      <w:r>
        <w:rPr>
          <w:spacing w:val="3"/>
          <w:sz w:val="20"/>
        </w:rPr>
        <w:t xml:space="preserve"> </w:t>
      </w:r>
      <w:r>
        <w:rPr>
          <w:sz w:val="20"/>
        </w:rPr>
        <w:t>presses,</w:t>
      </w:r>
      <w:r>
        <w:rPr>
          <w:spacing w:val="3"/>
          <w:sz w:val="20"/>
        </w:rPr>
        <w:t xml:space="preserve"> </w:t>
      </w:r>
      <w:r>
        <w:rPr>
          <w:sz w:val="20"/>
        </w:rPr>
        <w:t>where</w:t>
      </w:r>
      <w:r>
        <w:rPr>
          <w:spacing w:val="4"/>
          <w:sz w:val="20"/>
        </w:rPr>
        <w:t xml:space="preserve"> </w:t>
      </w:r>
      <w:r>
        <w:rPr>
          <w:sz w:val="20"/>
        </w:rPr>
        <w:t>inter-press</w:t>
      </w:r>
      <w:r>
        <w:rPr>
          <w:spacing w:val="3"/>
          <w:sz w:val="20"/>
        </w:rPr>
        <w:t xml:space="preserve"> </w:t>
      </w:r>
      <w:r>
        <w:rPr>
          <w:spacing w:val="-2"/>
          <w:sz w:val="20"/>
        </w:rPr>
        <w:t>variation</w:t>
      </w:r>
      <w:r>
        <w:rPr>
          <w:rFonts w:ascii="Times New Roman"/>
          <w:sz w:val="20"/>
        </w:rPr>
        <w:tab/>
      </w:r>
      <w:r>
        <w:rPr>
          <w:rFonts w:ascii="Trebuchet MS"/>
          <w:spacing w:val="-5"/>
          <w:sz w:val="10"/>
        </w:rPr>
        <w:t>519</w:t>
      </w:r>
    </w:p>
    <w:p w14:paraId="4EBC917C" w14:textId="0E4EC5A5" w:rsidR="00EA1924" w:rsidDel="00F15F45" w:rsidRDefault="00000000" w:rsidP="00F15F45">
      <w:pPr>
        <w:tabs>
          <w:tab w:val="left" w:pos="10859"/>
        </w:tabs>
        <w:spacing w:before="30"/>
        <w:ind w:left="2761"/>
        <w:rPr>
          <w:del w:id="567" w:author="Phil Green" w:date="2026-08-30T18:17:00Z" w16du:dateUtc="2026-08-30T16:17:00Z"/>
          <w:rFonts w:ascii="Trebuchet MS"/>
          <w:sz w:val="10"/>
        </w:rPr>
      </w:pPr>
      <w:r>
        <w:rPr>
          <w:sz w:val="20"/>
        </w:rPr>
        <w:t>exceeded</w:t>
      </w:r>
      <w:r>
        <w:rPr>
          <w:spacing w:val="19"/>
          <w:sz w:val="20"/>
        </w:rPr>
        <w:t xml:space="preserve"> </w:t>
      </w:r>
      <w:r>
        <w:rPr>
          <w:sz w:val="20"/>
        </w:rPr>
        <w:t>the</w:t>
      </w:r>
      <w:r>
        <w:rPr>
          <w:spacing w:val="20"/>
          <w:sz w:val="20"/>
        </w:rPr>
        <w:t xml:space="preserve"> </w:t>
      </w:r>
      <w:r>
        <w:rPr>
          <w:sz w:val="20"/>
        </w:rPr>
        <w:t>difference</w:t>
      </w:r>
      <w:r>
        <w:rPr>
          <w:spacing w:val="20"/>
          <w:sz w:val="20"/>
        </w:rPr>
        <w:t xml:space="preserve"> </w:t>
      </w:r>
      <w:r>
        <w:rPr>
          <w:sz w:val="20"/>
        </w:rPr>
        <w:t>between</w:t>
      </w:r>
      <w:r>
        <w:rPr>
          <w:spacing w:val="20"/>
          <w:sz w:val="20"/>
        </w:rPr>
        <w:t xml:space="preserve"> </w:t>
      </w:r>
      <w:r>
        <w:rPr>
          <w:sz w:val="20"/>
        </w:rPr>
        <w:t>custom</w:t>
      </w:r>
      <w:r>
        <w:rPr>
          <w:spacing w:val="20"/>
          <w:sz w:val="20"/>
        </w:rPr>
        <w:t xml:space="preserve"> </w:t>
      </w:r>
      <w:r>
        <w:rPr>
          <w:sz w:val="20"/>
        </w:rPr>
        <w:t>and</w:t>
      </w:r>
      <w:r>
        <w:rPr>
          <w:spacing w:val="20"/>
          <w:sz w:val="20"/>
        </w:rPr>
        <w:t xml:space="preserve"> </w:t>
      </w:r>
      <w:r>
        <w:rPr>
          <w:sz w:val="20"/>
        </w:rPr>
        <w:t>standard</w:t>
      </w:r>
      <w:r>
        <w:rPr>
          <w:spacing w:val="20"/>
          <w:sz w:val="20"/>
        </w:rPr>
        <w:t xml:space="preserve"> </w:t>
      </w:r>
      <w:r>
        <w:rPr>
          <w:sz w:val="20"/>
        </w:rPr>
        <w:t>ICC</w:t>
      </w:r>
      <w:r>
        <w:rPr>
          <w:spacing w:val="20"/>
          <w:sz w:val="20"/>
        </w:rPr>
        <w:t xml:space="preserve"> </w:t>
      </w:r>
      <w:r>
        <w:rPr>
          <w:sz w:val="20"/>
        </w:rPr>
        <w:t>profiles.</w:t>
      </w:r>
      <w:del w:id="568" w:author="Phil Green" w:date="2026-08-30T18:17:00Z" w16du:dateUtc="2026-08-30T16:17:00Z">
        <w:r w:rsidDel="00F15F45">
          <w:rPr>
            <w:spacing w:val="67"/>
            <w:sz w:val="20"/>
          </w:rPr>
          <w:delText xml:space="preserve"> </w:delText>
        </w:r>
        <w:r w:rsidDel="00F15F45">
          <w:rPr>
            <w:sz w:val="20"/>
          </w:rPr>
          <w:delText>Gaussian</w:delText>
        </w:r>
        <w:r w:rsidDel="00F15F45">
          <w:rPr>
            <w:spacing w:val="20"/>
            <w:sz w:val="20"/>
          </w:rPr>
          <w:delText xml:space="preserve"> </w:delText>
        </w:r>
        <w:r w:rsidDel="00F15F45">
          <w:rPr>
            <w:spacing w:val="-2"/>
            <w:sz w:val="20"/>
          </w:rPr>
          <w:delText>process</w:delText>
        </w:r>
        <w:r w:rsidDel="00F15F45">
          <w:rPr>
            <w:rFonts w:ascii="Times New Roman"/>
            <w:sz w:val="20"/>
          </w:rPr>
          <w:tab/>
        </w:r>
        <w:r w:rsidDel="00F15F45">
          <w:rPr>
            <w:rFonts w:ascii="Trebuchet MS"/>
            <w:spacing w:val="-5"/>
            <w:sz w:val="10"/>
          </w:rPr>
          <w:delText>520</w:delText>
        </w:r>
      </w:del>
    </w:p>
    <w:p w14:paraId="33261AD7" w14:textId="7C631758" w:rsidR="00EA1924" w:rsidDel="00F15F45" w:rsidRDefault="00000000" w:rsidP="00F15F45">
      <w:pPr>
        <w:tabs>
          <w:tab w:val="left" w:pos="10859"/>
        </w:tabs>
        <w:spacing w:before="30"/>
        <w:ind w:left="2761"/>
        <w:rPr>
          <w:del w:id="569" w:author="Phil Green" w:date="2026-08-30T18:17:00Z" w16du:dateUtc="2026-08-30T16:17:00Z"/>
          <w:rFonts w:ascii="Trebuchet MS" w:hAnsi="Trebuchet MS"/>
          <w:sz w:val="10"/>
        </w:rPr>
      </w:pPr>
      <w:del w:id="570" w:author="Phil Green" w:date="2026-08-30T18:17:00Z" w16du:dateUtc="2026-08-30T16:17:00Z">
        <w:r w:rsidDel="00F15F45">
          <w:rPr>
            <w:spacing w:val="-2"/>
            <w:sz w:val="20"/>
          </w:rPr>
          <w:delText>regression,</w:delText>
        </w:r>
        <w:r w:rsidDel="00F15F45">
          <w:rPr>
            <w:spacing w:val="-8"/>
            <w:sz w:val="20"/>
          </w:rPr>
          <w:delText xml:space="preserve"> </w:delText>
        </w:r>
        <w:r w:rsidDel="00F15F45">
          <w:rPr>
            <w:spacing w:val="-2"/>
            <w:sz w:val="20"/>
          </w:rPr>
          <w:delText>the</w:delText>
        </w:r>
        <w:r w:rsidDel="00F15F45">
          <w:rPr>
            <w:spacing w:val="-9"/>
            <w:sz w:val="20"/>
          </w:rPr>
          <w:delText xml:space="preserve"> </w:delText>
        </w:r>
        <w:r w:rsidDel="00F15F45">
          <w:rPr>
            <w:spacing w:val="-2"/>
            <w:sz w:val="20"/>
          </w:rPr>
          <w:delText>within-run</w:delText>
        </w:r>
        <w:r w:rsidDel="00F15F45">
          <w:rPr>
            <w:spacing w:val="-7"/>
            <w:sz w:val="20"/>
          </w:rPr>
          <w:delText xml:space="preserve"> </w:delText>
        </w:r>
        <w:r w:rsidDel="00F15F45">
          <w:rPr>
            <w:spacing w:val="-2"/>
            <w:sz w:val="20"/>
          </w:rPr>
          <w:delText>winner</w:delText>
        </w:r>
        <w:r w:rsidDel="00F15F45">
          <w:rPr>
            <w:spacing w:val="-8"/>
            <w:sz w:val="20"/>
          </w:rPr>
          <w:delText xml:space="preserve"> </w:delText>
        </w:r>
        <w:r w:rsidDel="00F15F45">
          <w:rPr>
            <w:spacing w:val="-2"/>
            <w:sz w:val="20"/>
          </w:rPr>
          <w:delText>both</w:delText>
        </w:r>
        <w:r w:rsidDel="00F15F45">
          <w:rPr>
            <w:spacing w:val="-8"/>
            <w:sz w:val="20"/>
          </w:rPr>
          <w:delText xml:space="preserve"> </w:delText>
        </w:r>
        <w:r w:rsidDel="00F15F45">
          <w:rPr>
            <w:spacing w:val="-2"/>
            <w:sz w:val="20"/>
          </w:rPr>
          <w:delText>here</w:delText>
        </w:r>
        <w:r w:rsidDel="00F15F45">
          <w:rPr>
            <w:spacing w:val="-8"/>
            <w:sz w:val="20"/>
          </w:rPr>
          <w:delText xml:space="preserve"> </w:delText>
        </w:r>
        <w:r w:rsidDel="00F15F45">
          <w:rPr>
            <w:spacing w:val="-2"/>
            <w:sz w:val="20"/>
          </w:rPr>
          <w:delText>and</w:delText>
        </w:r>
        <w:r w:rsidDel="00F15F45">
          <w:rPr>
            <w:spacing w:val="-8"/>
            <w:sz w:val="20"/>
          </w:rPr>
          <w:delText xml:space="preserve"> </w:delText>
        </w:r>
        <w:r w:rsidDel="00F15F45">
          <w:rPr>
            <w:spacing w:val="-2"/>
            <w:sz w:val="20"/>
          </w:rPr>
          <w:delText>on</w:delText>
        </w:r>
        <w:r w:rsidDel="00F15F45">
          <w:rPr>
            <w:spacing w:val="-8"/>
            <w:sz w:val="20"/>
          </w:rPr>
          <w:delText xml:space="preserve"> </w:delText>
        </w:r>
        <w:r w:rsidDel="00F15F45">
          <w:rPr>
            <w:spacing w:val="-2"/>
            <w:sz w:val="20"/>
          </w:rPr>
          <w:delText>every</w:delText>
        </w:r>
        <w:r w:rsidDel="00F15F45">
          <w:rPr>
            <w:spacing w:val="-8"/>
            <w:sz w:val="20"/>
          </w:rPr>
          <w:delText xml:space="preserve"> </w:delText>
        </w:r>
        <w:r w:rsidDel="00F15F45">
          <w:rPr>
            <w:spacing w:val="-2"/>
            <w:sz w:val="20"/>
          </w:rPr>
          <w:delText>coated-paper</w:delText>
        </w:r>
        <w:r w:rsidDel="00F15F45">
          <w:rPr>
            <w:spacing w:val="-7"/>
            <w:sz w:val="20"/>
          </w:rPr>
          <w:delText xml:space="preserve"> </w:delText>
        </w:r>
        <w:r w:rsidDel="00F15F45">
          <w:rPr>
            <w:spacing w:val="-2"/>
            <w:sz w:val="20"/>
          </w:rPr>
          <w:delText>dataset</w:delText>
        </w:r>
        <w:r w:rsidDel="00F15F45">
          <w:rPr>
            <w:spacing w:val="-8"/>
            <w:sz w:val="20"/>
          </w:rPr>
          <w:delText xml:space="preserve"> </w:delText>
        </w:r>
        <w:r w:rsidDel="00F15F45">
          <w:rPr>
            <w:spacing w:val="-2"/>
            <w:sz w:val="20"/>
          </w:rPr>
          <w:delText>in</w:delText>
        </w:r>
        <w:r w:rsidDel="00F15F45">
          <w:rPr>
            <w:spacing w:val="-8"/>
            <w:sz w:val="20"/>
          </w:rPr>
          <w:delText xml:space="preserve"> </w:delText>
        </w:r>
        <w:r w:rsidDel="00F15F45">
          <w:rPr>
            <w:spacing w:val="-2"/>
            <w:sz w:val="20"/>
          </w:rPr>
          <w:delText>Tables</w:delText>
        </w:r>
        <w:r w:rsidDel="00F15F45">
          <w:rPr>
            <w:spacing w:val="-7"/>
            <w:sz w:val="20"/>
          </w:rPr>
          <w:delText xml:space="preserve"> </w:delText>
        </w:r>
        <w:r w:rsidDel="00F15F45">
          <w:fldChar w:fldCharType="begin"/>
        </w:r>
        <w:r w:rsidDel="00F15F45">
          <w:delInstrText>HYPERLINK \l "_bookmark9"</w:delInstrText>
        </w:r>
        <w:r w:rsidDel="00F15F45">
          <w:fldChar w:fldCharType="separate"/>
        </w:r>
        <w:r w:rsidDel="00F15F45">
          <w:rPr>
            <w:color w:val="0774B7"/>
            <w:spacing w:val="-5"/>
            <w:sz w:val="20"/>
          </w:rPr>
          <w:delText>3</w:delText>
        </w:r>
        <w:r w:rsidDel="00F15F45">
          <w:fldChar w:fldCharType="end"/>
        </w:r>
        <w:r w:rsidDel="00F15F45">
          <w:rPr>
            <w:spacing w:val="-5"/>
            <w:sz w:val="20"/>
          </w:rPr>
          <w:delText>–</w:delText>
        </w:r>
        <w:r w:rsidDel="00F15F45">
          <w:rPr>
            <w:rFonts w:ascii="Times New Roman" w:hAnsi="Times New Roman"/>
            <w:sz w:val="20"/>
          </w:rPr>
          <w:tab/>
        </w:r>
        <w:r w:rsidDel="00F15F45">
          <w:rPr>
            <w:rFonts w:ascii="Trebuchet MS" w:hAnsi="Trebuchet MS"/>
            <w:spacing w:val="-5"/>
            <w:sz w:val="10"/>
          </w:rPr>
          <w:delText>521</w:delText>
        </w:r>
      </w:del>
    </w:p>
    <w:p w14:paraId="57E066F2" w14:textId="2F4C8462" w:rsidR="00EA1924" w:rsidDel="00F15F45" w:rsidRDefault="00000000" w:rsidP="00F15F45">
      <w:pPr>
        <w:tabs>
          <w:tab w:val="left" w:pos="10859"/>
        </w:tabs>
        <w:spacing w:before="30"/>
        <w:ind w:left="2761"/>
        <w:rPr>
          <w:del w:id="571" w:author="Phil Green" w:date="2026-08-30T18:17:00Z" w16du:dateUtc="2026-08-30T16:17:00Z"/>
          <w:rFonts w:ascii="Trebuchet MS"/>
          <w:sz w:val="10"/>
        </w:rPr>
      </w:pPr>
      <w:del w:id="572" w:author="Phil Green" w:date="2026-08-30T18:17:00Z" w16du:dateUtc="2026-08-30T16:17:00Z">
        <w:r w:rsidDel="00F15F45">
          <w:fldChar w:fldCharType="begin"/>
        </w:r>
        <w:r w:rsidDel="00F15F45">
          <w:delInstrText>HYPERLINK \l "_bookmark12"</w:delInstrText>
        </w:r>
        <w:r w:rsidDel="00F15F45">
          <w:fldChar w:fldCharType="separate"/>
        </w:r>
        <w:r w:rsidDel="00F15F45">
          <w:rPr>
            <w:color w:val="0774B7"/>
            <w:sz w:val="20"/>
          </w:rPr>
          <w:delText>4</w:delText>
        </w:r>
        <w:r w:rsidDel="00F15F45">
          <w:fldChar w:fldCharType="end"/>
        </w:r>
        <w:r w:rsidDel="00F15F45">
          <w:rPr>
            <w:sz w:val="20"/>
          </w:rPr>
          <w:delText>,</w:delText>
        </w:r>
        <w:r w:rsidDel="00F15F45">
          <w:rPr>
            <w:spacing w:val="23"/>
            <w:sz w:val="20"/>
          </w:rPr>
          <w:delText xml:space="preserve"> </w:delText>
        </w:r>
        <w:r w:rsidDel="00F15F45">
          <w:rPr>
            <w:sz w:val="20"/>
          </w:rPr>
          <w:delText>is</w:delText>
        </w:r>
        <w:r w:rsidDel="00F15F45">
          <w:rPr>
            <w:spacing w:val="19"/>
            <w:sz w:val="20"/>
          </w:rPr>
          <w:delText xml:space="preserve"> </w:delText>
        </w:r>
        <w:r w:rsidDel="00F15F45">
          <w:rPr>
            <w:sz w:val="20"/>
          </w:rPr>
          <w:delText>statistically</w:delText>
        </w:r>
        <w:r w:rsidDel="00F15F45">
          <w:rPr>
            <w:spacing w:val="20"/>
            <w:sz w:val="20"/>
          </w:rPr>
          <w:delText xml:space="preserve"> </w:delText>
        </w:r>
        <w:r w:rsidDel="00F15F45">
          <w:rPr>
            <w:sz w:val="20"/>
          </w:rPr>
          <w:delText>indistinguishable</w:delText>
        </w:r>
        <w:r w:rsidDel="00F15F45">
          <w:rPr>
            <w:spacing w:val="19"/>
            <w:sz w:val="20"/>
          </w:rPr>
          <w:delText xml:space="preserve"> </w:delText>
        </w:r>
        <w:r w:rsidDel="00F15F45">
          <w:rPr>
            <w:sz w:val="20"/>
          </w:rPr>
          <w:delText>from</w:delText>
        </w:r>
        <w:r w:rsidDel="00F15F45">
          <w:rPr>
            <w:spacing w:val="19"/>
            <w:sz w:val="20"/>
          </w:rPr>
          <w:delText xml:space="preserve"> </w:delText>
        </w:r>
        <w:r w:rsidDel="00F15F45">
          <w:rPr>
            <w:sz w:val="20"/>
          </w:rPr>
          <w:delText>SVM,</w:delText>
        </w:r>
        <w:r w:rsidDel="00F15F45">
          <w:rPr>
            <w:spacing w:val="19"/>
            <w:sz w:val="20"/>
          </w:rPr>
          <w:delText xml:space="preserve"> </w:delText>
        </w:r>
        <w:r w:rsidDel="00F15F45">
          <w:rPr>
            <w:sz w:val="20"/>
          </w:rPr>
          <w:delText>polynomial</w:delText>
        </w:r>
        <w:r w:rsidDel="00F15F45">
          <w:rPr>
            <w:spacing w:val="19"/>
            <w:sz w:val="20"/>
          </w:rPr>
          <w:delText xml:space="preserve"> </w:delText>
        </w:r>
        <w:r w:rsidDel="00F15F45">
          <w:rPr>
            <w:sz w:val="20"/>
          </w:rPr>
          <w:delText>regression,</w:delText>
        </w:r>
        <w:r w:rsidDel="00F15F45">
          <w:rPr>
            <w:spacing w:val="23"/>
            <w:sz w:val="20"/>
          </w:rPr>
          <w:delText xml:space="preserve"> </w:delText>
        </w:r>
        <w:r w:rsidDel="00F15F45">
          <w:rPr>
            <w:sz w:val="20"/>
          </w:rPr>
          <w:delText>and</w:delText>
        </w:r>
        <w:r w:rsidDel="00F15F45">
          <w:rPr>
            <w:spacing w:val="19"/>
            <w:sz w:val="20"/>
          </w:rPr>
          <w:delText xml:space="preserve"> </w:delText>
        </w:r>
        <w:r w:rsidDel="00F15F45">
          <w:rPr>
            <w:sz w:val="20"/>
          </w:rPr>
          <w:delText>a</w:delText>
        </w:r>
        <w:r w:rsidDel="00F15F45">
          <w:rPr>
            <w:spacing w:val="20"/>
            <w:sz w:val="20"/>
          </w:rPr>
          <w:delText xml:space="preserve"> </w:delText>
        </w:r>
        <w:r w:rsidDel="00F15F45">
          <w:rPr>
            <w:sz w:val="20"/>
          </w:rPr>
          <w:delText>deep</w:delText>
        </w:r>
        <w:r w:rsidDel="00F15F45">
          <w:rPr>
            <w:spacing w:val="19"/>
            <w:sz w:val="20"/>
          </w:rPr>
          <w:delText xml:space="preserve"> </w:delText>
        </w:r>
        <w:r w:rsidDel="00F15F45">
          <w:rPr>
            <w:spacing w:val="-5"/>
            <w:sz w:val="20"/>
          </w:rPr>
          <w:delText>MLP</w:delText>
        </w:r>
        <w:r w:rsidDel="00F15F45">
          <w:rPr>
            <w:rFonts w:ascii="Times New Roman"/>
            <w:sz w:val="20"/>
          </w:rPr>
          <w:tab/>
        </w:r>
        <w:r w:rsidDel="00F15F45">
          <w:rPr>
            <w:rFonts w:ascii="Trebuchet MS"/>
            <w:spacing w:val="-5"/>
            <w:sz w:val="10"/>
          </w:rPr>
          <w:delText>522</w:delText>
        </w:r>
      </w:del>
    </w:p>
    <w:p w14:paraId="56DA3EA2" w14:textId="45DA0B4C" w:rsidR="00EA1924" w:rsidDel="00F15F45" w:rsidRDefault="00000000" w:rsidP="00F15F45">
      <w:pPr>
        <w:tabs>
          <w:tab w:val="left" w:pos="10859"/>
        </w:tabs>
        <w:spacing w:before="30"/>
        <w:ind w:left="2761"/>
        <w:rPr>
          <w:del w:id="573" w:author="Phil Green" w:date="2026-08-30T18:17:00Z" w16du:dateUtc="2026-08-30T16:17:00Z"/>
          <w:rFonts w:ascii="Trebuchet MS"/>
          <w:sz w:val="10"/>
        </w:rPr>
      </w:pPr>
      <w:del w:id="574" w:author="Phil Green" w:date="2026-08-30T18:17:00Z" w16du:dateUtc="2026-08-30T16:17:00Z">
        <w:r w:rsidDel="00F15F45">
          <w:rPr>
            <w:sz w:val="20"/>
          </w:rPr>
          <w:delText>once</w:delText>
        </w:r>
        <w:r w:rsidDel="00F15F45">
          <w:rPr>
            <w:spacing w:val="2"/>
            <w:sz w:val="20"/>
          </w:rPr>
          <w:delText xml:space="preserve"> </w:delText>
        </w:r>
        <w:r w:rsidDel="00F15F45">
          <w:rPr>
            <w:sz w:val="20"/>
          </w:rPr>
          <w:delText>training</w:delText>
        </w:r>
        <w:r w:rsidDel="00F15F45">
          <w:rPr>
            <w:spacing w:val="3"/>
            <w:sz w:val="20"/>
          </w:rPr>
          <w:delText xml:space="preserve"> </w:delText>
        </w:r>
        <w:r w:rsidDel="00F15F45">
          <w:rPr>
            <w:sz w:val="20"/>
          </w:rPr>
          <w:delText>and</w:delText>
        </w:r>
        <w:r w:rsidDel="00F15F45">
          <w:rPr>
            <w:spacing w:val="2"/>
            <w:sz w:val="20"/>
          </w:rPr>
          <w:delText xml:space="preserve"> </w:delText>
        </w:r>
        <w:r w:rsidDel="00F15F45">
          <w:rPr>
            <w:sz w:val="20"/>
          </w:rPr>
          <w:delText>test</w:delText>
        </w:r>
        <w:r w:rsidDel="00F15F45">
          <w:rPr>
            <w:spacing w:val="3"/>
            <w:sz w:val="20"/>
          </w:rPr>
          <w:delText xml:space="preserve"> </w:delText>
        </w:r>
        <w:r w:rsidDel="00F15F45">
          <w:rPr>
            <w:sz w:val="20"/>
          </w:rPr>
          <w:delText>data</w:delText>
        </w:r>
        <w:r w:rsidDel="00F15F45">
          <w:rPr>
            <w:spacing w:val="2"/>
            <w:sz w:val="20"/>
          </w:rPr>
          <w:delText xml:space="preserve"> </w:delText>
        </w:r>
        <w:r w:rsidDel="00F15F45">
          <w:rPr>
            <w:sz w:val="20"/>
          </w:rPr>
          <w:delText>come</w:delText>
        </w:r>
        <w:r w:rsidDel="00F15F45">
          <w:rPr>
            <w:spacing w:val="3"/>
            <w:sz w:val="20"/>
          </w:rPr>
          <w:delText xml:space="preserve"> </w:delText>
        </w:r>
        <w:r w:rsidDel="00F15F45">
          <w:rPr>
            <w:sz w:val="20"/>
          </w:rPr>
          <w:delText>from</w:delText>
        </w:r>
        <w:r w:rsidDel="00F15F45">
          <w:rPr>
            <w:spacing w:val="3"/>
            <w:sz w:val="20"/>
          </w:rPr>
          <w:delText xml:space="preserve"> </w:delText>
        </w:r>
        <w:r w:rsidDel="00F15F45">
          <w:rPr>
            <w:sz w:val="20"/>
          </w:rPr>
          <w:delText>different</w:delText>
        </w:r>
        <w:r w:rsidDel="00F15F45">
          <w:rPr>
            <w:spacing w:val="2"/>
            <w:sz w:val="20"/>
          </w:rPr>
          <w:delText xml:space="preserve"> </w:delText>
        </w:r>
        <w:r w:rsidDel="00F15F45">
          <w:rPr>
            <w:sz w:val="20"/>
          </w:rPr>
          <w:delText>presses.</w:delText>
        </w:r>
        <w:r w:rsidDel="00F15F45">
          <w:rPr>
            <w:spacing w:val="17"/>
            <w:sz w:val="20"/>
          </w:rPr>
          <w:delText xml:space="preserve"> </w:delText>
        </w:r>
        <w:r w:rsidDel="00F15F45">
          <w:rPr>
            <w:sz w:val="20"/>
          </w:rPr>
          <w:delText>Pooling</w:delText>
        </w:r>
        <w:r w:rsidDel="00F15F45">
          <w:rPr>
            <w:spacing w:val="2"/>
            <w:sz w:val="20"/>
          </w:rPr>
          <w:delText xml:space="preserve"> </w:delText>
        </w:r>
        <w:r w:rsidDel="00F15F45">
          <w:rPr>
            <w:sz w:val="20"/>
          </w:rPr>
          <w:delText>training</w:delText>
        </w:r>
        <w:r w:rsidDel="00F15F45">
          <w:rPr>
            <w:spacing w:val="3"/>
            <w:sz w:val="20"/>
          </w:rPr>
          <w:delText xml:space="preserve"> </w:delText>
        </w:r>
        <w:r w:rsidDel="00F15F45">
          <w:rPr>
            <w:sz w:val="20"/>
          </w:rPr>
          <w:delText>data</w:delText>
        </w:r>
        <w:r w:rsidDel="00F15F45">
          <w:rPr>
            <w:spacing w:val="2"/>
            <w:sz w:val="20"/>
          </w:rPr>
          <w:delText xml:space="preserve"> </w:delText>
        </w:r>
        <w:r w:rsidDel="00F15F45">
          <w:rPr>
            <w:sz w:val="20"/>
          </w:rPr>
          <w:delText>across</w:delText>
        </w:r>
        <w:r w:rsidDel="00F15F45">
          <w:rPr>
            <w:spacing w:val="3"/>
            <w:sz w:val="20"/>
          </w:rPr>
          <w:delText xml:space="preserve"> </w:delText>
        </w:r>
        <w:r w:rsidDel="00F15F45">
          <w:rPr>
            <w:spacing w:val="-5"/>
            <w:sz w:val="20"/>
          </w:rPr>
          <w:delText>the</w:delText>
        </w:r>
        <w:r w:rsidDel="00F15F45">
          <w:rPr>
            <w:rFonts w:ascii="Times New Roman"/>
            <w:sz w:val="20"/>
          </w:rPr>
          <w:tab/>
        </w:r>
        <w:r w:rsidDel="00F15F45">
          <w:rPr>
            <w:rFonts w:ascii="Trebuchet MS"/>
            <w:spacing w:val="-5"/>
            <w:sz w:val="10"/>
          </w:rPr>
          <w:delText>523</w:delText>
        </w:r>
      </w:del>
    </w:p>
    <w:p w14:paraId="0DA1BC33" w14:textId="042293F2" w:rsidR="00EA1924" w:rsidDel="00F15F45" w:rsidRDefault="00000000" w:rsidP="00F15F45">
      <w:pPr>
        <w:tabs>
          <w:tab w:val="left" w:pos="10859"/>
        </w:tabs>
        <w:spacing w:before="30"/>
        <w:ind w:left="2761"/>
        <w:rPr>
          <w:del w:id="575" w:author="Phil Green" w:date="2026-08-30T18:17:00Z" w16du:dateUtc="2026-08-30T16:17:00Z"/>
          <w:rFonts w:ascii="Trebuchet MS" w:hAnsi="Trebuchet MS"/>
          <w:sz w:val="10"/>
        </w:rPr>
      </w:pPr>
      <w:del w:id="576" w:author="Phil Green" w:date="2026-08-30T18:17:00Z" w16du:dateUtc="2026-08-30T16:17:00Z">
        <w:r w:rsidDel="00F15F45">
          <w:rPr>
            <w:sz w:val="20"/>
          </w:rPr>
          <w:delText>other</w:delText>
        </w:r>
        <w:r w:rsidDel="00F15F45">
          <w:rPr>
            <w:spacing w:val="8"/>
            <w:sz w:val="20"/>
          </w:rPr>
          <w:delText xml:space="preserve"> </w:delText>
        </w:r>
        <w:r w:rsidDel="00F15F45">
          <w:rPr>
            <w:sz w:val="20"/>
          </w:rPr>
          <w:delText>12</w:delText>
        </w:r>
        <w:r w:rsidDel="00F15F45">
          <w:rPr>
            <w:spacing w:val="7"/>
            <w:sz w:val="20"/>
          </w:rPr>
          <w:delText xml:space="preserve"> </w:delText>
        </w:r>
        <w:r w:rsidDel="00F15F45">
          <w:rPr>
            <w:sz w:val="20"/>
          </w:rPr>
          <w:delText>runs</w:delText>
        </w:r>
        <w:r w:rsidDel="00F15F45">
          <w:rPr>
            <w:spacing w:val="9"/>
            <w:sz w:val="20"/>
          </w:rPr>
          <w:delText xml:space="preserve"> </w:delText>
        </w:r>
        <w:r w:rsidDel="00F15F45">
          <w:rPr>
            <w:sz w:val="20"/>
          </w:rPr>
          <w:delText>(C)</w:delText>
        </w:r>
        <w:r w:rsidDel="00F15F45">
          <w:rPr>
            <w:spacing w:val="8"/>
            <w:sz w:val="20"/>
          </w:rPr>
          <w:delText xml:space="preserve"> </w:delText>
        </w:r>
        <w:r w:rsidDel="00F15F45">
          <w:rPr>
            <w:sz w:val="20"/>
          </w:rPr>
          <w:delText>recovers</w:delText>
        </w:r>
        <w:r w:rsidDel="00F15F45">
          <w:rPr>
            <w:spacing w:val="9"/>
            <w:sz w:val="20"/>
          </w:rPr>
          <w:delText xml:space="preserve"> </w:delText>
        </w:r>
        <w:r w:rsidDel="00F15F45">
          <w:rPr>
            <w:sz w:val="20"/>
          </w:rPr>
          <w:delText>20–32%</w:delText>
        </w:r>
        <w:r w:rsidDel="00F15F45">
          <w:rPr>
            <w:spacing w:val="7"/>
            <w:sz w:val="20"/>
          </w:rPr>
          <w:delText xml:space="preserve"> </w:delText>
        </w:r>
        <w:r w:rsidDel="00F15F45">
          <w:rPr>
            <w:sz w:val="20"/>
          </w:rPr>
          <w:delText>of</w:delText>
        </w:r>
        <w:r w:rsidDel="00F15F45">
          <w:rPr>
            <w:spacing w:val="9"/>
            <w:sz w:val="20"/>
          </w:rPr>
          <w:delText xml:space="preserve"> </w:delText>
        </w:r>
        <w:r w:rsidDel="00F15F45">
          <w:rPr>
            <w:sz w:val="20"/>
          </w:rPr>
          <w:delText>that</w:delText>
        </w:r>
        <w:r w:rsidDel="00F15F45">
          <w:rPr>
            <w:spacing w:val="7"/>
            <w:sz w:val="20"/>
          </w:rPr>
          <w:delText xml:space="preserve"> </w:delText>
        </w:r>
        <w:r w:rsidDel="00F15F45">
          <w:rPr>
            <w:sz w:val="20"/>
          </w:rPr>
          <w:delText>loss;</w:delText>
        </w:r>
        <w:r w:rsidDel="00F15F45">
          <w:rPr>
            <w:spacing w:val="11"/>
            <w:sz w:val="20"/>
          </w:rPr>
          <w:delText xml:space="preserve"> </w:delText>
        </w:r>
        <w:r w:rsidDel="00F15F45">
          <w:rPr>
            <w:sz w:val="20"/>
          </w:rPr>
          <w:delText>leave-one-out</w:delText>
        </w:r>
        <w:r w:rsidDel="00F15F45">
          <w:rPr>
            <w:spacing w:val="8"/>
            <w:sz w:val="20"/>
          </w:rPr>
          <w:delText xml:space="preserve"> </w:delText>
        </w:r>
        <w:r w:rsidDel="00F15F45">
          <w:rPr>
            <w:sz w:val="20"/>
          </w:rPr>
          <w:delText>error</w:delText>
        </w:r>
        <w:r w:rsidDel="00F15F45">
          <w:rPr>
            <w:spacing w:val="9"/>
            <w:sz w:val="20"/>
          </w:rPr>
          <w:delText xml:space="preserve"> </w:delText>
        </w:r>
        <w:r w:rsidDel="00F15F45">
          <w:rPr>
            <w:sz w:val="20"/>
          </w:rPr>
          <w:delText>(3.008–3.625</w:delText>
        </w:r>
        <w:r w:rsidDel="00F15F45">
          <w:rPr>
            <w:spacing w:val="7"/>
            <w:sz w:val="20"/>
          </w:rPr>
          <w:delText xml:space="preserve"> </w:delText>
        </w:r>
        <w:r w:rsidDel="00F15F45">
          <w:rPr>
            <w:spacing w:val="-2"/>
            <w:sz w:val="20"/>
          </w:rPr>
          <w:delText>median)</w:delText>
        </w:r>
        <w:r w:rsidDel="00F15F45">
          <w:rPr>
            <w:rFonts w:ascii="Times New Roman" w:hAnsi="Times New Roman"/>
            <w:sz w:val="20"/>
          </w:rPr>
          <w:tab/>
        </w:r>
        <w:r w:rsidDel="00F15F45">
          <w:rPr>
            <w:rFonts w:ascii="Trebuchet MS" w:hAnsi="Trebuchet MS"/>
            <w:spacing w:val="-5"/>
            <w:sz w:val="10"/>
          </w:rPr>
          <w:delText>524</w:delText>
        </w:r>
      </w:del>
    </w:p>
    <w:p w14:paraId="10BDA0DC" w14:textId="1154FF4E" w:rsidR="00EA1924" w:rsidDel="00F15F45" w:rsidRDefault="00000000" w:rsidP="00F15F45">
      <w:pPr>
        <w:tabs>
          <w:tab w:val="left" w:pos="10859"/>
        </w:tabs>
        <w:spacing w:before="30"/>
        <w:ind w:left="2761"/>
        <w:rPr>
          <w:del w:id="577" w:author="Phil Green" w:date="2026-08-30T18:17:00Z" w16du:dateUtc="2026-08-30T16:17:00Z"/>
          <w:rFonts w:ascii="Trebuchet MS"/>
          <w:sz w:val="10"/>
        </w:rPr>
      </w:pPr>
      <w:del w:id="578" w:author="Phil Green" w:date="2026-08-30T18:17:00Z" w16du:dateUtc="2026-08-30T16:17:00Z">
        <w:r w:rsidDel="00F15F45">
          <w:rPr>
            <w:sz w:val="20"/>
          </w:rPr>
          <w:delText>is</w:delText>
        </w:r>
        <w:r w:rsidDel="00F15F45">
          <w:rPr>
            <w:spacing w:val="4"/>
            <w:sz w:val="20"/>
          </w:rPr>
          <w:delText xml:space="preserve"> </w:delText>
        </w:r>
        <w:r w:rsidDel="00F15F45">
          <w:rPr>
            <w:sz w:val="20"/>
          </w:rPr>
          <w:delText>consistently</w:delText>
        </w:r>
        <w:r w:rsidDel="00F15F45">
          <w:rPr>
            <w:spacing w:val="5"/>
            <w:sz w:val="20"/>
          </w:rPr>
          <w:delText xml:space="preserve"> </w:delText>
        </w:r>
        <w:r w:rsidDel="00F15F45">
          <w:rPr>
            <w:sz w:val="20"/>
          </w:rPr>
          <w:delText>lower</w:delText>
        </w:r>
        <w:r w:rsidDel="00F15F45">
          <w:rPr>
            <w:spacing w:val="4"/>
            <w:sz w:val="20"/>
          </w:rPr>
          <w:delText xml:space="preserve"> </w:delText>
        </w:r>
        <w:r w:rsidDel="00F15F45">
          <w:rPr>
            <w:sz w:val="20"/>
          </w:rPr>
          <w:delText>than</w:delText>
        </w:r>
        <w:r w:rsidDel="00F15F45">
          <w:rPr>
            <w:spacing w:val="5"/>
            <w:sz w:val="20"/>
          </w:rPr>
          <w:delText xml:space="preserve"> </w:delText>
        </w:r>
        <w:r w:rsidDel="00F15F45">
          <w:rPr>
            <w:sz w:val="20"/>
          </w:rPr>
          <w:delText>single-run</w:delText>
        </w:r>
        <w:r w:rsidDel="00F15F45">
          <w:rPr>
            <w:spacing w:val="4"/>
            <w:sz w:val="20"/>
          </w:rPr>
          <w:delText xml:space="preserve"> </w:delText>
        </w:r>
        <w:r w:rsidDel="00F15F45">
          <w:rPr>
            <w:sz w:val="20"/>
          </w:rPr>
          <w:delText>cross-run</w:delText>
        </w:r>
        <w:r w:rsidDel="00F15F45">
          <w:rPr>
            <w:spacing w:val="5"/>
            <w:sz w:val="20"/>
          </w:rPr>
          <w:delText xml:space="preserve"> </w:delText>
        </w:r>
        <w:r w:rsidDel="00F15F45">
          <w:rPr>
            <w:sz w:val="20"/>
          </w:rPr>
          <w:delText>transfer</w:delText>
        </w:r>
        <w:r w:rsidDel="00F15F45">
          <w:rPr>
            <w:spacing w:val="4"/>
            <w:sz w:val="20"/>
          </w:rPr>
          <w:delText xml:space="preserve"> </w:delText>
        </w:r>
        <w:r w:rsidDel="00F15F45">
          <w:rPr>
            <w:sz w:val="20"/>
          </w:rPr>
          <w:delText>(B)</w:delText>
        </w:r>
        <w:r w:rsidDel="00F15F45">
          <w:rPr>
            <w:spacing w:val="5"/>
            <w:sz w:val="20"/>
          </w:rPr>
          <w:delText xml:space="preserve"> </w:delText>
        </w:r>
        <w:r w:rsidDel="00F15F45">
          <w:rPr>
            <w:sz w:val="20"/>
          </w:rPr>
          <w:delText>for</w:delText>
        </w:r>
        <w:r w:rsidDel="00F15F45">
          <w:rPr>
            <w:spacing w:val="4"/>
            <w:sz w:val="20"/>
          </w:rPr>
          <w:delText xml:space="preserve"> </w:delText>
        </w:r>
        <w:r w:rsidDel="00F15F45">
          <w:rPr>
            <w:sz w:val="20"/>
          </w:rPr>
          <w:delText>every</w:delText>
        </w:r>
        <w:r w:rsidDel="00F15F45">
          <w:rPr>
            <w:spacing w:val="5"/>
            <w:sz w:val="20"/>
          </w:rPr>
          <w:delText xml:space="preserve"> </w:delText>
        </w:r>
        <w:r w:rsidDel="00F15F45">
          <w:rPr>
            <w:sz w:val="20"/>
          </w:rPr>
          <w:delText>model.</w:delText>
        </w:r>
        <w:r w:rsidDel="00F15F45">
          <w:rPr>
            <w:spacing w:val="17"/>
            <w:sz w:val="20"/>
          </w:rPr>
          <w:delText xml:space="preserve"> </w:delText>
        </w:r>
        <w:r w:rsidDel="00F15F45">
          <w:rPr>
            <w:sz w:val="20"/>
          </w:rPr>
          <w:delText>But</w:delText>
        </w:r>
        <w:r w:rsidDel="00F15F45">
          <w:rPr>
            <w:spacing w:val="5"/>
            <w:sz w:val="20"/>
          </w:rPr>
          <w:delText xml:space="preserve"> </w:delText>
        </w:r>
        <w:r w:rsidDel="00F15F45">
          <w:rPr>
            <w:spacing w:val="-2"/>
            <w:sz w:val="20"/>
          </w:rPr>
          <w:delText>pooling</w:delText>
        </w:r>
        <w:r w:rsidDel="00F15F45">
          <w:rPr>
            <w:rFonts w:ascii="Times New Roman"/>
            <w:sz w:val="20"/>
          </w:rPr>
          <w:tab/>
        </w:r>
        <w:r w:rsidDel="00F15F45">
          <w:rPr>
            <w:rFonts w:ascii="Trebuchet MS"/>
            <w:spacing w:val="-5"/>
            <w:sz w:val="10"/>
          </w:rPr>
          <w:delText>525</w:delText>
        </w:r>
      </w:del>
    </w:p>
    <w:p w14:paraId="55D0D177" w14:textId="5079A12C" w:rsidR="00EA1924" w:rsidDel="00F15F45" w:rsidRDefault="00000000" w:rsidP="00F15F45">
      <w:pPr>
        <w:tabs>
          <w:tab w:val="left" w:pos="10859"/>
        </w:tabs>
        <w:spacing w:before="30"/>
        <w:ind w:left="2761"/>
        <w:rPr>
          <w:del w:id="579" w:author="Phil Green" w:date="2026-08-30T18:17:00Z" w16du:dateUtc="2026-08-30T16:17:00Z"/>
          <w:rFonts w:ascii="Trebuchet MS"/>
          <w:sz w:val="10"/>
        </w:rPr>
      </w:pPr>
      <w:del w:id="580" w:author="Phil Green" w:date="2026-08-30T18:17:00Z" w16du:dateUtc="2026-08-30T16:17:00Z">
        <w:r w:rsidDel="00F15F45">
          <w:rPr>
            <w:sz w:val="20"/>
          </w:rPr>
          <w:delText>multiple</w:delText>
        </w:r>
        <w:r w:rsidDel="00F15F45">
          <w:rPr>
            <w:spacing w:val="3"/>
            <w:sz w:val="20"/>
          </w:rPr>
          <w:delText xml:space="preserve"> </w:delText>
        </w:r>
        <w:r w:rsidDel="00F15F45">
          <w:rPr>
            <w:sz w:val="20"/>
          </w:rPr>
          <w:delText>presses</w:delText>
        </w:r>
        <w:r w:rsidDel="00F15F45">
          <w:rPr>
            <w:spacing w:val="3"/>
            <w:sz w:val="20"/>
          </w:rPr>
          <w:delText xml:space="preserve"> </w:delText>
        </w:r>
        <w:r w:rsidDel="00F15F45">
          <w:rPr>
            <w:sz w:val="20"/>
          </w:rPr>
          <w:delText>still</w:delText>
        </w:r>
        <w:r w:rsidDel="00F15F45">
          <w:rPr>
            <w:spacing w:val="4"/>
            <w:sz w:val="20"/>
          </w:rPr>
          <w:delText xml:space="preserve"> </w:delText>
        </w:r>
        <w:r w:rsidDel="00F15F45">
          <w:rPr>
            <w:sz w:val="20"/>
          </w:rPr>
          <w:delText>cannot</w:delText>
        </w:r>
        <w:r w:rsidDel="00F15F45">
          <w:rPr>
            <w:spacing w:val="3"/>
            <w:sz w:val="20"/>
          </w:rPr>
          <w:delText xml:space="preserve"> </w:delText>
        </w:r>
        <w:r w:rsidDel="00F15F45">
          <w:rPr>
            <w:sz w:val="20"/>
          </w:rPr>
          <w:delText>reach</w:delText>
        </w:r>
        <w:r w:rsidDel="00F15F45">
          <w:rPr>
            <w:spacing w:val="4"/>
            <w:sz w:val="20"/>
          </w:rPr>
          <w:delText xml:space="preserve"> </w:delText>
        </w:r>
        <w:r w:rsidDel="00F15F45">
          <w:rPr>
            <w:sz w:val="20"/>
          </w:rPr>
          <w:delText>single-press</w:delText>
        </w:r>
        <w:r w:rsidDel="00F15F45">
          <w:rPr>
            <w:spacing w:val="3"/>
            <w:sz w:val="20"/>
          </w:rPr>
          <w:delText xml:space="preserve"> </w:delText>
        </w:r>
        <w:r w:rsidDel="00F15F45">
          <w:rPr>
            <w:sz w:val="20"/>
          </w:rPr>
          <w:delText>within-run</w:delText>
        </w:r>
        <w:r w:rsidDel="00F15F45">
          <w:rPr>
            <w:spacing w:val="4"/>
            <w:sz w:val="20"/>
          </w:rPr>
          <w:delText xml:space="preserve"> </w:delText>
        </w:r>
        <w:r w:rsidDel="00F15F45">
          <w:rPr>
            <w:sz w:val="20"/>
          </w:rPr>
          <w:delText>accuracy</w:delText>
        </w:r>
        <w:r w:rsidDel="00F15F45">
          <w:rPr>
            <w:spacing w:val="3"/>
            <w:sz w:val="20"/>
          </w:rPr>
          <w:delText xml:space="preserve"> </w:delText>
        </w:r>
        <w:r w:rsidDel="00F15F45">
          <w:rPr>
            <w:sz w:val="20"/>
          </w:rPr>
          <w:delText>(A):</w:delText>
        </w:r>
        <w:r w:rsidDel="00F15F45">
          <w:rPr>
            <w:spacing w:val="3"/>
            <w:sz w:val="20"/>
          </w:rPr>
          <w:delText xml:space="preserve"> </w:delText>
        </w:r>
        <w:r w:rsidDel="00F15F45">
          <w:rPr>
            <w:sz w:val="20"/>
          </w:rPr>
          <w:delText>more</w:delText>
        </w:r>
        <w:r w:rsidDel="00F15F45">
          <w:rPr>
            <w:spacing w:val="4"/>
            <w:sz w:val="20"/>
          </w:rPr>
          <w:delText xml:space="preserve"> </w:delText>
        </w:r>
        <w:r w:rsidDel="00F15F45">
          <w:rPr>
            <w:sz w:val="20"/>
          </w:rPr>
          <w:delText>data</w:delText>
        </w:r>
        <w:r w:rsidDel="00F15F45">
          <w:rPr>
            <w:spacing w:val="3"/>
            <w:sz w:val="20"/>
          </w:rPr>
          <w:delText xml:space="preserve"> </w:delText>
        </w:r>
        <w:r w:rsidDel="00F15F45">
          <w:rPr>
            <w:spacing w:val="-4"/>
            <w:sz w:val="20"/>
          </w:rPr>
          <w:delText>from</w:delText>
        </w:r>
        <w:r w:rsidDel="00F15F45">
          <w:rPr>
            <w:rFonts w:ascii="Times New Roman"/>
            <w:sz w:val="20"/>
          </w:rPr>
          <w:tab/>
        </w:r>
        <w:r w:rsidDel="00F15F45">
          <w:rPr>
            <w:rFonts w:ascii="Trebuchet MS"/>
            <w:spacing w:val="-5"/>
            <w:sz w:val="10"/>
          </w:rPr>
          <w:delText>526</w:delText>
        </w:r>
      </w:del>
    </w:p>
    <w:p w14:paraId="4700AF40" w14:textId="49E10A55" w:rsidR="00EA1924" w:rsidDel="00F15F45" w:rsidRDefault="00000000" w:rsidP="00F15F45">
      <w:pPr>
        <w:tabs>
          <w:tab w:val="left" w:pos="10859"/>
        </w:tabs>
        <w:spacing w:before="30"/>
        <w:ind w:left="2761"/>
        <w:rPr>
          <w:del w:id="581" w:author="Phil Green" w:date="2026-08-30T18:17:00Z" w16du:dateUtc="2026-08-30T16:17:00Z"/>
          <w:rFonts w:ascii="Trebuchet MS"/>
          <w:sz w:val="10"/>
        </w:rPr>
      </w:pPr>
      <w:del w:id="582" w:author="Phil Green" w:date="2026-08-30T18:17:00Z" w16du:dateUtc="2026-08-30T16:17:00Z">
        <w:r w:rsidDel="00F15F45">
          <w:rPr>
            <w:sz w:val="20"/>
          </w:rPr>
          <w:delText>the</w:delText>
        </w:r>
        <w:r w:rsidDel="00F15F45">
          <w:rPr>
            <w:spacing w:val="-8"/>
            <w:sz w:val="20"/>
          </w:rPr>
          <w:delText xml:space="preserve"> </w:delText>
        </w:r>
        <w:r w:rsidDel="00F15F45">
          <w:rPr>
            <w:sz w:val="20"/>
          </w:rPr>
          <w:delText>wrong</w:delText>
        </w:r>
        <w:r w:rsidDel="00F15F45">
          <w:rPr>
            <w:spacing w:val="-7"/>
            <w:sz w:val="20"/>
          </w:rPr>
          <w:delText xml:space="preserve"> </w:delText>
        </w:r>
        <w:r w:rsidDel="00F15F45">
          <w:rPr>
            <w:sz w:val="20"/>
          </w:rPr>
          <w:delText>press</w:delText>
        </w:r>
        <w:r w:rsidDel="00F15F45">
          <w:rPr>
            <w:spacing w:val="-7"/>
            <w:sz w:val="20"/>
          </w:rPr>
          <w:delText xml:space="preserve"> </w:delText>
        </w:r>
        <w:r w:rsidDel="00F15F45">
          <w:rPr>
            <w:sz w:val="20"/>
          </w:rPr>
          <w:delText>substitutes</w:delText>
        </w:r>
        <w:r w:rsidDel="00F15F45">
          <w:rPr>
            <w:spacing w:val="-8"/>
            <w:sz w:val="20"/>
          </w:rPr>
          <w:delText xml:space="preserve"> </w:delText>
        </w:r>
        <w:r w:rsidDel="00F15F45">
          <w:rPr>
            <w:sz w:val="20"/>
          </w:rPr>
          <w:delText>for,</w:delText>
        </w:r>
        <w:r w:rsidDel="00F15F45">
          <w:rPr>
            <w:spacing w:val="-7"/>
            <w:sz w:val="20"/>
          </w:rPr>
          <w:delText xml:space="preserve"> </w:delText>
        </w:r>
        <w:r w:rsidDel="00F15F45">
          <w:rPr>
            <w:sz w:val="20"/>
          </w:rPr>
          <w:delText>but</w:delText>
        </w:r>
        <w:r w:rsidDel="00F15F45">
          <w:rPr>
            <w:spacing w:val="-7"/>
            <w:sz w:val="20"/>
          </w:rPr>
          <w:delText xml:space="preserve"> </w:delText>
        </w:r>
        <w:r w:rsidDel="00F15F45">
          <w:rPr>
            <w:sz w:val="20"/>
          </w:rPr>
          <w:delText>does</w:delText>
        </w:r>
        <w:r w:rsidDel="00F15F45">
          <w:rPr>
            <w:spacing w:val="-8"/>
            <w:sz w:val="20"/>
          </w:rPr>
          <w:delText xml:space="preserve"> </w:delText>
        </w:r>
        <w:r w:rsidDel="00F15F45">
          <w:rPr>
            <w:sz w:val="20"/>
          </w:rPr>
          <w:delText>not</w:delText>
        </w:r>
        <w:r w:rsidDel="00F15F45">
          <w:rPr>
            <w:spacing w:val="-7"/>
            <w:sz w:val="20"/>
          </w:rPr>
          <w:delText xml:space="preserve"> </w:delText>
        </w:r>
        <w:r w:rsidDel="00F15F45">
          <w:rPr>
            <w:sz w:val="20"/>
          </w:rPr>
          <w:delText>equal,</w:delText>
        </w:r>
        <w:r w:rsidDel="00F15F45">
          <w:rPr>
            <w:spacing w:val="-7"/>
            <w:sz w:val="20"/>
          </w:rPr>
          <w:delText xml:space="preserve"> </w:delText>
        </w:r>
        <w:r w:rsidDel="00F15F45">
          <w:rPr>
            <w:sz w:val="20"/>
          </w:rPr>
          <w:delText>data</w:delText>
        </w:r>
        <w:r w:rsidDel="00F15F45">
          <w:rPr>
            <w:spacing w:val="-7"/>
            <w:sz w:val="20"/>
          </w:rPr>
          <w:delText xml:space="preserve"> </w:delText>
        </w:r>
        <w:r w:rsidDel="00F15F45">
          <w:rPr>
            <w:sz w:val="20"/>
          </w:rPr>
          <w:delText>from</w:delText>
        </w:r>
        <w:r w:rsidDel="00F15F45">
          <w:rPr>
            <w:spacing w:val="-8"/>
            <w:sz w:val="20"/>
          </w:rPr>
          <w:delText xml:space="preserve"> </w:delText>
        </w:r>
        <w:r w:rsidDel="00F15F45">
          <w:rPr>
            <w:sz w:val="20"/>
          </w:rPr>
          <w:delText>the</w:delText>
        </w:r>
        <w:r w:rsidDel="00F15F45">
          <w:rPr>
            <w:spacing w:val="-7"/>
            <w:sz w:val="20"/>
          </w:rPr>
          <w:delText xml:space="preserve"> </w:delText>
        </w:r>
        <w:r w:rsidDel="00F15F45">
          <w:rPr>
            <w:sz w:val="20"/>
          </w:rPr>
          <w:delText>right</w:delText>
        </w:r>
        <w:r w:rsidDel="00F15F45">
          <w:rPr>
            <w:spacing w:val="-7"/>
            <w:sz w:val="20"/>
          </w:rPr>
          <w:delText xml:space="preserve"> </w:delText>
        </w:r>
        <w:r w:rsidDel="00F15F45">
          <w:rPr>
            <w:sz w:val="20"/>
          </w:rPr>
          <w:delText>press.</w:delText>
        </w:r>
        <w:r w:rsidDel="00F15F45">
          <w:rPr>
            <w:spacing w:val="3"/>
            <w:sz w:val="20"/>
          </w:rPr>
          <w:delText xml:space="preserve"> </w:delText>
        </w:r>
        <w:r w:rsidDel="00F15F45">
          <w:rPr>
            <w:sz w:val="20"/>
          </w:rPr>
          <w:delText>The</w:delText>
        </w:r>
        <w:r w:rsidDel="00F15F45">
          <w:rPr>
            <w:spacing w:val="-7"/>
            <w:sz w:val="20"/>
          </w:rPr>
          <w:delText xml:space="preserve"> </w:delText>
        </w:r>
        <w:r w:rsidDel="00F15F45">
          <w:rPr>
            <w:spacing w:val="-2"/>
            <w:sz w:val="20"/>
          </w:rPr>
          <w:delText>margin</w:delText>
        </w:r>
        <w:r w:rsidDel="00F15F45">
          <w:rPr>
            <w:rFonts w:ascii="Times New Roman"/>
            <w:sz w:val="20"/>
          </w:rPr>
          <w:tab/>
        </w:r>
        <w:r w:rsidDel="00F15F45">
          <w:rPr>
            <w:rFonts w:ascii="Trebuchet MS"/>
            <w:spacing w:val="-5"/>
            <w:sz w:val="10"/>
          </w:rPr>
          <w:delText>527</w:delText>
        </w:r>
      </w:del>
    </w:p>
    <w:p w14:paraId="00500F1C" w14:textId="33209482" w:rsidR="00EA1924" w:rsidDel="00F15F45" w:rsidRDefault="00000000" w:rsidP="00F15F45">
      <w:pPr>
        <w:tabs>
          <w:tab w:val="left" w:pos="10859"/>
        </w:tabs>
        <w:spacing w:before="30"/>
        <w:ind w:left="2761"/>
        <w:rPr>
          <w:del w:id="583" w:author="Phil Green" w:date="2026-08-30T18:17:00Z" w16du:dateUtc="2026-08-30T16:17:00Z"/>
          <w:rFonts w:ascii="Trebuchet MS" w:hAnsi="Trebuchet MS"/>
          <w:sz w:val="10"/>
        </w:rPr>
        <w:pPrChange w:id="584" w:author="Phil Green" w:date="2026-08-30T18:17:00Z" w16du:dateUtc="2026-08-30T16:17:00Z">
          <w:pPr>
            <w:tabs>
              <w:tab w:val="left" w:pos="10859"/>
            </w:tabs>
            <w:spacing w:before="31"/>
            <w:ind w:left="2761"/>
          </w:pPr>
        </w:pPrChange>
      </w:pPr>
      <w:del w:id="585" w:author="Phil Green" w:date="2026-08-30T18:17:00Z" w16du:dateUtc="2026-08-30T16:17:00Z">
        <w:r w:rsidDel="00F15F45">
          <w:rPr>
            <w:sz w:val="20"/>
          </w:rPr>
          <w:delText>between</w:delText>
        </w:r>
        <w:r w:rsidDel="00F15F45">
          <w:rPr>
            <w:spacing w:val="-10"/>
            <w:sz w:val="20"/>
          </w:rPr>
          <w:delText xml:space="preserve"> </w:delText>
        </w:r>
        <w:r w:rsidDel="00F15F45">
          <w:rPr>
            <w:sz w:val="20"/>
          </w:rPr>
          <w:delText>models</w:delText>
        </w:r>
        <w:r w:rsidDel="00F15F45">
          <w:rPr>
            <w:spacing w:val="-9"/>
            <w:sz w:val="20"/>
          </w:rPr>
          <w:delText xml:space="preserve"> </w:delText>
        </w:r>
        <w:r w:rsidDel="00F15F45">
          <w:rPr>
            <w:sz w:val="20"/>
          </w:rPr>
          <w:delText>here</w:delText>
        </w:r>
        <w:r w:rsidDel="00F15F45">
          <w:rPr>
            <w:spacing w:val="-9"/>
            <w:sz w:val="20"/>
          </w:rPr>
          <w:delText xml:space="preserve"> </w:delText>
        </w:r>
        <w:r w:rsidDel="00F15F45">
          <w:rPr>
            <w:sz w:val="20"/>
          </w:rPr>
          <w:delText>is</w:delText>
        </w:r>
        <w:r w:rsidDel="00F15F45">
          <w:rPr>
            <w:spacing w:val="-9"/>
            <w:sz w:val="20"/>
          </w:rPr>
          <w:delText xml:space="preserve"> </w:delText>
        </w:r>
        <w:r w:rsidDel="00F15F45">
          <w:rPr>
            <w:sz w:val="20"/>
          </w:rPr>
          <w:delText>small</w:delText>
        </w:r>
        <w:r w:rsidDel="00F15F45">
          <w:rPr>
            <w:spacing w:val="-10"/>
            <w:sz w:val="20"/>
          </w:rPr>
          <w:delText xml:space="preserve"> </w:delText>
        </w:r>
        <w:r w:rsidDel="00F15F45">
          <w:rPr>
            <w:sz w:val="20"/>
          </w:rPr>
          <w:delText>enough</w:delText>
        </w:r>
        <w:r w:rsidDel="00F15F45">
          <w:rPr>
            <w:spacing w:val="-9"/>
            <w:sz w:val="20"/>
          </w:rPr>
          <w:delText xml:space="preserve"> </w:delText>
        </w:r>
        <w:r w:rsidDel="00F15F45">
          <w:rPr>
            <w:sz w:val="20"/>
          </w:rPr>
          <w:delText>(0.899–1.614</w:delText>
        </w:r>
        <w:r w:rsidDel="00F15F45">
          <w:rPr>
            <w:spacing w:val="-9"/>
            <w:sz w:val="20"/>
          </w:rPr>
          <w:delText xml:space="preserve"> </w:delText>
        </w:r>
        <w:r w:rsidDel="00F15F45">
          <w:rPr>
            <w:sz w:val="20"/>
          </w:rPr>
          <w:delText>within-run,</w:delText>
        </w:r>
        <w:r w:rsidDel="00F15F45">
          <w:rPr>
            <w:spacing w:val="-9"/>
            <w:sz w:val="20"/>
          </w:rPr>
          <w:delText xml:space="preserve"> </w:delText>
        </w:r>
        <w:r w:rsidDel="00F15F45">
          <w:rPr>
            <w:sz w:val="20"/>
          </w:rPr>
          <w:delText>3.844–4.167</w:delText>
        </w:r>
        <w:r w:rsidDel="00F15F45">
          <w:rPr>
            <w:spacing w:val="-10"/>
            <w:sz w:val="20"/>
          </w:rPr>
          <w:delText xml:space="preserve"> </w:delText>
        </w:r>
        <w:r w:rsidDel="00F15F45">
          <w:rPr>
            <w:sz w:val="20"/>
          </w:rPr>
          <w:delText>cross-run)</w:delText>
        </w:r>
        <w:r w:rsidDel="00F15F45">
          <w:rPr>
            <w:spacing w:val="-9"/>
            <w:sz w:val="20"/>
          </w:rPr>
          <w:delText xml:space="preserve"> </w:delText>
        </w:r>
        <w:r w:rsidDel="00F15F45">
          <w:rPr>
            <w:spacing w:val="-4"/>
            <w:sz w:val="20"/>
          </w:rPr>
          <w:delText>that</w:delText>
        </w:r>
        <w:r w:rsidDel="00F15F45">
          <w:rPr>
            <w:rFonts w:ascii="Times New Roman" w:hAnsi="Times New Roman"/>
            <w:sz w:val="20"/>
          </w:rPr>
          <w:tab/>
        </w:r>
        <w:r w:rsidDel="00F15F45">
          <w:rPr>
            <w:rFonts w:ascii="Trebuchet MS" w:hAnsi="Trebuchet MS"/>
            <w:spacing w:val="-5"/>
            <w:sz w:val="10"/>
          </w:rPr>
          <w:delText>528</w:delText>
        </w:r>
      </w:del>
    </w:p>
    <w:p w14:paraId="1A604505" w14:textId="1143BE97" w:rsidR="00EA1924" w:rsidDel="00F15F45" w:rsidRDefault="00000000" w:rsidP="00F15F45">
      <w:pPr>
        <w:tabs>
          <w:tab w:val="left" w:pos="10859"/>
        </w:tabs>
        <w:spacing w:before="30"/>
        <w:ind w:left="2761"/>
        <w:rPr>
          <w:del w:id="586" w:author="Phil Green" w:date="2026-08-30T18:17:00Z" w16du:dateUtc="2026-08-30T16:17:00Z"/>
          <w:rFonts w:ascii="Trebuchet MS"/>
          <w:sz w:val="10"/>
        </w:rPr>
      </w:pPr>
      <w:del w:id="587" w:author="Phil Green" w:date="2026-08-30T18:17:00Z" w16du:dateUtc="2026-08-30T16:17:00Z">
        <w:r w:rsidDel="00F15F45">
          <w:rPr>
            <w:sz w:val="20"/>
          </w:rPr>
          <w:delText>the</w:delText>
        </w:r>
        <w:r w:rsidDel="00F15F45">
          <w:rPr>
            <w:spacing w:val="-12"/>
            <w:sz w:val="20"/>
          </w:rPr>
          <w:delText xml:space="preserve"> </w:delText>
        </w:r>
        <w:r w:rsidDel="00F15F45">
          <w:rPr>
            <w:sz w:val="20"/>
          </w:rPr>
          <w:delText>fitting-space</w:delText>
        </w:r>
        <w:r w:rsidDel="00F15F45">
          <w:rPr>
            <w:spacing w:val="-12"/>
            <w:sz w:val="20"/>
          </w:rPr>
          <w:delText xml:space="preserve"> </w:delText>
        </w:r>
        <w:r w:rsidDel="00F15F45">
          <w:rPr>
            <w:sz w:val="20"/>
          </w:rPr>
          <w:delText>correction</w:delText>
        </w:r>
        <w:r w:rsidDel="00F15F45">
          <w:rPr>
            <w:spacing w:val="-12"/>
            <w:sz w:val="20"/>
          </w:rPr>
          <w:delText xml:space="preserve"> </w:delText>
        </w:r>
        <w:r w:rsidDel="00F15F45">
          <w:rPr>
            <w:sz w:val="20"/>
          </w:rPr>
          <w:delText>of</w:delText>
        </w:r>
        <w:r w:rsidDel="00F15F45">
          <w:rPr>
            <w:spacing w:val="-12"/>
            <w:sz w:val="20"/>
          </w:rPr>
          <w:delText xml:space="preserve"> </w:delText>
        </w:r>
        <w:r w:rsidDel="00F15F45">
          <w:rPr>
            <w:sz w:val="20"/>
          </w:rPr>
          <w:delText>Section</w:delText>
        </w:r>
        <w:r w:rsidDel="00F15F45">
          <w:rPr>
            <w:spacing w:val="-12"/>
            <w:sz w:val="20"/>
          </w:rPr>
          <w:delText xml:space="preserve"> </w:delText>
        </w:r>
        <w:r w:rsidDel="00F15F45">
          <w:fldChar w:fldCharType="begin"/>
        </w:r>
        <w:r w:rsidDel="00F15F45">
          <w:delInstrText>HYPERLINK \l "_bookmark18"</w:delInstrText>
        </w:r>
        <w:r w:rsidDel="00F15F45">
          <w:fldChar w:fldCharType="separate"/>
        </w:r>
        <w:r w:rsidDel="00F15F45">
          <w:rPr>
            <w:color w:val="0774B7"/>
            <w:sz w:val="20"/>
          </w:rPr>
          <w:delText>4.5</w:delText>
        </w:r>
        <w:r w:rsidDel="00F15F45">
          <w:fldChar w:fldCharType="end"/>
        </w:r>
        <w:r w:rsidDel="00F15F45">
          <w:rPr>
            <w:sz w:val="20"/>
          </w:rPr>
          <w:delText>,</w:delText>
        </w:r>
        <w:r w:rsidDel="00F15F45">
          <w:rPr>
            <w:spacing w:val="-12"/>
            <w:sz w:val="20"/>
          </w:rPr>
          <w:delText xml:space="preserve"> </w:delText>
        </w:r>
        <w:r w:rsidDel="00F15F45">
          <w:rPr>
            <w:sz w:val="20"/>
          </w:rPr>
          <w:delText>which</w:delText>
        </w:r>
        <w:r w:rsidDel="00F15F45">
          <w:rPr>
            <w:spacing w:val="-12"/>
            <w:sz w:val="20"/>
          </w:rPr>
          <w:delText xml:space="preserve"> </w:delText>
        </w:r>
        <w:r w:rsidDel="00F15F45">
          <w:rPr>
            <w:sz w:val="20"/>
          </w:rPr>
          <w:delText>was</w:delText>
        </w:r>
        <w:r w:rsidDel="00F15F45">
          <w:rPr>
            <w:spacing w:val="-12"/>
            <w:sz w:val="20"/>
          </w:rPr>
          <w:delText xml:space="preserve"> </w:delText>
        </w:r>
        <w:r w:rsidDel="00F15F45">
          <w:rPr>
            <w:sz w:val="20"/>
          </w:rPr>
          <w:delText>not</w:delText>
        </w:r>
        <w:r w:rsidDel="00F15F45">
          <w:rPr>
            <w:spacing w:val="-12"/>
            <w:sz w:val="20"/>
          </w:rPr>
          <w:delText xml:space="preserve"> </w:delText>
        </w:r>
        <w:r w:rsidDel="00F15F45">
          <w:rPr>
            <w:sz w:val="20"/>
          </w:rPr>
          <w:delText>applied</w:delText>
        </w:r>
        <w:r w:rsidDel="00F15F45">
          <w:rPr>
            <w:spacing w:val="-12"/>
            <w:sz w:val="20"/>
          </w:rPr>
          <w:delText xml:space="preserve"> </w:delText>
        </w:r>
        <w:r w:rsidDel="00F15F45">
          <w:rPr>
            <w:sz w:val="20"/>
          </w:rPr>
          <w:delText>to</w:delText>
        </w:r>
        <w:r w:rsidDel="00F15F45">
          <w:rPr>
            <w:spacing w:val="-12"/>
            <w:sz w:val="20"/>
          </w:rPr>
          <w:delText xml:space="preserve"> </w:delText>
        </w:r>
        <w:r w:rsidDel="00F15F45">
          <w:rPr>
            <w:sz w:val="20"/>
          </w:rPr>
          <w:delText>this</w:delText>
        </w:r>
        <w:r w:rsidDel="00F15F45">
          <w:rPr>
            <w:spacing w:val="-12"/>
            <w:sz w:val="20"/>
          </w:rPr>
          <w:delText xml:space="preserve"> </w:delText>
        </w:r>
        <w:r w:rsidDel="00F15F45">
          <w:rPr>
            <w:sz w:val="20"/>
          </w:rPr>
          <w:delText>experiment,</w:delText>
        </w:r>
        <w:r w:rsidDel="00F15F45">
          <w:rPr>
            <w:spacing w:val="-11"/>
            <w:sz w:val="20"/>
          </w:rPr>
          <w:delText xml:space="preserve"> </w:delText>
        </w:r>
        <w:r w:rsidDel="00F15F45">
          <w:rPr>
            <w:spacing w:val="-2"/>
            <w:sz w:val="20"/>
          </w:rPr>
          <w:delText>could</w:delText>
        </w:r>
        <w:r w:rsidDel="00F15F45">
          <w:rPr>
            <w:rFonts w:ascii="Times New Roman"/>
            <w:sz w:val="20"/>
          </w:rPr>
          <w:tab/>
        </w:r>
        <w:r w:rsidDel="00F15F45">
          <w:rPr>
            <w:rFonts w:ascii="Trebuchet MS"/>
            <w:spacing w:val="-5"/>
            <w:sz w:val="10"/>
          </w:rPr>
          <w:delText>529</w:delText>
        </w:r>
      </w:del>
    </w:p>
    <w:p w14:paraId="7A448BDC" w14:textId="0A02431B" w:rsidR="00EA1924" w:rsidDel="00F15F45" w:rsidRDefault="00000000" w:rsidP="00F15F45">
      <w:pPr>
        <w:tabs>
          <w:tab w:val="left" w:pos="10859"/>
        </w:tabs>
        <w:spacing w:before="30"/>
        <w:ind w:left="2761"/>
        <w:rPr>
          <w:del w:id="588" w:author="Phil Green" w:date="2026-08-30T18:17:00Z" w16du:dateUtc="2026-08-30T16:17:00Z"/>
          <w:rFonts w:ascii="Trebuchet MS"/>
          <w:sz w:val="10"/>
        </w:rPr>
        <w:pPrChange w:id="589" w:author="Phil Green" w:date="2026-08-30T18:17:00Z" w16du:dateUtc="2026-08-30T16:17:00Z">
          <w:pPr>
            <w:tabs>
              <w:tab w:val="left" w:pos="10859"/>
            </w:tabs>
            <w:spacing w:before="30"/>
            <w:ind w:left="2755"/>
          </w:pPr>
        </w:pPrChange>
      </w:pPr>
      <w:del w:id="590" w:author="Phil Green" w:date="2026-08-30T18:17:00Z" w16du:dateUtc="2026-08-30T16:17:00Z">
        <w:r w:rsidDel="00F15F45">
          <w:rPr>
            <w:sz w:val="20"/>
          </w:rPr>
          <w:delText>plausibly</w:delText>
        </w:r>
        <w:r w:rsidDel="00F15F45">
          <w:rPr>
            <w:spacing w:val="-8"/>
            <w:sz w:val="20"/>
          </w:rPr>
          <w:delText xml:space="preserve"> </w:delText>
        </w:r>
        <w:r w:rsidDel="00F15F45">
          <w:rPr>
            <w:sz w:val="20"/>
          </w:rPr>
          <w:delText>reorder</w:delText>
        </w:r>
        <w:r w:rsidDel="00F15F45">
          <w:rPr>
            <w:spacing w:val="-8"/>
            <w:sz w:val="20"/>
          </w:rPr>
          <w:delText xml:space="preserve"> </w:delText>
        </w:r>
        <w:r w:rsidDel="00F15F45">
          <w:rPr>
            <w:sz w:val="20"/>
          </w:rPr>
          <w:delText>the</w:delText>
        </w:r>
        <w:r w:rsidDel="00F15F45">
          <w:rPr>
            <w:spacing w:val="-6"/>
            <w:sz w:val="20"/>
          </w:rPr>
          <w:delText xml:space="preserve"> </w:delText>
        </w:r>
        <w:r w:rsidDel="00F15F45">
          <w:rPr>
            <w:sz w:val="20"/>
          </w:rPr>
          <w:delText>within-run</w:delText>
        </w:r>
        <w:r w:rsidDel="00F15F45">
          <w:rPr>
            <w:spacing w:val="-8"/>
            <w:sz w:val="20"/>
          </w:rPr>
          <w:delText xml:space="preserve"> </w:delText>
        </w:r>
        <w:r w:rsidDel="00F15F45">
          <w:rPr>
            <w:sz w:val="20"/>
          </w:rPr>
          <w:delText>column;</w:delText>
        </w:r>
        <w:r w:rsidDel="00F15F45">
          <w:rPr>
            <w:spacing w:val="-7"/>
            <w:sz w:val="20"/>
          </w:rPr>
          <w:delText xml:space="preserve"> </w:delText>
        </w:r>
        <w:r w:rsidDel="00F15F45">
          <w:rPr>
            <w:sz w:val="20"/>
          </w:rPr>
          <w:delText>it</w:delText>
        </w:r>
        <w:r w:rsidDel="00F15F45">
          <w:rPr>
            <w:spacing w:val="-7"/>
            <w:sz w:val="20"/>
          </w:rPr>
          <w:delText xml:space="preserve"> </w:delText>
        </w:r>
        <w:r w:rsidDel="00F15F45">
          <w:rPr>
            <w:sz w:val="20"/>
          </w:rPr>
          <w:delText>would</w:delText>
        </w:r>
        <w:r w:rsidDel="00F15F45">
          <w:rPr>
            <w:spacing w:val="-8"/>
            <w:sz w:val="20"/>
          </w:rPr>
          <w:delText xml:space="preserve"> </w:delText>
        </w:r>
        <w:r w:rsidDel="00F15F45">
          <w:rPr>
            <w:sz w:val="20"/>
          </w:rPr>
          <w:delText>not</w:delText>
        </w:r>
        <w:r w:rsidDel="00F15F45">
          <w:rPr>
            <w:spacing w:val="-7"/>
            <w:sz w:val="20"/>
          </w:rPr>
          <w:delText xml:space="preserve"> </w:delText>
        </w:r>
        <w:r w:rsidDel="00F15F45">
          <w:rPr>
            <w:sz w:val="20"/>
          </w:rPr>
          <w:delText>change</w:delText>
        </w:r>
        <w:r w:rsidDel="00F15F45">
          <w:rPr>
            <w:spacing w:val="-8"/>
            <w:sz w:val="20"/>
          </w:rPr>
          <w:delText xml:space="preserve"> </w:delText>
        </w:r>
        <w:r w:rsidDel="00F15F45">
          <w:rPr>
            <w:sz w:val="20"/>
          </w:rPr>
          <w:delText>the</w:delText>
        </w:r>
        <w:r w:rsidDel="00F15F45">
          <w:rPr>
            <w:spacing w:val="-6"/>
            <w:sz w:val="20"/>
          </w:rPr>
          <w:delText xml:space="preserve"> </w:delText>
        </w:r>
        <w:r w:rsidDel="00F15F45">
          <w:rPr>
            <w:sz w:val="20"/>
          </w:rPr>
          <w:delText>conclusion,</w:delText>
        </w:r>
        <w:r w:rsidDel="00F15F45">
          <w:rPr>
            <w:spacing w:val="-8"/>
            <w:sz w:val="20"/>
          </w:rPr>
          <w:delText xml:space="preserve"> </w:delText>
        </w:r>
        <w:r w:rsidDel="00F15F45">
          <w:rPr>
            <w:sz w:val="20"/>
          </w:rPr>
          <w:delText>which</w:delText>
        </w:r>
        <w:r w:rsidDel="00F15F45">
          <w:rPr>
            <w:spacing w:val="-7"/>
            <w:sz w:val="20"/>
          </w:rPr>
          <w:delText xml:space="preserve"> </w:delText>
        </w:r>
        <w:r w:rsidDel="00F15F45">
          <w:rPr>
            <w:spacing w:val="-2"/>
            <w:sz w:val="20"/>
          </w:rPr>
          <w:delText>rests</w:delText>
        </w:r>
        <w:r w:rsidDel="00F15F45">
          <w:rPr>
            <w:rFonts w:ascii="Times New Roman"/>
            <w:sz w:val="20"/>
          </w:rPr>
          <w:tab/>
        </w:r>
        <w:r w:rsidDel="00F15F45">
          <w:rPr>
            <w:rFonts w:ascii="Trebuchet MS"/>
            <w:spacing w:val="-5"/>
            <w:sz w:val="10"/>
          </w:rPr>
          <w:delText>530</w:delText>
        </w:r>
      </w:del>
    </w:p>
    <w:p w14:paraId="32B6643A" w14:textId="7ACCC8B9" w:rsidR="00EA1924" w:rsidDel="00F15F45" w:rsidRDefault="00000000" w:rsidP="00F15F45">
      <w:pPr>
        <w:tabs>
          <w:tab w:val="left" w:pos="10859"/>
        </w:tabs>
        <w:spacing w:before="30"/>
        <w:ind w:left="2761"/>
        <w:rPr>
          <w:del w:id="591" w:author="Phil Green" w:date="2026-08-30T18:17:00Z" w16du:dateUtc="2026-08-30T16:17:00Z"/>
          <w:rFonts w:ascii="Trebuchet MS"/>
          <w:sz w:val="10"/>
        </w:rPr>
      </w:pPr>
      <w:del w:id="592" w:author="Phil Green" w:date="2026-08-30T18:17:00Z" w16du:dateUtc="2026-08-30T16:17:00Z">
        <w:r w:rsidDel="00F15F45">
          <w:rPr>
            <w:spacing w:val="-2"/>
            <w:sz w:val="20"/>
          </w:rPr>
          <w:delText>on</w:delText>
        </w:r>
        <w:r w:rsidDel="00F15F45">
          <w:rPr>
            <w:spacing w:val="-6"/>
            <w:sz w:val="20"/>
          </w:rPr>
          <w:delText xml:space="preserve"> </w:delText>
        </w:r>
        <w:r w:rsidDel="00F15F45">
          <w:rPr>
            <w:spacing w:val="-2"/>
            <w:sz w:val="20"/>
          </w:rPr>
          <w:delText>the</w:delText>
        </w:r>
        <w:r w:rsidDel="00F15F45">
          <w:rPr>
            <w:spacing w:val="-6"/>
            <w:sz w:val="20"/>
          </w:rPr>
          <w:delText xml:space="preserve"> </w:delText>
        </w:r>
        <w:r w:rsidDel="00F15F45">
          <w:rPr>
            <w:spacing w:val="-2"/>
            <w:sz w:val="20"/>
          </w:rPr>
          <w:delText>ratio</w:delText>
        </w:r>
        <w:r w:rsidDel="00F15F45">
          <w:rPr>
            <w:spacing w:val="-6"/>
            <w:sz w:val="20"/>
          </w:rPr>
          <w:delText xml:space="preserve"> </w:delText>
        </w:r>
        <w:r w:rsidDel="00F15F45">
          <w:rPr>
            <w:spacing w:val="-2"/>
            <w:sz w:val="20"/>
          </w:rPr>
          <w:delText>between</w:delText>
        </w:r>
        <w:r w:rsidDel="00F15F45">
          <w:rPr>
            <w:spacing w:val="-6"/>
            <w:sz w:val="20"/>
          </w:rPr>
          <w:delText xml:space="preserve"> </w:delText>
        </w:r>
        <w:r w:rsidDel="00F15F45">
          <w:rPr>
            <w:spacing w:val="-2"/>
            <w:sz w:val="20"/>
          </w:rPr>
          <w:delText>conditions</w:delText>
        </w:r>
        <w:r w:rsidDel="00F15F45">
          <w:rPr>
            <w:spacing w:val="-6"/>
            <w:sz w:val="20"/>
          </w:rPr>
          <w:delText xml:space="preserve"> </w:delText>
        </w:r>
        <w:r w:rsidDel="00F15F45">
          <w:rPr>
            <w:spacing w:val="-2"/>
            <w:sz w:val="20"/>
          </w:rPr>
          <w:delText>rather</w:delText>
        </w:r>
        <w:r w:rsidDel="00F15F45">
          <w:rPr>
            <w:spacing w:val="-5"/>
            <w:sz w:val="20"/>
          </w:rPr>
          <w:delText xml:space="preserve"> </w:delText>
        </w:r>
        <w:r w:rsidDel="00F15F45">
          <w:rPr>
            <w:spacing w:val="-2"/>
            <w:sz w:val="20"/>
          </w:rPr>
          <w:delText>than</w:delText>
        </w:r>
        <w:r w:rsidDel="00F15F45">
          <w:rPr>
            <w:spacing w:val="-6"/>
            <w:sz w:val="20"/>
          </w:rPr>
          <w:delText xml:space="preserve"> </w:delText>
        </w:r>
        <w:r w:rsidDel="00F15F45">
          <w:rPr>
            <w:spacing w:val="-2"/>
            <w:sz w:val="20"/>
          </w:rPr>
          <w:delText>on</w:delText>
        </w:r>
        <w:r w:rsidDel="00F15F45">
          <w:rPr>
            <w:spacing w:val="-6"/>
            <w:sz w:val="20"/>
          </w:rPr>
          <w:delText xml:space="preserve"> </w:delText>
        </w:r>
        <w:r w:rsidDel="00F15F45">
          <w:rPr>
            <w:spacing w:val="-2"/>
            <w:sz w:val="20"/>
          </w:rPr>
          <w:delText>the</w:delText>
        </w:r>
        <w:r w:rsidDel="00F15F45">
          <w:rPr>
            <w:spacing w:val="-6"/>
            <w:sz w:val="20"/>
          </w:rPr>
          <w:delText xml:space="preserve"> </w:delText>
        </w:r>
        <w:r w:rsidDel="00F15F45">
          <w:rPr>
            <w:spacing w:val="-2"/>
            <w:sz w:val="20"/>
          </w:rPr>
          <w:delText>ordering</w:delText>
        </w:r>
        <w:r w:rsidDel="00F15F45">
          <w:rPr>
            <w:spacing w:val="-6"/>
            <w:sz w:val="20"/>
          </w:rPr>
          <w:delText xml:space="preserve"> </w:delText>
        </w:r>
        <w:r w:rsidDel="00F15F45">
          <w:rPr>
            <w:spacing w:val="-2"/>
            <w:sz w:val="20"/>
          </w:rPr>
          <w:delText>within</w:delText>
        </w:r>
        <w:r w:rsidDel="00F15F45">
          <w:rPr>
            <w:spacing w:val="-6"/>
            <w:sz w:val="20"/>
          </w:rPr>
          <w:delText xml:space="preserve"> </w:delText>
        </w:r>
        <w:r w:rsidDel="00F15F45">
          <w:rPr>
            <w:spacing w:val="-2"/>
            <w:sz w:val="20"/>
          </w:rPr>
          <w:delText>one.</w:delText>
        </w:r>
        <w:r w:rsidDel="00F15F45">
          <w:rPr>
            <w:spacing w:val="5"/>
            <w:sz w:val="20"/>
          </w:rPr>
          <w:delText xml:space="preserve"> </w:delText>
        </w:r>
        <w:r w:rsidDel="00F15F45">
          <w:rPr>
            <w:spacing w:val="-2"/>
            <w:sz w:val="20"/>
          </w:rPr>
          <w:delText>Figure</w:delText>
        </w:r>
        <w:r w:rsidDel="00F15F45">
          <w:rPr>
            <w:spacing w:val="-5"/>
            <w:sz w:val="20"/>
          </w:rPr>
          <w:delText xml:space="preserve"> </w:delText>
        </w:r>
        <w:r w:rsidDel="00F15F45">
          <w:fldChar w:fldCharType="begin"/>
        </w:r>
        <w:r w:rsidDel="00F15F45">
          <w:delInstrText>HYPERLINK \l "_bookmark23"</w:delInstrText>
        </w:r>
        <w:r w:rsidDel="00F15F45">
          <w:fldChar w:fldCharType="separate"/>
        </w:r>
        <w:r w:rsidDel="00F15F45">
          <w:rPr>
            <w:color w:val="0774B7"/>
            <w:spacing w:val="-2"/>
            <w:sz w:val="20"/>
          </w:rPr>
          <w:delText>4</w:delText>
        </w:r>
        <w:r w:rsidDel="00F15F45">
          <w:fldChar w:fldCharType="end"/>
        </w:r>
        <w:r w:rsidDel="00F15F45">
          <w:rPr>
            <w:color w:val="0774B7"/>
            <w:spacing w:val="-6"/>
            <w:sz w:val="20"/>
          </w:rPr>
          <w:delText xml:space="preserve"> </w:delText>
        </w:r>
        <w:r w:rsidDel="00F15F45">
          <w:rPr>
            <w:spacing w:val="-2"/>
            <w:sz w:val="20"/>
          </w:rPr>
          <w:delText>shows</w:delText>
        </w:r>
        <w:r w:rsidDel="00F15F45">
          <w:rPr>
            <w:spacing w:val="-6"/>
            <w:sz w:val="20"/>
          </w:rPr>
          <w:delText xml:space="preserve"> </w:delText>
        </w:r>
        <w:r w:rsidDel="00F15F45">
          <w:rPr>
            <w:spacing w:val="-5"/>
            <w:sz w:val="20"/>
          </w:rPr>
          <w:delText>the</w:delText>
        </w:r>
        <w:r w:rsidDel="00F15F45">
          <w:rPr>
            <w:rFonts w:ascii="Times New Roman"/>
            <w:sz w:val="20"/>
          </w:rPr>
          <w:tab/>
        </w:r>
        <w:r w:rsidDel="00F15F45">
          <w:rPr>
            <w:rFonts w:ascii="Trebuchet MS"/>
            <w:spacing w:val="-5"/>
            <w:sz w:val="10"/>
          </w:rPr>
          <w:delText>531</w:delText>
        </w:r>
      </w:del>
    </w:p>
    <w:p w14:paraId="1A2FC0F1" w14:textId="0F287645" w:rsidR="00EA1924" w:rsidRDefault="00000000" w:rsidP="00F15F45">
      <w:pPr>
        <w:tabs>
          <w:tab w:val="left" w:pos="10859"/>
        </w:tabs>
        <w:spacing w:before="30"/>
        <w:ind w:left="2761"/>
        <w:rPr>
          <w:rFonts w:ascii="Trebuchet MS"/>
          <w:sz w:val="10"/>
        </w:rPr>
      </w:pPr>
      <w:del w:id="593" w:author="Phil Green" w:date="2026-08-30T18:17:00Z" w16du:dateUtc="2026-08-30T16:17:00Z">
        <w:r w:rsidDel="00F15F45">
          <w:rPr>
            <w:sz w:val="20"/>
          </w:rPr>
          <w:delText>three</w:delText>
        </w:r>
        <w:r w:rsidDel="00F15F45">
          <w:rPr>
            <w:spacing w:val="-7"/>
            <w:sz w:val="20"/>
          </w:rPr>
          <w:delText xml:space="preserve"> </w:delText>
        </w:r>
        <w:r w:rsidDel="00F15F45">
          <w:rPr>
            <w:sz w:val="20"/>
          </w:rPr>
          <w:delText>conditions</w:delText>
        </w:r>
        <w:r w:rsidDel="00F15F45">
          <w:rPr>
            <w:spacing w:val="-7"/>
            <w:sz w:val="20"/>
          </w:rPr>
          <w:delText xml:space="preserve"> </w:delText>
        </w:r>
        <w:r w:rsidDel="00F15F45">
          <w:rPr>
            <w:sz w:val="20"/>
          </w:rPr>
          <w:delText>side</w:delText>
        </w:r>
        <w:r w:rsidDel="00F15F45">
          <w:rPr>
            <w:spacing w:val="-7"/>
            <w:sz w:val="20"/>
          </w:rPr>
          <w:delText xml:space="preserve"> </w:delText>
        </w:r>
        <w:r w:rsidDel="00F15F45">
          <w:rPr>
            <w:sz w:val="20"/>
          </w:rPr>
          <w:delText>by</w:delText>
        </w:r>
        <w:r w:rsidDel="00F15F45">
          <w:rPr>
            <w:spacing w:val="-7"/>
            <w:sz w:val="20"/>
          </w:rPr>
          <w:delText xml:space="preserve"> </w:delText>
        </w:r>
        <w:r w:rsidDel="00F15F45">
          <w:rPr>
            <w:spacing w:val="-2"/>
            <w:sz w:val="20"/>
          </w:rPr>
          <w:delText>side.</w:delText>
        </w:r>
      </w:del>
      <w:r>
        <w:rPr>
          <w:rFonts w:ascii="Times New Roman"/>
          <w:sz w:val="20"/>
        </w:rPr>
        <w:tab/>
      </w:r>
      <w:r>
        <w:rPr>
          <w:rFonts w:ascii="Trebuchet MS"/>
          <w:spacing w:val="-5"/>
          <w:sz w:val="10"/>
        </w:rPr>
        <w:t>532</w:t>
      </w:r>
    </w:p>
    <w:p w14:paraId="3509960C" w14:textId="77777777" w:rsidR="00EA1924" w:rsidRDefault="00EA1924">
      <w:pPr>
        <w:rPr>
          <w:rFonts w:ascii="Trebuchet MS"/>
          <w:sz w:val="10"/>
        </w:rPr>
        <w:sectPr w:rsidR="00EA1924">
          <w:pgSz w:w="11910" w:h="16840"/>
          <w:pgMar w:top="1020" w:right="283" w:bottom="760" w:left="566" w:header="685" w:footer="563" w:gutter="0"/>
          <w:cols w:space="720"/>
        </w:sectPr>
      </w:pPr>
    </w:p>
    <w:p w14:paraId="4BCE228D" w14:textId="77777777" w:rsidR="00EA1924" w:rsidRDefault="00EA1924">
      <w:pPr>
        <w:pStyle w:val="BodyText"/>
        <w:rPr>
          <w:rFonts w:ascii="Trebuchet MS"/>
          <w:sz w:val="20"/>
        </w:rPr>
      </w:pPr>
    </w:p>
    <w:p w14:paraId="3E104D0B" w14:textId="77777777" w:rsidR="00EA1924" w:rsidRDefault="00EA1924">
      <w:pPr>
        <w:pStyle w:val="BodyText"/>
        <w:spacing w:before="21"/>
        <w:rPr>
          <w:rFonts w:ascii="Trebuchet MS"/>
          <w:sz w:val="20"/>
        </w:rPr>
      </w:pPr>
    </w:p>
    <w:p w14:paraId="12688653" w14:textId="77777777" w:rsidR="00EA1924" w:rsidRDefault="00000000">
      <w:pPr>
        <w:ind w:left="3856"/>
        <w:rPr>
          <w:rFonts w:ascii="Trebuchet MS"/>
          <w:sz w:val="20"/>
        </w:rPr>
      </w:pPr>
      <w:r>
        <w:rPr>
          <w:rFonts w:ascii="Trebuchet MS"/>
          <w:noProof/>
          <w:sz w:val="20"/>
        </w:rPr>
        <w:drawing>
          <wp:inline distT="0" distB="0" distL="0" distR="0" wp14:anchorId="1EBFDD00" wp14:editId="418E1308">
            <wp:extent cx="3536441" cy="2306574"/>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5" cstate="print"/>
                    <a:stretch>
                      <a:fillRect/>
                    </a:stretch>
                  </pic:blipFill>
                  <pic:spPr>
                    <a:xfrm>
                      <a:off x="0" y="0"/>
                      <a:ext cx="3536441" cy="2306574"/>
                    </a:xfrm>
                    <a:prstGeom prst="rect">
                      <a:avLst/>
                    </a:prstGeom>
                  </pic:spPr>
                </pic:pic>
              </a:graphicData>
            </a:graphic>
          </wp:inline>
        </w:drawing>
      </w:r>
    </w:p>
    <w:p w14:paraId="4EF5E423" w14:textId="77777777" w:rsidR="00EA1924" w:rsidRDefault="00EA1924">
      <w:pPr>
        <w:pStyle w:val="BodyText"/>
        <w:spacing w:before="90"/>
        <w:rPr>
          <w:rFonts w:ascii="Trebuchet MS"/>
        </w:rPr>
      </w:pPr>
    </w:p>
    <w:p w14:paraId="4A3DDF37" w14:textId="2A26B14E" w:rsidR="00EA1924" w:rsidRDefault="00000000">
      <w:pPr>
        <w:pStyle w:val="BodyText"/>
        <w:spacing w:before="1" w:line="276" w:lineRule="auto"/>
        <w:ind w:left="2752" w:right="412" w:firstLine="8"/>
        <w:jc w:val="both"/>
      </w:pPr>
      <w:bookmarkStart w:id="594" w:name="_bookmark23"/>
      <w:bookmarkEnd w:id="594"/>
      <w:r>
        <w:rPr>
          <w:b/>
        </w:rPr>
        <w:t>Figure 4.</w:t>
      </w:r>
      <w:r>
        <w:rPr>
          <w:b/>
          <w:spacing w:val="40"/>
        </w:rPr>
        <w:t xml:space="preserve"> </w:t>
      </w:r>
      <w:r>
        <w:t xml:space="preserve">Median-of-medians </w:t>
      </w:r>
      <w:r>
        <w:rPr>
          <w:rFonts w:ascii="Calibri" w:hAnsi="Calibri"/>
        </w:rPr>
        <w:t>∆</w:t>
      </w:r>
      <w:r>
        <w:rPr>
          <w:i/>
        </w:rPr>
        <w:t>E</w:t>
      </w:r>
      <w:r>
        <w:rPr>
          <w:vertAlign w:val="subscript"/>
        </w:rPr>
        <w:t>00</w:t>
      </w:r>
      <w:r>
        <w:t xml:space="preserve"> under the three </w:t>
      </w:r>
      <w:del w:id="595" w:author="Phil Green" w:date="2026-08-30T17:16:00Z" w16du:dateUtc="2026-08-30T15:16:00Z">
        <w:r w:rsidDel="0060540C">
          <w:delText xml:space="preserve">IFRA </w:delText>
        </w:r>
      </w:del>
      <w:ins w:id="596" w:author="Phil Green" w:date="2026-08-30T17:16:00Z" w16du:dateUtc="2026-08-30T15:16:00Z">
        <w:r w:rsidR="0060540C">
          <w:t>newsprint</w:t>
        </w:r>
        <w:r w:rsidR="0060540C">
          <w:t xml:space="preserve"> </w:t>
        </w:r>
      </w:ins>
      <w:r>
        <w:t>generalization conditions (within-run, cross-run,</w:t>
      </w:r>
      <w:r>
        <w:rPr>
          <w:spacing w:val="-10"/>
        </w:rPr>
        <w:t xml:space="preserve"> </w:t>
      </w:r>
      <w:r>
        <w:t>leave-one-run-out)</w:t>
      </w:r>
      <w:r>
        <w:rPr>
          <w:spacing w:val="-10"/>
        </w:rPr>
        <w:t xml:space="preserve"> </w:t>
      </w:r>
      <w:r>
        <w:t>for</w:t>
      </w:r>
      <w:r>
        <w:rPr>
          <w:spacing w:val="-10"/>
        </w:rPr>
        <w:t xml:space="preserve"> </w:t>
      </w:r>
      <w:r>
        <w:t>third-order</w:t>
      </w:r>
      <w:r>
        <w:rPr>
          <w:spacing w:val="-10"/>
        </w:rPr>
        <w:t xml:space="preserve"> </w:t>
      </w:r>
      <w:r>
        <w:t>polynomial</w:t>
      </w:r>
      <w:r>
        <w:rPr>
          <w:spacing w:val="-10"/>
        </w:rPr>
        <w:t xml:space="preserve"> </w:t>
      </w:r>
      <w:r>
        <w:t>regression,</w:t>
      </w:r>
      <w:r>
        <w:rPr>
          <w:spacing w:val="-10"/>
        </w:rPr>
        <w:t xml:space="preserve"> </w:t>
      </w:r>
      <w:r>
        <w:t>SVM,</w:t>
      </w:r>
      <w:r>
        <w:rPr>
          <w:spacing w:val="-10"/>
        </w:rPr>
        <w:t xml:space="preserve"> </w:t>
      </w:r>
      <w:r>
        <w:t>deep</w:t>
      </w:r>
      <w:r>
        <w:rPr>
          <w:spacing w:val="-10"/>
        </w:rPr>
        <w:t xml:space="preserve"> </w:t>
      </w:r>
      <w:r>
        <w:t>MLP,</w:t>
      </w:r>
      <w:r>
        <w:rPr>
          <w:spacing w:val="-10"/>
        </w:rPr>
        <w:t xml:space="preserve"> </w:t>
      </w:r>
      <w:r>
        <w:t>and</w:t>
      </w:r>
      <w:r>
        <w:rPr>
          <w:spacing w:val="-10"/>
        </w:rPr>
        <w:t xml:space="preserve"> </w:t>
      </w:r>
      <w:r>
        <w:t>Gaussian process</w:t>
      </w:r>
      <w:r>
        <w:rPr>
          <w:spacing w:val="-4"/>
        </w:rPr>
        <w:t xml:space="preserve"> </w:t>
      </w:r>
      <w:r>
        <w:t>regression. Within-run</w:t>
      </w:r>
      <w:r>
        <w:rPr>
          <w:spacing w:val="-4"/>
        </w:rPr>
        <w:t xml:space="preserve"> </w:t>
      </w:r>
      <w:r>
        <w:t>values</w:t>
      </w:r>
      <w:r>
        <w:rPr>
          <w:spacing w:val="-4"/>
        </w:rPr>
        <w:t xml:space="preserve"> </w:t>
      </w:r>
      <w:r>
        <w:t>are</w:t>
      </w:r>
      <w:r>
        <w:rPr>
          <w:spacing w:val="-4"/>
        </w:rPr>
        <w:t xml:space="preserve"> </w:t>
      </w:r>
      <w:r>
        <w:t>per-press-run</w:t>
      </w:r>
      <w:r>
        <w:rPr>
          <w:spacing w:val="-4"/>
        </w:rPr>
        <w:t xml:space="preserve"> </w:t>
      </w:r>
      <w:r>
        <w:t>5-fold</w:t>
      </w:r>
      <w:r>
        <w:rPr>
          <w:spacing w:val="-4"/>
        </w:rPr>
        <w:t xml:space="preserve"> </w:t>
      </w:r>
      <w:r>
        <w:t>cross-validation;</w:t>
      </w:r>
      <w:r>
        <w:rPr>
          <w:spacing w:val="-4"/>
        </w:rPr>
        <w:t xml:space="preserve"> </w:t>
      </w:r>
      <w:r>
        <w:t>cross-run</w:t>
      </w:r>
      <w:r>
        <w:rPr>
          <w:spacing w:val="-4"/>
        </w:rPr>
        <w:t xml:space="preserve"> </w:t>
      </w:r>
      <w:r>
        <w:t>pools</w:t>
      </w:r>
      <w:r>
        <w:rPr>
          <w:spacing w:val="-4"/>
        </w:rPr>
        <w:t xml:space="preserve"> </w:t>
      </w:r>
      <w:r>
        <w:t xml:space="preserve">the </w:t>
      </w:r>
      <w:r>
        <w:rPr>
          <w:w w:val="110"/>
        </w:rPr>
        <w:t>156</w:t>
      </w:r>
      <w:r>
        <w:rPr>
          <w:spacing w:val="-7"/>
          <w:w w:val="110"/>
        </w:rPr>
        <w:t xml:space="preserve"> </w:t>
      </w:r>
      <w:r>
        <w:rPr>
          <w:w w:val="110"/>
        </w:rPr>
        <w:t>ordered</w:t>
      </w:r>
      <w:r>
        <w:rPr>
          <w:spacing w:val="-7"/>
          <w:w w:val="110"/>
        </w:rPr>
        <w:t xml:space="preserve"> </w:t>
      </w:r>
      <w:r>
        <w:rPr>
          <w:w w:val="110"/>
        </w:rPr>
        <w:t>press</w:t>
      </w:r>
      <w:r>
        <w:rPr>
          <w:spacing w:val="-7"/>
          <w:w w:val="110"/>
        </w:rPr>
        <w:t xml:space="preserve"> </w:t>
      </w:r>
      <w:r>
        <w:rPr>
          <w:w w:val="110"/>
        </w:rPr>
        <w:t>pairs. Generated</w:t>
      </w:r>
      <w:r>
        <w:rPr>
          <w:spacing w:val="-7"/>
          <w:w w:val="110"/>
        </w:rPr>
        <w:t xml:space="preserve"> </w:t>
      </w:r>
      <w:r>
        <w:rPr>
          <w:w w:val="110"/>
        </w:rPr>
        <w:t>from</w:t>
      </w:r>
      <w:r>
        <w:rPr>
          <w:spacing w:val="-7"/>
          <w:w w:val="110"/>
        </w:rPr>
        <w:t xml:space="preserve"> </w:t>
      </w:r>
      <w:r>
        <w:rPr>
          <w:w w:val="110"/>
        </w:rPr>
        <w:t>the</w:t>
      </w:r>
      <w:r>
        <w:rPr>
          <w:spacing w:val="-7"/>
          <w:w w:val="110"/>
        </w:rPr>
        <w:t xml:space="preserve"> </w:t>
      </w:r>
      <w:r>
        <w:rPr>
          <w:w w:val="110"/>
        </w:rPr>
        <w:t>results</w:t>
      </w:r>
      <w:r>
        <w:rPr>
          <w:spacing w:val="-7"/>
          <w:w w:val="110"/>
        </w:rPr>
        <w:t xml:space="preserve"> </w:t>
      </w:r>
      <w:r>
        <w:rPr>
          <w:w w:val="110"/>
        </w:rPr>
        <w:t>CSVs</w:t>
      </w:r>
      <w:r>
        <w:rPr>
          <w:spacing w:val="-7"/>
          <w:w w:val="110"/>
        </w:rPr>
        <w:t xml:space="preserve"> </w:t>
      </w:r>
      <w:r>
        <w:rPr>
          <w:w w:val="110"/>
        </w:rPr>
        <w:t>by</w:t>
      </w:r>
      <w:r>
        <w:rPr>
          <w:spacing w:val="-7"/>
          <w:w w:val="110"/>
        </w:rPr>
        <w:t xml:space="preserve"> </w:t>
      </w:r>
      <w:r>
        <w:rPr>
          <w:rFonts w:ascii="Cambria" w:hAnsi="Cambria"/>
          <w:w w:val="110"/>
        </w:rPr>
        <w:t>fig_</w:t>
      </w:r>
      <w:commentRangeStart w:id="597"/>
      <w:r>
        <w:rPr>
          <w:rFonts w:ascii="Cambria" w:hAnsi="Cambria"/>
          <w:w w:val="110"/>
        </w:rPr>
        <w:t>ifra</w:t>
      </w:r>
      <w:commentRangeEnd w:id="597"/>
      <w:r w:rsidR="0060540C">
        <w:rPr>
          <w:rStyle w:val="CommentReference"/>
          <w:rFonts w:ascii="Cambria" w:hAnsi="Cambria"/>
          <w:w w:val="110"/>
          <w:sz w:val="18"/>
          <w:szCs w:val="18"/>
        </w:rPr>
        <w:commentReference w:id="597"/>
      </w:r>
      <w:r>
        <w:rPr>
          <w:rFonts w:ascii="Cambria" w:hAnsi="Cambria"/>
          <w:w w:val="110"/>
        </w:rPr>
        <w:t>_generalization.py</w:t>
      </w:r>
      <w:r>
        <w:rPr>
          <w:w w:val="110"/>
        </w:rPr>
        <w:t>.</w:t>
      </w:r>
    </w:p>
    <w:p w14:paraId="42A92C47" w14:textId="77777777" w:rsidR="00EA1924" w:rsidRDefault="00000000">
      <w:pPr>
        <w:pStyle w:val="Heading2"/>
        <w:numPr>
          <w:ilvl w:val="1"/>
          <w:numId w:val="3"/>
        </w:numPr>
        <w:tabs>
          <w:tab w:val="left" w:pos="3120"/>
          <w:tab w:val="left" w:pos="10859"/>
        </w:tabs>
        <w:spacing w:before="140"/>
        <w:ind w:left="3120" w:hanging="359"/>
        <w:rPr>
          <w:rFonts w:ascii="Trebuchet MS"/>
          <w:i w:val="0"/>
          <w:sz w:val="10"/>
        </w:rPr>
      </w:pPr>
      <w:bookmarkStart w:id="598" w:name="Scaling_to_n&gt;4_Colorants"/>
      <w:bookmarkStart w:id="599" w:name="_bookmark24"/>
      <w:bookmarkEnd w:id="598"/>
      <w:bookmarkEnd w:id="599"/>
      <w:r>
        <w:t>Scaling</w:t>
      </w:r>
      <w:r>
        <w:rPr>
          <w:spacing w:val="-4"/>
        </w:rPr>
        <w:t xml:space="preserve"> </w:t>
      </w:r>
      <w:r>
        <w:t>to n</w:t>
      </w:r>
      <w:r>
        <w:rPr>
          <w:spacing w:val="7"/>
        </w:rPr>
        <w:t xml:space="preserve"> </w:t>
      </w:r>
      <w:r>
        <w:rPr>
          <w:rFonts w:ascii="Verdana"/>
        </w:rPr>
        <w:t>&gt;</w:t>
      </w:r>
      <w:r>
        <w:rPr>
          <w:rFonts w:ascii="Verdana"/>
          <w:spacing w:val="-16"/>
        </w:rPr>
        <w:t xml:space="preserve"> </w:t>
      </w:r>
      <w:r>
        <w:rPr>
          <w:i w:val="0"/>
        </w:rPr>
        <w:t>4</w:t>
      </w:r>
      <w:r>
        <w:rPr>
          <w:i w:val="0"/>
          <w:spacing w:val="-3"/>
        </w:rPr>
        <w:t xml:space="preserve"> </w:t>
      </w:r>
      <w:r>
        <w:rPr>
          <w:spacing w:val="-2"/>
        </w:rPr>
        <w:t>Colorants</w:t>
      </w:r>
      <w:r>
        <w:rPr>
          <w:rFonts w:ascii="Times New Roman"/>
          <w:i w:val="0"/>
        </w:rPr>
        <w:tab/>
      </w:r>
      <w:r>
        <w:rPr>
          <w:rFonts w:ascii="Trebuchet MS"/>
          <w:i w:val="0"/>
          <w:spacing w:val="-5"/>
          <w:sz w:val="10"/>
        </w:rPr>
        <w:t>533</w:t>
      </w:r>
    </w:p>
    <w:p w14:paraId="6F147DD3" w14:textId="77777777" w:rsidR="00EA1924" w:rsidRDefault="00000000">
      <w:pPr>
        <w:tabs>
          <w:tab w:val="left" w:pos="10859"/>
        </w:tabs>
        <w:spacing w:before="90"/>
        <w:ind w:left="3187"/>
        <w:rPr>
          <w:rFonts w:ascii="Trebuchet MS"/>
          <w:sz w:val="10"/>
        </w:rPr>
      </w:pPr>
      <w:r>
        <w:rPr>
          <w:sz w:val="20"/>
        </w:rPr>
        <w:t>This</w:t>
      </w:r>
      <w:r>
        <w:rPr>
          <w:spacing w:val="-7"/>
          <w:sz w:val="20"/>
        </w:rPr>
        <w:t xml:space="preserve"> </w:t>
      </w:r>
      <w:r>
        <w:rPr>
          <w:sz w:val="20"/>
        </w:rPr>
        <w:t>section</w:t>
      </w:r>
      <w:r>
        <w:rPr>
          <w:spacing w:val="-5"/>
          <w:sz w:val="20"/>
        </w:rPr>
        <w:t xml:space="preserve"> </w:t>
      </w:r>
      <w:r>
        <w:rPr>
          <w:sz w:val="20"/>
        </w:rPr>
        <w:t>answers</w:t>
      </w:r>
      <w:r>
        <w:rPr>
          <w:spacing w:val="-6"/>
          <w:sz w:val="20"/>
        </w:rPr>
        <w:t xml:space="preserve"> </w:t>
      </w:r>
      <w:r>
        <w:rPr>
          <w:sz w:val="20"/>
        </w:rPr>
        <w:t>question</w:t>
      </w:r>
      <w:r>
        <w:rPr>
          <w:spacing w:val="-6"/>
          <w:sz w:val="20"/>
        </w:rPr>
        <w:t xml:space="preserve"> </w:t>
      </w:r>
      <w:r>
        <w:rPr>
          <w:sz w:val="20"/>
        </w:rPr>
        <w:t>(b)</w:t>
      </w:r>
      <w:r>
        <w:rPr>
          <w:spacing w:val="-6"/>
          <w:sz w:val="20"/>
        </w:rPr>
        <w:t xml:space="preserve"> </w:t>
      </w:r>
      <w:r>
        <w:rPr>
          <w:sz w:val="20"/>
        </w:rPr>
        <w:t>of</w:t>
      </w:r>
      <w:r>
        <w:rPr>
          <w:spacing w:val="-6"/>
          <w:sz w:val="20"/>
        </w:rPr>
        <w:t xml:space="preserve"> </w:t>
      </w:r>
      <w:r>
        <w:rPr>
          <w:sz w:val="20"/>
        </w:rPr>
        <w:t>Section</w:t>
      </w:r>
      <w:r>
        <w:rPr>
          <w:spacing w:val="-5"/>
          <w:sz w:val="20"/>
        </w:rPr>
        <w:t xml:space="preserve"> </w:t>
      </w:r>
      <w:hyperlink w:anchor="_bookmark0" w:history="1">
        <w:r>
          <w:rPr>
            <w:color w:val="0774B7"/>
            <w:sz w:val="20"/>
          </w:rPr>
          <w:t>1</w:t>
        </w:r>
      </w:hyperlink>
      <w:r>
        <w:rPr>
          <w:color w:val="0774B7"/>
          <w:spacing w:val="-6"/>
          <w:sz w:val="20"/>
        </w:rPr>
        <w:t xml:space="preserve"> </w:t>
      </w:r>
      <w:r>
        <w:rPr>
          <w:sz w:val="20"/>
        </w:rPr>
        <w:t>(whether</w:t>
      </w:r>
      <w:r>
        <w:rPr>
          <w:spacing w:val="-6"/>
          <w:sz w:val="20"/>
        </w:rPr>
        <w:t xml:space="preserve"> </w:t>
      </w:r>
      <w:r>
        <w:rPr>
          <w:sz w:val="20"/>
        </w:rPr>
        <w:t>machine</w:t>
      </w:r>
      <w:r>
        <w:rPr>
          <w:spacing w:val="-6"/>
          <w:sz w:val="20"/>
        </w:rPr>
        <w:t xml:space="preserve"> </w:t>
      </w:r>
      <w:r>
        <w:rPr>
          <w:sz w:val="20"/>
        </w:rPr>
        <w:t>learning</w:t>
      </w:r>
      <w:r>
        <w:rPr>
          <w:spacing w:val="-6"/>
          <w:sz w:val="20"/>
        </w:rPr>
        <w:t xml:space="preserve"> </w:t>
      </w:r>
      <w:r>
        <w:rPr>
          <w:sz w:val="20"/>
        </w:rPr>
        <w:t>can</w:t>
      </w:r>
      <w:r>
        <w:rPr>
          <w:spacing w:val="-6"/>
          <w:sz w:val="20"/>
        </w:rPr>
        <w:t xml:space="preserve"> </w:t>
      </w:r>
      <w:r>
        <w:rPr>
          <w:spacing w:val="-2"/>
          <w:sz w:val="20"/>
        </w:rPr>
        <w:t>handle</w:t>
      </w:r>
      <w:r>
        <w:rPr>
          <w:rFonts w:ascii="Times New Roman"/>
          <w:sz w:val="20"/>
        </w:rPr>
        <w:tab/>
      </w:r>
      <w:r>
        <w:rPr>
          <w:rFonts w:ascii="Trebuchet MS"/>
          <w:spacing w:val="-5"/>
          <w:sz w:val="10"/>
        </w:rPr>
        <w:t>534</w:t>
      </w:r>
    </w:p>
    <w:p w14:paraId="002C0649" w14:textId="77777777" w:rsidR="00EA1924" w:rsidRDefault="00000000">
      <w:pPr>
        <w:tabs>
          <w:tab w:val="left" w:pos="10859"/>
        </w:tabs>
        <w:spacing w:before="21"/>
        <w:ind w:left="2764"/>
        <w:rPr>
          <w:rFonts w:ascii="Trebuchet MS"/>
          <w:sz w:val="10"/>
        </w:rPr>
      </w:pPr>
      <w:r>
        <w:rPr>
          <w:i/>
          <w:sz w:val="20"/>
        </w:rPr>
        <w:t>n</w:t>
      </w:r>
      <w:r>
        <w:rPr>
          <w:i/>
          <w:spacing w:val="-1"/>
          <w:sz w:val="20"/>
        </w:rPr>
        <w:t xml:space="preserve"> </w:t>
      </w:r>
      <w:r>
        <w:rPr>
          <w:rFonts w:ascii="Verdana"/>
          <w:i/>
          <w:sz w:val="20"/>
        </w:rPr>
        <w:t>&gt;</w:t>
      </w:r>
      <w:r>
        <w:rPr>
          <w:rFonts w:ascii="Verdana"/>
          <w:i/>
          <w:spacing w:val="-18"/>
          <w:sz w:val="20"/>
        </w:rPr>
        <w:t xml:space="preserve"> </w:t>
      </w:r>
      <w:r>
        <w:rPr>
          <w:sz w:val="20"/>
        </w:rPr>
        <w:t>4</w:t>
      </w:r>
      <w:r>
        <w:rPr>
          <w:spacing w:val="-7"/>
          <w:sz w:val="20"/>
        </w:rPr>
        <w:t xml:space="preserve"> </w:t>
      </w:r>
      <w:r>
        <w:rPr>
          <w:sz w:val="20"/>
        </w:rPr>
        <w:t>colorant</w:t>
      </w:r>
      <w:r>
        <w:rPr>
          <w:spacing w:val="-7"/>
          <w:sz w:val="20"/>
        </w:rPr>
        <w:t xml:space="preserve"> </w:t>
      </w:r>
      <w:r>
        <w:rPr>
          <w:sz w:val="20"/>
        </w:rPr>
        <w:t>systems,</w:t>
      </w:r>
      <w:r>
        <w:rPr>
          <w:spacing w:val="-8"/>
          <w:sz w:val="20"/>
        </w:rPr>
        <w:t xml:space="preserve"> </w:t>
      </w:r>
      <w:r>
        <w:rPr>
          <w:sz w:val="20"/>
        </w:rPr>
        <w:t>where</w:t>
      </w:r>
      <w:r>
        <w:rPr>
          <w:spacing w:val="-7"/>
          <w:sz w:val="20"/>
        </w:rPr>
        <w:t xml:space="preserve"> </w:t>
      </w:r>
      <w:r>
        <w:rPr>
          <w:sz w:val="20"/>
        </w:rPr>
        <w:t>classical</w:t>
      </w:r>
      <w:r>
        <w:rPr>
          <w:spacing w:val="-8"/>
          <w:sz w:val="20"/>
        </w:rPr>
        <w:t xml:space="preserve"> </w:t>
      </w:r>
      <w:r>
        <w:rPr>
          <w:sz w:val="20"/>
        </w:rPr>
        <w:t>polynomial</w:t>
      </w:r>
      <w:r>
        <w:rPr>
          <w:spacing w:val="-7"/>
          <w:sz w:val="20"/>
        </w:rPr>
        <w:t xml:space="preserve"> </w:t>
      </w:r>
      <w:r>
        <w:rPr>
          <w:sz w:val="20"/>
        </w:rPr>
        <w:t>and</w:t>
      </w:r>
      <w:r>
        <w:rPr>
          <w:spacing w:val="-7"/>
          <w:sz w:val="20"/>
        </w:rPr>
        <w:t xml:space="preserve"> </w:t>
      </w:r>
      <w:r>
        <w:rPr>
          <w:sz w:val="20"/>
        </w:rPr>
        <w:t>LUT-based</w:t>
      </w:r>
      <w:r>
        <w:rPr>
          <w:spacing w:val="-8"/>
          <w:sz w:val="20"/>
        </w:rPr>
        <w:t xml:space="preserve"> </w:t>
      </w:r>
      <w:r>
        <w:rPr>
          <w:sz w:val="20"/>
        </w:rPr>
        <w:t>methods</w:t>
      </w:r>
      <w:r>
        <w:rPr>
          <w:spacing w:val="-7"/>
          <w:sz w:val="20"/>
        </w:rPr>
        <w:t xml:space="preserve"> </w:t>
      </w:r>
      <w:r>
        <w:rPr>
          <w:sz w:val="20"/>
        </w:rPr>
        <w:t>do</w:t>
      </w:r>
      <w:r>
        <w:rPr>
          <w:spacing w:val="-7"/>
          <w:sz w:val="20"/>
        </w:rPr>
        <w:t xml:space="preserve"> </w:t>
      </w:r>
      <w:r>
        <w:rPr>
          <w:sz w:val="20"/>
        </w:rPr>
        <w:t>not</w:t>
      </w:r>
      <w:r>
        <w:rPr>
          <w:spacing w:val="-8"/>
          <w:sz w:val="20"/>
        </w:rPr>
        <w:t xml:space="preserve"> </w:t>
      </w:r>
      <w:r>
        <w:rPr>
          <w:spacing w:val="-2"/>
          <w:sz w:val="20"/>
        </w:rPr>
        <w:t>scale)</w:t>
      </w:r>
      <w:r>
        <w:rPr>
          <w:rFonts w:ascii="Times New Roman"/>
          <w:sz w:val="20"/>
        </w:rPr>
        <w:tab/>
      </w:r>
      <w:r>
        <w:rPr>
          <w:rFonts w:ascii="Trebuchet MS"/>
          <w:spacing w:val="-5"/>
          <w:sz w:val="10"/>
        </w:rPr>
        <w:t>535</w:t>
      </w:r>
    </w:p>
    <w:p w14:paraId="33F9D119" w14:textId="77777777" w:rsidR="00EA1924" w:rsidRDefault="00000000">
      <w:pPr>
        <w:tabs>
          <w:tab w:val="left" w:pos="10859"/>
        </w:tabs>
        <w:spacing w:before="22"/>
        <w:ind w:left="2761"/>
        <w:rPr>
          <w:rFonts w:ascii="Trebuchet MS"/>
          <w:sz w:val="10"/>
        </w:rPr>
      </w:pPr>
      <w:r>
        <w:rPr>
          <w:spacing w:val="-2"/>
          <w:sz w:val="20"/>
        </w:rPr>
        <w:t>on</w:t>
      </w:r>
      <w:r>
        <w:rPr>
          <w:spacing w:val="-11"/>
          <w:sz w:val="20"/>
        </w:rPr>
        <w:t xml:space="preserve"> </w:t>
      </w:r>
      <w:r>
        <w:rPr>
          <w:spacing w:val="-2"/>
          <w:sz w:val="20"/>
        </w:rPr>
        <w:t>the</w:t>
      </w:r>
      <w:r>
        <w:rPr>
          <w:spacing w:val="-10"/>
          <w:sz w:val="20"/>
        </w:rPr>
        <w:t xml:space="preserve"> </w:t>
      </w:r>
      <w:r>
        <w:rPr>
          <w:spacing w:val="-2"/>
          <w:sz w:val="20"/>
        </w:rPr>
        <w:t>three</w:t>
      </w:r>
      <w:r>
        <w:rPr>
          <w:spacing w:val="-11"/>
          <w:sz w:val="20"/>
        </w:rPr>
        <w:t xml:space="preserve"> </w:t>
      </w:r>
      <w:r>
        <w:rPr>
          <w:spacing w:val="-2"/>
          <w:sz w:val="20"/>
        </w:rPr>
        <w:t>datasets</w:t>
      </w:r>
      <w:r>
        <w:rPr>
          <w:spacing w:val="-10"/>
          <w:sz w:val="20"/>
        </w:rPr>
        <w:t xml:space="preserve"> </w:t>
      </w:r>
      <w:r>
        <w:rPr>
          <w:spacing w:val="-2"/>
          <w:sz w:val="20"/>
        </w:rPr>
        <w:t>extending</w:t>
      </w:r>
      <w:r>
        <w:rPr>
          <w:spacing w:val="-11"/>
          <w:sz w:val="20"/>
        </w:rPr>
        <w:t xml:space="preserve"> </w:t>
      </w:r>
      <w:r>
        <w:rPr>
          <w:spacing w:val="-2"/>
          <w:sz w:val="20"/>
        </w:rPr>
        <w:t>the</w:t>
      </w:r>
      <w:r>
        <w:rPr>
          <w:spacing w:val="-10"/>
          <w:sz w:val="20"/>
        </w:rPr>
        <w:t xml:space="preserve"> </w:t>
      </w:r>
      <w:r>
        <w:rPr>
          <w:spacing w:val="-2"/>
          <w:sz w:val="20"/>
        </w:rPr>
        <w:t>ladder</w:t>
      </w:r>
      <w:r>
        <w:rPr>
          <w:spacing w:val="-11"/>
          <w:sz w:val="20"/>
        </w:rPr>
        <w:t xml:space="preserve"> </w:t>
      </w:r>
      <w:r>
        <w:rPr>
          <w:spacing w:val="-2"/>
          <w:sz w:val="20"/>
        </w:rPr>
        <w:t>to</w:t>
      </w:r>
      <w:r>
        <w:rPr>
          <w:spacing w:val="-10"/>
          <w:sz w:val="20"/>
        </w:rPr>
        <w:t xml:space="preserve"> </w:t>
      </w:r>
      <w:r>
        <w:rPr>
          <w:i/>
          <w:spacing w:val="-2"/>
          <w:sz w:val="20"/>
        </w:rPr>
        <w:t>n</w:t>
      </w:r>
      <w:r>
        <w:rPr>
          <w:i/>
          <w:spacing w:val="5"/>
          <w:sz w:val="20"/>
        </w:rPr>
        <w:t xml:space="preserve"> </w:t>
      </w:r>
      <w:r>
        <w:rPr>
          <w:rFonts w:ascii="Tahoma"/>
          <w:spacing w:val="-2"/>
          <w:sz w:val="20"/>
        </w:rPr>
        <w:t>=</w:t>
      </w:r>
      <w:r>
        <w:rPr>
          <w:rFonts w:ascii="Tahoma"/>
          <w:spacing w:val="-7"/>
          <w:sz w:val="20"/>
        </w:rPr>
        <w:t xml:space="preserve"> </w:t>
      </w:r>
      <w:r>
        <w:rPr>
          <w:spacing w:val="-2"/>
          <w:sz w:val="20"/>
        </w:rPr>
        <w:t>5</w:t>
      </w:r>
      <w:r>
        <w:rPr>
          <w:spacing w:val="-11"/>
          <w:sz w:val="20"/>
        </w:rPr>
        <w:t xml:space="preserve"> </w:t>
      </w:r>
      <w:r>
        <w:rPr>
          <w:spacing w:val="-2"/>
          <w:sz w:val="20"/>
        </w:rPr>
        <w:t>and</w:t>
      </w:r>
      <w:r>
        <w:rPr>
          <w:spacing w:val="-9"/>
          <w:sz w:val="20"/>
        </w:rPr>
        <w:t xml:space="preserve"> </w:t>
      </w:r>
      <w:r>
        <w:rPr>
          <w:i/>
          <w:spacing w:val="-2"/>
          <w:sz w:val="20"/>
        </w:rPr>
        <w:t>n</w:t>
      </w:r>
      <w:r>
        <w:rPr>
          <w:i/>
          <w:spacing w:val="8"/>
          <w:sz w:val="20"/>
        </w:rPr>
        <w:t xml:space="preserve"> </w:t>
      </w:r>
      <w:r>
        <w:rPr>
          <w:rFonts w:ascii="Tahoma"/>
          <w:spacing w:val="-2"/>
          <w:sz w:val="20"/>
        </w:rPr>
        <w:t>=</w:t>
      </w:r>
      <w:r>
        <w:rPr>
          <w:rFonts w:ascii="Tahoma"/>
          <w:spacing w:val="-8"/>
          <w:sz w:val="20"/>
        </w:rPr>
        <w:t xml:space="preserve"> </w:t>
      </w:r>
      <w:r>
        <w:rPr>
          <w:spacing w:val="-2"/>
          <w:sz w:val="20"/>
        </w:rPr>
        <w:t>7</w:t>
      </w:r>
      <w:r>
        <w:rPr>
          <w:spacing w:val="-10"/>
          <w:sz w:val="20"/>
        </w:rPr>
        <w:t xml:space="preserve"> </w:t>
      </w:r>
      <w:r>
        <w:rPr>
          <w:spacing w:val="-2"/>
          <w:sz w:val="20"/>
        </w:rPr>
        <w:t>(Table</w:t>
      </w:r>
      <w:r>
        <w:rPr>
          <w:spacing w:val="-11"/>
          <w:sz w:val="20"/>
        </w:rPr>
        <w:t xml:space="preserve"> </w:t>
      </w:r>
      <w:hyperlink w:anchor="_bookmark3" w:history="1">
        <w:r>
          <w:rPr>
            <w:color w:val="0774B7"/>
            <w:spacing w:val="-2"/>
            <w:sz w:val="20"/>
          </w:rPr>
          <w:t>1</w:t>
        </w:r>
      </w:hyperlink>
      <w:r>
        <w:rPr>
          <w:spacing w:val="-2"/>
          <w:sz w:val="20"/>
        </w:rPr>
        <w:t>):</w:t>
      </w:r>
      <w:r>
        <w:rPr>
          <w:spacing w:val="5"/>
          <w:sz w:val="20"/>
        </w:rPr>
        <w:t xml:space="preserve"> </w:t>
      </w:r>
      <w:r>
        <w:rPr>
          <w:spacing w:val="-2"/>
          <w:sz w:val="20"/>
        </w:rPr>
        <w:t>the</w:t>
      </w:r>
      <w:r>
        <w:rPr>
          <w:spacing w:val="-11"/>
          <w:sz w:val="20"/>
        </w:rPr>
        <w:t xml:space="preserve"> </w:t>
      </w:r>
      <w:r>
        <w:rPr>
          <w:spacing w:val="-2"/>
          <w:sz w:val="20"/>
        </w:rPr>
        <w:t>five-ink</w:t>
      </w:r>
      <w:r>
        <w:rPr>
          <w:spacing w:val="-10"/>
          <w:sz w:val="20"/>
        </w:rPr>
        <w:t xml:space="preserve"> </w:t>
      </w:r>
      <w:r>
        <w:rPr>
          <w:spacing w:val="-2"/>
          <w:sz w:val="20"/>
        </w:rPr>
        <w:t>KCMYG</w:t>
      </w:r>
      <w:r>
        <w:rPr>
          <w:rFonts w:ascii="Times New Roman"/>
          <w:sz w:val="20"/>
        </w:rPr>
        <w:tab/>
      </w:r>
      <w:r>
        <w:rPr>
          <w:rFonts w:ascii="Trebuchet MS"/>
          <w:spacing w:val="-5"/>
          <w:sz w:val="10"/>
        </w:rPr>
        <w:t>536</w:t>
      </w:r>
    </w:p>
    <w:p w14:paraId="11D776DD" w14:textId="77777777" w:rsidR="00EA1924" w:rsidRDefault="00000000">
      <w:pPr>
        <w:tabs>
          <w:tab w:val="left" w:pos="10859"/>
        </w:tabs>
        <w:spacing w:before="30"/>
        <w:ind w:left="2761"/>
        <w:rPr>
          <w:rFonts w:ascii="Trebuchet MS"/>
          <w:sz w:val="10"/>
        </w:rPr>
      </w:pPr>
      <w:r>
        <w:rPr>
          <w:sz w:val="20"/>
        </w:rPr>
        <w:t>set</w:t>
      </w:r>
      <w:r>
        <w:rPr>
          <w:spacing w:val="19"/>
          <w:sz w:val="20"/>
        </w:rPr>
        <w:t xml:space="preserve"> </w:t>
      </w:r>
      <w:r>
        <w:rPr>
          <w:sz w:val="20"/>
        </w:rPr>
        <w:t>and</w:t>
      </w:r>
      <w:r>
        <w:rPr>
          <w:spacing w:val="18"/>
          <w:sz w:val="20"/>
        </w:rPr>
        <w:t xml:space="preserve"> </w:t>
      </w:r>
      <w:r>
        <w:rPr>
          <w:sz w:val="20"/>
        </w:rPr>
        <w:t>the</w:t>
      </w:r>
      <w:r>
        <w:rPr>
          <w:spacing w:val="19"/>
          <w:sz w:val="20"/>
        </w:rPr>
        <w:t xml:space="preserve"> </w:t>
      </w:r>
      <w:r>
        <w:rPr>
          <w:sz w:val="20"/>
        </w:rPr>
        <w:t>two</w:t>
      </w:r>
      <w:r>
        <w:rPr>
          <w:spacing w:val="19"/>
          <w:sz w:val="20"/>
        </w:rPr>
        <w:t xml:space="preserve"> </w:t>
      </w:r>
      <w:r>
        <w:rPr>
          <w:sz w:val="20"/>
        </w:rPr>
        <w:t>independent</w:t>
      </w:r>
      <w:r>
        <w:rPr>
          <w:spacing w:val="19"/>
          <w:sz w:val="20"/>
        </w:rPr>
        <w:t xml:space="preserve"> </w:t>
      </w:r>
      <w:r>
        <w:rPr>
          <w:sz w:val="20"/>
        </w:rPr>
        <w:t>seven-ink</w:t>
      </w:r>
      <w:r>
        <w:rPr>
          <w:spacing w:val="18"/>
          <w:sz w:val="20"/>
        </w:rPr>
        <w:t xml:space="preserve"> </w:t>
      </w:r>
      <w:r>
        <w:rPr>
          <w:sz w:val="20"/>
        </w:rPr>
        <w:t>sets,</w:t>
      </w:r>
      <w:r>
        <w:rPr>
          <w:spacing w:val="22"/>
          <w:sz w:val="20"/>
        </w:rPr>
        <w:t xml:space="preserve"> </w:t>
      </w:r>
      <w:r>
        <w:rPr>
          <w:sz w:val="20"/>
        </w:rPr>
        <w:t>CMYKOGV</w:t>
      </w:r>
      <w:r>
        <w:rPr>
          <w:spacing w:val="19"/>
          <w:sz w:val="20"/>
        </w:rPr>
        <w:t xml:space="preserve"> </w:t>
      </w:r>
      <w:r>
        <w:rPr>
          <w:sz w:val="20"/>
        </w:rPr>
        <w:t>and</w:t>
      </w:r>
      <w:r>
        <w:rPr>
          <w:spacing w:val="20"/>
          <w:sz w:val="20"/>
        </w:rPr>
        <w:t xml:space="preserve"> </w:t>
      </w:r>
      <w:r>
        <w:rPr>
          <w:sz w:val="20"/>
        </w:rPr>
        <w:t>CMYKOGB</w:t>
      </w:r>
      <w:r>
        <w:rPr>
          <w:spacing w:val="18"/>
          <w:sz w:val="20"/>
        </w:rPr>
        <w:t xml:space="preserve"> </w:t>
      </w:r>
      <w:r>
        <w:rPr>
          <w:sz w:val="20"/>
        </w:rPr>
        <w:t>(Section</w:t>
      </w:r>
      <w:r>
        <w:rPr>
          <w:spacing w:val="19"/>
          <w:sz w:val="20"/>
        </w:rPr>
        <w:t xml:space="preserve"> </w:t>
      </w:r>
      <w:hyperlink w:anchor="_bookmark2" w:history="1">
        <w:r>
          <w:rPr>
            <w:color w:val="0774B7"/>
            <w:spacing w:val="-2"/>
            <w:sz w:val="20"/>
          </w:rPr>
          <w:t>3.1</w:t>
        </w:r>
      </w:hyperlink>
      <w:r>
        <w:rPr>
          <w:spacing w:val="-2"/>
          <w:sz w:val="20"/>
        </w:rPr>
        <w:t>).</w:t>
      </w:r>
      <w:r>
        <w:rPr>
          <w:sz w:val="20"/>
        </w:rPr>
        <w:tab/>
      </w:r>
      <w:r>
        <w:rPr>
          <w:rFonts w:ascii="Trebuchet MS"/>
          <w:spacing w:val="-5"/>
          <w:sz w:val="10"/>
        </w:rPr>
        <w:t>537</w:t>
      </w:r>
    </w:p>
    <w:p w14:paraId="11F7C8CA" w14:textId="77777777" w:rsidR="00EA1924" w:rsidRDefault="00000000">
      <w:pPr>
        <w:tabs>
          <w:tab w:val="left" w:pos="10859"/>
        </w:tabs>
        <w:spacing w:before="30"/>
        <w:ind w:left="2755"/>
        <w:rPr>
          <w:rFonts w:ascii="Trebuchet MS" w:hAnsi="Trebuchet MS"/>
          <w:sz w:val="10"/>
        </w:rPr>
      </w:pPr>
      <w:r>
        <w:rPr>
          <w:sz w:val="20"/>
        </w:rPr>
        <w:t>Table</w:t>
      </w:r>
      <w:r>
        <w:rPr>
          <w:spacing w:val="6"/>
          <w:sz w:val="20"/>
        </w:rPr>
        <w:t xml:space="preserve"> </w:t>
      </w:r>
      <w:hyperlink w:anchor="_bookmark25" w:history="1">
        <w:r>
          <w:rPr>
            <w:color w:val="0774B7"/>
            <w:sz w:val="20"/>
          </w:rPr>
          <w:t>10</w:t>
        </w:r>
      </w:hyperlink>
      <w:r>
        <w:rPr>
          <w:color w:val="0774B7"/>
          <w:spacing w:val="7"/>
          <w:sz w:val="20"/>
        </w:rPr>
        <w:t xml:space="preserve"> </w:t>
      </w:r>
      <w:r>
        <w:rPr>
          <w:sz w:val="20"/>
        </w:rPr>
        <w:t>reports</w:t>
      </w:r>
      <w:r>
        <w:rPr>
          <w:spacing w:val="6"/>
          <w:sz w:val="20"/>
        </w:rPr>
        <w:t xml:space="preserve"> </w:t>
      </w:r>
      <w:r>
        <w:rPr>
          <w:sz w:val="20"/>
        </w:rPr>
        <w:t>median,</w:t>
      </w:r>
      <w:r>
        <w:rPr>
          <w:spacing w:val="8"/>
          <w:sz w:val="20"/>
        </w:rPr>
        <w:t xml:space="preserve"> </w:t>
      </w:r>
      <w:r>
        <w:rPr>
          <w:sz w:val="20"/>
        </w:rPr>
        <w:t>95th-percentile,</w:t>
      </w:r>
      <w:r>
        <w:rPr>
          <w:spacing w:val="7"/>
          <w:sz w:val="20"/>
        </w:rPr>
        <w:t xml:space="preserve"> </w:t>
      </w:r>
      <w:r>
        <w:rPr>
          <w:sz w:val="20"/>
        </w:rPr>
        <w:t>and</w:t>
      </w:r>
      <w:r>
        <w:rPr>
          <w:spacing w:val="7"/>
          <w:sz w:val="20"/>
        </w:rPr>
        <w:t xml:space="preserve"> </w:t>
      </w:r>
      <w:r>
        <w:rPr>
          <w:sz w:val="20"/>
        </w:rPr>
        <w:t>maximum</w:t>
      </w:r>
      <w:r>
        <w:rPr>
          <w:spacing w:val="10"/>
          <w:sz w:val="20"/>
        </w:rPr>
        <w:t xml:space="preserve"> </w:t>
      </w:r>
      <w:r>
        <w:rPr>
          <w:rFonts w:ascii="Calibri" w:hAnsi="Calibri"/>
          <w:sz w:val="20"/>
        </w:rPr>
        <w:t>∆</w:t>
      </w:r>
      <w:r>
        <w:rPr>
          <w:i/>
          <w:sz w:val="20"/>
        </w:rPr>
        <w:t>E</w:t>
      </w:r>
      <w:r>
        <w:rPr>
          <w:sz w:val="20"/>
          <w:vertAlign w:val="subscript"/>
        </w:rPr>
        <w:t>00</w:t>
      </w:r>
      <w:r>
        <w:rPr>
          <w:spacing w:val="17"/>
          <w:sz w:val="20"/>
        </w:rPr>
        <w:t xml:space="preserve"> </w:t>
      </w:r>
      <w:r>
        <w:rPr>
          <w:sz w:val="20"/>
        </w:rPr>
        <w:t>for</w:t>
      </w:r>
      <w:r>
        <w:rPr>
          <w:spacing w:val="7"/>
          <w:sz w:val="20"/>
        </w:rPr>
        <w:t xml:space="preserve"> </w:t>
      </w:r>
      <w:r>
        <w:rPr>
          <w:sz w:val="20"/>
        </w:rPr>
        <w:t>the</w:t>
      </w:r>
      <w:r>
        <w:rPr>
          <w:spacing w:val="6"/>
          <w:sz w:val="20"/>
        </w:rPr>
        <w:t xml:space="preserve"> </w:t>
      </w:r>
      <w:r>
        <w:rPr>
          <w:sz w:val="20"/>
        </w:rPr>
        <w:t>full</w:t>
      </w:r>
      <w:r>
        <w:rPr>
          <w:spacing w:val="7"/>
          <w:sz w:val="20"/>
        </w:rPr>
        <w:t xml:space="preserve"> </w:t>
      </w:r>
      <w:r>
        <w:rPr>
          <w:sz w:val="20"/>
        </w:rPr>
        <w:t>model</w:t>
      </w:r>
      <w:r>
        <w:rPr>
          <w:spacing w:val="6"/>
          <w:sz w:val="20"/>
        </w:rPr>
        <w:t xml:space="preserve"> </w:t>
      </w:r>
      <w:r>
        <w:rPr>
          <w:spacing w:val="-2"/>
          <w:sz w:val="20"/>
        </w:rPr>
        <w:t>registry,</w:t>
      </w:r>
      <w:r>
        <w:rPr>
          <w:rFonts w:ascii="Times New Roman" w:hAnsi="Times New Roman"/>
          <w:sz w:val="20"/>
        </w:rPr>
        <w:tab/>
      </w:r>
      <w:r>
        <w:rPr>
          <w:rFonts w:ascii="Trebuchet MS" w:hAnsi="Trebuchet MS"/>
          <w:spacing w:val="-5"/>
          <w:sz w:val="10"/>
        </w:rPr>
        <w:t>538</w:t>
      </w:r>
    </w:p>
    <w:p w14:paraId="69DEB251" w14:textId="77777777" w:rsidR="00EA1924" w:rsidRDefault="00000000">
      <w:pPr>
        <w:tabs>
          <w:tab w:val="left" w:pos="10859"/>
        </w:tabs>
        <w:spacing w:before="30"/>
        <w:ind w:left="2761"/>
        <w:rPr>
          <w:rFonts w:ascii="Trebuchet MS" w:hAnsi="Trebuchet MS"/>
          <w:sz w:val="10"/>
        </w:rPr>
      </w:pPr>
      <w:r>
        <w:rPr>
          <w:sz w:val="20"/>
        </w:rPr>
        <w:t>the</w:t>
      </w:r>
      <w:r>
        <w:rPr>
          <w:spacing w:val="-8"/>
          <w:sz w:val="20"/>
        </w:rPr>
        <w:t xml:space="preserve"> </w:t>
      </w:r>
      <w:r>
        <w:rPr>
          <w:sz w:val="20"/>
        </w:rPr>
        <w:t>two</w:t>
      </w:r>
      <w:r>
        <w:rPr>
          <w:spacing w:val="-6"/>
          <w:sz w:val="20"/>
        </w:rPr>
        <w:t xml:space="preserve"> </w:t>
      </w:r>
      <w:r>
        <w:rPr>
          <w:rFonts w:ascii="Calibri" w:hAnsi="Calibri"/>
          <w:sz w:val="20"/>
        </w:rPr>
        <w:t>∆</w:t>
      </w:r>
      <w:r>
        <w:rPr>
          <w:i/>
          <w:sz w:val="20"/>
        </w:rPr>
        <w:t>E</w:t>
      </w:r>
      <w:r>
        <w:rPr>
          <w:sz w:val="20"/>
          <w:vertAlign w:val="subscript"/>
        </w:rPr>
        <w:t>00</w:t>
      </w:r>
      <w:r>
        <w:rPr>
          <w:sz w:val="20"/>
        </w:rPr>
        <w:t>-refined</w:t>
      </w:r>
      <w:r>
        <w:rPr>
          <w:spacing w:val="-8"/>
          <w:sz w:val="20"/>
        </w:rPr>
        <w:t xml:space="preserve"> </w:t>
      </w:r>
      <w:r>
        <w:rPr>
          <w:sz w:val="20"/>
        </w:rPr>
        <w:t>polynomial</w:t>
      </w:r>
      <w:r>
        <w:rPr>
          <w:spacing w:val="-7"/>
          <w:sz w:val="20"/>
        </w:rPr>
        <w:t xml:space="preserve"> </w:t>
      </w:r>
      <w:r>
        <w:rPr>
          <w:sz w:val="20"/>
        </w:rPr>
        <w:t>variants</w:t>
      </w:r>
      <w:r>
        <w:rPr>
          <w:spacing w:val="-8"/>
          <w:sz w:val="20"/>
        </w:rPr>
        <w:t xml:space="preserve"> </w:t>
      </w:r>
      <w:r>
        <w:rPr>
          <w:sz w:val="20"/>
        </w:rPr>
        <w:t>of</w:t>
      </w:r>
      <w:r>
        <w:rPr>
          <w:spacing w:val="-8"/>
          <w:sz w:val="20"/>
        </w:rPr>
        <w:t xml:space="preserve"> </w:t>
      </w:r>
      <w:r>
        <w:rPr>
          <w:sz w:val="20"/>
        </w:rPr>
        <w:t>Section</w:t>
      </w:r>
      <w:r>
        <w:rPr>
          <w:spacing w:val="-7"/>
          <w:sz w:val="20"/>
        </w:rPr>
        <w:t xml:space="preserve"> </w:t>
      </w:r>
      <w:hyperlink w:anchor="_bookmark15" w:history="1">
        <w:r>
          <w:rPr>
            <w:color w:val="0774B7"/>
            <w:sz w:val="20"/>
          </w:rPr>
          <w:t>4.4</w:t>
        </w:r>
      </w:hyperlink>
      <w:r>
        <w:rPr>
          <w:sz w:val="20"/>
        </w:rPr>
        <w:t>,</w:t>
      </w:r>
      <w:r>
        <w:rPr>
          <w:spacing w:val="-8"/>
          <w:sz w:val="20"/>
        </w:rPr>
        <w:t xml:space="preserve"> </w:t>
      </w:r>
      <w:r>
        <w:rPr>
          <w:sz w:val="20"/>
        </w:rPr>
        <w:t>and</w:t>
      </w:r>
      <w:r>
        <w:rPr>
          <w:spacing w:val="-8"/>
          <w:sz w:val="20"/>
        </w:rPr>
        <w:t xml:space="preserve"> </w:t>
      </w:r>
      <w:r>
        <w:rPr>
          <w:sz w:val="20"/>
        </w:rPr>
        <w:t>the</w:t>
      </w:r>
      <w:r>
        <w:rPr>
          <w:spacing w:val="-7"/>
          <w:sz w:val="20"/>
        </w:rPr>
        <w:t xml:space="preserve"> </w:t>
      </w:r>
      <w:r>
        <w:rPr>
          <w:sz w:val="20"/>
        </w:rPr>
        <w:t>four</w:t>
      </w:r>
      <w:r>
        <w:rPr>
          <w:spacing w:val="-8"/>
          <w:sz w:val="20"/>
        </w:rPr>
        <w:t xml:space="preserve"> </w:t>
      </w:r>
      <w:r>
        <w:rPr>
          <w:sz w:val="20"/>
        </w:rPr>
        <w:t>fitting-space</w:t>
      </w:r>
      <w:r>
        <w:rPr>
          <w:spacing w:val="-8"/>
          <w:sz w:val="20"/>
        </w:rPr>
        <w:t xml:space="preserve"> </w:t>
      </w:r>
      <w:r>
        <w:rPr>
          <w:spacing w:val="-2"/>
          <w:sz w:val="20"/>
        </w:rPr>
        <w:t>variants</w:t>
      </w:r>
      <w:r>
        <w:rPr>
          <w:rFonts w:ascii="Times New Roman" w:hAnsi="Times New Roman"/>
          <w:sz w:val="20"/>
        </w:rPr>
        <w:tab/>
      </w:r>
      <w:r>
        <w:rPr>
          <w:rFonts w:ascii="Trebuchet MS" w:hAnsi="Trebuchet MS"/>
          <w:spacing w:val="-5"/>
          <w:sz w:val="10"/>
        </w:rPr>
        <w:t>539</w:t>
      </w:r>
    </w:p>
    <w:p w14:paraId="1F6BAB77" w14:textId="77777777" w:rsidR="00EA1924" w:rsidRDefault="00000000">
      <w:pPr>
        <w:tabs>
          <w:tab w:val="left" w:pos="10859"/>
        </w:tabs>
        <w:spacing w:before="30"/>
        <w:ind w:left="2761"/>
        <w:rPr>
          <w:rFonts w:ascii="Trebuchet MS"/>
          <w:sz w:val="10"/>
        </w:rPr>
      </w:pPr>
      <w:r>
        <w:rPr>
          <w:sz w:val="20"/>
        </w:rPr>
        <w:t>of</w:t>
      </w:r>
      <w:r>
        <w:rPr>
          <w:spacing w:val="10"/>
          <w:sz w:val="20"/>
        </w:rPr>
        <w:t xml:space="preserve"> </w:t>
      </w:r>
      <w:r>
        <w:rPr>
          <w:sz w:val="20"/>
        </w:rPr>
        <w:t>Section</w:t>
      </w:r>
      <w:r>
        <w:rPr>
          <w:spacing w:val="11"/>
          <w:sz w:val="20"/>
        </w:rPr>
        <w:t xml:space="preserve"> </w:t>
      </w:r>
      <w:hyperlink w:anchor="_bookmark18" w:history="1">
        <w:r>
          <w:rPr>
            <w:color w:val="0774B7"/>
            <w:sz w:val="20"/>
          </w:rPr>
          <w:t>4.5</w:t>
        </w:r>
      </w:hyperlink>
      <w:r>
        <w:rPr>
          <w:sz w:val="20"/>
        </w:rPr>
        <w:t>,</w:t>
      </w:r>
      <w:r>
        <w:rPr>
          <w:spacing w:val="12"/>
          <w:sz w:val="20"/>
        </w:rPr>
        <w:t xml:space="preserve"> </w:t>
      </w:r>
      <w:r>
        <w:rPr>
          <w:sz w:val="20"/>
        </w:rPr>
        <w:t>under</w:t>
      </w:r>
      <w:r>
        <w:rPr>
          <w:spacing w:val="11"/>
          <w:sz w:val="20"/>
        </w:rPr>
        <w:t xml:space="preserve"> </w:t>
      </w:r>
      <w:r>
        <w:rPr>
          <w:sz w:val="20"/>
        </w:rPr>
        <w:t>the</w:t>
      </w:r>
      <w:r>
        <w:rPr>
          <w:spacing w:val="11"/>
          <w:sz w:val="20"/>
        </w:rPr>
        <w:t xml:space="preserve"> </w:t>
      </w:r>
      <w:r>
        <w:rPr>
          <w:sz w:val="20"/>
        </w:rPr>
        <w:t>grouped,</w:t>
      </w:r>
      <w:r>
        <w:rPr>
          <w:spacing w:val="12"/>
          <w:sz w:val="20"/>
        </w:rPr>
        <w:t xml:space="preserve"> </w:t>
      </w:r>
      <w:r>
        <w:rPr>
          <w:sz w:val="20"/>
        </w:rPr>
        <w:t>deterministic</w:t>
      </w:r>
      <w:r>
        <w:rPr>
          <w:spacing w:val="11"/>
          <w:sz w:val="20"/>
        </w:rPr>
        <w:t xml:space="preserve"> </w:t>
      </w:r>
      <w:r>
        <w:rPr>
          <w:sz w:val="20"/>
        </w:rPr>
        <w:t>cross-validation</w:t>
      </w:r>
      <w:r>
        <w:rPr>
          <w:spacing w:val="11"/>
          <w:sz w:val="20"/>
        </w:rPr>
        <w:t xml:space="preserve"> </w:t>
      </w:r>
      <w:r>
        <w:rPr>
          <w:sz w:val="20"/>
        </w:rPr>
        <w:t>protocol</w:t>
      </w:r>
      <w:r>
        <w:rPr>
          <w:spacing w:val="11"/>
          <w:sz w:val="20"/>
        </w:rPr>
        <w:t xml:space="preserve"> </w:t>
      </w:r>
      <w:r>
        <w:rPr>
          <w:sz w:val="20"/>
        </w:rPr>
        <w:t>of</w:t>
      </w:r>
      <w:r>
        <w:rPr>
          <w:spacing w:val="11"/>
          <w:sz w:val="20"/>
        </w:rPr>
        <w:t xml:space="preserve"> </w:t>
      </w:r>
      <w:r>
        <w:rPr>
          <w:sz w:val="20"/>
        </w:rPr>
        <w:t>Section</w:t>
      </w:r>
      <w:r>
        <w:rPr>
          <w:spacing w:val="11"/>
          <w:sz w:val="20"/>
        </w:rPr>
        <w:t xml:space="preserve"> </w:t>
      </w:r>
      <w:hyperlink w:anchor="_bookmark6" w:history="1">
        <w:r>
          <w:rPr>
            <w:color w:val="0774B7"/>
            <w:spacing w:val="-4"/>
            <w:sz w:val="20"/>
          </w:rPr>
          <w:t>3.3</w:t>
        </w:r>
      </w:hyperlink>
      <w:r>
        <w:rPr>
          <w:spacing w:val="-4"/>
          <w:sz w:val="20"/>
        </w:rPr>
        <w:t>.</w:t>
      </w:r>
      <w:r>
        <w:rPr>
          <w:sz w:val="20"/>
        </w:rPr>
        <w:tab/>
      </w:r>
      <w:r>
        <w:rPr>
          <w:rFonts w:ascii="Trebuchet MS"/>
          <w:spacing w:val="-5"/>
          <w:sz w:val="10"/>
        </w:rPr>
        <w:t>540</w:t>
      </w:r>
    </w:p>
    <w:p w14:paraId="009DA623" w14:textId="77777777" w:rsidR="00EA1924" w:rsidRDefault="00000000">
      <w:pPr>
        <w:tabs>
          <w:tab w:val="left" w:pos="10859"/>
        </w:tabs>
        <w:spacing w:before="30"/>
        <w:ind w:left="2761"/>
        <w:rPr>
          <w:rFonts w:ascii="Trebuchet MS"/>
          <w:sz w:val="10"/>
        </w:rPr>
      </w:pPr>
      <w:r>
        <w:rPr>
          <w:spacing w:val="-4"/>
          <w:sz w:val="20"/>
        </w:rPr>
        <w:t>Because</w:t>
      </w:r>
      <w:r>
        <w:rPr>
          <w:spacing w:val="-5"/>
          <w:sz w:val="20"/>
        </w:rPr>
        <w:t xml:space="preserve"> </w:t>
      </w:r>
      <w:r>
        <w:rPr>
          <w:spacing w:val="-4"/>
          <w:sz w:val="20"/>
        </w:rPr>
        <w:t xml:space="preserve">Section </w:t>
      </w:r>
      <w:hyperlink w:anchor="_bookmark18" w:history="1">
        <w:r>
          <w:rPr>
            <w:color w:val="0774B7"/>
            <w:spacing w:val="-4"/>
            <w:sz w:val="20"/>
          </w:rPr>
          <w:t>4.5</w:t>
        </w:r>
      </w:hyperlink>
      <w:r>
        <w:rPr>
          <w:color w:val="0774B7"/>
          <w:spacing w:val="-4"/>
          <w:sz w:val="20"/>
        </w:rPr>
        <w:t xml:space="preserve"> </w:t>
      </w:r>
      <w:r>
        <w:rPr>
          <w:spacing w:val="-4"/>
          <w:sz w:val="20"/>
        </w:rPr>
        <w:t>showed both the fitting space and the degree</w:t>
      </w:r>
      <w:r>
        <w:rPr>
          <w:spacing w:val="-5"/>
          <w:sz w:val="20"/>
        </w:rPr>
        <w:t xml:space="preserve"> </w:t>
      </w:r>
      <w:r>
        <w:rPr>
          <w:spacing w:val="-4"/>
          <w:sz w:val="20"/>
        </w:rPr>
        <w:t>cap of the classical baseline</w:t>
      </w:r>
      <w:r>
        <w:rPr>
          <w:rFonts w:ascii="Times New Roman"/>
          <w:sz w:val="20"/>
        </w:rPr>
        <w:tab/>
      </w:r>
      <w:r>
        <w:rPr>
          <w:rFonts w:ascii="Trebuchet MS"/>
          <w:spacing w:val="-5"/>
          <w:sz w:val="10"/>
        </w:rPr>
        <w:t>541</w:t>
      </w:r>
    </w:p>
    <w:p w14:paraId="3AFB3F24" w14:textId="77777777" w:rsidR="00EA1924" w:rsidRDefault="00000000">
      <w:pPr>
        <w:tabs>
          <w:tab w:val="left" w:pos="10859"/>
        </w:tabs>
        <w:spacing w:before="30"/>
        <w:ind w:left="2761"/>
        <w:rPr>
          <w:rFonts w:ascii="Trebuchet MS"/>
          <w:sz w:val="10"/>
        </w:rPr>
      </w:pPr>
      <w:r>
        <w:rPr>
          <w:sz w:val="20"/>
        </w:rPr>
        <w:t>to</w:t>
      </w:r>
      <w:r>
        <w:rPr>
          <w:spacing w:val="15"/>
          <w:sz w:val="20"/>
        </w:rPr>
        <w:t xml:space="preserve"> </w:t>
      </w:r>
      <w:r>
        <w:rPr>
          <w:sz w:val="20"/>
        </w:rPr>
        <w:t>be</w:t>
      </w:r>
      <w:r>
        <w:rPr>
          <w:spacing w:val="15"/>
          <w:sz w:val="20"/>
        </w:rPr>
        <w:t xml:space="preserve"> </w:t>
      </w:r>
      <w:r>
        <w:rPr>
          <w:sz w:val="20"/>
        </w:rPr>
        <w:t>costly,</w:t>
      </w:r>
      <w:r>
        <w:rPr>
          <w:spacing w:val="18"/>
          <w:sz w:val="20"/>
        </w:rPr>
        <w:t xml:space="preserve"> </w:t>
      </w:r>
      <w:r>
        <w:rPr>
          <w:sz w:val="20"/>
        </w:rPr>
        <w:t>the</w:t>
      </w:r>
      <w:r>
        <w:rPr>
          <w:spacing w:val="15"/>
          <w:sz w:val="20"/>
        </w:rPr>
        <w:t xml:space="preserve"> </w:t>
      </w:r>
      <w:r>
        <w:rPr>
          <w:sz w:val="20"/>
        </w:rPr>
        <w:t>result</w:t>
      </w:r>
      <w:r>
        <w:rPr>
          <w:spacing w:val="15"/>
          <w:sz w:val="20"/>
        </w:rPr>
        <w:t xml:space="preserve"> </w:t>
      </w:r>
      <w:r>
        <w:rPr>
          <w:sz w:val="20"/>
        </w:rPr>
        <w:t>below</w:t>
      </w:r>
      <w:r>
        <w:rPr>
          <w:spacing w:val="15"/>
          <w:sz w:val="20"/>
        </w:rPr>
        <w:t xml:space="preserve"> </w:t>
      </w:r>
      <w:r>
        <w:rPr>
          <w:sz w:val="20"/>
        </w:rPr>
        <w:t>is</w:t>
      </w:r>
      <w:r>
        <w:rPr>
          <w:spacing w:val="15"/>
          <w:sz w:val="20"/>
        </w:rPr>
        <w:t xml:space="preserve"> </w:t>
      </w:r>
      <w:r>
        <w:rPr>
          <w:sz w:val="20"/>
        </w:rPr>
        <w:t>stated</w:t>
      </w:r>
      <w:r>
        <w:rPr>
          <w:spacing w:val="15"/>
          <w:sz w:val="20"/>
        </w:rPr>
        <w:t xml:space="preserve"> </w:t>
      </w:r>
      <w:r>
        <w:rPr>
          <w:sz w:val="20"/>
        </w:rPr>
        <w:t>twice,</w:t>
      </w:r>
      <w:r>
        <w:rPr>
          <w:spacing w:val="19"/>
          <w:sz w:val="20"/>
        </w:rPr>
        <w:t xml:space="preserve"> </w:t>
      </w:r>
      <w:r>
        <w:rPr>
          <w:sz w:val="20"/>
        </w:rPr>
        <w:t>against</w:t>
      </w:r>
      <w:r>
        <w:rPr>
          <w:spacing w:val="15"/>
          <w:sz w:val="20"/>
        </w:rPr>
        <w:t xml:space="preserve"> </w:t>
      </w:r>
      <w:r>
        <w:rPr>
          <w:sz w:val="20"/>
        </w:rPr>
        <w:t>the</w:t>
      </w:r>
      <w:r>
        <w:rPr>
          <w:spacing w:val="15"/>
          <w:sz w:val="20"/>
        </w:rPr>
        <w:t xml:space="preserve"> </w:t>
      </w:r>
      <w:r>
        <w:rPr>
          <w:sz w:val="20"/>
        </w:rPr>
        <w:t>uncorrected</w:t>
      </w:r>
      <w:r>
        <w:rPr>
          <w:spacing w:val="15"/>
          <w:sz w:val="20"/>
        </w:rPr>
        <w:t xml:space="preserve"> </w:t>
      </w:r>
      <w:r>
        <w:rPr>
          <w:sz w:val="20"/>
        </w:rPr>
        <w:t>and</w:t>
      </w:r>
      <w:r>
        <w:rPr>
          <w:spacing w:val="15"/>
          <w:sz w:val="20"/>
        </w:rPr>
        <w:t xml:space="preserve"> </w:t>
      </w:r>
      <w:r>
        <w:rPr>
          <w:sz w:val="20"/>
        </w:rPr>
        <w:t>the</w:t>
      </w:r>
      <w:r>
        <w:rPr>
          <w:spacing w:val="15"/>
          <w:sz w:val="20"/>
        </w:rPr>
        <w:t xml:space="preserve"> </w:t>
      </w:r>
      <w:r>
        <w:rPr>
          <w:spacing w:val="-2"/>
          <w:sz w:val="20"/>
        </w:rPr>
        <w:t>corrected</w:t>
      </w:r>
      <w:r>
        <w:rPr>
          <w:rFonts w:ascii="Times New Roman"/>
          <w:sz w:val="20"/>
        </w:rPr>
        <w:tab/>
      </w:r>
      <w:r>
        <w:rPr>
          <w:rFonts w:ascii="Trebuchet MS"/>
          <w:spacing w:val="-5"/>
          <w:sz w:val="10"/>
        </w:rPr>
        <w:t>542</w:t>
      </w:r>
    </w:p>
    <w:p w14:paraId="53B22B49" w14:textId="77777777" w:rsidR="00EA1924" w:rsidRDefault="00000000">
      <w:pPr>
        <w:tabs>
          <w:tab w:val="left" w:pos="10859"/>
        </w:tabs>
        <w:spacing w:before="30"/>
        <w:ind w:left="2761"/>
        <w:rPr>
          <w:rFonts w:ascii="Trebuchet MS"/>
          <w:sz w:val="10"/>
        </w:rPr>
      </w:pPr>
      <w:r>
        <w:rPr>
          <w:sz w:val="20"/>
        </w:rPr>
        <w:t>baseline;</w:t>
      </w:r>
      <w:r>
        <w:rPr>
          <w:spacing w:val="-6"/>
          <w:sz w:val="20"/>
        </w:rPr>
        <w:t xml:space="preserve"> </w:t>
      </w:r>
      <w:r>
        <w:rPr>
          <w:sz w:val="20"/>
        </w:rPr>
        <w:t>the</w:t>
      </w:r>
      <w:r>
        <w:rPr>
          <w:spacing w:val="-6"/>
          <w:sz w:val="20"/>
        </w:rPr>
        <w:t xml:space="preserve"> </w:t>
      </w:r>
      <w:r>
        <w:rPr>
          <w:sz w:val="20"/>
        </w:rPr>
        <w:t>two</w:t>
      </w:r>
      <w:r>
        <w:rPr>
          <w:spacing w:val="-6"/>
          <w:sz w:val="20"/>
        </w:rPr>
        <w:t xml:space="preserve"> </w:t>
      </w:r>
      <w:r>
        <w:rPr>
          <w:sz w:val="20"/>
        </w:rPr>
        <w:t>differ</w:t>
      </w:r>
      <w:r>
        <w:rPr>
          <w:spacing w:val="-5"/>
          <w:sz w:val="20"/>
        </w:rPr>
        <w:t xml:space="preserve"> </w:t>
      </w:r>
      <w:r>
        <w:rPr>
          <w:sz w:val="20"/>
        </w:rPr>
        <w:t>by</w:t>
      </w:r>
      <w:r>
        <w:rPr>
          <w:spacing w:val="-6"/>
          <w:sz w:val="20"/>
        </w:rPr>
        <w:t xml:space="preserve"> </w:t>
      </w:r>
      <w:r>
        <w:rPr>
          <w:sz w:val="20"/>
        </w:rPr>
        <w:t>an</w:t>
      </w:r>
      <w:r>
        <w:rPr>
          <w:spacing w:val="-6"/>
          <w:sz w:val="20"/>
        </w:rPr>
        <w:t xml:space="preserve"> </w:t>
      </w:r>
      <w:r>
        <w:rPr>
          <w:sz w:val="20"/>
        </w:rPr>
        <w:t>order</w:t>
      </w:r>
      <w:r>
        <w:rPr>
          <w:spacing w:val="-6"/>
          <w:sz w:val="20"/>
        </w:rPr>
        <w:t xml:space="preserve"> </w:t>
      </w:r>
      <w:r>
        <w:rPr>
          <w:sz w:val="20"/>
        </w:rPr>
        <w:t>of</w:t>
      </w:r>
      <w:r>
        <w:rPr>
          <w:spacing w:val="-5"/>
          <w:sz w:val="20"/>
        </w:rPr>
        <w:t xml:space="preserve"> </w:t>
      </w:r>
      <w:r>
        <w:rPr>
          <w:spacing w:val="-2"/>
          <w:sz w:val="20"/>
        </w:rPr>
        <w:t>magnitude.</w:t>
      </w:r>
      <w:r>
        <w:rPr>
          <w:rFonts w:ascii="Times New Roman"/>
          <w:sz w:val="20"/>
        </w:rPr>
        <w:tab/>
      </w:r>
      <w:r>
        <w:rPr>
          <w:rFonts w:ascii="Trebuchet MS"/>
          <w:spacing w:val="-5"/>
          <w:sz w:val="10"/>
        </w:rPr>
        <w:t>543</w:t>
      </w:r>
    </w:p>
    <w:p w14:paraId="75336157" w14:textId="77777777" w:rsidR="00EA1924" w:rsidRDefault="00EA1924">
      <w:pPr>
        <w:rPr>
          <w:rFonts w:ascii="Trebuchet MS"/>
          <w:sz w:val="10"/>
        </w:rPr>
        <w:sectPr w:rsidR="00EA1924">
          <w:pgSz w:w="11910" w:h="16840"/>
          <w:pgMar w:top="1020" w:right="283" w:bottom="760" w:left="566" w:header="685" w:footer="563" w:gutter="0"/>
          <w:cols w:space="720"/>
        </w:sectPr>
      </w:pPr>
    </w:p>
    <w:p w14:paraId="4F2A2DEE" w14:textId="77777777" w:rsidR="00EA1924" w:rsidRDefault="00000000">
      <w:pPr>
        <w:pStyle w:val="BodyText"/>
        <w:spacing w:before="402" w:line="273" w:lineRule="auto"/>
        <w:ind w:left="2755" w:right="405"/>
        <w:jc w:val="both"/>
      </w:pPr>
      <w:r>
        <w:rPr>
          <w:noProof/>
        </w:rPr>
        <w:lastRenderedPageBreak/>
        <mc:AlternateContent>
          <mc:Choice Requires="wps">
            <w:drawing>
              <wp:anchor distT="0" distB="0" distL="0" distR="0" simplePos="0" relativeHeight="15741440" behindDoc="0" locked="0" layoutInCell="1" allowOverlap="1" wp14:anchorId="027CDF12" wp14:editId="0B865BC2">
                <wp:simplePos x="0" y="0"/>
                <wp:positionH relativeFrom="page">
                  <wp:posOffset>1074229</wp:posOffset>
                </wp:positionH>
                <wp:positionV relativeFrom="paragraph">
                  <wp:posOffset>1176210</wp:posOffset>
                </wp:positionV>
                <wp:extent cx="540829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8295" cy="1270"/>
                        </a:xfrm>
                        <a:custGeom>
                          <a:avLst/>
                          <a:gdLst/>
                          <a:ahLst/>
                          <a:cxnLst/>
                          <a:rect l="l" t="t" r="r" b="b"/>
                          <a:pathLst>
                            <a:path w="5408295">
                              <a:moveTo>
                                <a:pt x="0" y="0"/>
                              </a:moveTo>
                              <a:lnTo>
                                <a:pt x="540793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597E30" id="Graphic 46" o:spid="_x0000_s1026" style="position:absolute;margin-left:84.6pt;margin-top:92.6pt;width:425.8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5408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" path="m,l5407939,e" filled="f" strokeweight=".28114mm">
                <v:path arrowok="t"/>
                <w10:wrap anchorx="page"/>
              </v:shape>
            </w:pict>
          </mc:Fallback>
        </mc:AlternateContent>
      </w:r>
      <w:bookmarkStart w:id="600" w:name="_bookmark25"/>
      <w:bookmarkEnd w:id="600"/>
      <w:r>
        <w:rPr>
          <w:b/>
        </w:rPr>
        <w:t>Table</w:t>
      </w:r>
      <w:r>
        <w:rPr>
          <w:b/>
          <w:spacing w:val="-6"/>
        </w:rPr>
        <w:t xml:space="preserve"> </w:t>
      </w:r>
      <w:r>
        <w:rPr>
          <w:b/>
        </w:rPr>
        <w:t xml:space="preserve">10. </w:t>
      </w:r>
      <w:r>
        <w:t>Median,</w:t>
      </w:r>
      <w:r>
        <w:rPr>
          <w:spacing w:val="-6"/>
        </w:rPr>
        <w:t xml:space="preserve"> </w:t>
      </w:r>
      <w:r>
        <w:t>95th-percentile,</w:t>
      </w:r>
      <w:r>
        <w:rPr>
          <w:spacing w:val="-6"/>
        </w:rPr>
        <w:t xml:space="preserve"> </w:t>
      </w:r>
      <w:r>
        <w:t>and</w:t>
      </w:r>
      <w:r>
        <w:rPr>
          <w:spacing w:val="-6"/>
        </w:rPr>
        <w:t xml:space="preserve"> </w:t>
      </w:r>
      <w:r>
        <w:t>maximum</w:t>
      </w:r>
      <w:r>
        <w:rPr>
          <w:spacing w:val="-4"/>
        </w:rPr>
        <w:t xml:space="preserve"> </w:t>
      </w:r>
      <w:r>
        <w:rPr>
          <w:rFonts w:ascii="Calibri" w:hAnsi="Calibri"/>
        </w:rPr>
        <w:t>∆</w:t>
      </w:r>
      <w:r>
        <w:rPr>
          <w:i/>
        </w:rPr>
        <w:t>E</w:t>
      </w:r>
      <w:r>
        <w:rPr>
          <w:vertAlign w:val="subscript"/>
        </w:rPr>
        <w:t>00</w:t>
      </w:r>
      <w:r>
        <w:t xml:space="preserve"> per</w:t>
      </w:r>
      <w:r>
        <w:rPr>
          <w:spacing w:val="-6"/>
        </w:rPr>
        <w:t xml:space="preserve"> </w:t>
      </w:r>
      <w:r>
        <w:t>model</w:t>
      </w:r>
      <w:r>
        <w:rPr>
          <w:spacing w:val="-6"/>
        </w:rPr>
        <w:t xml:space="preserve"> </w:t>
      </w:r>
      <w:r>
        <w:t>for</w:t>
      </w:r>
      <w:r>
        <w:rPr>
          <w:spacing w:val="-6"/>
        </w:rPr>
        <w:t xml:space="preserve"> </w:t>
      </w:r>
      <w:r>
        <w:t>the</w:t>
      </w:r>
      <w:r>
        <w:rPr>
          <w:spacing w:val="-4"/>
        </w:rPr>
        <w:t xml:space="preserve"> </w:t>
      </w:r>
      <w:r>
        <w:rPr>
          <w:i/>
        </w:rPr>
        <w:t xml:space="preserve">n </w:t>
      </w:r>
      <w:r>
        <w:rPr>
          <w:rFonts w:ascii="Tahoma" w:hAnsi="Tahoma"/>
        </w:rPr>
        <w:t>=</w:t>
      </w:r>
      <w:r>
        <w:rPr>
          <w:rFonts w:ascii="Tahoma" w:hAnsi="Tahoma"/>
          <w:spacing w:val="-11"/>
        </w:rPr>
        <w:t xml:space="preserve"> </w:t>
      </w:r>
      <w:r>
        <w:t>5</w:t>
      </w:r>
      <w:r>
        <w:rPr>
          <w:spacing w:val="-6"/>
        </w:rPr>
        <w:t xml:space="preserve"> </w:t>
      </w:r>
      <w:r>
        <w:t>(KCMYG,</w:t>
      </w:r>
      <w:r>
        <w:rPr>
          <w:spacing w:val="-6"/>
        </w:rPr>
        <w:t xml:space="preserve"> </w:t>
      </w:r>
      <w:r>
        <w:t>2,214</w:t>
      </w:r>
      <w:r>
        <w:rPr>
          <w:spacing w:val="-6"/>
        </w:rPr>
        <w:t xml:space="preserve"> </w:t>
      </w:r>
      <w:r>
        <w:t>sam-ples)</w:t>
      </w:r>
      <w:r>
        <w:rPr>
          <w:spacing w:val="-12"/>
        </w:rPr>
        <w:t xml:space="preserve"> </w:t>
      </w:r>
      <w:r>
        <w:t>and</w:t>
      </w:r>
      <w:r>
        <w:rPr>
          <w:spacing w:val="-11"/>
        </w:rPr>
        <w:t xml:space="preserve"> </w:t>
      </w:r>
      <w:r>
        <w:rPr>
          <w:i/>
        </w:rPr>
        <w:t>n</w:t>
      </w:r>
      <w:r>
        <w:rPr>
          <w:i/>
          <w:spacing w:val="-5"/>
        </w:rPr>
        <w:t xml:space="preserve"> </w:t>
      </w:r>
      <w:r>
        <w:rPr>
          <w:rFonts w:ascii="Tahoma" w:hAnsi="Tahoma"/>
        </w:rPr>
        <w:t>=</w:t>
      </w:r>
      <w:r>
        <w:rPr>
          <w:rFonts w:ascii="Tahoma" w:hAnsi="Tahoma"/>
          <w:spacing w:val="-14"/>
        </w:rPr>
        <w:t xml:space="preserve"> </w:t>
      </w:r>
      <w:r>
        <w:t>7</w:t>
      </w:r>
      <w:r>
        <w:rPr>
          <w:spacing w:val="-12"/>
        </w:rPr>
        <w:t xml:space="preserve"> </w:t>
      </w:r>
      <w:r>
        <w:t>(CMYKOGV,</w:t>
      </w:r>
      <w:r>
        <w:rPr>
          <w:spacing w:val="-11"/>
        </w:rPr>
        <w:t xml:space="preserve"> </w:t>
      </w:r>
      <w:r>
        <w:t>3,302</w:t>
      </w:r>
      <w:r>
        <w:rPr>
          <w:spacing w:val="-11"/>
        </w:rPr>
        <w:t xml:space="preserve"> </w:t>
      </w:r>
      <w:r>
        <w:t>analyzed</w:t>
      </w:r>
      <w:r>
        <w:rPr>
          <w:spacing w:val="-11"/>
        </w:rPr>
        <w:t xml:space="preserve"> </w:t>
      </w:r>
      <w:r>
        <w:t>samples;</w:t>
      </w:r>
      <w:r>
        <w:rPr>
          <w:spacing w:val="-12"/>
        </w:rPr>
        <w:t xml:space="preserve"> </w:t>
      </w:r>
      <w:r>
        <w:t>CMYKOGB,</w:t>
      </w:r>
      <w:r>
        <w:rPr>
          <w:spacing w:val="-11"/>
        </w:rPr>
        <w:t xml:space="preserve"> </w:t>
      </w:r>
      <w:r>
        <w:t>2,000</w:t>
      </w:r>
      <w:r>
        <w:rPr>
          <w:spacing w:val="-11"/>
        </w:rPr>
        <w:t xml:space="preserve"> </w:t>
      </w:r>
      <w:r>
        <w:t>samples)</w:t>
      </w:r>
      <w:r>
        <w:rPr>
          <w:spacing w:val="-11"/>
        </w:rPr>
        <w:t xml:space="preserve"> </w:t>
      </w:r>
      <w:r>
        <w:t>datasets.</w:t>
      </w:r>
      <w:r>
        <w:rPr>
          <w:spacing w:val="-3"/>
        </w:rPr>
        <w:t xml:space="preserve"> </w:t>
      </w:r>
      <w:r>
        <w:t>Grouped 5-fold</w:t>
      </w:r>
      <w:r>
        <w:rPr>
          <w:spacing w:val="-10"/>
        </w:rPr>
        <w:t xml:space="preserve"> </w:t>
      </w:r>
      <w:r>
        <w:t>cross-validation</w:t>
      </w:r>
      <w:r>
        <w:rPr>
          <w:spacing w:val="-10"/>
        </w:rPr>
        <w:t xml:space="preserve"> </w:t>
      </w:r>
      <w:r>
        <w:t>with</w:t>
      </w:r>
      <w:r>
        <w:rPr>
          <w:spacing w:val="-10"/>
        </w:rPr>
        <w:t xml:space="preserve"> </w:t>
      </w:r>
      <w:r>
        <w:t>every</w:t>
      </w:r>
      <w:r>
        <w:rPr>
          <w:spacing w:val="-10"/>
        </w:rPr>
        <w:t xml:space="preserve"> </w:t>
      </w:r>
      <w:r>
        <w:t>sample</w:t>
      </w:r>
      <w:r>
        <w:rPr>
          <w:spacing w:val="-10"/>
        </w:rPr>
        <w:t xml:space="preserve"> </w:t>
      </w:r>
      <w:r>
        <w:t>predicted</w:t>
      </w:r>
      <w:r>
        <w:rPr>
          <w:spacing w:val="-10"/>
        </w:rPr>
        <w:t xml:space="preserve"> </w:t>
      </w:r>
      <w:r>
        <w:t>exactly</w:t>
      </w:r>
      <w:r>
        <w:rPr>
          <w:spacing w:val="-10"/>
        </w:rPr>
        <w:t xml:space="preserve"> </w:t>
      </w:r>
      <w:r>
        <w:t>once</w:t>
      </w:r>
      <w:r>
        <w:rPr>
          <w:spacing w:val="-10"/>
        </w:rPr>
        <w:t xml:space="preserve"> </w:t>
      </w:r>
      <w:r>
        <w:t>(Section</w:t>
      </w:r>
      <w:r>
        <w:rPr>
          <w:spacing w:val="-10"/>
        </w:rPr>
        <w:t xml:space="preserve"> </w:t>
      </w:r>
      <w:hyperlink w:anchor="_bookmark6" w:history="1">
        <w:r>
          <w:rPr>
            <w:color w:val="0774B7"/>
          </w:rPr>
          <w:t>3.3</w:t>
        </w:r>
      </w:hyperlink>
      <w:r>
        <w:t>);</w:t>
      </w:r>
      <w:r>
        <w:rPr>
          <w:spacing w:val="-9"/>
        </w:rPr>
        <w:t xml:space="preserve"> </w:t>
      </w:r>
      <w:r>
        <w:rPr>
          <w:rFonts w:ascii="Calibri" w:hAnsi="Calibri"/>
        </w:rPr>
        <w:t>∆</w:t>
      </w:r>
      <w:r>
        <w:rPr>
          <w:i/>
        </w:rPr>
        <w:t>E</w:t>
      </w:r>
      <w:r>
        <w:rPr>
          <w:vertAlign w:val="subscript"/>
        </w:rPr>
        <w:t>00</w:t>
      </w:r>
      <w:r>
        <w:rPr>
          <w:spacing w:val="-2"/>
        </w:rPr>
        <w:t xml:space="preserve"> </w:t>
      </w:r>
      <w:r>
        <w:t>on</w:t>
      </w:r>
      <w:r>
        <w:rPr>
          <w:spacing w:val="-10"/>
        </w:rPr>
        <w:t xml:space="preserve"> </w:t>
      </w:r>
      <w:r>
        <w:t>denormalized XYZ</w:t>
      </w:r>
      <w:r>
        <w:rPr>
          <w:spacing w:val="-6"/>
        </w:rPr>
        <w:t xml:space="preserve"> </w:t>
      </w:r>
      <w:r>
        <w:t>(D50,</w:t>
      </w:r>
      <w:r>
        <w:rPr>
          <w:spacing w:val="-6"/>
        </w:rPr>
        <w:t xml:space="preserve"> </w:t>
      </w:r>
      <w:r>
        <w:t>2°). Models</w:t>
      </w:r>
      <w:r>
        <w:rPr>
          <w:spacing w:val="-6"/>
        </w:rPr>
        <w:t xml:space="preserve"> </w:t>
      </w:r>
      <w:r>
        <w:t>sorted</w:t>
      </w:r>
      <w:r>
        <w:rPr>
          <w:spacing w:val="-6"/>
        </w:rPr>
        <w:t xml:space="preserve"> </w:t>
      </w:r>
      <w:r>
        <w:t>by</w:t>
      </w:r>
      <w:r>
        <w:rPr>
          <w:spacing w:val="-6"/>
        </w:rPr>
        <w:t xml:space="preserve"> </w:t>
      </w:r>
      <w:r>
        <w:t>KCMYG-5</w:t>
      </w:r>
      <w:r>
        <w:rPr>
          <w:spacing w:val="-6"/>
        </w:rPr>
        <w:t xml:space="preserve"> </w:t>
      </w:r>
      <w:r>
        <w:t>median;</w:t>
      </w:r>
      <w:r>
        <w:rPr>
          <w:spacing w:val="-6"/>
        </w:rPr>
        <w:t xml:space="preserve"> </w:t>
      </w:r>
      <w:r>
        <w:t>the</w:t>
      </w:r>
      <w:r>
        <w:rPr>
          <w:spacing w:val="-6"/>
        </w:rPr>
        <w:t xml:space="preserve"> </w:t>
      </w:r>
      <w:r>
        <w:t>four</w:t>
      </w:r>
      <w:r>
        <w:rPr>
          <w:spacing w:val="-6"/>
        </w:rPr>
        <w:t xml:space="preserve"> </w:t>
      </w:r>
      <w:r>
        <w:t>fitting-space</w:t>
      </w:r>
      <w:r>
        <w:rPr>
          <w:spacing w:val="-6"/>
        </w:rPr>
        <w:t xml:space="preserve"> </w:t>
      </w:r>
      <w:r>
        <w:t>variants</w:t>
      </w:r>
      <w:r>
        <w:rPr>
          <w:spacing w:val="-6"/>
        </w:rPr>
        <w:t xml:space="preserve"> </w:t>
      </w:r>
      <w:r>
        <w:t>of</w:t>
      </w:r>
      <w:r>
        <w:rPr>
          <w:spacing w:val="-6"/>
        </w:rPr>
        <w:t xml:space="preserve"> </w:t>
      </w:r>
      <w:r>
        <w:t>Section</w:t>
      </w:r>
      <w:r>
        <w:rPr>
          <w:spacing w:val="-6"/>
        </w:rPr>
        <w:t xml:space="preserve"> </w:t>
      </w:r>
      <w:hyperlink w:anchor="_bookmark18" w:history="1">
        <w:r>
          <w:rPr>
            <w:color w:val="0774B7"/>
          </w:rPr>
          <w:t>4.5</w:t>
        </w:r>
      </w:hyperlink>
      <w:r>
        <w:rPr>
          <w:color w:val="0774B7"/>
          <w:spacing w:val="-6"/>
        </w:rPr>
        <w:t xml:space="preserve"> </w:t>
      </w:r>
      <w:r>
        <w:t xml:space="preserve">are marked †. Source: </w:t>
      </w:r>
      <w:r>
        <w:rPr>
          <w:rFonts w:ascii="Cambria" w:hAnsi="Cambria"/>
        </w:rPr>
        <w:t>journal/results/{KCMYG-5,CMYKOGV-7,CMYKOGB-7}/summary.csv</w:t>
      </w:r>
      <w:r>
        <w:t>.</w:t>
      </w:r>
    </w:p>
    <w:p w14:paraId="2030EFE2" w14:textId="77777777" w:rsidR="00EA1924" w:rsidRDefault="00000000">
      <w:pPr>
        <w:tabs>
          <w:tab w:val="left" w:pos="6014"/>
          <w:tab w:val="left" w:pos="8116"/>
        </w:tabs>
        <w:spacing w:before="206" w:after="52"/>
        <w:ind w:left="3974"/>
        <w:rPr>
          <w:b/>
          <w:sz w:val="16"/>
        </w:rPr>
      </w:pPr>
      <w:r>
        <w:rPr>
          <w:b/>
          <w:spacing w:val="-2"/>
          <w:sz w:val="16"/>
        </w:rPr>
        <w:t>KCMYG-</w:t>
      </w:r>
      <w:r>
        <w:rPr>
          <w:b/>
          <w:spacing w:val="-10"/>
          <w:sz w:val="16"/>
        </w:rPr>
        <w:t>5</w:t>
      </w:r>
      <w:r>
        <w:rPr>
          <w:b/>
          <w:sz w:val="16"/>
        </w:rPr>
        <w:tab/>
      </w:r>
      <w:r>
        <w:rPr>
          <w:b/>
          <w:spacing w:val="-5"/>
          <w:sz w:val="16"/>
        </w:rPr>
        <w:t>CMYKOGV-</w:t>
      </w:r>
      <w:r>
        <w:rPr>
          <w:b/>
          <w:spacing w:val="-10"/>
          <w:sz w:val="16"/>
        </w:rPr>
        <w:t>7</w:t>
      </w:r>
      <w:r>
        <w:rPr>
          <w:b/>
          <w:sz w:val="16"/>
        </w:rPr>
        <w:tab/>
      </w:r>
      <w:r>
        <w:rPr>
          <w:b/>
          <w:spacing w:val="-2"/>
          <w:sz w:val="16"/>
        </w:rPr>
        <w:t>CMYKOGB-</w:t>
      </w:r>
      <w:r>
        <w:rPr>
          <w:b/>
          <w:spacing w:val="-10"/>
          <w:sz w:val="16"/>
        </w:rPr>
        <w:t>7</w:t>
      </w:r>
    </w:p>
    <w:tbl>
      <w:tblPr>
        <w:tblW w:w="0" w:type="auto"/>
        <w:tblInd w:w="1133" w:type="dxa"/>
        <w:tblLayout w:type="fixed"/>
        <w:tblCellMar>
          <w:left w:w="0" w:type="dxa"/>
          <w:right w:w="0" w:type="dxa"/>
        </w:tblCellMar>
        <w:tblLook w:val="01E0" w:firstRow="1" w:lastRow="1" w:firstColumn="1" w:lastColumn="1" w:noHBand="0" w:noVBand="0"/>
      </w:tblPr>
      <w:tblGrid>
        <w:gridCol w:w="2254"/>
        <w:gridCol w:w="707"/>
        <w:gridCol w:w="678"/>
        <w:gridCol w:w="578"/>
        <w:gridCol w:w="199"/>
        <w:gridCol w:w="706"/>
        <w:gridCol w:w="677"/>
        <w:gridCol w:w="577"/>
        <w:gridCol w:w="198"/>
        <w:gridCol w:w="705"/>
        <w:gridCol w:w="676"/>
        <w:gridCol w:w="556"/>
      </w:tblGrid>
      <w:tr w:rsidR="00EA1924" w14:paraId="56F2C758" w14:textId="77777777">
        <w:trPr>
          <w:trHeight w:val="277"/>
        </w:trPr>
        <w:tc>
          <w:tcPr>
            <w:tcW w:w="2254" w:type="dxa"/>
            <w:tcBorders>
              <w:bottom w:val="single" w:sz="4" w:space="0" w:color="000000"/>
            </w:tcBorders>
          </w:tcPr>
          <w:p w14:paraId="106F8493" w14:textId="77777777" w:rsidR="00EA1924" w:rsidRDefault="00000000">
            <w:pPr>
              <w:pStyle w:val="TableParagraph"/>
              <w:spacing w:before="35" w:line="240" w:lineRule="auto"/>
              <w:jc w:val="left"/>
              <w:rPr>
                <w:b/>
                <w:sz w:val="16"/>
              </w:rPr>
            </w:pPr>
            <w:r>
              <w:rPr>
                <w:b/>
                <w:spacing w:val="-2"/>
                <w:sz w:val="16"/>
              </w:rPr>
              <w:t>Model</w:t>
            </w:r>
          </w:p>
        </w:tc>
        <w:tc>
          <w:tcPr>
            <w:tcW w:w="707" w:type="dxa"/>
            <w:tcBorders>
              <w:top w:val="single" w:sz="4" w:space="0" w:color="000000"/>
              <w:bottom w:val="single" w:sz="4" w:space="0" w:color="000000"/>
            </w:tcBorders>
          </w:tcPr>
          <w:p w14:paraId="213DBC38" w14:textId="77777777" w:rsidR="00EA1924" w:rsidRDefault="00000000">
            <w:pPr>
              <w:pStyle w:val="TableParagraph"/>
              <w:spacing w:before="35" w:line="240" w:lineRule="auto"/>
              <w:ind w:right="99"/>
              <w:rPr>
                <w:b/>
                <w:sz w:val="16"/>
              </w:rPr>
            </w:pPr>
            <w:r>
              <w:rPr>
                <w:b/>
                <w:spacing w:val="-2"/>
                <w:sz w:val="16"/>
              </w:rPr>
              <w:t>Median</w:t>
            </w:r>
          </w:p>
        </w:tc>
        <w:tc>
          <w:tcPr>
            <w:tcW w:w="678" w:type="dxa"/>
            <w:tcBorders>
              <w:top w:val="single" w:sz="4" w:space="0" w:color="000000"/>
              <w:bottom w:val="single" w:sz="4" w:space="0" w:color="000000"/>
            </w:tcBorders>
          </w:tcPr>
          <w:p w14:paraId="586A6864" w14:textId="77777777" w:rsidR="00EA1924" w:rsidRDefault="00000000">
            <w:pPr>
              <w:pStyle w:val="TableParagraph"/>
              <w:spacing w:before="35" w:line="240" w:lineRule="auto"/>
              <w:ind w:right="1"/>
              <w:rPr>
                <w:b/>
                <w:sz w:val="16"/>
              </w:rPr>
            </w:pPr>
            <w:r>
              <w:rPr>
                <w:b/>
                <w:spacing w:val="-5"/>
                <w:sz w:val="16"/>
              </w:rPr>
              <w:t>P95</w:t>
            </w:r>
          </w:p>
        </w:tc>
        <w:tc>
          <w:tcPr>
            <w:tcW w:w="578" w:type="dxa"/>
            <w:tcBorders>
              <w:top w:val="single" w:sz="4" w:space="0" w:color="000000"/>
              <w:bottom w:val="single" w:sz="4" w:space="0" w:color="000000"/>
            </w:tcBorders>
          </w:tcPr>
          <w:p w14:paraId="05339913" w14:textId="77777777" w:rsidR="00EA1924" w:rsidRDefault="00000000">
            <w:pPr>
              <w:pStyle w:val="TableParagraph"/>
              <w:spacing w:before="35" w:line="240" w:lineRule="auto"/>
              <w:ind w:left="95"/>
              <w:rPr>
                <w:b/>
                <w:sz w:val="16"/>
              </w:rPr>
            </w:pPr>
            <w:r>
              <w:rPr>
                <w:b/>
                <w:spacing w:val="-5"/>
                <w:sz w:val="16"/>
              </w:rPr>
              <w:t>Max</w:t>
            </w:r>
          </w:p>
        </w:tc>
        <w:tc>
          <w:tcPr>
            <w:tcW w:w="199" w:type="dxa"/>
            <w:tcBorders>
              <w:bottom w:val="single" w:sz="4" w:space="0" w:color="000000"/>
            </w:tcBorders>
          </w:tcPr>
          <w:p w14:paraId="27843217" w14:textId="77777777" w:rsidR="00EA1924" w:rsidRDefault="00EA1924">
            <w:pPr>
              <w:pStyle w:val="TableParagraph"/>
              <w:spacing w:line="240" w:lineRule="auto"/>
              <w:jc w:val="left"/>
              <w:rPr>
                <w:rFonts w:ascii="Times New Roman"/>
                <w:sz w:val="16"/>
              </w:rPr>
            </w:pPr>
          </w:p>
        </w:tc>
        <w:tc>
          <w:tcPr>
            <w:tcW w:w="706" w:type="dxa"/>
            <w:tcBorders>
              <w:top w:val="single" w:sz="4" w:space="0" w:color="000000"/>
              <w:bottom w:val="single" w:sz="4" w:space="0" w:color="000000"/>
            </w:tcBorders>
          </w:tcPr>
          <w:p w14:paraId="15825B13" w14:textId="77777777" w:rsidR="00EA1924" w:rsidRDefault="00000000">
            <w:pPr>
              <w:pStyle w:val="TableParagraph"/>
              <w:spacing w:before="35" w:line="240" w:lineRule="auto"/>
              <w:ind w:left="1" w:right="102"/>
              <w:rPr>
                <w:b/>
                <w:sz w:val="16"/>
              </w:rPr>
            </w:pPr>
            <w:r>
              <w:rPr>
                <w:b/>
                <w:spacing w:val="-2"/>
                <w:sz w:val="16"/>
              </w:rPr>
              <w:t>Median</w:t>
            </w:r>
          </w:p>
        </w:tc>
        <w:tc>
          <w:tcPr>
            <w:tcW w:w="677" w:type="dxa"/>
            <w:tcBorders>
              <w:top w:val="single" w:sz="4" w:space="0" w:color="000000"/>
              <w:bottom w:val="single" w:sz="4" w:space="0" w:color="000000"/>
            </w:tcBorders>
          </w:tcPr>
          <w:p w14:paraId="44EC9CA7" w14:textId="77777777" w:rsidR="00EA1924" w:rsidRDefault="00000000">
            <w:pPr>
              <w:pStyle w:val="TableParagraph"/>
              <w:spacing w:before="35" w:line="240" w:lineRule="auto"/>
              <w:rPr>
                <w:b/>
                <w:sz w:val="16"/>
              </w:rPr>
            </w:pPr>
            <w:r>
              <w:rPr>
                <w:b/>
                <w:spacing w:val="-5"/>
                <w:sz w:val="16"/>
              </w:rPr>
              <w:t>P95</w:t>
            </w:r>
          </w:p>
        </w:tc>
        <w:tc>
          <w:tcPr>
            <w:tcW w:w="577" w:type="dxa"/>
            <w:tcBorders>
              <w:top w:val="single" w:sz="4" w:space="0" w:color="000000"/>
              <w:bottom w:val="single" w:sz="4" w:space="0" w:color="000000"/>
            </w:tcBorders>
          </w:tcPr>
          <w:p w14:paraId="444287B6" w14:textId="77777777" w:rsidR="00EA1924" w:rsidRDefault="00000000">
            <w:pPr>
              <w:pStyle w:val="TableParagraph"/>
              <w:spacing w:before="35" w:line="240" w:lineRule="auto"/>
              <w:ind w:left="97"/>
              <w:rPr>
                <w:b/>
                <w:sz w:val="16"/>
              </w:rPr>
            </w:pPr>
            <w:r>
              <w:rPr>
                <w:b/>
                <w:spacing w:val="-5"/>
                <w:sz w:val="16"/>
              </w:rPr>
              <w:t>Max</w:t>
            </w:r>
          </w:p>
        </w:tc>
        <w:tc>
          <w:tcPr>
            <w:tcW w:w="198" w:type="dxa"/>
            <w:tcBorders>
              <w:bottom w:val="single" w:sz="4" w:space="0" w:color="000000"/>
            </w:tcBorders>
          </w:tcPr>
          <w:p w14:paraId="475D312D" w14:textId="77777777" w:rsidR="00EA1924" w:rsidRDefault="00EA1924">
            <w:pPr>
              <w:pStyle w:val="TableParagraph"/>
              <w:spacing w:line="240" w:lineRule="auto"/>
              <w:jc w:val="left"/>
              <w:rPr>
                <w:rFonts w:ascii="Times New Roman"/>
                <w:sz w:val="16"/>
              </w:rPr>
            </w:pPr>
          </w:p>
        </w:tc>
        <w:tc>
          <w:tcPr>
            <w:tcW w:w="705" w:type="dxa"/>
            <w:tcBorders>
              <w:top w:val="single" w:sz="4" w:space="0" w:color="000000"/>
              <w:bottom w:val="single" w:sz="4" w:space="0" w:color="000000"/>
            </w:tcBorders>
          </w:tcPr>
          <w:p w14:paraId="5D345FF1" w14:textId="77777777" w:rsidR="00EA1924" w:rsidRDefault="00000000">
            <w:pPr>
              <w:pStyle w:val="TableParagraph"/>
              <w:spacing w:before="35" w:line="240" w:lineRule="auto"/>
              <w:ind w:right="94"/>
              <w:rPr>
                <w:b/>
                <w:sz w:val="16"/>
              </w:rPr>
            </w:pPr>
            <w:r>
              <w:rPr>
                <w:b/>
                <w:spacing w:val="-2"/>
                <w:sz w:val="16"/>
              </w:rPr>
              <w:t>Median</w:t>
            </w:r>
          </w:p>
        </w:tc>
        <w:tc>
          <w:tcPr>
            <w:tcW w:w="676" w:type="dxa"/>
            <w:tcBorders>
              <w:top w:val="single" w:sz="4" w:space="0" w:color="000000"/>
              <w:bottom w:val="single" w:sz="4" w:space="0" w:color="000000"/>
            </w:tcBorders>
          </w:tcPr>
          <w:p w14:paraId="3D517D2A" w14:textId="77777777" w:rsidR="00EA1924" w:rsidRDefault="00000000">
            <w:pPr>
              <w:pStyle w:val="TableParagraph"/>
              <w:spacing w:before="35" w:line="240" w:lineRule="auto"/>
              <w:ind w:left="9" w:right="4"/>
              <w:rPr>
                <w:b/>
                <w:sz w:val="16"/>
              </w:rPr>
            </w:pPr>
            <w:r>
              <w:rPr>
                <w:b/>
                <w:spacing w:val="-5"/>
                <w:sz w:val="16"/>
              </w:rPr>
              <w:t>P95</w:t>
            </w:r>
          </w:p>
        </w:tc>
        <w:tc>
          <w:tcPr>
            <w:tcW w:w="556" w:type="dxa"/>
            <w:tcBorders>
              <w:top w:val="single" w:sz="4" w:space="0" w:color="000000"/>
              <w:bottom w:val="single" w:sz="4" w:space="0" w:color="000000"/>
            </w:tcBorders>
          </w:tcPr>
          <w:p w14:paraId="7A3B7B36" w14:textId="77777777" w:rsidR="00EA1924" w:rsidRDefault="00000000">
            <w:pPr>
              <w:pStyle w:val="TableParagraph"/>
              <w:spacing w:before="35" w:line="240" w:lineRule="auto"/>
              <w:ind w:left="128"/>
              <w:rPr>
                <w:b/>
                <w:sz w:val="16"/>
              </w:rPr>
            </w:pPr>
            <w:r>
              <w:rPr>
                <w:b/>
                <w:spacing w:val="-5"/>
                <w:sz w:val="16"/>
              </w:rPr>
              <w:t>Max</w:t>
            </w:r>
          </w:p>
        </w:tc>
      </w:tr>
      <w:tr w:rsidR="00EA1924" w14:paraId="1D4788E3" w14:textId="77777777">
        <w:trPr>
          <w:trHeight w:val="232"/>
        </w:trPr>
        <w:tc>
          <w:tcPr>
            <w:tcW w:w="2254" w:type="dxa"/>
            <w:tcBorders>
              <w:top w:val="single" w:sz="4" w:space="0" w:color="000000"/>
            </w:tcBorders>
          </w:tcPr>
          <w:p w14:paraId="3AD65735" w14:textId="77777777" w:rsidR="00EA1924" w:rsidRDefault="00000000">
            <w:pPr>
              <w:pStyle w:val="TableParagraph"/>
              <w:spacing w:before="21" w:line="191" w:lineRule="exact"/>
              <w:jc w:val="left"/>
              <w:rPr>
                <w:position w:val="6"/>
                <w:sz w:val="12"/>
              </w:rPr>
            </w:pPr>
            <w:r>
              <w:rPr>
                <w:sz w:val="16"/>
              </w:rPr>
              <w:t>Gaussian</w:t>
            </w:r>
            <w:r>
              <w:rPr>
                <w:spacing w:val="-9"/>
                <w:sz w:val="16"/>
              </w:rPr>
              <w:t xml:space="preserve"> </w:t>
            </w:r>
            <w:r>
              <w:rPr>
                <w:sz w:val="16"/>
              </w:rPr>
              <w:t>Process</w:t>
            </w:r>
            <w:r>
              <w:rPr>
                <w:spacing w:val="-8"/>
                <w:sz w:val="16"/>
              </w:rPr>
              <w:t xml:space="preserve"> </w:t>
            </w:r>
            <w:r>
              <w:rPr>
                <w:spacing w:val="-2"/>
                <w:sz w:val="16"/>
              </w:rPr>
              <w:t>(cbrt)</w:t>
            </w:r>
            <w:r>
              <w:rPr>
                <w:spacing w:val="-2"/>
                <w:position w:val="6"/>
                <w:sz w:val="12"/>
              </w:rPr>
              <w:t>†</w:t>
            </w:r>
          </w:p>
        </w:tc>
        <w:tc>
          <w:tcPr>
            <w:tcW w:w="707" w:type="dxa"/>
            <w:tcBorders>
              <w:top w:val="single" w:sz="4" w:space="0" w:color="000000"/>
            </w:tcBorders>
          </w:tcPr>
          <w:p w14:paraId="4BDC56BB" w14:textId="77777777" w:rsidR="00EA1924" w:rsidRDefault="00000000">
            <w:pPr>
              <w:pStyle w:val="TableParagraph"/>
              <w:spacing w:before="43" w:line="170" w:lineRule="exact"/>
              <w:ind w:right="99"/>
              <w:rPr>
                <w:sz w:val="16"/>
              </w:rPr>
            </w:pPr>
            <w:r>
              <w:rPr>
                <w:spacing w:val="-2"/>
                <w:sz w:val="16"/>
              </w:rPr>
              <w:t>0.764</w:t>
            </w:r>
          </w:p>
        </w:tc>
        <w:tc>
          <w:tcPr>
            <w:tcW w:w="678" w:type="dxa"/>
            <w:tcBorders>
              <w:top w:val="single" w:sz="4" w:space="0" w:color="000000"/>
            </w:tcBorders>
          </w:tcPr>
          <w:p w14:paraId="5EF832E7" w14:textId="77777777" w:rsidR="00EA1924" w:rsidRDefault="00000000">
            <w:pPr>
              <w:pStyle w:val="TableParagraph"/>
              <w:spacing w:before="43" w:line="170" w:lineRule="exact"/>
              <w:ind w:right="1"/>
              <w:rPr>
                <w:sz w:val="16"/>
              </w:rPr>
            </w:pPr>
            <w:r>
              <w:rPr>
                <w:spacing w:val="-2"/>
                <w:sz w:val="16"/>
              </w:rPr>
              <w:t>2.067</w:t>
            </w:r>
          </w:p>
        </w:tc>
        <w:tc>
          <w:tcPr>
            <w:tcW w:w="578" w:type="dxa"/>
            <w:tcBorders>
              <w:top w:val="single" w:sz="4" w:space="0" w:color="000000"/>
            </w:tcBorders>
          </w:tcPr>
          <w:p w14:paraId="72C5A221" w14:textId="77777777" w:rsidR="00EA1924" w:rsidRDefault="00000000">
            <w:pPr>
              <w:pStyle w:val="TableParagraph"/>
              <w:spacing w:before="43" w:line="170" w:lineRule="exact"/>
              <w:ind w:left="95"/>
              <w:rPr>
                <w:sz w:val="16"/>
              </w:rPr>
            </w:pPr>
            <w:r>
              <w:rPr>
                <w:spacing w:val="-2"/>
                <w:sz w:val="16"/>
              </w:rPr>
              <w:t>16.172</w:t>
            </w:r>
          </w:p>
        </w:tc>
        <w:tc>
          <w:tcPr>
            <w:tcW w:w="199" w:type="dxa"/>
            <w:tcBorders>
              <w:top w:val="single" w:sz="4" w:space="0" w:color="000000"/>
            </w:tcBorders>
          </w:tcPr>
          <w:p w14:paraId="22E9C081" w14:textId="77777777" w:rsidR="00EA1924" w:rsidRDefault="00EA1924">
            <w:pPr>
              <w:pStyle w:val="TableParagraph"/>
              <w:spacing w:line="240" w:lineRule="auto"/>
              <w:jc w:val="left"/>
              <w:rPr>
                <w:rFonts w:ascii="Times New Roman"/>
                <w:sz w:val="16"/>
              </w:rPr>
            </w:pPr>
          </w:p>
        </w:tc>
        <w:tc>
          <w:tcPr>
            <w:tcW w:w="706" w:type="dxa"/>
            <w:tcBorders>
              <w:top w:val="single" w:sz="4" w:space="0" w:color="000000"/>
            </w:tcBorders>
          </w:tcPr>
          <w:p w14:paraId="7C8AD9B8" w14:textId="77777777" w:rsidR="00EA1924" w:rsidRDefault="00000000">
            <w:pPr>
              <w:pStyle w:val="TableParagraph"/>
              <w:spacing w:before="43" w:line="170" w:lineRule="exact"/>
              <w:ind w:left="1" w:right="102"/>
              <w:rPr>
                <w:sz w:val="16"/>
              </w:rPr>
            </w:pPr>
            <w:r>
              <w:rPr>
                <w:spacing w:val="-2"/>
                <w:sz w:val="16"/>
              </w:rPr>
              <w:t>0.160</w:t>
            </w:r>
          </w:p>
        </w:tc>
        <w:tc>
          <w:tcPr>
            <w:tcW w:w="677" w:type="dxa"/>
            <w:tcBorders>
              <w:top w:val="single" w:sz="4" w:space="0" w:color="000000"/>
            </w:tcBorders>
          </w:tcPr>
          <w:p w14:paraId="75CF6545" w14:textId="77777777" w:rsidR="00EA1924" w:rsidRDefault="00000000">
            <w:pPr>
              <w:pStyle w:val="TableParagraph"/>
              <w:spacing w:before="43" w:line="170" w:lineRule="exact"/>
              <w:rPr>
                <w:sz w:val="16"/>
              </w:rPr>
            </w:pPr>
            <w:r>
              <w:rPr>
                <w:spacing w:val="-2"/>
                <w:sz w:val="16"/>
              </w:rPr>
              <w:t>0.677</w:t>
            </w:r>
          </w:p>
        </w:tc>
        <w:tc>
          <w:tcPr>
            <w:tcW w:w="577" w:type="dxa"/>
            <w:tcBorders>
              <w:top w:val="single" w:sz="4" w:space="0" w:color="000000"/>
            </w:tcBorders>
          </w:tcPr>
          <w:p w14:paraId="306D0AF8" w14:textId="77777777" w:rsidR="00EA1924" w:rsidRDefault="00000000">
            <w:pPr>
              <w:pStyle w:val="TableParagraph"/>
              <w:spacing w:before="43" w:line="170" w:lineRule="exact"/>
              <w:ind w:left="101" w:right="3"/>
              <w:rPr>
                <w:sz w:val="16"/>
              </w:rPr>
            </w:pPr>
            <w:r>
              <w:rPr>
                <w:spacing w:val="-2"/>
                <w:sz w:val="16"/>
              </w:rPr>
              <w:t>5.713</w:t>
            </w:r>
          </w:p>
        </w:tc>
        <w:tc>
          <w:tcPr>
            <w:tcW w:w="198" w:type="dxa"/>
            <w:tcBorders>
              <w:top w:val="single" w:sz="4" w:space="0" w:color="000000"/>
            </w:tcBorders>
          </w:tcPr>
          <w:p w14:paraId="624A8C28" w14:textId="77777777" w:rsidR="00EA1924" w:rsidRDefault="00EA1924">
            <w:pPr>
              <w:pStyle w:val="TableParagraph"/>
              <w:spacing w:line="240" w:lineRule="auto"/>
              <w:jc w:val="left"/>
              <w:rPr>
                <w:rFonts w:ascii="Times New Roman"/>
                <w:sz w:val="16"/>
              </w:rPr>
            </w:pPr>
          </w:p>
        </w:tc>
        <w:tc>
          <w:tcPr>
            <w:tcW w:w="705" w:type="dxa"/>
            <w:tcBorders>
              <w:top w:val="single" w:sz="4" w:space="0" w:color="000000"/>
            </w:tcBorders>
          </w:tcPr>
          <w:p w14:paraId="60EFBFFC" w14:textId="77777777" w:rsidR="00EA1924" w:rsidRDefault="00000000">
            <w:pPr>
              <w:pStyle w:val="TableParagraph"/>
              <w:spacing w:before="43" w:line="170" w:lineRule="exact"/>
              <w:ind w:right="94"/>
              <w:rPr>
                <w:sz w:val="16"/>
              </w:rPr>
            </w:pPr>
            <w:r>
              <w:rPr>
                <w:spacing w:val="-2"/>
                <w:sz w:val="16"/>
              </w:rPr>
              <w:t>0.977</w:t>
            </w:r>
          </w:p>
        </w:tc>
        <w:tc>
          <w:tcPr>
            <w:tcW w:w="676" w:type="dxa"/>
            <w:tcBorders>
              <w:top w:val="single" w:sz="4" w:space="0" w:color="000000"/>
            </w:tcBorders>
          </w:tcPr>
          <w:p w14:paraId="68A4FE23" w14:textId="77777777" w:rsidR="00EA1924" w:rsidRDefault="00000000">
            <w:pPr>
              <w:pStyle w:val="TableParagraph"/>
              <w:spacing w:before="43" w:line="170" w:lineRule="exact"/>
              <w:ind w:left="9" w:right="4"/>
              <w:rPr>
                <w:sz w:val="16"/>
              </w:rPr>
            </w:pPr>
            <w:r>
              <w:rPr>
                <w:spacing w:val="-2"/>
                <w:sz w:val="16"/>
              </w:rPr>
              <w:t>2.996</w:t>
            </w:r>
          </w:p>
        </w:tc>
        <w:tc>
          <w:tcPr>
            <w:tcW w:w="556" w:type="dxa"/>
            <w:tcBorders>
              <w:top w:val="single" w:sz="4" w:space="0" w:color="000000"/>
            </w:tcBorders>
          </w:tcPr>
          <w:p w14:paraId="1CB66B85" w14:textId="77777777" w:rsidR="00EA1924" w:rsidRDefault="00000000">
            <w:pPr>
              <w:pStyle w:val="TableParagraph"/>
              <w:spacing w:before="43" w:line="170" w:lineRule="exact"/>
              <w:ind w:left="123" w:right="-15"/>
              <w:rPr>
                <w:sz w:val="16"/>
              </w:rPr>
            </w:pPr>
            <w:r>
              <w:rPr>
                <w:spacing w:val="-2"/>
                <w:sz w:val="16"/>
              </w:rPr>
              <w:t>14.270</w:t>
            </w:r>
          </w:p>
        </w:tc>
      </w:tr>
      <w:tr w:rsidR="00EA1924" w14:paraId="4A4CF101" w14:textId="77777777">
        <w:trPr>
          <w:trHeight w:val="203"/>
        </w:trPr>
        <w:tc>
          <w:tcPr>
            <w:tcW w:w="2254" w:type="dxa"/>
          </w:tcPr>
          <w:p w14:paraId="5C5B2F73" w14:textId="77777777" w:rsidR="00EA1924" w:rsidRDefault="00000000">
            <w:pPr>
              <w:pStyle w:val="TableParagraph"/>
              <w:spacing w:line="184" w:lineRule="exact"/>
              <w:jc w:val="left"/>
              <w:rPr>
                <w:position w:val="6"/>
                <w:sz w:val="12"/>
              </w:rPr>
            </w:pPr>
            <w:r>
              <w:rPr>
                <w:spacing w:val="-2"/>
                <w:sz w:val="16"/>
              </w:rPr>
              <w:t>Polynomial</w:t>
            </w:r>
            <w:r>
              <w:rPr>
                <w:spacing w:val="2"/>
                <w:sz w:val="16"/>
              </w:rPr>
              <w:t xml:space="preserve"> </w:t>
            </w:r>
            <w:r>
              <w:rPr>
                <w:spacing w:val="-2"/>
                <w:sz w:val="16"/>
              </w:rPr>
              <w:t>(4th</w:t>
            </w:r>
            <w:r>
              <w:rPr>
                <w:spacing w:val="2"/>
                <w:sz w:val="16"/>
              </w:rPr>
              <w:t xml:space="preserve"> </w:t>
            </w:r>
            <w:r>
              <w:rPr>
                <w:spacing w:val="-2"/>
                <w:sz w:val="16"/>
              </w:rPr>
              <w:t>order,</w:t>
            </w:r>
            <w:r>
              <w:rPr>
                <w:spacing w:val="2"/>
                <w:sz w:val="16"/>
              </w:rPr>
              <w:t xml:space="preserve"> </w:t>
            </w:r>
            <w:r>
              <w:rPr>
                <w:spacing w:val="-2"/>
                <w:sz w:val="16"/>
              </w:rPr>
              <w:t>cbrt)</w:t>
            </w:r>
            <w:r>
              <w:rPr>
                <w:spacing w:val="-2"/>
                <w:position w:val="6"/>
                <w:sz w:val="12"/>
              </w:rPr>
              <w:t>†</w:t>
            </w:r>
          </w:p>
        </w:tc>
        <w:tc>
          <w:tcPr>
            <w:tcW w:w="707" w:type="dxa"/>
          </w:tcPr>
          <w:p w14:paraId="31383774" w14:textId="77777777" w:rsidR="00EA1924" w:rsidRDefault="00000000">
            <w:pPr>
              <w:pStyle w:val="TableParagraph"/>
              <w:spacing w:before="8" w:line="176" w:lineRule="exact"/>
              <w:ind w:right="99"/>
              <w:rPr>
                <w:sz w:val="16"/>
              </w:rPr>
            </w:pPr>
            <w:r>
              <w:rPr>
                <w:spacing w:val="-2"/>
                <w:sz w:val="16"/>
              </w:rPr>
              <w:t>0.853</w:t>
            </w:r>
          </w:p>
        </w:tc>
        <w:tc>
          <w:tcPr>
            <w:tcW w:w="678" w:type="dxa"/>
          </w:tcPr>
          <w:p w14:paraId="54B42D76" w14:textId="77777777" w:rsidR="00EA1924" w:rsidRDefault="00000000">
            <w:pPr>
              <w:pStyle w:val="TableParagraph"/>
              <w:spacing w:before="8" w:line="176" w:lineRule="exact"/>
              <w:ind w:right="1"/>
              <w:rPr>
                <w:sz w:val="16"/>
              </w:rPr>
            </w:pPr>
            <w:r>
              <w:rPr>
                <w:spacing w:val="-2"/>
                <w:sz w:val="16"/>
              </w:rPr>
              <w:t>2.118</w:t>
            </w:r>
          </w:p>
        </w:tc>
        <w:tc>
          <w:tcPr>
            <w:tcW w:w="578" w:type="dxa"/>
          </w:tcPr>
          <w:p w14:paraId="1F40FD48" w14:textId="77777777" w:rsidR="00EA1924" w:rsidRDefault="00000000">
            <w:pPr>
              <w:pStyle w:val="TableParagraph"/>
              <w:spacing w:before="8" w:line="176" w:lineRule="exact"/>
              <w:ind w:left="95"/>
              <w:rPr>
                <w:sz w:val="16"/>
              </w:rPr>
            </w:pPr>
            <w:r>
              <w:rPr>
                <w:spacing w:val="-2"/>
                <w:sz w:val="16"/>
              </w:rPr>
              <w:t>39.488</w:t>
            </w:r>
          </w:p>
        </w:tc>
        <w:tc>
          <w:tcPr>
            <w:tcW w:w="199" w:type="dxa"/>
          </w:tcPr>
          <w:p w14:paraId="1B417ED6" w14:textId="77777777" w:rsidR="00EA1924" w:rsidRDefault="00EA1924">
            <w:pPr>
              <w:pStyle w:val="TableParagraph"/>
              <w:spacing w:line="240" w:lineRule="auto"/>
              <w:jc w:val="left"/>
              <w:rPr>
                <w:rFonts w:ascii="Times New Roman"/>
                <w:sz w:val="14"/>
              </w:rPr>
            </w:pPr>
          </w:p>
        </w:tc>
        <w:tc>
          <w:tcPr>
            <w:tcW w:w="706" w:type="dxa"/>
          </w:tcPr>
          <w:p w14:paraId="3AAB9CC0" w14:textId="77777777" w:rsidR="00EA1924" w:rsidRDefault="00000000">
            <w:pPr>
              <w:pStyle w:val="TableParagraph"/>
              <w:spacing w:before="8" w:line="176" w:lineRule="exact"/>
              <w:ind w:left="1" w:right="102"/>
              <w:rPr>
                <w:sz w:val="16"/>
              </w:rPr>
            </w:pPr>
            <w:r>
              <w:rPr>
                <w:spacing w:val="-2"/>
                <w:sz w:val="16"/>
              </w:rPr>
              <w:t>0.272</w:t>
            </w:r>
          </w:p>
        </w:tc>
        <w:tc>
          <w:tcPr>
            <w:tcW w:w="677" w:type="dxa"/>
          </w:tcPr>
          <w:p w14:paraId="64A956C0" w14:textId="77777777" w:rsidR="00EA1924" w:rsidRDefault="00000000">
            <w:pPr>
              <w:pStyle w:val="TableParagraph"/>
              <w:spacing w:before="8" w:line="176" w:lineRule="exact"/>
              <w:rPr>
                <w:sz w:val="16"/>
              </w:rPr>
            </w:pPr>
            <w:r>
              <w:rPr>
                <w:spacing w:val="-2"/>
                <w:sz w:val="16"/>
              </w:rPr>
              <w:t>1.189</w:t>
            </w:r>
          </w:p>
        </w:tc>
        <w:tc>
          <w:tcPr>
            <w:tcW w:w="577" w:type="dxa"/>
          </w:tcPr>
          <w:p w14:paraId="4F71FE42" w14:textId="77777777" w:rsidR="00EA1924" w:rsidRDefault="00000000">
            <w:pPr>
              <w:pStyle w:val="TableParagraph"/>
              <w:spacing w:before="8" w:line="176" w:lineRule="exact"/>
              <w:ind w:left="101" w:right="3"/>
              <w:rPr>
                <w:sz w:val="16"/>
              </w:rPr>
            </w:pPr>
            <w:r>
              <w:rPr>
                <w:spacing w:val="-2"/>
                <w:sz w:val="16"/>
              </w:rPr>
              <w:t>18.612</w:t>
            </w:r>
          </w:p>
        </w:tc>
        <w:tc>
          <w:tcPr>
            <w:tcW w:w="198" w:type="dxa"/>
          </w:tcPr>
          <w:p w14:paraId="63340324" w14:textId="77777777" w:rsidR="00EA1924" w:rsidRDefault="00EA1924">
            <w:pPr>
              <w:pStyle w:val="TableParagraph"/>
              <w:spacing w:line="240" w:lineRule="auto"/>
              <w:jc w:val="left"/>
              <w:rPr>
                <w:rFonts w:ascii="Times New Roman"/>
                <w:sz w:val="14"/>
              </w:rPr>
            </w:pPr>
          </w:p>
        </w:tc>
        <w:tc>
          <w:tcPr>
            <w:tcW w:w="705" w:type="dxa"/>
          </w:tcPr>
          <w:p w14:paraId="5D695BC3" w14:textId="77777777" w:rsidR="00EA1924" w:rsidRDefault="00000000">
            <w:pPr>
              <w:pStyle w:val="TableParagraph"/>
              <w:spacing w:before="8" w:line="176" w:lineRule="exact"/>
              <w:ind w:right="94"/>
              <w:rPr>
                <w:sz w:val="16"/>
              </w:rPr>
            </w:pPr>
            <w:r>
              <w:rPr>
                <w:spacing w:val="-2"/>
                <w:sz w:val="16"/>
              </w:rPr>
              <w:t>1.132</w:t>
            </w:r>
          </w:p>
        </w:tc>
        <w:tc>
          <w:tcPr>
            <w:tcW w:w="676" w:type="dxa"/>
          </w:tcPr>
          <w:p w14:paraId="2DF21FF5" w14:textId="77777777" w:rsidR="00EA1924" w:rsidRDefault="00000000">
            <w:pPr>
              <w:pStyle w:val="TableParagraph"/>
              <w:spacing w:before="8" w:line="176" w:lineRule="exact"/>
              <w:ind w:left="9" w:right="4"/>
              <w:rPr>
                <w:sz w:val="16"/>
              </w:rPr>
            </w:pPr>
            <w:r>
              <w:rPr>
                <w:spacing w:val="-2"/>
                <w:sz w:val="16"/>
              </w:rPr>
              <w:t>3.843</w:t>
            </w:r>
          </w:p>
        </w:tc>
        <w:tc>
          <w:tcPr>
            <w:tcW w:w="556" w:type="dxa"/>
          </w:tcPr>
          <w:p w14:paraId="3CC0C4DC" w14:textId="77777777" w:rsidR="00EA1924" w:rsidRDefault="00000000">
            <w:pPr>
              <w:pStyle w:val="TableParagraph"/>
              <w:spacing w:before="8" w:line="176" w:lineRule="exact"/>
              <w:ind w:left="123" w:right="-15"/>
              <w:rPr>
                <w:sz w:val="16"/>
              </w:rPr>
            </w:pPr>
            <w:r>
              <w:rPr>
                <w:spacing w:val="-2"/>
                <w:sz w:val="16"/>
              </w:rPr>
              <w:t>24.096</w:t>
            </w:r>
          </w:p>
        </w:tc>
      </w:tr>
      <w:tr w:rsidR="00EA1924" w14:paraId="3DFCE5BF" w14:textId="77777777">
        <w:trPr>
          <w:trHeight w:val="183"/>
        </w:trPr>
        <w:tc>
          <w:tcPr>
            <w:tcW w:w="2254" w:type="dxa"/>
          </w:tcPr>
          <w:p w14:paraId="04C69F57" w14:textId="77777777" w:rsidR="00EA1924" w:rsidRDefault="00000000">
            <w:pPr>
              <w:pStyle w:val="TableParagraph"/>
              <w:spacing w:line="163" w:lineRule="exact"/>
              <w:jc w:val="left"/>
              <w:rPr>
                <w:sz w:val="16"/>
              </w:rPr>
            </w:pPr>
            <w:r>
              <w:rPr>
                <w:sz w:val="16"/>
              </w:rPr>
              <w:t>Gaussian</w:t>
            </w:r>
            <w:r>
              <w:rPr>
                <w:spacing w:val="-8"/>
                <w:sz w:val="16"/>
              </w:rPr>
              <w:t xml:space="preserve"> </w:t>
            </w:r>
            <w:r>
              <w:rPr>
                <w:spacing w:val="-2"/>
                <w:sz w:val="16"/>
              </w:rPr>
              <w:t>Process</w:t>
            </w:r>
          </w:p>
        </w:tc>
        <w:tc>
          <w:tcPr>
            <w:tcW w:w="707" w:type="dxa"/>
          </w:tcPr>
          <w:p w14:paraId="52DB7644" w14:textId="77777777" w:rsidR="00EA1924" w:rsidRDefault="00000000">
            <w:pPr>
              <w:pStyle w:val="TableParagraph"/>
              <w:spacing w:line="163" w:lineRule="exact"/>
              <w:ind w:right="99"/>
              <w:rPr>
                <w:sz w:val="16"/>
              </w:rPr>
            </w:pPr>
            <w:r>
              <w:rPr>
                <w:spacing w:val="-2"/>
                <w:sz w:val="16"/>
              </w:rPr>
              <w:t>0.867</w:t>
            </w:r>
          </w:p>
        </w:tc>
        <w:tc>
          <w:tcPr>
            <w:tcW w:w="678" w:type="dxa"/>
          </w:tcPr>
          <w:p w14:paraId="4854E83E" w14:textId="77777777" w:rsidR="00EA1924" w:rsidRDefault="00000000">
            <w:pPr>
              <w:pStyle w:val="TableParagraph"/>
              <w:spacing w:line="163" w:lineRule="exact"/>
              <w:ind w:right="1"/>
              <w:rPr>
                <w:sz w:val="16"/>
              </w:rPr>
            </w:pPr>
            <w:r>
              <w:rPr>
                <w:spacing w:val="-2"/>
                <w:sz w:val="16"/>
              </w:rPr>
              <w:t>2.267</w:t>
            </w:r>
          </w:p>
        </w:tc>
        <w:tc>
          <w:tcPr>
            <w:tcW w:w="578" w:type="dxa"/>
          </w:tcPr>
          <w:p w14:paraId="7C5E6EAF" w14:textId="77777777" w:rsidR="00EA1924" w:rsidRDefault="00000000">
            <w:pPr>
              <w:pStyle w:val="TableParagraph"/>
              <w:spacing w:line="163" w:lineRule="exact"/>
              <w:ind w:left="95"/>
              <w:rPr>
                <w:sz w:val="16"/>
              </w:rPr>
            </w:pPr>
            <w:r>
              <w:rPr>
                <w:spacing w:val="-2"/>
                <w:sz w:val="16"/>
              </w:rPr>
              <w:t>31.738</w:t>
            </w:r>
          </w:p>
        </w:tc>
        <w:tc>
          <w:tcPr>
            <w:tcW w:w="199" w:type="dxa"/>
          </w:tcPr>
          <w:p w14:paraId="4DC91973" w14:textId="77777777" w:rsidR="00EA1924" w:rsidRDefault="00EA1924">
            <w:pPr>
              <w:pStyle w:val="TableParagraph"/>
              <w:spacing w:line="240" w:lineRule="auto"/>
              <w:jc w:val="left"/>
              <w:rPr>
                <w:rFonts w:ascii="Times New Roman"/>
                <w:sz w:val="12"/>
              </w:rPr>
            </w:pPr>
          </w:p>
        </w:tc>
        <w:tc>
          <w:tcPr>
            <w:tcW w:w="706" w:type="dxa"/>
          </w:tcPr>
          <w:p w14:paraId="36E21D94" w14:textId="77777777" w:rsidR="00EA1924" w:rsidRDefault="00000000">
            <w:pPr>
              <w:pStyle w:val="TableParagraph"/>
              <w:spacing w:line="163" w:lineRule="exact"/>
              <w:ind w:right="102"/>
              <w:rPr>
                <w:sz w:val="16"/>
              </w:rPr>
            </w:pPr>
            <w:r>
              <w:rPr>
                <w:spacing w:val="-2"/>
                <w:sz w:val="16"/>
              </w:rPr>
              <w:t>0.249</w:t>
            </w:r>
          </w:p>
        </w:tc>
        <w:tc>
          <w:tcPr>
            <w:tcW w:w="677" w:type="dxa"/>
          </w:tcPr>
          <w:p w14:paraId="1B959793" w14:textId="77777777" w:rsidR="00EA1924" w:rsidRDefault="00000000">
            <w:pPr>
              <w:pStyle w:val="TableParagraph"/>
              <w:spacing w:line="163" w:lineRule="exact"/>
              <w:rPr>
                <w:sz w:val="16"/>
              </w:rPr>
            </w:pPr>
            <w:r>
              <w:rPr>
                <w:spacing w:val="-2"/>
                <w:sz w:val="16"/>
              </w:rPr>
              <w:t>4.497</w:t>
            </w:r>
          </w:p>
        </w:tc>
        <w:tc>
          <w:tcPr>
            <w:tcW w:w="577" w:type="dxa"/>
          </w:tcPr>
          <w:p w14:paraId="54E4AFF4" w14:textId="77777777" w:rsidR="00EA1924" w:rsidRDefault="00000000">
            <w:pPr>
              <w:pStyle w:val="TableParagraph"/>
              <w:spacing w:line="163" w:lineRule="exact"/>
              <w:ind w:left="97"/>
              <w:rPr>
                <w:sz w:val="16"/>
              </w:rPr>
            </w:pPr>
            <w:r>
              <w:rPr>
                <w:spacing w:val="-2"/>
                <w:sz w:val="16"/>
              </w:rPr>
              <w:t>49.757</w:t>
            </w:r>
          </w:p>
        </w:tc>
        <w:tc>
          <w:tcPr>
            <w:tcW w:w="198" w:type="dxa"/>
          </w:tcPr>
          <w:p w14:paraId="643EFD67" w14:textId="77777777" w:rsidR="00EA1924" w:rsidRDefault="00EA1924">
            <w:pPr>
              <w:pStyle w:val="TableParagraph"/>
              <w:spacing w:line="240" w:lineRule="auto"/>
              <w:jc w:val="left"/>
              <w:rPr>
                <w:rFonts w:ascii="Times New Roman"/>
                <w:sz w:val="12"/>
              </w:rPr>
            </w:pPr>
          </w:p>
        </w:tc>
        <w:tc>
          <w:tcPr>
            <w:tcW w:w="705" w:type="dxa"/>
          </w:tcPr>
          <w:p w14:paraId="5F8C497C" w14:textId="77777777" w:rsidR="00EA1924" w:rsidRDefault="00000000">
            <w:pPr>
              <w:pStyle w:val="TableParagraph"/>
              <w:spacing w:line="163" w:lineRule="exact"/>
              <w:ind w:right="94"/>
              <w:rPr>
                <w:sz w:val="16"/>
              </w:rPr>
            </w:pPr>
            <w:r>
              <w:rPr>
                <w:spacing w:val="-2"/>
                <w:sz w:val="16"/>
              </w:rPr>
              <w:t>1.280</w:t>
            </w:r>
          </w:p>
        </w:tc>
        <w:tc>
          <w:tcPr>
            <w:tcW w:w="676" w:type="dxa"/>
          </w:tcPr>
          <w:p w14:paraId="23EBF78F" w14:textId="77777777" w:rsidR="00EA1924" w:rsidRDefault="00000000">
            <w:pPr>
              <w:pStyle w:val="TableParagraph"/>
              <w:spacing w:line="163" w:lineRule="exact"/>
              <w:ind w:left="9" w:right="4"/>
              <w:rPr>
                <w:sz w:val="16"/>
              </w:rPr>
            </w:pPr>
            <w:r>
              <w:rPr>
                <w:spacing w:val="-2"/>
                <w:sz w:val="16"/>
              </w:rPr>
              <w:t>8.066</w:t>
            </w:r>
          </w:p>
        </w:tc>
        <w:tc>
          <w:tcPr>
            <w:tcW w:w="556" w:type="dxa"/>
          </w:tcPr>
          <w:p w14:paraId="2E84F6CD" w14:textId="77777777" w:rsidR="00EA1924" w:rsidRDefault="00000000">
            <w:pPr>
              <w:pStyle w:val="TableParagraph"/>
              <w:spacing w:line="163" w:lineRule="exact"/>
              <w:ind w:left="123" w:right="-15"/>
              <w:rPr>
                <w:sz w:val="16"/>
              </w:rPr>
            </w:pPr>
            <w:r>
              <w:rPr>
                <w:spacing w:val="-2"/>
                <w:sz w:val="16"/>
              </w:rPr>
              <w:t>44.305</w:t>
            </w:r>
          </w:p>
        </w:tc>
      </w:tr>
      <w:tr w:rsidR="00EA1924" w14:paraId="29FB0CC9" w14:textId="77777777">
        <w:trPr>
          <w:trHeight w:val="197"/>
        </w:trPr>
        <w:tc>
          <w:tcPr>
            <w:tcW w:w="2254" w:type="dxa"/>
          </w:tcPr>
          <w:p w14:paraId="2A06B0F9" w14:textId="77777777" w:rsidR="00EA1924" w:rsidRDefault="00000000">
            <w:pPr>
              <w:pStyle w:val="TableParagraph"/>
              <w:spacing w:line="178" w:lineRule="exact"/>
              <w:jc w:val="left"/>
              <w:rPr>
                <w:position w:val="6"/>
                <w:sz w:val="12"/>
              </w:rPr>
            </w:pPr>
            <w:r>
              <w:rPr>
                <w:spacing w:val="-2"/>
                <w:sz w:val="16"/>
              </w:rPr>
              <w:t>Polynomial</w:t>
            </w:r>
            <w:r>
              <w:rPr>
                <w:spacing w:val="1"/>
                <w:sz w:val="16"/>
              </w:rPr>
              <w:t xml:space="preserve"> </w:t>
            </w:r>
            <w:r>
              <w:rPr>
                <w:spacing w:val="-2"/>
                <w:sz w:val="16"/>
              </w:rPr>
              <w:t>(3rd</w:t>
            </w:r>
            <w:r>
              <w:rPr>
                <w:spacing w:val="1"/>
                <w:sz w:val="16"/>
              </w:rPr>
              <w:t xml:space="preserve"> </w:t>
            </w:r>
            <w:r>
              <w:rPr>
                <w:spacing w:val="-2"/>
                <w:sz w:val="16"/>
              </w:rPr>
              <w:t>order,</w:t>
            </w:r>
            <w:r>
              <w:rPr>
                <w:spacing w:val="1"/>
                <w:sz w:val="16"/>
              </w:rPr>
              <w:t xml:space="preserve"> </w:t>
            </w:r>
            <w:r>
              <w:rPr>
                <w:spacing w:val="-2"/>
                <w:sz w:val="16"/>
              </w:rPr>
              <w:t>cbrt)</w:t>
            </w:r>
            <w:r>
              <w:rPr>
                <w:spacing w:val="-2"/>
                <w:position w:val="6"/>
                <w:sz w:val="12"/>
              </w:rPr>
              <w:t>†</w:t>
            </w:r>
          </w:p>
        </w:tc>
        <w:tc>
          <w:tcPr>
            <w:tcW w:w="707" w:type="dxa"/>
          </w:tcPr>
          <w:p w14:paraId="5DBFF91A" w14:textId="77777777" w:rsidR="00EA1924" w:rsidRDefault="00000000">
            <w:pPr>
              <w:pStyle w:val="TableParagraph"/>
              <w:spacing w:before="8" w:line="170" w:lineRule="exact"/>
              <w:ind w:right="99"/>
              <w:rPr>
                <w:sz w:val="16"/>
              </w:rPr>
            </w:pPr>
            <w:r>
              <w:rPr>
                <w:spacing w:val="-2"/>
                <w:sz w:val="16"/>
              </w:rPr>
              <w:t>1.024</w:t>
            </w:r>
          </w:p>
        </w:tc>
        <w:tc>
          <w:tcPr>
            <w:tcW w:w="678" w:type="dxa"/>
          </w:tcPr>
          <w:p w14:paraId="28C44093" w14:textId="77777777" w:rsidR="00EA1924" w:rsidRDefault="00000000">
            <w:pPr>
              <w:pStyle w:val="TableParagraph"/>
              <w:spacing w:before="8" w:line="170" w:lineRule="exact"/>
              <w:ind w:right="1"/>
              <w:rPr>
                <w:sz w:val="16"/>
              </w:rPr>
            </w:pPr>
            <w:r>
              <w:rPr>
                <w:spacing w:val="-2"/>
                <w:sz w:val="16"/>
              </w:rPr>
              <w:t>2.389</w:t>
            </w:r>
          </w:p>
        </w:tc>
        <w:tc>
          <w:tcPr>
            <w:tcW w:w="578" w:type="dxa"/>
          </w:tcPr>
          <w:p w14:paraId="0BEE10FC" w14:textId="77777777" w:rsidR="00EA1924" w:rsidRDefault="00000000">
            <w:pPr>
              <w:pStyle w:val="TableParagraph"/>
              <w:spacing w:before="8" w:line="170" w:lineRule="exact"/>
              <w:ind w:left="95"/>
              <w:rPr>
                <w:sz w:val="16"/>
              </w:rPr>
            </w:pPr>
            <w:r>
              <w:rPr>
                <w:spacing w:val="-2"/>
                <w:sz w:val="16"/>
              </w:rPr>
              <w:t>29.230</w:t>
            </w:r>
          </w:p>
        </w:tc>
        <w:tc>
          <w:tcPr>
            <w:tcW w:w="199" w:type="dxa"/>
          </w:tcPr>
          <w:p w14:paraId="470E5542" w14:textId="77777777" w:rsidR="00EA1924" w:rsidRDefault="00EA1924">
            <w:pPr>
              <w:pStyle w:val="TableParagraph"/>
              <w:spacing w:line="240" w:lineRule="auto"/>
              <w:jc w:val="left"/>
              <w:rPr>
                <w:rFonts w:ascii="Times New Roman"/>
                <w:sz w:val="12"/>
              </w:rPr>
            </w:pPr>
          </w:p>
        </w:tc>
        <w:tc>
          <w:tcPr>
            <w:tcW w:w="706" w:type="dxa"/>
          </w:tcPr>
          <w:p w14:paraId="0BE9AA48" w14:textId="77777777" w:rsidR="00EA1924" w:rsidRDefault="00000000">
            <w:pPr>
              <w:pStyle w:val="TableParagraph"/>
              <w:spacing w:before="8" w:line="170" w:lineRule="exact"/>
              <w:ind w:left="1" w:right="102"/>
              <w:rPr>
                <w:sz w:val="16"/>
              </w:rPr>
            </w:pPr>
            <w:r>
              <w:rPr>
                <w:spacing w:val="-2"/>
                <w:sz w:val="16"/>
              </w:rPr>
              <w:t>0.830</w:t>
            </w:r>
          </w:p>
        </w:tc>
        <w:tc>
          <w:tcPr>
            <w:tcW w:w="677" w:type="dxa"/>
          </w:tcPr>
          <w:p w14:paraId="1E3655D0" w14:textId="77777777" w:rsidR="00EA1924" w:rsidRDefault="00000000">
            <w:pPr>
              <w:pStyle w:val="TableParagraph"/>
              <w:spacing w:before="8" w:line="170" w:lineRule="exact"/>
              <w:rPr>
                <w:sz w:val="16"/>
              </w:rPr>
            </w:pPr>
            <w:r>
              <w:rPr>
                <w:spacing w:val="-2"/>
                <w:sz w:val="16"/>
              </w:rPr>
              <w:t>2.982</w:t>
            </w:r>
          </w:p>
        </w:tc>
        <w:tc>
          <w:tcPr>
            <w:tcW w:w="577" w:type="dxa"/>
          </w:tcPr>
          <w:p w14:paraId="2586D53F" w14:textId="77777777" w:rsidR="00EA1924" w:rsidRDefault="00000000">
            <w:pPr>
              <w:pStyle w:val="TableParagraph"/>
              <w:spacing w:before="8" w:line="170" w:lineRule="exact"/>
              <w:ind w:left="101" w:right="3"/>
              <w:rPr>
                <w:sz w:val="16"/>
              </w:rPr>
            </w:pPr>
            <w:r>
              <w:rPr>
                <w:spacing w:val="-2"/>
                <w:sz w:val="16"/>
              </w:rPr>
              <w:t>27.979</w:t>
            </w:r>
          </w:p>
        </w:tc>
        <w:tc>
          <w:tcPr>
            <w:tcW w:w="198" w:type="dxa"/>
          </w:tcPr>
          <w:p w14:paraId="40AF8CB5" w14:textId="77777777" w:rsidR="00EA1924" w:rsidRDefault="00EA1924">
            <w:pPr>
              <w:pStyle w:val="TableParagraph"/>
              <w:spacing w:line="240" w:lineRule="auto"/>
              <w:jc w:val="left"/>
              <w:rPr>
                <w:rFonts w:ascii="Times New Roman"/>
                <w:sz w:val="12"/>
              </w:rPr>
            </w:pPr>
          </w:p>
        </w:tc>
        <w:tc>
          <w:tcPr>
            <w:tcW w:w="705" w:type="dxa"/>
          </w:tcPr>
          <w:p w14:paraId="29B5C5C9" w14:textId="77777777" w:rsidR="00EA1924" w:rsidRDefault="00000000">
            <w:pPr>
              <w:pStyle w:val="TableParagraph"/>
              <w:spacing w:before="8" w:line="170" w:lineRule="exact"/>
              <w:ind w:right="94"/>
              <w:rPr>
                <w:sz w:val="16"/>
              </w:rPr>
            </w:pPr>
            <w:r>
              <w:rPr>
                <w:spacing w:val="-2"/>
                <w:sz w:val="16"/>
              </w:rPr>
              <w:t>1.611</w:t>
            </w:r>
          </w:p>
        </w:tc>
        <w:tc>
          <w:tcPr>
            <w:tcW w:w="676" w:type="dxa"/>
          </w:tcPr>
          <w:p w14:paraId="3D71752E" w14:textId="77777777" w:rsidR="00EA1924" w:rsidRDefault="00000000">
            <w:pPr>
              <w:pStyle w:val="TableParagraph"/>
              <w:spacing w:before="8" w:line="170" w:lineRule="exact"/>
              <w:ind w:left="9" w:right="4"/>
              <w:rPr>
                <w:sz w:val="16"/>
              </w:rPr>
            </w:pPr>
            <w:r>
              <w:rPr>
                <w:spacing w:val="-2"/>
                <w:sz w:val="16"/>
              </w:rPr>
              <w:t>7.091</w:t>
            </w:r>
          </w:p>
        </w:tc>
        <w:tc>
          <w:tcPr>
            <w:tcW w:w="556" w:type="dxa"/>
          </w:tcPr>
          <w:p w14:paraId="44A9324A" w14:textId="77777777" w:rsidR="00EA1924" w:rsidRDefault="00000000">
            <w:pPr>
              <w:pStyle w:val="TableParagraph"/>
              <w:spacing w:before="8" w:line="170" w:lineRule="exact"/>
              <w:ind w:left="123" w:right="-15"/>
              <w:rPr>
                <w:sz w:val="16"/>
              </w:rPr>
            </w:pPr>
            <w:r>
              <w:rPr>
                <w:spacing w:val="-2"/>
                <w:sz w:val="16"/>
              </w:rPr>
              <w:t>30.274</w:t>
            </w:r>
          </w:p>
        </w:tc>
      </w:tr>
      <w:tr w:rsidR="00EA1924" w14:paraId="40F17AD8" w14:textId="77777777">
        <w:trPr>
          <w:trHeight w:val="203"/>
        </w:trPr>
        <w:tc>
          <w:tcPr>
            <w:tcW w:w="2254" w:type="dxa"/>
          </w:tcPr>
          <w:p w14:paraId="1F2654F0" w14:textId="77777777" w:rsidR="00EA1924" w:rsidRDefault="00000000">
            <w:pPr>
              <w:pStyle w:val="TableParagraph"/>
              <w:spacing w:line="184" w:lineRule="exact"/>
              <w:jc w:val="left"/>
              <w:rPr>
                <w:position w:val="6"/>
                <w:sz w:val="12"/>
              </w:rPr>
            </w:pPr>
            <w:r>
              <w:rPr>
                <w:sz w:val="16"/>
              </w:rPr>
              <w:t>Polynomial</w:t>
            </w:r>
            <w:r>
              <w:rPr>
                <w:spacing w:val="-7"/>
                <w:sz w:val="16"/>
              </w:rPr>
              <w:t xml:space="preserve"> </w:t>
            </w:r>
            <w:r>
              <w:rPr>
                <w:sz w:val="16"/>
              </w:rPr>
              <w:t>(4th</w:t>
            </w:r>
            <w:r>
              <w:rPr>
                <w:spacing w:val="-6"/>
                <w:sz w:val="16"/>
              </w:rPr>
              <w:t xml:space="preserve"> </w:t>
            </w:r>
            <w:r>
              <w:rPr>
                <w:spacing w:val="-2"/>
                <w:sz w:val="16"/>
              </w:rPr>
              <w:t>order)</w:t>
            </w:r>
            <w:r>
              <w:rPr>
                <w:spacing w:val="-2"/>
                <w:position w:val="6"/>
                <w:sz w:val="12"/>
              </w:rPr>
              <w:t>†</w:t>
            </w:r>
          </w:p>
        </w:tc>
        <w:tc>
          <w:tcPr>
            <w:tcW w:w="707" w:type="dxa"/>
          </w:tcPr>
          <w:p w14:paraId="1C952D78" w14:textId="77777777" w:rsidR="00EA1924" w:rsidRDefault="00000000">
            <w:pPr>
              <w:pStyle w:val="TableParagraph"/>
              <w:spacing w:before="8" w:line="176" w:lineRule="exact"/>
              <w:ind w:right="99"/>
              <w:rPr>
                <w:sz w:val="16"/>
              </w:rPr>
            </w:pPr>
            <w:r>
              <w:rPr>
                <w:spacing w:val="-2"/>
                <w:sz w:val="16"/>
              </w:rPr>
              <w:t>1.057</w:t>
            </w:r>
          </w:p>
        </w:tc>
        <w:tc>
          <w:tcPr>
            <w:tcW w:w="678" w:type="dxa"/>
          </w:tcPr>
          <w:p w14:paraId="21FE0380" w14:textId="77777777" w:rsidR="00EA1924" w:rsidRDefault="00000000">
            <w:pPr>
              <w:pStyle w:val="TableParagraph"/>
              <w:spacing w:before="8" w:line="176" w:lineRule="exact"/>
              <w:ind w:right="1"/>
              <w:rPr>
                <w:sz w:val="16"/>
              </w:rPr>
            </w:pPr>
            <w:r>
              <w:rPr>
                <w:spacing w:val="-2"/>
                <w:sz w:val="16"/>
              </w:rPr>
              <w:t>3.289</w:t>
            </w:r>
          </w:p>
        </w:tc>
        <w:tc>
          <w:tcPr>
            <w:tcW w:w="578" w:type="dxa"/>
          </w:tcPr>
          <w:p w14:paraId="28D9141A" w14:textId="77777777" w:rsidR="00EA1924" w:rsidRDefault="00000000">
            <w:pPr>
              <w:pStyle w:val="TableParagraph"/>
              <w:spacing w:before="8" w:line="176" w:lineRule="exact"/>
              <w:ind w:left="95"/>
              <w:rPr>
                <w:sz w:val="16"/>
              </w:rPr>
            </w:pPr>
            <w:r>
              <w:rPr>
                <w:spacing w:val="-2"/>
                <w:sz w:val="16"/>
              </w:rPr>
              <w:t>55.860</w:t>
            </w:r>
          </w:p>
        </w:tc>
        <w:tc>
          <w:tcPr>
            <w:tcW w:w="199" w:type="dxa"/>
          </w:tcPr>
          <w:p w14:paraId="2AE4F1AE" w14:textId="77777777" w:rsidR="00EA1924" w:rsidRDefault="00EA1924">
            <w:pPr>
              <w:pStyle w:val="TableParagraph"/>
              <w:spacing w:line="240" w:lineRule="auto"/>
              <w:jc w:val="left"/>
              <w:rPr>
                <w:rFonts w:ascii="Times New Roman"/>
                <w:sz w:val="14"/>
              </w:rPr>
            </w:pPr>
          </w:p>
        </w:tc>
        <w:tc>
          <w:tcPr>
            <w:tcW w:w="706" w:type="dxa"/>
          </w:tcPr>
          <w:p w14:paraId="2C185796" w14:textId="77777777" w:rsidR="00EA1924" w:rsidRDefault="00000000">
            <w:pPr>
              <w:pStyle w:val="TableParagraph"/>
              <w:spacing w:before="8" w:line="176" w:lineRule="exact"/>
              <w:ind w:left="1" w:right="102"/>
              <w:rPr>
                <w:sz w:val="16"/>
              </w:rPr>
            </w:pPr>
            <w:r>
              <w:rPr>
                <w:spacing w:val="-2"/>
                <w:sz w:val="16"/>
              </w:rPr>
              <w:t>2.080</w:t>
            </w:r>
          </w:p>
        </w:tc>
        <w:tc>
          <w:tcPr>
            <w:tcW w:w="677" w:type="dxa"/>
          </w:tcPr>
          <w:p w14:paraId="3CE4D1E3" w14:textId="77777777" w:rsidR="00EA1924" w:rsidRDefault="00000000">
            <w:pPr>
              <w:pStyle w:val="TableParagraph"/>
              <w:spacing w:before="8" w:line="176" w:lineRule="exact"/>
              <w:rPr>
                <w:sz w:val="16"/>
              </w:rPr>
            </w:pPr>
            <w:r>
              <w:rPr>
                <w:spacing w:val="-2"/>
                <w:sz w:val="16"/>
              </w:rPr>
              <w:t>13.800</w:t>
            </w:r>
          </w:p>
        </w:tc>
        <w:tc>
          <w:tcPr>
            <w:tcW w:w="577" w:type="dxa"/>
          </w:tcPr>
          <w:p w14:paraId="3154B461" w14:textId="77777777" w:rsidR="00EA1924" w:rsidRDefault="00000000">
            <w:pPr>
              <w:pStyle w:val="TableParagraph"/>
              <w:spacing w:before="8" w:line="176" w:lineRule="exact"/>
              <w:ind w:left="101" w:right="3"/>
              <w:rPr>
                <w:sz w:val="16"/>
              </w:rPr>
            </w:pPr>
            <w:r>
              <w:rPr>
                <w:spacing w:val="-2"/>
                <w:sz w:val="16"/>
              </w:rPr>
              <w:t>57.988</w:t>
            </w:r>
          </w:p>
        </w:tc>
        <w:tc>
          <w:tcPr>
            <w:tcW w:w="198" w:type="dxa"/>
          </w:tcPr>
          <w:p w14:paraId="1998A896" w14:textId="77777777" w:rsidR="00EA1924" w:rsidRDefault="00EA1924">
            <w:pPr>
              <w:pStyle w:val="TableParagraph"/>
              <w:spacing w:line="240" w:lineRule="auto"/>
              <w:jc w:val="left"/>
              <w:rPr>
                <w:rFonts w:ascii="Times New Roman"/>
                <w:sz w:val="14"/>
              </w:rPr>
            </w:pPr>
          </w:p>
        </w:tc>
        <w:tc>
          <w:tcPr>
            <w:tcW w:w="705" w:type="dxa"/>
          </w:tcPr>
          <w:p w14:paraId="10883094" w14:textId="77777777" w:rsidR="00EA1924" w:rsidRDefault="00000000">
            <w:pPr>
              <w:pStyle w:val="TableParagraph"/>
              <w:spacing w:before="8" w:line="176" w:lineRule="exact"/>
              <w:ind w:right="94"/>
              <w:rPr>
                <w:sz w:val="16"/>
              </w:rPr>
            </w:pPr>
            <w:r>
              <w:rPr>
                <w:spacing w:val="-2"/>
                <w:sz w:val="16"/>
              </w:rPr>
              <w:t>1.698</w:t>
            </w:r>
          </w:p>
        </w:tc>
        <w:tc>
          <w:tcPr>
            <w:tcW w:w="676" w:type="dxa"/>
          </w:tcPr>
          <w:p w14:paraId="53BC4614" w14:textId="77777777" w:rsidR="00EA1924" w:rsidRDefault="00000000">
            <w:pPr>
              <w:pStyle w:val="TableParagraph"/>
              <w:spacing w:before="8" w:line="176" w:lineRule="exact"/>
              <w:ind w:left="9" w:right="4"/>
              <w:rPr>
                <w:sz w:val="16"/>
              </w:rPr>
            </w:pPr>
            <w:r>
              <w:rPr>
                <w:spacing w:val="-2"/>
                <w:sz w:val="16"/>
              </w:rPr>
              <w:t>19.662</w:t>
            </w:r>
          </w:p>
        </w:tc>
        <w:tc>
          <w:tcPr>
            <w:tcW w:w="556" w:type="dxa"/>
          </w:tcPr>
          <w:p w14:paraId="78D93C76" w14:textId="77777777" w:rsidR="00EA1924" w:rsidRDefault="00000000">
            <w:pPr>
              <w:pStyle w:val="TableParagraph"/>
              <w:spacing w:before="8" w:line="176" w:lineRule="exact"/>
              <w:ind w:left="123" w:right="-15"/>
              <w:rPr>
                <w:sz w:val="16"/>
              </w:rPr>
            </w:pPr>
            <w:r>
              <w:rPr>
                <w:spacing w:val="-2"/>
                <w:sz w:val="16"/>
              </w:rPr>
              <w:t>48.974</w:t>
            </w:r>
          </w:p>
        </w:tc>
      </w:tr>
      <w:tr w:rsidR="00EA1924" w14:paraId="017B771A" w14:textId="77777777">
        <w:trPr>
          <w:trHeight w:val="189"/>
        </w:trPr>
        <w:tc>
          <w:tcPr>
            <w:tcW w:w="2254" w:type="dxa"/>
          </w:tcPr>
          <w:p w14:paraId="0B02939A" w14:textId="77777777" w:rsidR="00EA1924" w:rsidRDefault="00000000">
            <w:pPr>
              <w:pStyle w:val="TableParagraph"/>
              <w:jc w:val="left"/>
              <w:rPr>
                <w:sz w:val="16"/>
              </w:rPr>
            </w:pPr>
            <w:r>
              <w:rPr>
                <w:spacing w:val="-5"/>
                <w:sz w:val="16"/>
              </w:rPr>
              <w:t>SVM</w:t>
            </w:r>
          </w:p>
        </w:tc>
        <w:tc>
          <w:tcPr>
            <w:tcW w:w="707" w:type="dxa"/>
          </w:tcPr>
          <w:p w14:paraId="7CE53A55" w14:textId="77777777" w:rsidR="00EA1924" w:rsidRDefault="00000000">
            <w:pPr>
              <w:pStyle w:val="TableParagraph"/>
              <w:ind w:right="99"/>
              <w:rPr>
                <w:sz w:val="16"/>
              </w:rPr>
            </w:pPr>
            <w:r>
              <w:rPr>
                <w:spacing w:val="-2"/>
                <w:sz w:val="16"/>
              </w:rPr>
              <w:t>1.185</w:t>
            </w:r>
          </w:p>
        </w:tc>
        <w:tc>
          <w:tcPr>
            <w:tcW w:w="678" w:type="dxa"/>
          </w:tcPr>
          <w:p w14:paraId="00FBC259" w14:textId="77777777" w:rsidR="00EA1924" w:rsidRDefault="00000000">
            <w:pPr>
              <w:pStyle w:val="TableParagraph"/>
              <w:ind w:right="1"/>
              <w:rPr>
                <w:sz w:val="16"/>
              </w:rPr>
            </w:pPr>
            <w:r>
              <w:rPr>
                <w:spacing w:val="-2"/>
                <w:sz w:val="16"/>
              </w:rPr>
              <w:t>6.275</w:t>
            </w:r>
          </w:p>
        </w:tc>
        <w:tc>
          <w:tcPr>
            <w:tcW w:w="578" w:type="dxa"/>
          </w:tcPr>
          <w:p w14:paraId="555B805C" w14:textId="77777777" w:rsidR="00EA1924" w:rsidRDefault="00000000">
            <w:pPr>
              <w:pStyle w:val="TableParagraph"/>
              <w:ind w:left="95"/>
              <w:rPr>
                <w:sz w:val="16"/>
              </w:rPr>
            </w:pPr>
            <w:r>
              <w:rPr>
                <w:spacing w:val="-2"/>
                <w:sz w:val="16"/>
              </w:rPr>
              <w:t>38.741</w:t>
            </w:r>
          </w:p>
        </w:tc>
        <w:tc>
          <w:tcPr>
            <w:tcW w:w="199" w:type="dxa"/>
          </w:tcPr>
          <w:p w14:paraId="325833D3" w14:textId="77777777" w:rsidR="00EA1924" w:rsidRDefault="00EA1924">
            <w:pPr>
              <w:pStyle w:val="TableParagraph"/>
              <w:spacing w:line="240" w:lineRule="auto"/>
              <w:jc w:val="left"/>
              <w:rPr>
                <w:rFonts w:ascii="Times New Roman"/>
                <w:sz w:val="12"/>
              </w:rPr>
            </w:pPr>
          </w:p>
        </w:tc>
        <w:tc>
          <w:tcPr>
            <w:tcW w:w="706" w:type="dxa"/>
          </w:tcPr>
          <w:p w14:paraId="7CC8E1E4" w14:textId="77777777" w:rsidR="00EA1924" w:rsidRDefault="00000000">
            <w:pPr>
              <w:pStyle w:val="TableParagraph"/>
              <w:ind w:right="102"/>
              <w:rPr>
                <w:sz w:val="16"/>
              </w:rPr>
            </w:pPr>
            <w:r>
              <w:rPr>
                <w:spacing w:val="-2"/>
                <w:sz w:val="16"/>
              </w:rPr>
              <w:t>2.138</w:t>
            </w:r>
          </w:p>
        </w:tc>
        <w:tc>
          <w:tcPr>
            <w:tcW w:w="677" w:type="dxa"/>
          </w:tcPr>
          <w:p w14:paraId="418EE987" w14:textId="77777777" w:rsidR="00EA1924" w:rsidRDefault="00000000">
            <w:pPr>
              <w:pStyle w:val="TableParagraph"/>
              <w:rPr>
                <w:sz w:val="16"/>
              </w:rPr>
            </w:pPr>
            <w:r>
              <w:rPr>
                <w:spacing w:val="-2"/>
                <w:sz w:val="16"/>
              </w:rPr>
              <w:t>11.259</w:t>
            </w:r>
          </w:p>
        </w:tc>
        <w:tc>
          <w:tcPr>
            <w:tcW w:w="577" w:type="dxa"/>
          </w:tcPr>
          <w:p w14:paraId="22A1CA12" w14:textId="77777777" w:rsidR="00EA1924" w:rsidRDefault="00000000">
            <w:pPr>
              <w:pStyle w:val="TableParagraph"/>
              <w:ind w:left="97"/>
              <w:rPr>
                <w:sz w:val="16"/>
              </w:rPr>
            </w:pPr>
            <w:r>
              <w:rPr>
                <w:spacing w:val="-2"/>
                <w:sz w:val="16"/>
              </w:rPr>
              <w:t>27.735</w:t>
            </w:r>
          </w:p>
        </w:tc>
        <w:tc>
          <w:tcPr>
            <w:tcW w:w="198" w:type="dxa"/>
          </w:tcPr>
          <w:p w14:paraId="33D1C8D7" w14:textId="77777777" w:rsidR="00EA1924" w:rsidRDefault="00EA1924">
            <w:pPr>
              <w:pStyle w:val="TableParagraph"/>
              <w:spacing w:line="240" w:lineRule="auto"/>
              <w:jc w:val="left"/>
              <w:rPr>
                <w:rFonts w:ascii="Times New Roman"/>
                <w:sz w:val="12"/>
              </w:rPr>
            </w:pPr>
          </w:p>
        </w:tc>
        <w:tc>
          <w:tcPr>
            <w:tcW w:w="705" w:type="dxa"/>
          </w:tcPr>
          <w:p w14:paraId="1212B1B5" w14:textId="77777777" w:rsidR="00EA1924" w:rsidRDefault="00000000">
            <w:pPr>
              <w:pStyle w:val="TableParagraph"/>
              <w:ind w:right="94"/>
              <w:rPr>
                <w:sz w:val="16"/>
              </w:rPr>
            </w:pPr>
            <w:r>
              <w:rPr>
                <w:spacing w:val="-2"/>
                <w:sz w:val="16"/>
              </w:rPr>
              <w:t>1.776</w:t>
            </w:r>
          </w:p>
        </w:tc>
        <w:tc>
          <w:tcPr>
            <w:tcW w:w="676" w:type="dxa"/>
          </w:tcPr>
          <w:p w14:paraId="723818CF" w14:textId="77777777" w:rsidR="00EA1924" w:rsidRDefault="00000000">
            <w:pPr>
              <w:pStyle w:val="TableParagraph"/>
              <w:ind w:left="9" w:right="4"/>
              <w:rPr>
                <w:sz w:val="16"/>
              </w:rPr>
            </w:pPr>
            <w:r>
              <w:rPr>
                <w:spacing w:val="-2"/>
                <w:sz w:val="16"/>
              </w:rPr>
              <w:t>13.228</w:t>
            </w:r>
          </w:p>
        </w:tc>
        <w:tc>
          <w:tcPr>
            <w:tcW w:w="556" w:type="dxa"/>
          </w:tcPr>
          <w:p w14:paraId="6D1CB5E8" w14:textId="77777777" w:rsidR="00EA1924" w:rsidRDefault="00000000">
            <w:pPr>
              <w:pStyle w:val="TableParagraph"/>
              <w:ind w:left="123" w:right="-15"/>
              <w:rPr>
                <w:sz w:val="16"/>
              </w:rPr>
            </w:pPr>
            <w:r>
              <w:rPr>
                <w:spacing w:val="-2"/>
                <w:sz w:val="16"/>
              </w:rPr>
              <w:t>42.827</w:t>
            </w:r>
          </w:p>
        </w:tc>
      </w:tr>
      <w:tr w:rsidR="00EA1924" w14:paraId="7EB78AD4" w14:textId="77777777">
        <w:trPr>
          <w:trHeight w:val="197"/>
        </w:trPr>
        <w:tc>
          <w:tcPr>
            <w:tcW w:w="2254" w:type="dxa"/>
          </w:tcPr>
          <w:p w14:paraId="7894D09F" w14:textId="77777777" w:rsidR="00EA1924" w:rsidRDefault="00000000">
            <w:pPr>
              <w:pStyle w:val="TableParagraph"/>
              <w:spacing w:line="177" w:lineRule="exact"/>
              <w:jc w:val="left"/>
              <w:rPr>
                <w:sz w:val="16"/>
              </w:rPr>
            </w:pPr>
            <w:r>
              <w:rPr>
                <w:w w:val="105"/>
                <w:sz w:val="16"/>
              </w:rPr>
              <w:t>Poly3</w:t>
            </w:r>
            <w:r>
              <w:rPr>
                <w:spacing w:val="-7"/>
                <w:w w:val="105"/>
                <w:sz w:val="16"/>
              </w:rPr>
              <w:t xml:space="preserve"> </w:t>
            </w:r>
            <w:r>
              <w:rPr>
                <w:w w:val="105"/>
                <w:sz w:val="16"/>
              </w:rPr>
              <w:t>+</w:t>
            </w:r>
            <w:r>
              <w:rPr>
                <w:spacing w:val="-3"/>
                <w:w w:val="105"/>
                <w:sz w:val="16"/>
              </w:rPr>
              <w:t xml:space="preserve"> </w:t>
            </w:r>
            <w:r>
              <w:rPr>
                <w:rFonts w:ascii="Calibri" w:hAnsi="Calibri"/>
                <w:w w:val="105"/>
                <w:sz w:val="16"/>
              </w:rPr>
              <w:t>∆</w:t>
            </w:r>
            <w:r>
              <w:rPr>
                <w:i/>
                <w:w w:val="105"/>
                <w:sz w:val="16"/>
              </w:rPr>
              <w:t>E</w:t>
            </w:r>
            <w:r>
              <w:rPr>
                <w:w w:val="105"/>
                <w:sz w:val="16"/>
                <w:vertAlign w:val="subscript"/>
              </w:rPr>
              <w:t>00</w:t>
            </w:r>
            <w:r>
              <w:rPr>
                <w:spacing w:val="6"/>
                <w:w w:val="105"/>
                <w:sz w:val="16"/>
              </w:rPr>
              <w:t xml:space="preserve"> </w:t>
            </w:r>
            <w:r>
              <w:rPr>
                <w:spacing w:val="-2"/>
                <w:w w:val="105"/>
                <w:sz w:val="16"/>
              </w:rPr>
              <w:t>(Powell)</w:t>
            </w:r>
          </w:p>
        </w:tc>
        <w:tc>
          <w:tcPr>
            <w:tcW w:w="707" w:type="dxa"/>
          </w:tcPr>
          <w:p w14:paraId="00145C1A" w14:textId="77777777" w:rsidR="00EA1924" w:rsidRDefault="00000000">
            <w:pPr>
              <w:pStyle w:val="TableParagraph"/>
              <w:spacing w:line="177" w:lineRule="exact"/>
              <w:ind w:right="99"/>
              <w:rPr>
                <w:sz w:val="16"/>
              </w:rPr>
            </w:pPr>
            <w:r>
              <w:rPr>
                <w:spacing w:val="-2"/>
                <w:sz w:val="16"/>
              </w:rPr>
              <w:t>1.405</w:t>
            </w:r>
          </w:p>
        </w:tc>
        <w:tc>
          <w:tcPr>
            <w:tcW w:w="678" w:type="dxa"/>
          </w:tcPr>
          <w:p w14:paraId="281E0586" w14:textId="77777777" w:rsidR="00EA1924" w:rsidRDefault="00000000">
            <w:pPr>
              <w:pStyle w:val="TableParagraph"/>
              <w:spacing w:line="177" w:lineRule="exact"/>
              <w:ind w:right="1"/>
              <w:rPr>
                <w:sz w:val="16"/>
              </w:rPr>
            </w:pPr>
            <w:r>
              <w:rPr>
                <w:spacing w:val="-2"/>
                <w:sz w:val="16"/>
              </w:rPr>
              <w:t>5.293</w:t>
            </w:r>
          </w:p>
        </w:tc>
        <w:tc>
          <w:tcPr>
            <w:tcW w:w="578" w:type="dxa"/>
          </w:tcPr>
          <w:p w14:paraId="22C6A260" w14:textId="77777777" w:rsidR="00EA1924" w:rsidRDefault="00000000">
            <w:pPr>
              <w:pStyle w:val="TableParagraph"/>
              <w:spacing w:line="177" w:lineRule="exact"/>
              <w:ind w:left="95"/>
              <w:rPr>
                <w:sz w:val="16"/>
              </w:rPr>
            </w:pPr>
            <w:r>
              <w:rPr>
                <w:spacing w:val="-2"/>
                <w:sz w:val="16"/>
              </w:rPr>
              <w:t>59.035</w:t>
            </w:r>
          </w:p>
        </w:tc>
        <w:tc>
          <w:tcPr>
            <w:tcW w:w="199" w:type="dxa"/>
          </w:tcPr>
          <w:p w14:paraId="395002EF" w14:textId="77777777" w:rsidR="00EA1924" w:rsidRDefault="00EA1924">
            <w:pPr>
              <w:pStyle w:val="TableParagraph"/>
              <w:spacing w:line="240" w:lineRule="auto"/>
              <w:jc w:val="left"/>
              <w:rPr>
                <w:rFonts w:ascii="Times New Roman"/>
                <w:sz w:val="12"/>
              </w:rPr>
            </w:pPr>
          </w:p>
        </w:tc>
        <w:tc>
          <w:tcPr>
            <w:tcW w:w="706" w:type="dxa"/>
          </w:tcPr>
          <w:p w14:paraId="4D8D5E4B" w14:textId="77777777" w:rsidR="00EA1924" w:rsidRDefault="00000000">
            <w:pPr>
              <w:pStyle w:val="TableParagraph"/>
              <w:spacing w:line="177" w:lineRule="exact"/>
              <w:ind w:left="1" w:right="102"/>
              <w:rPr>
                <w:sz w:val="16"/>
              </w:rPr>
            </w:pPr>
            <w:r>
              <w:rPr>
                <w:spacing w:val="-2"/>
                <w:sz w:val="16"/>
              </w:rPr>
              <w:t>3.104</w:t>
            </w:r>
          </w:p>
        </w:tc>
        <w:tc>
          <w:tcPr>
            <w:tcW w:w="677" w:type="dxa"/>
          </w:tcPr>
          <w:p w14:paraId="43674A6C" w14:textId="77777777" w:rsidR="00EA1924" w:rsidRDefault="00000000">
            <w:pPr>
              <w:pStyle w:val="TableParagraph"/>
              <w:spacing w:line="177" w:lineRule="exact"/>
              <w:rPr>
                <w:sz w:val="16"/>
              </w:rPr>
            </w:pPr>
            <w:r>
              <w:rPr>
                <w:spacing w:val="-2"/>
                <w:sz w:val="16"/>
              </w:rPr>
              <w:t>12.482</w:t>
            </w:r>
          </w:p>
        </w:tc>
        <w:tc>
          <w:tcPr>
            <w:tcW w:w="577" w:type="dxa"/>
          </w:tcPr>
          <w:p w14:paraId="6C9EEFA4" w14:textId="77777777" w:rsidR="00EA1924" w:rsidRDefault="00000000">
            <w:pPr>
              <w:pStyle w:val="TableParagraph"/>
              <w:spacing w:line="177" w:lineRule="exact"/>
              <w:ind w:left="101" w:right="3"/>
              <w:rPr>
                <w:sz w:val="16"/>
              </w:rPr>
            </w:pPr>
            <w:r>
              <w:rPr>
                <w:spacing w:val="-2"/>
                <w:sz w:val="16"/>
              </w:rPr>
              <w:t>48.585</w:t>
            </w:r>
          </w:p>
        </w:tc>
        <w:tc>
          <w:tcPr>
            <w:tcW w:w="198" w:type="dxa"/>
          </w:tcPr>
          <w:p w14:paraId="285C61B0" w14:textId="77777777" w:rsidR="00EA1924" w:rsidRDefault="00EA1924">
            <w:pPr>
              <w:pStyle w:val="TableParagraph"/>
              <w:spacing w:line="240" w:lineRule="auto"/>
              <w:jc w:val="left"/>
              <w:rPr>
                <w:rFonts w:ascii="Times New Roman"/>
                <w:sz w:val="12"/>
              </w:rPr>
            </w:pPr>
          </w:p>
        </w:tc>
        <w:tc>
          <w:tcPr>
            <w:tcW w:w="705" w:type="dxa"/>
          </w:tcPr>
          <w:p w14:paraId="7B1C6132" w14:textId="77777777" w:rsidR="00EA1924" w:rsidRDefault="00000000">
            <w:pPr>
              <w:pStyle w:val="TableParagraph"/>
              <w:spacing w:line="177" w:lineRule="exact"/>
              <w:ind w:right="94"/>
              <w:rPr>
                <w:sz w:val="16"/>
              </w:rPr>
            </w:pPr>
            <w:r>
              <w:rPr>
                <w:spacing w:val="-2"/>
                <w:sz w:val="16"/>
              </w:rPr>
              <w:t>2.979</w:t>
            </w:r>
          </w:p>
        </w:tc>
        <w:tc>
          <w:tcPr>
            <w:tcW w:w="676" w:type="dxa"/>
          </w:tcPr>
          <w:p w14:paraId="0AC9A737" w14:textId="77777777" w:rsidR="00EA1924" w:rsidRDefault="00000000">
            <w:pPr>
              <w:pStyle w:val="TableParagraph"/>
              <w:spacing w:line="177" w:lineRule="exact"/>
              <w:ind w:left="9" w:right="4"/>
              <w:rPr>
                <w:sz w:val="16"/>
              </w:rPr>
            </w:pPr>
            <w:r>
              <w:rPr>
                <w:spacing w:val="-2"/>
                <w:sz w:val="16"/>
              </w:rPr>
              <w:t>19.324</w:t>
            </w:r>
          </w:p>
        </w:tc>
        <w:tc>
          <w:tcPr>
            <w:tcW w:w="556" w:type="dxa"/>
          </w:tcPr>
          <w:p w14:paraId="752099C2" w14:textId="77777777" w:rsidR="00EA1924" w:rsidRDefault="00000000">
            <w:pPr>
              <w:pStyle w:val="TableParagraph"/>
              <w:spacing w:line="177" w:lineRule="exact"/>
              <w:ind w:left="123" w:right="-15"/>
              <w:rPr>
                <w:sz w:val="16"/>
              </w:rPr>
            </w:pPr>
            <w:r>
              <w:rPr>
                <w:spacing w:val="-2"/>
                <w:sz w:val="16"/>
              </w:rPr>
              <w:t>49.052</w:t>
            </w:r>
          </w:p>
        </w:tc>
      </w:tr>
      <w:tr w:rsidR="00EA1924" w14:paraId="66C0DCF9" w14:textId="77777777">
        <w:trPr>
          <w:trHeight w:val="181"/>
        </w:trPr>
        <w:tc>
          <w:tcPr>
            <w:tcW w:w="2254" w:type="dxa"/>
          </w:tcPr>
          <w:p w14:paraId="6255E1D2" w14:textId="77777777" w:rsidR="00EA1924" w:rsidRDefault="00000000">
            <w:pPr>
              <w:pStyle w:val="TableParagraph"/>
              <w:spacing w:line="161" w:lineRule="exact"/>
              <w:jc w:val="left"/>
              <w:rPr>
                <w:sz w:val="16"/>
              </w:rPr>
            </w:pPr>
            <w:r>
              <w:rPr>
                <w:sz w:val="16"/>
              </w:rPr>
              <w:t>Polynomial</w:t>
            </w:r>
            <w:r>
              <w:rPr>
                <w:spacing w:val="-9"/>
                <w:sz w:val="16"/>
              </w:rPr>
              <w:t xml:space="preserve"> </w:t>
            </w:r>
            <w:r>
              <w:rPr>
                <w:sz w:val="16"/>
              </w:rPr>
              <w:t>(3rd</w:t>
            </w:r>
            <w:r>
              <w:rPr>
                <w:spacing w:val="-8"/>
                <w:sz w:val="16"/>
              </w:rPr>
              <w:t xml:space="preserve"> </w:t>
            </w:r>
            <w:r>
              <w:rPr>
                <w:spacing w:val="-2"/>
                <w:sz w:val="16"/>
              </w:rPr>
              <w:t>order)</w:t>
            </w:r>
          </w:p>
        </w:tc>
        <w:tc>
          <w:tcPr>
            <w:tcW w:w="707" w:type="dxa"/>
          </w:tcPr>
          <w:p w14:paraId="13C52A68" w14:textId="77777777" w:rsidR="00EA1924" w:rsidRDefault="00000000">
            <w:pPr>
              <w:pStyle w:val="TableParagraph"/>
              <w:spacing w:line="161" w:lineRule="exact"/>
              <w:ind w:right="99"/>
              <w:rPr>
                <w:sz w:val="16"/>
              </w:rPr>
            </w:pPr>
            <w:r>
              <w:rPr>
                <w:spacing w:val="-2"/>
                <w:sz w:val="16"/>
              </w:rPr>
              <w:t>1.457</w:t>
            </w:r>
          </w:p>
        </w:tc>
        <w:tc>
          <w:tcPr>
            <w:tcW w:w="678" w:type="dxa"/>
          </w:tcPr>
          <w:p w14:paraId="0DF88797" w14:textId="77777777" w:rsidR="00EA1924" w:rsidRDefault="00000000">
            <w:pPr>
              <w:pStyle w:val="TableParagraph"/>
              <w:spacing w:line="161" w:lineRule="exact"/>
              <w:ind w:right="1"/>
              <w:rPr>
                <w:sz w:val="16"/>
              </w:rPr>
            </w:pPr>
            <w:r>
              <w:rPr>
                <w:spacing w:val="-2"/>
                <w:sz w:val="16"/>
              </w:rPr>
              <w:t>7.928</w:t>
            </w:r>
          </w:p>
        </w:tc>
        <w:tc>
          <w:tcPr>
            <w:tcW w:w="578" w:type="dxa"/>
          </w:tcPr>
          <w:p w14:paraId="12765AFD" w14:textId="77777777" w:rsidR="00EA1924" w:rsidRDefault="00000000">
            <w:pPr>
              <w:pStyle w:val="TableParagraph"/>
              <w:spacing w:line="161" w:lineRule="exact"/>
              <w:ind w:left="95"/>
              <w:rPr>
                <w:sz w:val="16"/>
              </w:rPr>
            </w:pPr>
            <w:r>
              <w:rPr>
                <w:spacing w:val="-2"/>
                <w:sz w:val="16"/>
              </w:rPr>
              <w:t>65.742</w:t>
            </w:r>
          </w:p>
        </w:tc>
        <w:tc>
          <w:tcPr>
            <w:tcW w:w="199" w:type="dxa"/>
          </w:tcPr>
          <w:p w14:paraId="618D590D" w14:textId="77777777" w:rsidR="00EA1924" w:rsidRDefault="00EA1924">
            <w:pPr>
              <w:pStyle w:val="TableParagraph"/>
              <w:spacing w:line="240" w:lineRule="auto"/>
              <w:jc w:val="left"/>
              <w:rPr>
                <w:rFonts w:ascii="Times New Roman"/>
                <w:sz w:val="12"/>
              </w:rPr>
            </w:pPr>
          </w:p>
        </w:tc>
        <w:tc>
          <w:tcPr>
            <w:tcW w:w="706" w:type="dxa"/>
          </w:tcPr>
          <w:p w14:paraId="069E29F5" w14:textId="77777777" w:rsidR="00EA1924" w:rsidRDefault="00000000">
            <w:pPr>
              <w:pStyle w:val="TableParagraph"/>
              <w:spacing w:line="161" w:lineRule="exact"/>
              <w:ind w:right="102"/>
              <w:rPr>
                <w:sz w:val="16"/>
              </w:rPr>
            </w:pPr>
            <w:r>
              <w:rPr>
                <w:spacing w:val="-2"/>
                <w:sz w:val="16"/>
              </w:rPr>
              <w:t>5.386</w:t>
            </w:r>
          </w:p>
        </w:tc>
        <w:tc>
          <w:tcPr>
            <w:tcW w:w="677" w:type="dxa"/>
          </w:tcPr>
          <w:p w14:paraId="7CBC547F" w14:textId="77777777" w:rsidR="00EA1924" w:rsidRDefault="00000000">
            <w:pPr>
              <w:pStyle w:val="TableParagraph"/>
              <w:spacing w:line="161" w:lineRule="exact"/>
              <w:rPr>
                <w:sz w:val="16"/>
              </w:rPr>
            </w:pPr>
            <w:r>
              <w:rPr>
                <w:spacing w:val="-2"/>
                <w:sz w:val="16"/>
              </w:rPr>
              <w:t>25.150</w:t>
            </w:r>
          </w:p>
        </w:tc>
        <w:tc>
          <w:tcPr>
            <w:tcW w:w="577" w:type="dxa"/>
          </w:tcPr>
          <w:p w14:paraId="60028AB0" w14:textId="77777777" w:rsidR="00EA1924" w:rsidRDefault="00000000">
            <w:pPr>
              <w:pStyle w:val="TableParagraph"/>
              <w:spacing w:line="161" w:lineRule="exact"/>
              <w:ind w:left="97"/>
              <w:rPr>
                <w:sz w:val="16"/>
              </w:rPr>
            </w:pPr>
            <w:r>
              <w:rPr>
                <w:spacing w:val="-2"/>
                <w:sz w:val="16"/>
              </w:rPr>
              <w:t>59.833</w:t>
            </w:r>
          </w:p>
        </w:tc>
        <w:tc>
          <w:tcPr>
            <w:tcW w:w="198" w:type="dxa"/>
          </w:tcPr>
          <w:p w14:paraId="5C8F7A32" w14:textId="77777777" w:rsidR="00EA1924" w:rsidRDefault="00EA1924">
            <w:pPr>
              <w:pStyle w:val="TableParagraph"/>
              <w:spacing w:line="240" w:lineRule="auto"/>
              <w:jc w:val="left"/>
              <w:rPr>
                <w:rFonts w:ascii="Times New Roman"/>
                <w:sz w:val="12"/>
              </w:rPr>
            </w:pPr>
          </w:p>
        </w:tc>
        <w:tc>
          <w:tcPr>
            <w:tcW w:w="705" w:type="dxa"/>
          </w:tcPr>
          <w:p w14:paraId="074FBE76" w14:textId="77777777" w:rsidR="00EA1924" w:rsidRDefault="00000000">
            <w:pPr>
              <w:pStyle w:val="TableParagraph"/>
              <w:spacing w:line="161" w:lineRule="exact"/>
              <w:ind w:right="94"/>
              <w:rPr>
                <w:sz w:val="16"/>
              </w:rPr>
            </w:pPr>
            <w:r>
              <w:rPr>
                <w:spacing w:val="-2"/>
                <w:sz w:val="16"/>
              </w:rPr>
              <w:t>3.332</w:t>
            </w:r>
          </w:p>
        </w:tc>
        <w:tc>
          <w:tcPr>
            <w:tcW w:w="676" w:type="dxa"/>
          </w:tcPr>
          <w:p w14:paraId="194A76BB" w14:textId="77777777" w:rsidR="00EA1924" w:rsidRDefault="00000000">
            <w:pPr>
              <w:pStyle w:val="TableParagraph"/>
              <w:spacing w:line="161" w:lineRule="exact"/>
              <w:ind w:left="9" w:right="4"/>
              <w:rPr>
                <w:sz w:val="16"/>
              </w:rPr>
            </w:pPr>
            <w:r>
              <w:rPr>
                <w:spacing w:val="-2"/>
                <w:sz w:val="16"/>
              </w:rPr>
              <w:t>24.845</w:t>
            </w:r>
          </w:p>
        </w:tc>
        <w:tc>
          <w:tcPr>
            <w:tcW w:w="556" w:type="dxa"/>
          </w:tcPr>
          <w:p w14:paraId="58B9B0CF" w14:textId="77777777" w:rsidR="00EA1924" w:rsidRDefault="00000000">
            <w:pPr>
              <w:pStyle w:val="TableParagraph"/>
              <w:spacing w:line="161" w:lineRule="exact"/>
              <w:ind w:left="123" w:right="-15"/>
              <w:rPr>
                <w:sz w:val="16"/>
              </w:rPr>
            </w:pPr>
            <w:r>
              <w:rPr>
                <w:spacing w:val="-2"/>
                <w:sz w:val="16"/>
              </w:rPr>
              <w:t>48.974</w:t>
            </w:r>
          </w:p>
        </w:tc>
      </w:tr>
      <w:tr w:rsidR="00EA1924" w14:paraId="131307BF" w14:textId="77777777">
        <w:trPr>
          <w:trHeight w:val="197"/>
        </w:trPr>
        <w:tc>
          <w:tcPr>
            <w:tcW w:w="2254" w:type="dxa"/>
          </w:tcPr>
          <w:p w14:paraId="0FEA2C41" w14:textId="77777777" w:rsidR="00EA1924" w:rsidRDefault="00000000">
            <w:pPr>
              <w:pStyle w:val="TableParagraph"/>
              <w:spacing w:line="177" w:lineRule="exact"/>
              <w:jc w:val="left"/>
              <w:rPr>
                <w:sz w:val="16"/>
              </w:rPr>
            </w:pPr>
            <w:r>
              <w:rPr>
                <w:sz w:val="16"/>
              </w:rPr>
              <w:t>Poly3</w:t>
            </w:r>
            <w:r>
              <w:rPr>
                <w:spacing w:val="6"/>
                <w:sz w:val="16"/>
              </w:rPr>
              <w:t xml:space="preserve"> </w:t>
            </w:r>
            <w:r>
              <w:rPr>
                <w:sz w:val="16"/>
              </w:rPr>
              <w:t>+</w:t>
            </w:r>
            <w:r>
              <w:rPr>
                <w:spacing w:val="9"/>
                <w:sz w:val="16"/>
              </w:rPr>
              <w:t xml:space="preserve"> </w:t>
            </w:r>
            <w:r>
              <w:rPr>
                <w:rFonts w:ascii="Calibri" w:hAnsi="Calibri"/>
                <w:sz w:val="16"/>
              </w:rPr>
              <w:t>∆</w:t>
            </w:r>
            <w:r>
              <w:rPr>
                <w:i/>
                <w:sz w:val="16"/>
              </w:rPr>
              <w:t>E</w:t>
            </w:r>
            <w:r>
              <w:rPr>
                <w:sz w:val="16"/>
                <w:vertAlign w:val="subscript"/>
              </w:rPr>
              <w:t>00</w:t>
            </w:r>
            <w:r>
              <w:rPr>
                <w:spacing w:val="18"/>
                <w:sz w:val="16"/>
              </w:rPr>
              <w:t xml:space="preserve"> </w:t>
            </w:r>
            <w:r>
              <w:rPr>
                <w:sz w:val="16"/>
              </w:rPr>
              <w:t>(Nelder–</w:t>
            </w:r>
            <w:r>
              <w:rPr>
                <w:spacing w:val="-2"/>
                <w:sz w:val="16"/>
              </w:rPr>
              <w:t>Mead)</w:t>
            </w:r>
          </w:p>
        </w:tc>
        <w:tc>
          <w:tcPr>
            <w:tcW w:w="707" w:type="dxa"/>
          </w:tcPr>
          <w:p w14:paraId="25B06D64" w14:textId="77777777" w:rsidR="00EA1924" w:rsidRDefault="00000000">
            <w:pPr>
              <w:pStyle w:val="TableParagraph"/>
              <w:spacing w:line="177" w:lineRule="exact"/>
              <w:ind w:right="99"/>
              <w:rPr>
                <w:sz w:val="16"/>
              </w:rPr>
            </w:pPr>
            <w:r>
              <w:rPr>
                <w:spacing w:val="-2"/>
                <w:sz w:val="16"/>
              </w:rPr>
              <w:t>1.464</w:t>
            </w:r>
          </w:p>
        </w:tc>
        <w:tc>
          <w:tcPr>
            <w:tcW w:w="678" w:type="dxa"/>
          </w:tcPr>
          <w:p w14:paraId="7C615C82" w14:textId="77777777" w:rsidR="00EA1924" w:rsidRDefault="00000000">
            <w:pPr>
              <w:pStyle w:val="TableParagraph"/>
              <w:spacing w:line="177" w:lineRule="exact"/>
              <w:ind w:right="1"/>
              <w:rPr>
                <w:sz w:val="16"/>
              </w:rPr>
            </w:pPr>
            <w:r>
              <w:rPr>
                <w:spacing w:val="-2"/>
                <w:sz w:val="16"/>
              </w:rPr>
              <w:t>7.239</w:t>
            </w:r>
          </w:p>
        </w:tc>
        <w:tc>
          <w:tcPr>
            <w:tcW w:w="578" w:type="dxa"/>
          </w:tcPr>
          <w:p w14:paraId="3E26D67F" w14:textId="77777777" w:rsidR="00EA1924" w:rsidRDefault="00000000">
            <w:pPr>
              <w:pStyle w:val="TableParagraph"/>
              <w:spacing w:line="177" w:lineRule="exact"/>
              <w:ind w:left="95"/>
              <w:rPr>
                <w:sz w:val="16"/>
              </w:rPr>
            </w:pPr>
            <w:r>
              <w:rPr>
                <w:spacing w:val="-2"/>
                <w:sz w:val="16"/>
              </w:rPr>
              <w:t>65.888</w:t>
            </w:r>
          </w:p>
        </w:tc>
        <w:tc>
          <w:tcPr>
            <w:tcW w:w="199" w:type="dxa"/>
          </w:tcPr>
          <w:p w14:paraId="72FF95EF" w14:textId="77777777" w:rsidR="00EA1924" w:rsidRDefault="00EA1924">
            <w:pPr>
              <w:pStyle w:val="TableParagraph"/>
              <w:spacing w:line="240" w:lineRule="auto"/>
              <w:jc w:val="left"/>
              <w:rPr>
                <w:rFonts w:ascii="Times New Roman"/>
                <w:sz w:val="12"/>
              </w:rPr>
            </w:pPr>
          </w:p>
        </w:tc>
        <w:tc>
          <w:tcPr>
            <w:tcW w:w="706" w:type="dxa"/>
          </w:tcPr>
          <w:p w14:paraId="5227DCD2" w14:textId="77777777" w:rsidR="00EA1924" w:rsidRDefault="00000000">
            <w:pPr>
              <w:pStyle w:val="TableParagraph"/>
              <w:spacing w:line="177" w:lineRule="exact"/>
              <w:ind w:left="1" w:right="102"/>
              <w:rPr>
                <w:sz w:val="16"/>
              </w:rPr>
            </w:pPr>
            <w:r>
              <w:rPr>
                <w:spacing w:val="-2"/>
                <w:sz w:val="16"/>
              </w:rPr>
              <w:t>5.375</w:t>
            </w:r>
          </w:p>
        </w:tc>
        <w:tc>
          <w:tcPr>
            <w:tcW w:w="677" w:type="dxa"/>
          </w:tcPr>
          <w:p w14:paraId="5E4F4CD0" w14:textId="77777777" w:rsidR="00EA1924" w:rsidRDefault="00000000">
            <w:pPr>
              <w:pStyle w:val="TableParagraph"/>
              <w:spacing w:line="177" w:lineRule="exact"/>
              <w:rPr>
                <w:sz w:val="16"/>
              </w:rPr>
            </w:pPr>
            <w:r>
              <w:rPr>
                <w:spacing w:val="-2"/>
                <w:sz w:val="16"/>
              </w:rPr>
              <w:t>21.828</w:t>
            </w:r>
          </w:p>
        </w:tc>
        <w:tc>
          <w:tcPr>
            <w:tcW w:w="577" w:type="dxa"/>
          </w:tcPr>
          <w:p w14:paraId="2342B050" w14:textId="77777777" w:rsidR="00EA1924" w:rsidRDefault="00000000">
            <w:pPr>
              <w:pStyle w:val="TableParagraph"/>
              <w:spacing w:line="177" w:lineRule="exact"/>
              <w:ind w:left="101" w:right="3"/>
              <w:rPr>
                <w:sz w:val="16"/>
              </w:rPr>
            </w:pPr>
            <w:r>
              <w:rPr>
                <w:spacing w:val="-2"/>
                <w:sz w:val="16"/>
              </w:rPr>
              <w:t>52.271</w:t>
            </w:r>
          </w:p>
        </w:tc>
        <w:tc>
          <w:tcPr>
            <w:tcW w:w="198" w:type="dxa"/>
          </w:tcPr>
          <w:p w14:paraId="5072C45A" w14:textId="77777777" w:rsidR="00EA1924" w:rsidRDefault="00EA1924">
            <w:pPr>
              <w:pStyle w:val="TableParagraph"/>
              <w:spacing w:line="240" w:lineRule="auto"/>
              <w:jc w:val="left"/>
              <w:rPr>
                <w:rFonts w:ascii="Times New Roman"/>
                <w:sz w:val="12"/>
              </w:rPr>
            </w:pPr>
          </w:p>
        </w:tc>
        <w:tc>
          <w:tcPr>
            <w:tcW w:w="705" w:type="dxa"/>
          </w:tcPr>
          <w:p w14:paraId="5DE3A1FC" w14:textId="77777777" w:rsidR="00EA1924" w:rsidRDefault="00000000">
            <w:pPr>
              <w:pStyle w:val="TableParagraph"/>
              <w:spacing w:line="177" w:lineRule="exact"/>
              <w:ind w:right="94"/>
              <w:rPr>
                <w:sz w:val="16"/>
              </w:rPr>
            </w:pPr>
            <w:r>
              <w:rPr>
                <w:spacing w:val="-2"/>
                <w:sz w:val="16"/>
              </w:rPr>
              <w:t>3.324</w:t>
            </w:r>
          </w:p>
        </w:tc>
        <w:tc>
          <w:tcPr>
            <w:tcW w:w="676" w:type="dxa"/>
          </w:tcPr>
          <w:p w14:paraId="00CA32F7" w14:textId="77777777" w:rsidR="00EA1924" w:rsidRDefault="00000000">
            <w:pPr>
              <w:pStyle w:val="TableParagraph"/>
              <w:spacing w:line="177" w:lineRule="exact"/>
              <w:ind w:left="9" w:right="4"/>
              <w:rPr>
                <w:sz w:val="16"/>
              </w:rPr>
            </w:pPr>
            <w:r>
              <w:rPr>
                <w:spacing w:val="-2"/>
                <w:sz w:val="16"/>
              </w:rPr>
              <w:t>22.758</w:t>
            </w:r>
          </w:p>
        </w:tc>
        <w:tc>
          <w:tcPr>
            <w:tcW w:w="556" w:type="dxa"/>
          </w:tcPr>
          <w:p w14:paraId="6811EF37" w14:textId="77777777" w:rsidR="00EA1924" w:rsidRDefault="00000000">
            <w:pPr>
              <w:pStyle w:val="TableParagraph"/>
              <w:spacing w:line="177" w:lineRule="exact"/>
              <w:ind w:left="123" w:right="-15"/>
              <w:rPr>
                <w:sz w:val="16"/>
              </w:rPr>
            </w:pPr>
            <w:r>
              <w:rPr>
                <w:spacing w:val="-2"/>
                <w:sz w:val="16"/>
              </w:rPr>
              <w:t>47.049</w:t>
            </w:r>
          </w:p>
        </w:tc>
      </w:tr>
      <w:tr w:rsidR="00EA1924" w14:paraId="3FD92872" w14:textId="77777777">
        <w:trPr>
          <w:trHeight w:val="183"/>
        </w:trPr>
        <w:tc>
          <w:tcPr>
            <w:tcW w:w="2254" w:type="dxa"/>
          </w:tcPr>
          <w:p w14:paraId="5C1CE581" w14:textId="77777777" w:rsidR="00EA1924" w:rsidRDefault="00000000">
            <w:pPr>
              <w:pStyle w:val="TableParagraph"/>
              <w:spacing w:line="163" w:lineRule="exact"/>
              <w:ind w:left="2"/>
              <w:jc w:val="left"/>
              <w:rPr>
                <w:sz w:val="16"/>
              </w:rPr>
            </w:pPr>
            <w:r>
              <w:rPr>
                <w:i/>
                <w:sz w:val="16"/>
              </w:rPr>
              <w:t>k</w:t>
            </w:r>
            <w:r>
              <w:rPr>
                <w:sz w:val="16"/>
              </w:rPr>
              <w:t>-</w:t>
            </w:r>
            <w:r>
              <w:rPr>
                <w:spacing w:val="-5"/>
                <w:sz w:val="16"/>
              </w:rPr>
              <w:t>NN</w:t>
            </w:r>
          </w:p>
        </w:tc>
        <w:tc>
          <w:tcPr>
            <w:tcW w:w="707" w:type="dxa"/>
          </w:tcPr>
          <w:p w14:paraId="5B9D6BC4" w14:textId="77777777" w:rsidR="00EA1924" w:rsidRDefault="00000000">
            <w:pPr>
              <w:pStyle w:val="TableParagraph"/>
              <w:spacing w:line="163" w:lineRule="exact"/>
              <w:ind w:right="99"/>
              <w:rPr>
                <w:sz w:val="16"/>
              </w:rPr>
            </w:pPr>
            <w:r>
              <w:rPr>
                <w:spacing w:val="-2"/>
                <w:sz w:val="16"/>
              </w:rPr>
              <w:t>1.871</w:t>
            </w:r>
          </w:p>
        </w:tc>
        <w:tc>
          <w:tcPr>
            <w:tcW w:w="678" w:type="dxa"/>
          </w:tcPr>
          <w:p w14:paraId="413C193E" w14:textId="77777777" w:rsidR="00EA1924" w:rsidRDefault="00000000">
            <w:pPr>
              <w:pStyle w:val="TableParagraph"/>
              <w:spacing w:line="163" w:lineRule="exact"/>
              <w:ind w:right="1"/>
              <w:rPr>
                <w:sz w:val="16"/>
              </w:rPr>
            </w:pPr>
            <w:r>
              <w:rPr>
                <w:spacing w:val="-2"/>
                <w:sz w:val="16"/>
              </w:rPr>
              <w:t>4.935</w:t>
            </w:r>
          </w:p>
        </w:tc>
        <w:tc>
          <w:tcPr>
            <w:tcW w:w="578" w:type="dxa"/>
          </w:tcPr>
          <w:p w14:paraId="39A12D99" w14:textId="77777777" w:rsidR="00EA1924" w:rsidRDefault="00000000">
            <w:pPr>
              <w:pStyle w:val="TableParagraph"/>
              <w:spacing w:line="163" w:lineRule="exact"/>
              <w:ind w:left="95"/>
              <w:rPr>
                <w:sz w:val="16"/>
              </w:rPr>
            </w:pPr>
            <w:r>
              <w:rPr>
                <w:spacing w:val="-2"/>
                <w:sz w:val="16"/>
              </w:rPr>
              <w:t>54.927</w:t>
            </w:r>
          </w:p>
        </w:tc>
        <w:tc>
          <w:tcPr>
            <w:tcW w:w="199" w:type="dxa"/>
          </w:tcPr>
          <w:p w14:paraId="775F2AC2" w14:textId="77777777" w:rsidR="00EA1924" w:rsidRDefault="00EA1924">
            <w:pPr>
              <w:pStyle w:val="TableParagraph"/>
              <w:spacing w:line="240" w:lineRule="auto"/>
              <w:jc w:val="left"/>
              <w:rPr>
                <w:rFonts w:ascii="Times New Roman"/>
                <w:sz w:val="12"/>
              </w:rPr>
            </w:pPr>
          </w:p>
        </w:tc>
        <w:tc>
          <w:tcPr>
            <w:tcW w:w="706" w:type="dxa"/>
          </w:tcPr>
          <w:p w14:paraId="18F84F10" w14:textId="77777777" w:rsidR="00EA1924" w:rsidRDefault="00000000">
            <w:pPr>
              <w:pStyle w:val="TableParagraph"/>
              <w:spacing w:line="163" w:lineRule="exact"/>
              <w:ind w:left="1" w:right="102"/>
              <w:rPr>
                <w:sz w:val="16"/>
              </w:rPr>
            </w:pPr>
            <w:r>
              <w:rPr>
                <w:spacing w:val="-2"/>
                <w:sz w:val="16"/>
              </w:rPr>
              <w:t>3.669</w:t>
            </w:r>
          </w:p>
        </w:tc>
        <w:tc>
          <w:tcPr>
            <w:tcW w:w="677" w:type="dxa"/>
          </w:tcPr>
          <w:p w14:paraId="08FDD296" w14:textId="77777777" w:rsidR="00EA1924" w:rsidRDefault="00000000">
            <w:pPr>
              <w:pStyle w:val="TableParagraph"/>
              <w:spacing w:line="163" w:lineRule="exact"/>
              <w:rPr>
                <w:sz w:val="16"/>
              </w:rPr>
            </w:pPr>
            <w:r>
              <w:rPr>
                <w:spacing w:val="-2"/>
                <w:sz w:val="16"/>
              </w:rPr>
              <w:t>9.213</w:t>
            </w:r>
          </w:p>
        </w:tc>
        <w:tc>
          <w:tcPr>
            <w:tcW w:w="577" w:type="dxa"/>
          </w:tcPr>
          <w:p w14:paraId="0C8479B2" w14:textId="77777777" w:rsidR="00EA1924" w:rsidRDefault="00000000">
            <w:pPr>
              <w:pStyle w:val="TableParagraph"/>
              <w:spacing w:line="163" w:lineRule="exact"/>
              <w:ind w:left="101" w:right="3"/>
              <w:rPr>
                <w:sz w:val="16"/>
              </w:rPr>
            </w:pPr>
            <w:r>
              <w:rPr>
                <w:spacing w:val="-2"/>
                <w:sz w:val="16"/>
              </w:rPr>
              <w:t>28.874</w:t>
            </w:r>
          </w:p>
        </w:tc>
        <w:tc>
          <w:tcPr>
            <w:tcW w:w="198" w:type="dxa"/>
          </w:tcPr>
          <w:p w14:paraId="513D53CA" w14:textId="77777777" w:rsidR="00EA1924" w:rsidRDefault="00EA1924">
            <w:pPr>
              <w:pStyle w:val="TableParagraph"/>
              <w:spacing w:line="240" w:lineRule="auto"/>
              <w:jc w:val="left"/>
              <w:rPr>
                <w:rFonts w:ascii="Times New Roman"/>
                <w:sz w:val="12"/>
              </w:rPr>
            </w:pPr>
          </w:p>
        </w:tc>
        <w:tc>
          <w:tcPr>
            <w:tcW w:w="705" w:type="dxa"/>
          </w:tcPr>
          <w:p w14:paraId="38C45A14" w14:textId="77777777" w:rsidR="00EA1924" w:rsidRDefault="00000000">
            <w:pPr>
              <w:pStyle w:val="TableParagraph"/>
              <w:spacing w:line="163" w:lineRule="exact"/>
              <w:ind w:right="94"/>
              <w:rPr>
                <w:sz w:val="16"/>
              </w:rPr>
            </w:pPr>
            <w:r>
              <w:rPr>
                <w:spacing w:val="-2"/>
                <w:sz w:val="16"/>
              </w:rPr>
              <w:t>2.560</w:t>
            </w:r>
          </w:p>
        </w:tc>
        <w:tc>
          <w:tcPr>
            <w:tcW w:w="676" w:type="dxa"/>
          </w:tcPr>
          <w:p w14:paraId="5FC0881B" w14:textId="77777777" w:rsidR="00EA1924" w:rsidRDefault="00000000">
            <w:pPr>
              <w:pStyle w:val="TableParagraph"/>
              <w:spacing w:line="163" w:lineRule="exact"/>
              <w:ind w:left="9" w:right="4"/>
              <w:rPr>
                <w:sz w:val="16"/>
              </w:rPr>
            </w:pPr>
            <w:r>
              <w:rPr>
                <w:spacing w:val="-2"/>
                <w:sz w:val="16"/>
              </w:rPr>
              <w:t>8.022</w:t>
            </w:r>
          </w:p>
        </w:tc>
        <w:tc>
          <w:tcPr>
            <w:tcW w:w="556" w:type="dxa"/>
          </w:tcPr>
          <w:p w14:paraId="783261A6" w14:textId="77777777" w:rsidR="00EA1924" w:rsidRDefault="00000000">
            <w:pPr>
              <w:pStyle w:val="TableParagraph"/>
              <w:spacing w:line="163" w:lineRule="exact"/>
              <w:ind w:left="123" w:right="-15"/>
              <w:rPr>
                <w:sz w:val="16"/>
              </w:rPr>
            </w:pPr>
            <w:r>
              <w:rPr>
                <w:spacing w:val="-2"/>
                <w:sz w:val="16"/>
              </w:rPr>
              <w:t>42.641</w:t>
            </w:r>
          </w:p>
        </w:tc>
      </w:tr>
      <w:tr w:rsidR="00EA1924" w14:paraId="3587B360" w14:textId="77777777">
        <w:trPr>
          <w:trHeight w:val="187"/>
        </w:trPr>
        <w:tc>
          <w:tcPr>
            <w:tcW w:w="2254" w:type="dxa"/>
          </w:tcPr>
          <w:p w14:paraId="08F18318" w14:textId="77777777" w:rsidR="00EA1924" w:rsidRDefault="00000000">
            <w:pPr>
              <w:pStyle w:val="TableParagraph"/>
              <w:spacing w:line="168" w:lineRule="exact"/>
              <w:jc w:val="left"/>
              <w:rPr>
                <w:sz w:val="16"/>
              </w:rPr>
            </w:pPr>
            <w:r>
              <w:rPr>
                <w:sz w:val="16"/>
              </w:rPr>
              <w:t>MLP</w:t>
            </w:r>
            <w:r>
              <w:rPr>
                <w:spacing w:val="-5"/>
                <w:sz w:val="16"/>
              </w:rPr>
              <w:t xml:space="preserve"> </w:t>
            </w:r>
            <w:r>
              <w:rPr>
                <w:spacing w:val="-2"/>
                <w:sz w:val="16"/>
              </w:rPr>
              <w:t>(Deep)</w:t>
            </w:r>
          </w:p>
        </w:tc>
        <w:tc>
          <w:tcPr>
            <w:tcW w:w="707" w:type="dxa"/>
          </w:tcPr>
          <w:p w14:paraId="343EF5DA" w14:textId="77777777" w:rsidR="00EA1924" w:rsidRDefault="00000000">
            <w:pPr>
              <w:pStyle w:val="TableParagraph"/>
              <w:spacing w:line="168" w:lineRule="exact"/>
              <w:ind w:right="99"/>
              <w:rPr>
                <w:sz w:val="16"/>
              </w:rPr>
            </w:pPr>
            <w:r>
              <w:rPr>
                <w:spacing w:val="-2"/>
                <w:sz w:val="16"/>
              </w:rPr>
              <w:t>1.970</w:t>
            </w:r>
          </w:p>
        </w:tc>
        <w:tc>
          <w:tcPr>
            <w:tcW w:w="678" w:type="dxa"/>
          </w:tcPr>
          <w:p w14:paraId="6E6A86A2" w14:textId="77777777" w:rsidR="00EA1924" w:rsidRDefault="00000000">
            <w:pPr>
              <w:pStyle w:val="TableParagraph"/>
              <w:spacing w:line="168" w:lineRule="exact"/>
              <w:ind w:right="1"/>
              <w:rPr>
                <w:sz w:val="16"/>
              </w:rPr>
            </w:pPr>
            <w:r>
              <w:rPr>
                <w:spacing w:val="-2"/>
                <w:sz w:val="16"/>
              </w:rPr>
              <w:t>9.030</w:t>
            </w:r>
          </w:p>
        </w:tc>
        <w:tc>
          <w:tcPr>
            <w:tcW w:w="578" w:type="dxa"/>
          </w:tcPr>
          <w:p w14:paraId="07BBD7E9" w14:textId="77777777" w:rsidR="00EA1924" w:rsidRDefault="00000000">
            <w:pPr>
              <w:pStyle w:val="TableParagraph"/>
              <w:spacing w:line="168" w:lineRule="exact"/>
              <w:ind w:left="95"/>
              <w:rPr>
                <w:sz w:val="16"/>
              </w:rPr>
            </w:pPr>
            <w:r>
              <w:rPr>
                <w:spacing w:val="-2"/>
                <w:sz w:val="16"/>
              </w:rPr>
              <w:t>35.677</w:t>
            </w:r>
          </w:p>
        </w:tc>
        <w:tc>
          <w:tcPr>
            <w:tcW w:w="199" w:type="dxa"/>
          </w:tcPr>
          <w:p w14:paraId="4C56BE37" w14:textId="77777777" w:rsidR="00EA1924" w:rsidRDefault="00EA1924">
            <w:pPr>
              <w:pStyle w:val="TableParagraph"/>
              <w:spacing w:line="240" w:lineRule="auto"/>
              <w:jc w:val="left"/>
              <w:rPr>
                <w:rFonts w:ascii="Times New Roman"/>
                <w:sz w:val="12"/>
              </w:rPr>
            </w:pPr>
          </w:p>
        </w:tc>
        <w:tc>
          <w:tcPr>
            <w:tcW w:w="706" w:type="dxa"/>
          </w:tcPr>
          <w:p w14:paraId="36CC2324" w14:textId="77777777" w:rsidR="00EA1924" w:rsidRDefault="00000000">
            <w:pPr>
              <w:pStyle w:val="TableParagraph"/>
              <w:spacing w:line="168" w:lineRule="exact"/>
              <w:ind w:right="102"/>
              <w:rPr>
                <w:sz w:val="16"/>
              </w:rPr>
            </w:pPr>
            <w:r>
              <w:rPr>
                <w:spacing w:val="-2"/>
                <w:sz w:val="16"/>
              </w:rPr>
              <w:t>3.579</w:t>
            </w:r>
          </w:p>
        </w:tc>
        <w:tc>
          <w:tcPr>
            <w:tcW w:w="677" w:type="dxa"/>
          </w:tcPr>
          <w:p w14:paraId="506CE9C7" w14:textId="77777777" w:rsidR="00EA1924" w:rsidRDefault="00000000">
            <w:pPr>
              <w:pStyle w:val="TableParagraph"/>
              <w:spacing w:line="168" w:lineRule="exact"/>
              <w:rPr>
                <w:sz w:val="16"/>
              </w:rPr>
            </w:pPr>
            <w:r>
              <w:rPr>
                <w:spacing w:val="-2"/>
                <w:sz w:val="16"/>
              </w:rPr>
              <w:t>14.126</w:t>
            </w:r>
          </w:p>
        </w:tc>
        <w:tc>
          <w:tcPr>
            <w:tcW w:w="577" w:type="dxa"/>
          </w:tcPr>
          <w:p w14:paraId="7D515EFE" w14:textId="77777777" w:rsidR="00EA1924" w:rsidRDefault="00000000">
            <w:pPr>
              <w:pStyle w:val="TableParagraph"/>
              <w:spacing w:line="168" w:lineRule="exact"/>
              <w:ind w:left="97"/>
              <w:rPr>
                <w:sz w:val="16"/>
              </w:rPr>
            </w:pPr>
            <w:r>
              <w:rPr>
                <w:spacing w:val="-2"/>
                <w:sz w:val="16"/>
              </w:rPr>
              <w:t>38.548</w:t>
            </w:r>
          </w:p>
        </w:tc>
        <w:tc>
          <w:tcPr>
            <w:tcW w:w="198" w:type="dxa"/>
          </w:tcPr>
          <w:p w14:paraId="35B61F19" w14:textId="77777777" w:rsidR="00EA1924" w:rsidRDefault="00EA1924">
            <w:pPr>
              <w:pStyle w:val="TableParagraph"/>
              <w:spacing w:line="240" w:lineRule="auto"/>
              <w:jc w:val="left"/>
              <w:rPr>
                <w:rFonts w:ascii="Times New Roman"/>
                <w:sz w:val="12"/>
              </w:rPr>
            </w:pPr>
          </w:p>
        </w:tc>
        <w:tc>
          <w:tcPr>
            <w:tcW w:w="705" w:type="dxa"/>
          </w:tcPr>
          <w:p w14:paraId="26D3E06B" w14:textId="77777777" w:rsidR="00EA1924" w:rsidRDefault="00000000">
            <w:pPr>
              <w:pStyle w:val="TableParagraph"/>
              <w:spacing w:line="168" w:lineRule="exact"/>
              <w:ind w:right="94"/>
              <w:rPr>
                <w:sz w:val="16"/>
              </w:rPr>
            </w:pPr>
            <w:r>
              <w:rPr>
                <w:spacing w:val="-2"/>
                <w:sz w:val="16"/>
              </w:rPr>
              <w:t>2.536</w:t>
            </w:r>
          </w:p>
        </w:tc>
        <w:tc>
          <w:tcPr>
            <w:tcW w:w="676" w:type="dxa"/>
          </w:tcPr>
          <w:p w14:paraId="295536A6" w14:textId="77777777" w:rsidR="00EA1924" w:rsidRDefault="00000000">
            <w:pPr>
              <w:pStyle w:val="TableParagraph"/>
              <w:spacing w:line="168" w:lineRule="exact"/>
              <w:ind w:left="9" w:right="4"/>
              <w:rPr>
                <w:sz w:val="16"/>
              </w:rPr>
            </w:pPr>
            <w:r>
              <w:rPr>
                <w:spacing w:val="-2"/>
                <w:sz w:val="16"/>
              </w:rPr>
              <w:t>15.106</w:t>
            </w:r>
          </w:p>
        </w:tc>
        <w:tc>
          <w:tcPr>
            <w:tcW w:w="556" w:type="dxa"/>
          </w:tcPr>
          <w:p w14:paraId="451E469C" w14:textId="77777777" w:rsidR="00EA1924" w:rsidRDefault="00000000">
            <w:pPr>
              <w:pStyle w:val="TableParagraph"/>
              <w:spacing w:line="168" w:lineRule="exact"/>
              <w:ind w:left="123" w:right="-15"/>
              <w:rPr>
                <w:sz w:val="16"/>
              </w:rPr>
            </w:pPr>
            <w:r>
              <w:rPr>
                <w:spacing w:val="-2"/>
                <w:sz w:val="16"/>
              </w:rPr>
              <w:t>39.321</w:t>
            </w:r>
          </w:p>
        </w:tc>
      </w:tr>
      <w:tr w:rsidR="00EA1924" w14:paraId="7DBF9366" w14:textId="77777777">
        <w:trPr>
          <w:trHeight w:val="189"/>
        </w:trPr>
        <w:tc>
          <w:tcPr>
            <w:tcW w:w="2254" w:type="dxa"/>
          </w:tcPr>
          <w:p w14:paraId="31F94883" w14:textId="77777777" w:rsidR="00EA1924" w:rsidRDefault="00000000">
            <w:pPr>
              <w:pStyle w:val="TableParagraph"/>
              <w:jc w:val="left"/>
              <w:rPr>
                <w:sz w:val="16"/>
              </w:rPr>
            </w:pPr>
            <w:r>
              <w:rPr>
                <w:sz w:val="16"/>
              </w:rPr>
              <w:t>MLP</w:t>
            </w:r>
            <w:r>
              <w:rPr>
                <w:spacing w:val="-5"/>
                <w:sz w:val="16"/>
              </w:rPr>
              <w:t xml:space="preserve"> </w:t>
            </w:r>
            <w:r>
              <w:rPr>
                <w:spacing w:val="-2"/>
                <w:sz w:val="16"/>
              </w:rPr>
              <w:t>(Shallow)</w:t>
            </w:r>
          </w:p>
        </w:tc>
        <w:tc>
          <w:tcPr>
            <w:tcW w:w="707" w:type="dxa"/>
          </w:tcPr>
          <w:p w14:paraId="435F8CE0" w14:textId="77777777" w:rsidR="00EA1924" w:rsidRDefault="00000000">
            <w:pPr>
              <w:pStyle w:val="TableParagraph"/>
              <w:ind w:right="99"/>
              <w:rPr>
                <w:sz w:val="16"/>
              </w:rPr>
            </w:pPr>
            <w:r>
              <w:rPr>
                <w:spacing w:val="-2"/>
                <w:sz w:val="16"/>
              </w:rPr>
              <w:t>2.013</w:t>
            </w:r>
          </w:p>
        </w:tc>
        <w:tc>
          <w:tcPr>
            <w:tcW w:w="678" w:type="dxa"/>
          </w:tcPr>
          <w:p w14:paraId="43AC4B8F" w14:textId="77777777" w:rsidR="00EA1924" w:rsidRDefault="00000000">
            <w:pPr>
              <w:pStyle w:val="TableParagraph"/>
              <w:ind w:right="1"/>
              <w:rPr>
                <w:sz w:val="16"/>
              </w:rPr>
            </w:pPr>
            <w:r>
              <w:rPr>
                <w:spacing w:val="-2"/>
                <w:sz w:val="16"/>
              </w:rPr>
              <w:t>11.520</w:t>
            </w:r>
          </w:p>
        </w:tc>
        <w:tc>
          <w:tcPr>
            <w:tcW w:w="578" w:type="dxa"/>
          </w:tcPr>
          <w:p w14:paraId="43DB9327" w14:textId="77777777" w:rsidR="00EA1924" w:rsidRDefault="00000000">
            <w:pPr>
              <w:pStyle w:val="TableParagraph"/>
              <w:ind w:left="95"/>
              <w:rPr>
                <w:sz w:val="16"/>
              </w:rPr>
            </w:pPr>
            <w:r>
              <w:rPr>
                <w:spacing w:val="-2"/>
                <w:sz w:val="16"/>
              </w:rPr>
              <w:t>34.424</w:t>
            </w:r>
          </w:p>
        </w:tc>
        <w:tc>
          <w:tcPr>
            <w:tcW w:w="199" w:type="dxa"/>
          </w:tcPr>
          <w:p w14:paraId="59A90FB7" w14:textId="77777777" w:rsidR="00EA1924" w:rsidRDefault="00EA1924">
            <w:pPr>
              <w:pStyle w:val="TableParagraph"/>
              <w:spacing w:line="240" w:lineRule="auto"/>
              <w:jc w:val="left"/>
              <w:rPr>
                <w:rFonts w:ascii="Times New Roman"/>
                <w:sz w:val="12"/>
              </w:rPr>
            </w:pPr>
          </w:p>
        </w:tc>
        <w:tc>
          <w:tcPr>
            <w:tcW w:w="706" w:type="dxa"/>
          </w:tcPr>
          <w:p w14:paraId="45CCC36F" w14:textId="77777777" w:rsidR="00EA1924" w:rsidRDefault="00000000">
            <w:pPr>
              <w:pStyle w:val="TableParagraph"/>
              <w:ind w:right="102"/>
              <w:rPr>
                <w:sz w:val="16"/>
              </w:rPr>
            </w:pPr>
            <w:r>
              <w:rPr>
                <w:spacing w:val="-2"/>
                <w:sz w:val="16"/>
              </w:rPr>
              <w:t>3.380</w:t>
            </w:r>
          </w:p>
        </w:tc>
        <w:tc>
          <w:tcPr>
            <w:tcW w:w="677" w:type="dxa"/>
          </w:tcPr>
          <w:p w14:paraId="5B725F00" w14:textId="77777777" w:rsidR="00EA1924" w:rsidRDefault="00000000">
            <w:pPr>
              <w:pStyle w:val="TableParagraph"/>
              <w:rPr>
                <w:sz w:val="16"/>
              </w:rPr>
            </w:pPr>
            <w:r>
              <w:rPr>
                <w:spacing w:val="-2"/>
                <w:sz w:val="16"/>
              </w:rPr>
              <w:t>14.761</w:t>
            </w:r>
          </w:p>
        </w:tc>
        <w:tc>
          <w:tcPr>
            <w:tcW w:w="577" w:type="dxa"/>
          </w:tcPr>
          <w:p w14:paraId="4DB36F7F" w14:textId="77777777" w:rsidR="00EA1924" w:rsidRDefault="00000000">
            <w:pPr>
              <w:pStyle w:val="TableParagraph"/>
              <w:ind w:left="97"/>
              <w:rPr>
                <w:sz w:val="16"/>
              </w:rPr>
            </w:pPr>
            <w:r>
              <w:rPr>
                <w:spacing w:val="-2"/>
                <w:sz w:val="16"/>
              </w:rPr>
              <w:t>43.884</w:t>
            </w:r>
          </w:p>
        </w:tc>
        <w:tc>
          <w:tcPr>
            <w:tcW w:w="198" w:type="dxa"/>
          </w:tcPr>
          <w:p w14:paraId="77C93592" w14:textId="77777777" w:rsidR="00EA1924" w:rsidRDefault="00EA1924">
            <w:pPr>
              <w:pStyle w:val="TableParagraph"/>
              <w:spacing w:line="240" w:lineRule="auto"/>
              <w:jc w:val="left"/>
              <w:rPr>
                <w:rFonts w:ascii="Times New Roman"/>
                <w:sz w:val="12"/>
              </w:rPr>
            </w:pPr>
          </w:p>
        </w:tc>
        <w:tc>
          <w:tcPr>
            <w:tcW w:w="705" w:type="dxa"/>
          </w:tcPr>
          <w:p w14:paraId="7D192B74" w14:textId="77777777" w:rsidR="00EA1924" w:rsidRDefault="00000000">
            <w:pPr>
              <w:pStyle w:val="TableParagraph"/>
              <w:ind w:right="94"/>
              <w:rPr>
                <w:sz w:val="16"/>
              </w:rPr>
            </w:pPr>
            <w:r>
              <w:rPr>
                <w:spacing w:val="-2"/>
                <w:sz w:val="16"/>
              </w:rPr>
              <w:t>2.985</w:t>
            </w:r>
          </w:p>
        </w:tc>
        <w:tc>
          <w:tcPr>
            <w:tcW w:w="676" w:type="dxa"/>
          </w:tcPr>
          <w:p w14:paraId="49A50670" w14:textId="77777777" w:rsidR="00EA1924" w:rsidRDefault="00000000">
            <w:pPr>
              <w:pStyle w:val="TableParagraph"/>
              <w:ind w:left="9" w:right="4"/>
              <w:rPr>
                <w:sz w:val="16"/>
              </w:rPr>
            </w:pPr>
            <w:r>
              <w:rPr>
                <w:spacing w:val="-2"/>
                <w:sz w:val="16"/>
              </w:rPr>
              <w:t>18.080</w:t>
            </w:r>
          </w:p>
        </w:tc>
        <w:tc>
          <w:tcPr>
            <w:tcW w:w="556" w:type="dxa"/>
          </w:tcPr>
          <w:p w14:paraId="5AF4D5EC" w14:textId="77777777" w:rsidR="00EA1924" w:rsidRDefault="00000000">
            <w:pPr>
              <w:pStyle w:val="TableParagraph"/>
              <w:ind w:left="123" w:right="-15"/>
              <w:rPr>
                <w:sz w:val="16"/>
              </w:rPr>
            </w:pPr>
            <w:r>
              <w:rPr>
                <w:spacing w:val="-2"/>
                <w:sz w:val="16"/>
              </w:rPr>
              <w:t>37.836</w:t>
            </w:r>
          </w:p>
        </w:tc>
      </w:tr>
      <w:tr w:rsidR="00EA1924" w14:paraId="6BDDCEAF" w14:textId="77777777">
        <w:trPr>
          <w:trHeight w:val="189"/>
        </w:trPr>
        <w:tc>
          <w:tcPr>
            <w:tcW w:w="2254" w:type="dxa"/>
          </w:tcPr>
          <w:p w14:paraId="3986BA00" w14:textId="77777777" w:rsidR="00EA1924" w:rsidRDefault="00000000">
            <w:pPr>
              <w:pStyle w:val="TableParagraph"/>
              <w:jc w:val="left"/>
              <w:rPr>
                <w:sz w:val="16"/>
              </w:rPr>
            </w:pPr>
            <w:r>
              <w:rPr>
                <w:sz w:val="16"/>
              </w:rPr>
              <w:t>Random</w:t>
            </w:r>
            <w:r>
              <w:rPr>
                <w:spacing w:val="-8"/>
                <w:sz w:val="16"/>
              </w:rPr>
              <w:t xml:space="preserve"> </w:t>
            </w:r>
            <w:r>
              <w:rPr>
                <w:spacing w:val="-2"/>
                <w:sz w:val="16"/>
              </w:rPr>
              <w:t>Forest</w:t>
            </w:r>
          </w:p>
        </w:tc>
        <w:tc>
          <w:tcPr>
            <w:tcW w:w="707" w:type="dxa"/>
          </w:tcPr>
          <w:p w14:paraId="009A54EA" w14:textId="77777777" w:rsidR="00EA1924" w:rsidRDefault="00000000">
            <w:pPr>
              <w:pStyle w:val="TableParagraph"/>
              <w:ind w:right="99"/>
              <w:rPr>
                <w:sz w:val="16"/>
              </w:rPr>
            </w:pPr>
            <w:r>
              <w:rPr>
                <w:spacing w:val="-2"/>
                <w:sz w:val="16"/>
              </w:rPr>
              <w:t>2.237</w:t>
            </w:r>
          </w:p>
        </w:tc>
        <w:tc>
          <w:tcPr>
            <w:tcW w:w="678" w:type="dxa"/>
          </w:tcPr>
          <w:p w14:paraId="3BB8505A" w14:textId="77777777" w:rsidR="00EA1924" w:rsidRDefault="00000000">
            <w:pPr>
              <w:pStyle w:val="TableParagraph"/>
              <w:ind w:right="1"/>
              <w:rPr>
                <w:sz w:val="16"/>
              </w:rPr>
            </w:pPr>
            <w:r>
              <w:rPr>
                <w:spacing w:val="-2"/>
                <w:sz w:val="16"/>
              </w:rPr>
              <w:t>6.925</w:t>
            </w:r>
          </w:p>
        </w:tc>
        <w:tc>
          <w:tcPr>
            <w:tcW w:w="578" w:type="dxa"/>
          </w:tcPr>
          <w:p w14:paraId="28EF6124" w14:textId="77777777" w:rsidR="00EA1924" w:rsidRDefault="00000000">
            <w:pPr>
              <w:pStyle w:val="TableParagraph"/>
              <w:ind w:left="95"/>
              <w:rPr>
                <w:sz w:val="16"/>
              </w:rPr>
            </w:pPr>
            <w:r>
              <w:rPr>
                <w:spacing w:val="-2"/>
                <w:sz w:val="16"/>
              </w:rPr>
              <w:t>37.295</w:t>
            </w:r>
          </w:p>
        </w:tc>
        <w:tc>
          <w:tcPr>
            <w:tcW w:w="199" w:type="dxa"/>
          </w:tcPr>
          <w:p w14:paraId="026E7C39" w14:textId="77777777" w:rsidR="00EA1924" w:rsidRDefault="00EA1924">
            <w:pPr>
              <w:pStyle w:val="TableParagraph"/>
              <w:spacing w:line="240" w:lineRule="auto"/>
              <w:jc w:val="left"/>
              <w:rPr>
                <w:rFonts w:ascii="Times New Roman"/>
                <w:sz w:val="12"/>
              </w:rPr>
            </w:pPr>
          </w:p>
        </w:tc>
        <w:tc>
          <w:tcPr>
            <w:tcW w:w="706" w:type="dxa"/>
          </w:tcPr>
          <w:p w14:paraId="63A03786" w14:textId="77777777" w:rsidR="00EA1924" w:rsidRDefault="00000000">
            <w:pPr>
              <w:pStyle w:val="TableParagraph"/>
              <w:ind w:right="102"/>
              <w:rPr>
                <w:sz w:val="16"/>
              </w:rPr>
            </w:pPr>
            <w:r>
              <w:rPr>
                <w:spacing w:val="-2"/>
                <w:sz w:val="16"/>
              </w:rPr>
              <w:t>3.774</w:t>
            </w:r>
          </w:p>
        </w:tc>
        <w:tc>
          <w:tcPr>
            <w:tcW w:w="677" w:type="dxa"/>
          </w:tcPr>
          <w:p w14:paraId="147EFEF4" w14:textId="77777777" w:rsidR="00EA1924" w:rsidRDefault="00000000">
            <w:pPr>
              <w:pStyle w:val="TableParagraph"/>
              <w:rPr>
                <w:sz w:val="16"/>
              </w:rPr>
            </w:pPr>
            <w:r>
              <w:rPr>
                <w:spacing w:val="-2"/>
                <w:sz w:val="16"/>
              </w:rPr>
              <w:t>9.512</w:t>
            </w:r>
          </w:p>
        </w:tc>
        <w:tc>
          <w:tcPr>
            <w:tcW w:w="577" w:type="dxa"/>
          </w:tcPr>
          <w:p w14:paraId="67079701" w14:textId="77777777" w:rsidR="00EA1924" w:rsidRDefault="00000000">
            <w:pPr>
              <w:pStyle w:val="TableParagraph"/>
              <w:ind w:left="97"/>
              <w:rPr>
                <w:sz w:val="16"/>
              </w:rPr>
            </w:pPr>
            <w:r>
              <w:rPr>
                <w:spacing w:val="-2"/>
                <w:sz w:val="16"/>
              </w:rPr>
              <w:t>29.535</w:t>
            </w:r>
          </w:p>
        </w:tc>
        <w:tc>
          <w:tcPr>
            <w:tcW w:w="198" w:type="dxa"/>
          </w:tcPr>
          <w:p w14:paraId="2938DC54" w14:textId="77777777" w:rsidR="00EA1924" w:rsidRDefault="00EA1924">
            <w:pPr>
              <w:pStyle w:val="TableParagraph"/>
              <w:spacing w:line="240" w:lineRule="auto"/>
              <w:jc w:val="left"/>
              <w:rPr>
                <w:rFonts w:ascii="Times New Roman"/>
                <w:sz w:val="12"/>
              </w:rPr>
            </w:pPr>
          </w:p>
        </w:tc>
        <w:tc>
          <w:tcPr>
            <w:tcW w:w="705" w:type="dxa"/>
          </w:tcPr>
          <w:p w14:paraId="056949A0" w14:textId="77777777" w:rsidR="00EA1924" w:rsidRDefault="00000000">
            <w:pPr>
              <w:pStyle w:val="TableParagraph"/>
              <w:ind w:right="94"/>
              <w:rPr>
                <w:sz w:val="16"/>
              </w:rPr>
            </w:pPr>
            <w:r>
              <w:rPr>
                <w:spacing w:val="-2"/>
                <w:sz w:val="16"/>
              </w:rPr>
              <w:t>2.322</w:t>
            </w:r>
          </w:p>
        </w:tc>
        <w:tc>
          <w:tcPr>
            <w:tcW w:w="676" w:type="dxa"/>
          </w:tcPr>
          <w:p w14:paraId="333A4110" w14:textId="77777777" w:rsidR="00EA1924" w:rsidRDefault="00000000">
            <w:pPr>
              <w:pStyle w:val="TableParagraph"/>
              <w:ind w:left="9" w:right="4"/>
              <w:rPr>
                <w:sz w:val="16"/>
              </w:rPr>
            </w:pPr>
            <w:r>
              <w:rPr>
                <w:spacing w:val="-2"/>
                <w:sz w:val="16"/>
              </w:rPr>
              <w:t>8.197</w:t>
            </w:r>
          </w:p>
        </w:tc>
        <w:tc>
          <w:tcPr>
            <w:tcW w:w="556" w:type="dxa"/>
          </w:tcPr>
          <w:p w14:paraId="5CDED6A8" w14:textId="77777777" w:rsidR="00EA1924" w:rsidRDefault="00000000">
            <w:pPr>
              <w:pStyle w:val="TableParagraph"/>
              <w:ind w:left="123" w:right="-15"/>
              <w:rPr>
                <w:sz w:val="16"/>
              </w:rPr>
            </w:pPr>
            <w:r>
              <w:rPr>
                <w:spacing w:val="-2"/>
                <w:sz w:val="16"/>
              </w:rPr>
              <w:t>69.308</w:t>
            </w:r>
          </w:p>
        </w:tc>
      </w:tr>
      <w:tr w:rsidR="00EA1924" w14:paraId="0026C71F" w14:textId="77777777">
        <w:trPr>
          <w:trHeight w:val="189"/>
        </w:trPr>
        <w:tc>
          <w:tcPr>
            <w:tcW w:w="2254" w:type="dxa"/>
          </w:tcPr>
          <w:p w14:paraId="374EFFBE" w14:textId="77777777" w:rsidR="00EA1924" w:rsidRDefault="00000000">
            <w:pPr>
              <w:pStyle w:val="TableParagraph"/>
              <w:jc w:val="left"/>
              <w:rPr>
                <w:sz w:val="16"/>
              </w:rPr>
            </w:pPr>
            <w:r>
              <w:rPr>
                <w:sz w:val="16"/>
              </w:rPr>
              <w:t>Gradient</w:t>
            </w:r>
            <w:r>
              <w:rPr>
                <w:spacing w:val="-8"/>
                <w:sz w:val="16"/>
              </w:rPr>
              <w:t xml:space="preserve"> </w:t>
            </w:r>
            <w:r>
              <w:rPr>
                <w:spacing w:val="-2"/>
                <w:sz w:val="16"/>
              </w:rPr>
              <w:t>Boosting</w:t>
            </w:r>
          </w:p>
        </w:tc>
        <w:tc>
          <w:tcPr>
            <w:tcW w:w="707" w:type="dxa"/>
          </w:tcPr>
          <w:p w14:paraId="6CB5F2B7" w14:textId="77777777" w:rsidR="00EA1924" w:rsidRDefault="00000000">
            <w:pPr>
              <w:pStyle w:val="TableParagraph"/>
              <w:ind w:right="99"/>
              <w:rPr>
                <w:sz w:val="16"/>
              </w:rPr>
            </w:pPr>
            <w:r>
              <w:rPr>
                <w:spacing w:val="-2"/>
                <w:sz w:val="16"/>
              </w:rPr>
              <w:t>2.825</w:t>
            </w:r>
          </w:p>
        </w:tc>
        <w:tc>
          <w:tcPr>
            <w:tcW w:w="678" w:type="dxa"/>
          </w:tcPr>
          <w:p w14:paraId="1B2D3664" w14:textId="77777777" w:rsidR="00EA1924" w:rsidRDefault="00000000">
            <w:pPr>
              <w:pStyle w:val="TableParagraph"/>
              <w:ind w:right="1"/>
              <w:rPr>
                <w:sz w:val="16"/>
              </w:rPr>
            </w:pPr>
            <w:r>
              <w:rPr>
                <w:spacing w:val="-2"/>
                <w:sz w:val="16"/>
              </w:rPr>
              <w:t>9.941</w:t>
            </w:r>
          </w:p>
        </w:tc>
        <w:tc>
          <w:tcPr>
            <w:tcW w:w="578" w:type="dxa"/>
          </w:tcPr>
          <w:p w14:paraId="308C60FD" w14:textId="77777777" w:rsidR="00EA1924" w:rsidRDefault="00000000">
            <w:pPr>
              <w:pStyle w:val="TableParagraph"/>
              <w:ind w:left="95"/>
              <w:rPr>
                <w:sz w:val="16"/>
              </w:rPr>
            </w:pPr>
            <w:r>
              <w:rPr>
                <w:spacing w:val="-2"/>
                <w:sz w:val="16"/>
              </w:rPr>
              <w:t>40.629</w:t>
            </w:r>
          </w:p>
        </w:tc>
        <w:tc>
          <w:tcPr>
            <w:tcW w:w="199" w:type="dxa"/>
          </w:tcPr>
          <w:p w14:paraId="14718867" w14:textId="77777777" w:rsidR="00EA1924" w:rsidRDefault="00EA1924">
            <w:pPr>
              <w:pStyle w:val="TableParagraph"/>
              <w:spacing w:line="240" w:lineRule="auto"/>
              <w:jc w:val="left"/>
              <w:rPr>
                <w:rFonts w:ascii="Times New Roman"/>
                <w:sz w:val="12"/>
              </w:rPr>
            </w:pPr>
          </w:p>
        </w:tc>
        <w:tc>
          <w:tcPr>
            <w:tcW w:w="706" w:type="dxa"/>
          </w:tcPr>
          <w:p w14:paraId="628A9DA0" w14:textId="77777777" w:rsidR="00EA1924" w:rsidRDefault="00000000">
            <w:pPr>
              <w:pStyle w:val="TableParagraph"/>
              <w:ind w:right="102"/>
              <w:rPr>
                <w:sz w:val="16"/>
              </w:rPr>
            </w:pPr>
            <w:r>
              <w:rPr>
                <w:spacing w:val="-2"/>
                <w:sz w:val="16"/>
              </w:rPr>
              <w:t>3.828</w:t>
            </w:r>
          </w:p>
        </w:tc>
        <w:tc>
          <w:tcPr>
            <w:tcW w:w="677" w:type="dxa"/>
          </w:tcPr>
          <w:p w14:paraId="7ACDE487" w14:textId="77777777" w:rsidR="00EA1924" w:rsidRDefault="00000000">
            <w:pPr>
              <w:pStyle w:val="TableParagraph"/>
              <w:rPr>
                <w:sz w:val="16"/>
              </w:rPr>
            </w:pPr>
            <w:r>
              <w:rPr>
                <w:spacing w:val="-2"/>
                <w:sz w:val="16"/>
              </w:rPr>
              <w:t>16.099</w:t>
            </w:r>
          </w:p>
        </w:tc>
        <w:tc>
          <w:tcPr>
            <w:tcW w:w="577" w:type="dxa"/>
          </w:tcPr>
          <w:p w14:paraId="47C51457" w14:textId="77777777" w:rsidR="00EA1924" w:rsidRDefault="00000000">
            <w:pPr>
              <w:pStyle w:val="TableParagraph"/>
              <w:ind w:left="97"/>
              <w:rPr>
                <w:sz w:val="16"/>
              </w:rPr>
            </w:pPr>
            <w:r>
              <w:rPr>
                <w:spacing w:val="-2"/>
                <w:sz w:val="16"/>
              </w:rPr>
              <w:t>35.012</w:t>
            </w:r>
          </w:p>
        </w:tc>
        <w:tc>
          <w:tcPr>
            <w:tcW w:w="198" w:type="dxa"/>
          </w:tcPr>
          <w:p w14:paraId="6EAA2CD6" w14:textId="77777777" w:rsidR="00EA1924" w:rsidRDefault="00EA1924">
            <w:pPr>
              <w:pStyle w:val="TableParagraph"/>
              <w:spacing w:line="240" w:lineRule="auto"/>
              <w:jc w:val="left"/>
              <w:rPr>
                <w:rFonts w:ascii="Times New Roman"/>
                <w:sz w:val="12"/>
              </w:rPr>
            </w:pPr>
          </w:p>
        </w:tc>
        <w:tc>
          <w:tcPr>
            <w:tcW w:w="705" w:type="dxa"/>
          </w:tcPr>
          <w:p w14:paraId="118708C7" w14:textId="77777777" w:rsidR="00EA1924" w:rsidRDefault="00000000">
            <w:pPr>
              <w:pStyle w:val="TableParagraph"/>
              <w:ind w:right="94"/>
              <w:rPr>
                <w:sz w:val="16"/>
              </w:rPr>
            </w:pPr>
            <w:r>
              <w:rPr>
                <w:spacing w:val="-2"/>
                <w:sz w:val="16"/>
              </w:rPr>
              <w:t>3.916</w:t>
            </w:r>
          </w:p>
        </w:tc>
        <w:tc>
          <w:tcPr>
            <w:tcW w:w="676" w:type="dxa"/>
          </w:tcPr>
          <w:p w14:paraId="046877AA" w14:textId="77777777" w:rsidR="00EA1924" w:rsidRDefault="00000000">
            <w:pPr>
              <w:pStyle w:val="TableParagraph"/>
              <w:ind w:left="9" w:right="4"/>
              <w:rPr>
                <w:sz w:val="16"/>
              </w:rPr>
            </w:pPr>
            <w:r>
              <w:rPr>
                <w:spacing w:val="-2"/>
                <w:sz w:val="16"/>
              </w:rPr>
              <w:t>16.899</w:t>
            </w:r>
          </w:p>
        </w:tc>
        <w:tc>
          <w:tcPr>
            <w:tcW w:w="556" w:type="dxa"/>
          </w:tcPr>
          <w:p w14:paraId="36C35F2B" w14:textId="77777777" w:rsidR="00EA1924" w:rsidRDefault="00000000">
            <w:pPr>
              <w:pStyle w:val="TableParagraph"/>
              <w:ind w:left="123" w:right="-15"/>
              <w:rPr>
                <w:sz w:val="16"/>
              </w:rPr>
            </w:pPr>
            <w:r>
              <w:rPr>
                <w:spacing w:val="-2"/>
                <w:sz w:val="16"/>
              </w:rPr>
              <w:t>44.962</w:t>
            </w:r>
          </w:p>
        </w:tc>
      </w:tr>
      <w:tr w:rsidR="00EA1924" w14:paraId="7C4567F0" w14:textId="77777777">
        <w:trPr>
          <w:trHeight w:val="189"/>
        </w:trPr>
        <w:tc>
          <w:tcPr>
            <w:tcW w:w="2254" w:type="dxa"/>
          </w:tcPr>
          <w:p w14:paraId="6AB1A336" w14:textId="77777777" w:rsidR="00EA1924" w:rsidRDefault="00000000">
            <w:pPr>
              <w:pStyle w:val="TableParagraph"/>
              <w:jc w:val="left"/>
              <w:rPr>
                <w:sz w:val="16"/>
              </w:rPr>
            </w:pPr>
            <w:r>
              <w:rPr>
                <w:sz w:val="16"/>
              </w:rPr>
              <w:t>Decision</w:t>
            </w:r>
            <w:r>
              <w:rPr>
                <w:spacing w:val="-8"/>
                <w:sz w:val="16"/>
              </w:rPr>
              <w:t xml:space="preserve"> </w:t>
            </w:r>
            <w:r>
              <w:rPr>
                <w:spacing w:val="-4"/>
                <w:sz w:val="16"/>
              </w:rPr>
              <w:t>Tree</w:t>
            </w:r>
          </w:p>
        </w:tc>
        <w:tc>
          <w:tcPr>
            <w:tcW w:w="707" w:type="dxa"/>
          </w:tcPr>
          <w:p w14:paraId="3BCF3C3D" w14:textId="77777777" w:rsidR="00EA1924" w:rsidRDefault="00000000">
            <w:pPr>
              <w:pStyle w:val="TableParagraph"/>
              <w:ind w:right="99"/>
              <w:rPr>
                <w:sz w:val="16"/>
              </w:rPr>
            </w:pPr>
            <w:r>
              <w:rPr>
                <w:spacing w:val="-2"/>
                <w:sz w:val="16"/>
              </w:rPr>
              <w:t>4.780</w:t>
            </w:r>
          </w:p>
        </w:tc>
        <w:tc>
          <w:tcPr>
            <w:tcW w:w="678" w:type="dxa"/>
          </w:tcPr>
          <w:p w14:paraId="1846CE6C" w14:textId="77777777" w:rsidR="00EA1924" w:rsidRDefault="00000000">
            <w:pPr>
              <w:pStyle w:val="TableParagraph"/>
              <w:ind w:right="1"/>
              <w:rPr>
                <w:sz w:val="16"/>
              </w:rPr>
            </w:pPr>
            <w:r>
              <w:rPr>
                <w:spacing w:val="-2"/>
                <w:sz w:val="16"/>
              </w:rPr>
              <w:t>14.196</w:t>
            </w:r>
          </w:p>
        </w:tc>
        <w:tc>
          <w:tcPr>
            <w:tcW w:w="578" w:type="dxa"/>
          </w:tcPr>
          <w:p w14:paraId="6F69CC0A" w14:textId="77777777" w:rsidR="00EA1924" w:rsidRDefault="00000000">
            <w:pPr>
              <w:pStyle w:val="TableParagraph"/>
              <w:ind w:left="95"/>
              <w:rPr>
                <w:sz w:val="16"/>
              </w:rPr>
            </w:pPr>
            <w:r>
              <w:rPr>
                <w:spacing w:val="-2"/>
                <w:sz w:val="16"/>
              </w:rPr>
              <w:t>40.780</w:t>
            </w:r>
          </w:p>
        </w:tc>
        <w:tc>
          <w:tcPr>
            <w:tcW w:w="199" w:type="dxa"/>
          </w:tcPr>
          <w:p w14:paraId="48C58E6C" w14:textId="77777777" w:rsidR="00EA1924" w:rsidRDefault="00EA1924">
            <w:pPr>
              <w:pStyle w:val="TableParagraph"/>
              <w:spacing w:line="240" w:lineRule="auto"/>
              <w:jc w:val="left"/>
              <w:rPr>
                <w:rFonts w:ascii="Times New Roman"/>
                <w:sz w:val="12"/>
              </w:rPr>
            </w:pPr>
          </w:p>
        </w:tc>
        <w:tc>
          <w:tcPr>
            <w:tcW w:w="706" w:type="dxa"/>
          </w:tcPr>
          <w:p w14:paraId="5DF5A990" w14:textId="77777777" w:rsidR="00EA1924" w:rsidRDefault="00000000">
            <w:pPr>
              <w:pStyle w:val="TableParagraph"/>
              <w:ind w:right="102"/>
              <w:rPr>
                <w:sz w:val="16"/>
              </w:rPr>
            </w:pPr>
            <w:r>
              <w:rPr>
                <w:spacing w:val="-2"/>
                <w:sz w:val="16"/>
              </w:rPr>
              <w:t>5.337</w:t>
            </w:r>
          </w:p>
        </w:tc>
        <w:tc>
          <w:tcPr>
            <w:tcW w:w="677" w:type="dxa"/>
          </w:tcPr>
          <w:p w14:paraId="3476DB78" w14:textId="77777777" w:rsidR="00EA1924" w:rsidRDefault="00000000">
            <w:pPr>
              <w:pStyle w:val="TableParagraph"/>
              <w:rPr>
                <w:sz w:val="16"/>
              </w:rPr>
            </w:pPr>
            <w:r>
              <w:rPr>
                <w:spacing w:val="-2"/>
                <w:sz w:val="16"/>
              </w:rPr>
              <w:t>15.833</w:t>
            </w:r>
          </w:p>
        </w:tc>
        <w:tc>
          <w:tcPr>
            <w:tcW w:w="577" w:type="dxa"/>
          </w:tcPr>
          <w:p w14:paraId="4ECE627C" w14:textId="77777777" w:rsidR="00EA1924" w:rsidRDefault="00000000">
            <w:pPr>
              <w:pStyle w:val="TableParagraph"/>
              <w:ind w:left="97"/>
              <w:rPr>
                <w:sz w:val="16"/>
              </w:rPr>
            </w:pPr>
            <w:r>
              <w:rPr>
                <w:spacing w:val="-2"/>
                <w:sz w:val="16"/>
              </w:rPr>
              <w:t>38.032</w:t>
            </w:r>
          </w:p>
        </w:tc>
        <w:tc>
          <w:tcPr>
            <w:tcW w:w="198" w:type="dxa"/>
          </w:tcPr>
          <w:p w14:paraId="5EA50B5B" w14:textId="77777777" w:rsidR="00EA1924" w:rsidRDefault="00EA1924">
            <w:pPr>
              <w:pStyle w:val="TableParagraph"/>
              <w:spacing w:line="240" w:lineRule="auto"/>
              <w:jc w:val="left"/>
              <w:rPr>
                <w:rFonts w:ascii="Times New Roman"/>
                <w:sz w:val="12"/>
              </w:rPr>
            </w:pPr>
          </w:p>
        </w:tc>
        <w:tc>
          <w:tcPr>
            <w:tcW w:w="705" w:type="dxa"/>
          </w:tcPr>
          <w:p w14:paraId="7CB199DE" w14:textId="77777777" w:rsidR="00EA1924" w:rsidRDefault="00000000">
            <w:pPr>
              <w:pStyle w:val="TableParagraph"/>
              <w:ind w:right="94"/>
              <w:rPr>
                <w:sz w:val="16"/>
              </w:rPr>
            </w:pPr>
            <w:r>
              <w:rPr>
                <w:spacing w:val="-2"/>
                <w:sz w:val="16"/>
              </w:rPr>
              <w:t>5.038</w:t>
            </w:r>
          </w:p>
        </w:tc>
        <w:tc>
          <w:tcPr>
            <w:tcW w:w="676" w:type="dxa"/>
          </w:tcPr>
          <w:p w14:paraId="4468C47F" w14:textId="77777777" w:rsidR="00EA1924" w:rsidRDefault="00000000">
            <w:pPr>
              <w:pStyle w:val="TableParagraph"/>
              <w:ind w:left="9" w:right="4"/>
              <w:rPr>
                <w:sz w:val="16"/>
              </w:rPr>
            </w:pPr>
            <w:r>
              <w:rPr>
                <w:spacing w:val="-2"/>
                <w:sz w:val="16"/>
              </w:rPr>
              <w:t>15.471</w:t>
            </w:r>
          </w:p>
        </w:tc>
        <w:tc>
          <w:tcPr>
            <w:tcW w:w="556" w:type="dxa"/>
          </w:tcPr>
          <w:p w14:paraId="024716E1" w14:textId="77777777" w:rsidR="00EA1924" w:rsidRDefault="00000000">
            <w:pPr>
              <w:pStyle w:val="TableParagraph"/>
              <w:ind w:left="123" w:right="-15"/>
              <w:rPr>
                <w:sz w:val="16"/>
              </w:rPr>
            </w:pPr>
            <w:r>
              <w:rPr>
                <w:spacing w:val="-2"/>
                <w:sz w:val="16"/>
              </w:rPr>
              <w:t>85.477</w:t>
            </w:r>
          </w:p>
        </w:tc>
      </w:tr>
      <w:tr w:rsidR="00EA1924" w14:paraId="3E17F519" w14:textId="77777777">
        <w:trPr>
          <w:trHeight w:val="189"/>
        </w:trPr>
        <w:tc>
          <w:tcPr>
            <w:tcW w:w="2254" w:type="dxa"/>
          </w:tcPr>
          <w:p w14:paraId="0DB156DB" w14:textId="77777777" w:rsidR="00EA1924" w:rsidRDefault="00000000">
            <w:pPr>
              <w:pStyle w:val="TableParagraph"/>
              <w:jc w:val="left"/>
              <w:rPr>
                <w:sz w:val="16"/>
              </w:rPr>
            </w:pPr>
            <w:r>
              <w:rPr>
                <w:spacing w:val="-2"/>
                <w:sz w:val="16"/>
              </w:rPr>
              <w:t>Lasso</w:t>
            </w:r>
          </w:p>
        </w:tc>
        <w:tc>
          <w:tcPr>
            <w:tcW w:w="707" w:type="dxa"/>
          </w:tcPr>
          <w:p w14:paraId="675DD2EB" w14:textId="77777777" w:rsidR="00EA1924" w:rsidRDefault="00000000">
            <w:pPr>
              <w:pStyle w:val="TableParagraph"/>
              <w:ind w:right="99"/>
              <w:rPr>
                <w:sz w:val="16"/>
              </w:rPr>
            </w:pPr>
            <w:r>
              <w:rPr>
                <w:spacing w:val="-2"/>
                <w:sz w:val="16"/>
              </w:rPr>
              <w:t>10.681</w:t>
            </w:r>
          </w:p>
        </w:tc>
        <w:tc>
          <w:tcPr>
            <w:tcW w:w="678" w:type="dxa"/>
          </w:tcPr>
          <w:p w14:paraId="15716687" w14:textId="77777777" w:rsidR="00EA1924" w:rsidRDefault="00000000">
            <w:pPr>
              <w:pStyle w:val="TableParagraph"/>
              <w:ind w:right="1"/>
              <w:rPr>
                <w:sz w:val="16"/>
              </w:rPr>
            </w:pPr>
            <w:r>
              <w:rPr>
                <w:spacing w:val="-2"/>
                <w:sz w:val="16"/>
              </w:rPr>
              <w:t>26.169</w:t>
            </w:r>
          </w:p>
        </w:tc>
        <w:tc>
          <w:tcPr>
            <w:tcW w:w="578" w:type="dxa"/>
          </w:tcPr>
          <w:p w14:paraId="3A7704C3" w14:textId="77777777" w:rsidR="00EA1924" w:rsidRDefault="00000000">
            <w:pPr>
              <w:pStyle w:val="TableParagraph"/>
              <w:ind w:left="95"/>
              <w:rPr>
                <w:sz w:val="16"/>
              </w:rPr>
            </w:pPr>
            <w:r>
              <w:rPr>
                <w:spacing w:val="-2"/>
                <w:sz w:val="16"/>
              </w:rPr>
              <w:t>50.045</w:t>
            </w:r>
          </w:p>
        </w:tc>
        <w:tc>
          <w:tcPr>
            <w:tcW w:w="199" w:type="dxa"/>
          </w:tcPr>
          <w:p w14:paraId="02FE7DC4" w14:textId="77777777" w:rsidR="00EA1924" w:rsidRDefault="00EA1924">
            <w:pPr>
              <w:pStyle w:val="TableParagraph"/>
              <w:spacing w:line="240" w:lineRule="auto"/>
              <w:jc w:val="left"/>
              <w:rPr>
                <w:rFonts w:ascii="Times New Roman"/>
                <w:sz w:val="12"/>
              </w:rPr>
            </w:pPr>
          </w:p>
        </w:tc>
        <w:tc>
          <w:tcPr>
            <w:tcW w:w="706" w:type="dxa"/>
          </w:tcPr>
          <w:p w14:paraId="782B8245" w14:textId="77777777" w:rsidR="00EA1924" w:rsidRDefault="00000000">
            <w:pPr>
              <w:pStyle w:val="TableParagraph"/>
              <w:ind w:right="102"/>
              <w:rPr>
                <w:sz w:val="16"/>
              </w:rPr>
            </w:pPr>
            <w:r>
              <w:rPr>
                <w:spacing w:val="-2"/>
                <w:sz w:val="16"/>
              </w:rPr>
              <w:t>14.937</w:t>
            </w:r>
          </w:p>
        </w:tc>
        <w:tc>
          <w:tcPr>
            <w:tcW w:w="677" w:type="dxa"/>
          </w:tcPr>
          <w:p w14:paraId="38318881" w14:textId="77777777" w:rsidR="00EA1924" w:rsidRDefault="00000000">
            <w:pPr>
              <w:pStyle w:val="TableParagraph"/>
              <w:rPr>
                <w:sz w:val="16"/>
              </w:rPr>
            </w:pPr>
            <w:r>
              <w:rPr>
                <w:spacing w:val="-2"/>
                <w:sz w:val="16"/>
              </w:rPr>
              <w:t>27.875</w:t>
            </w:r>
          </w:p>
        </w:tc>
        <w:tc>
          <w:tcPr>
            <w:tcW w:w="577" w:type="dxa"/>
          </w:tcPr>
          <w:p w14:paraId="5F4E9BF2" w14:textId="77777777" w:rsidR="00EA1924" w:rsidRDefault="00000000">
            <w:pPr>
              <w:pStyle w:val="TableParagraph"/>
              <w:ind w:left="97"/>
              <w:rPr>
                <w:sz w:val="16"/>
              </w:rPr>
            </w:pPr>
            <w:r>
              <w:rPr>
                <w:spacing w:val="-2"/>
                <w:sz w:val="16"/>
              </w:rPr>
              <w:t>50.410</w:t>
            </w:r>
          </w:p>
        </w:tc>
        <w:tc>
          <w:tcPr>
            <w:tcW w:w="198" w:type="dxa"/>
          </w:tcPr>
          <w:p w14:paraId="65C18002" w14:textId="77777777" w:rsidR="00EA1924" w:rsidRDefault="00EA1924">
            <w:pPr>
              <w:pStyle w:val="TableParagraph"/>
              <w:spacing w:line="240" w:lineRule="auto"/>
              <w:jc w:val="left"/>
              <w:rPr>
                <w:rFonts w:ascii="Times New Roman"/>
                <w:sz w:val="12"/>
              </w:rPr>
            </w:pPr>
          </w:p>
        </w:tc>
        <w:tc>
          <w:tcPr>
            <w:tcW w:w="705" w:type="dxa"/>
          </w:tcPr>
          <w:p w14:paraId="4B58B88C" w14:textId="77777777" w:rsidR="00EA1924" w:rsidRDefault="00000000">
            <w:pPr>
              <w:pStyle w:val="TableParagraph"/>
              <w:ind w:right="94"/>
              <w:rPr>
                <w:sz w:val="16"/>
              </w:rPr>
            </w:pPr>
            <w:r>
              <w:rPr>
                <w:spacing w:val="-2"/>
                <w:sz w:val="16"/>
              </w:rPr>
              <w:t>11.529</w:t>
            </w:r>
          </w:p>
        </w:tc>
        <w:tc>
          <w:tcPr>
            <w:tcW w:w="676" w:type="dxa"/>
          </w:tcPr>
          <w:p w14:paraId="25ACBB50" w14:textId="77777777" w:rsidR="00EA1924" w:rsidRDefault="00000000">
            <w:pPr>
              <w:pStyle w:val="TableParagraph"/>
              <w:ind w:left="9" w:right="4"/>
              <w:rPr>
                <w:sz w:val="16"/>
              </w:rPr>
            </w:pPr>
            <w:r>
              <w:rPr>
                <w:spacing w:val="-2"/>
                <w:sz w:val="16"/>
              </w:rPr>
              <w:t>30.845</w:t>
            </w:r>
          </w:p>
        </w:tc>
        <w:tc>
          <w:tcPr>
            <w:tcW w:w="556" w:type="dxa"/>
          </w:tcPr>
          <w:p w14:paraId="6E9AA77A" w14:textId="77777777" w:rsidR="00EA1924" w:rsidRDefault="00000000">
            <w:pPr>
              <w:pStyle w:val="TableParagraph"/>
              <w:ind w:left="123" w:right="-15"/>
              <w:rPr>
                <w:sz w:val="16"/>
              </w:rPr>
            </w:pPr>
            <w:r>
              <w:rPr>
                <w:spacing w:val="-2"/>
                <w:sz w:val="16"/>
              </w:rPr>
              <w:t>49.111</w:t>
            </w:r>
          </w:p>
        </w:tc>
      </w:tr>
      <w:tr w:rsidR="00EA1924" w14:paraId="1198E838" w14:textId="77777777">
        <w:trPr>
          <w:trHeight w:val="189"/>
        </w:trPr>
        <w:tc>
          <w:tcPr>
            <w:tcW w:w="2254" w:type="dxa"/>
          </w:tcPr>
          <w:p w14:paraId="38228AA3" w14:textId="77777777" w:rsidR="00EA1924" w:rsidRDefault="00000000">
            <w:pPr>
              <w:pStyle w:val="TableParagraph"/>
              <w:jc w:val="left"/>
              <w:rPr>
                <w:sz w:val="16"/>
              </w:rPr>
            </w:pPr>
            <w:r>
              <w:rPr>
                <w:sz w:val="16"/>
              </w:rPr>
              <w:t>Elastic</w:t>
            </w:r>
            <w:r>
              <w:rPr>
                <w:spacing w:val="-6"/>
                <w:sz w:val="16"/>
              </w:rPr>
              <w:t xml:space="preserve"> </w:t>
            </w:r>
            <w:r>
              <w:rPr>
                <w:spacing w:val="-5"/>
                <w:sz w:val="16"/>
              </w:rPr>
              <w:t>Net</w:t>
            </w:r>
          </w:p>
        </w:tc>
        <w:tc>
          <w:tcPr>
            <w:tcW w:w="707" w:type="dxa"/>
          </w:tcPr>
          <w:p w14:paraId="202D5ECA" w14:textId="77777777" w:rsidR="00EA1924" w:rsidRDefault="00000000">
            <w:pPr>
              <w:pStyle w:val="TableParagraph"/>
              <w:ind w:right="99"/>
              <w:rPr>
                <w:sz w:val="16"/>
              </w:rPr>
            </w:pPr>
            <w:r>
              <w:rPr>
                <w:spacing w:val="-2"/>
                <w:sz w:val="16"/>
              </w:rPr>
              <w:t>10.709</w:t>
            </w:r>
          </w:p>
        </w:tc>
        <w:tc>
          <w:tcPr>
            <w:tcW w:w="678" w:type="dxa"/>
          </w:tcPr>
          <w:p w14:paraId="079A417B" w14:textId="77777777" w:rsidR="00EA1924" w:rsidRDefault="00000000">
            <w:pPr>
              <w:pStyle w:val="TableParagraph"/>
              <w:ind w:right="1"/>
              <w:rPr>
                <w:sz w:val="16"/>
              </w:rPr>
            </w:pPr>
            <w:r>
              <w:rPr>
                <w:spacing w:val="-2"/>
                <w:sz w:val="16"/>
              </w:rPr>
              <w:t>25.476</w:t>
            </w:r>
          </w:p>
        </w:tc>
        <w:tc>
          <w:tcPr>
            <w:tcW w:w="578" w:type="dxa"/>
          </w:tcPr>
          <w:p w14:paraId="43CEB3D8" w14:textId="77777777" w:rsidR="00EA1924" w:rsidRDefault="00000000">
            <w:pPr>
              <w:pStyle w:val="TableParagraph"/>
              <w:ind w:left="95"/>
              <w:rPr>
                <w:sz w:val="16"/>
              </w:rPr>
            </w:pPr>
            <w:r>
              <w:rPr>
                <w:spacing w:val="-2"/>
                <w:sz w:val="16"/>
              </w:rPr>
              <w:t>50.057</w:t>
            </w:r>
          </w:p>
        </w:tc>
        <w:tc>
          <w:tcPr>
            <w:tcW w:w="199" w:type="dxa"/>
          </w:tcPr>
          <w:p w14:paraId="6BD64D18" w14:textId="77777777" w:rsidR="00EA1924" w:rsidRDefault="00EA1924">
            <w:pPr>
              <w:pStyle w:val="TableParagraph"/>
              <w:spacing w:line="240" w:lineRule="auto"/>
              <w:jc w:val="left"/>
              <w:rPr>
                <w:rFonts w:ascii="Times New Roman"/>
                <w:sz w:val="12"/>
              </w:rPr>
            </w:pPr>
          </w:p>
        </w:tc>
        <w:tc>
          <w:tcPr>
            <w:tcW w:w="706" w:type="dxa"/>
          </w:tcPr>
          <w:p w14:paraId="17587394" w14:textId="77777777" w:rsidR="00EA1924" w:rsidRDefault="00000000">
            <w:pPr>
              <w:pStyle w:val="TableParagraph"/>
              <w:ind w:right="102"/>
              <w:rPr>
                <w:sz w:val="16"/>
              </w:rPr>
            </w:pPr>
            <w:r>
              <w:rPr>
                <w:spacing w:val="-2"/>
                <w:sz w:val="16"/>
              </w:rPr>
              <w:t>14.967</w:t>
            </w:r>
          </w:p>
        </w:tc>
        <w:tc>
          <w:tcPr>
            <w:tcW w:w="677" w:type="dxa"/>
          </w:tcPr>
          <w:p w14:paraId="3756B0EF" w14:textId="77777777" w:rsidR="00EA1924" w:rsidRDefault="00000000">
            <w:pPr>
              <w:pStyle w:val="TableParagraph"/>
              <w:rPr>
                <w:sz w:val="16"/>
              </w:rPr>
            </w:pPr>
            <w:r>
              <w:rPr>
                <w:spacing w:val="-2"/>
                <w:sz w:val="16"/>
              </w:rPr>
              <w:t>27.829</w:t>
            </w:r>
          </w:p>
        </w:tc>
        <w:tc>
          <w:tcPr>
            <w:tcW w:w="577" w:type="dxa"/>
          </w:tcPr>
          <w:p w14:paraId="13CE9532" w14:textId="77777777" w:rsidR="00EA1924" w:rsidRDefault="00000000">
            <w:pPr>
              <w:pStyle w:val="TableParagraph"/>
              <w:ind w:left="97"/>
              <w:rPr>
                <w:sz w:val="16"/>
              </w:rPr>
            </w:pPr>
            <w:r>
              <w:rPr>
                <w:spacing w:val="-2"/>
                <w:sz w:val="16"/>
              </w:rPr>
              <w:t>48.606</w:t>
            </w:r>
          </w:p>
        </w:tc>
        <w:tc>
          <w:tcPr>
            <w:tcW w:w="198" w:type="dxa"/>
          </w:tcPr>
          <w:p w14:paraId="773E66DE" w14:textId="77777777" w:rsidR="00EA1924" w:rsidRDefault="00EA1924">
            <w:pPr>
              <w:pStyle w:val="TableParagraph"/>
              <w:spacing w:line="240" w:lineRule="auto"/>
              <w:jc w:val="left"/>
              <w:rPr>
                <w:rFonts w:ascii="Times New Roman"/>
                <w:sz w:val="12"/>
              </w:rPr>
            </w:pPr>
          </w:p>
        </w:tc>
        <w:tc>
          <w:tcPr>
            <w:tcW w:w="705" w:type="dxa"/>
          </w:tcPr>
          <w:p w14:paraId="2FFD4C55" w14:textId="77777777" w:rsidR="00EA1924" w:rsidRDefault="00000000">
            <w:pPr>
              <w:pStyle w:val="TableParagraph"/>
              <w:ind w:right="94"/>
              <w:rPr>
                <w:sz w:val="16"/>
              </w:rPr>
            </w:pPr>
            <w:r>
              <w:rPr>
                <w:spacing w:val="-2"/>
                <w:sz w:val="16"/>
              </w:rPr>
              <w:t>11.440</w:t>
            </w:r>
          </w:p>
        </w:tc>
        <w:tc>
          <w:tcPr>
            <w:tcW w:w="676" w:type="dxa"/>
          </w:tcPr>
          <w:p w14:paraId="2366321F" w14:textId="77777777" w:rsidR="00EA1924" w:rsidRDefault="00000000">
            <w:pPr>
              <w:pStyle w:val="TableParagraph"/>
              <w:ind w:left="9" w:right="4"/>
              <w:rPr>
                <w:sz w:val="16"/>
              </w:rPr>
            </w:pPr>
            <w:r>
              <w:rPr>
                <w:spacing w:val="-2"/>
                <w:sz w:val="16"/>
              </w:rPr>
              <w:t>31.143</w:t>
            </w:r>
          </w:p>
        </w:tc>
        <w:tc>
          <w:tcPr>
            <w:tcW w:w="556" w:type="dxa"/>
          </w:tcPr>
          <w:p w14:paraId="229D8F8D" w14:textId="77777777" w:rsidR="00EA1924" w:rsidRDefault="00000000">
            <w:pPr>
              <w:pStyle w:val="TableParagraph"/>
              <w:ind w:left="123" w:right="-15"/>
              <w:rPr>
                <w:sz w:val="16"/>
              </w:rPr>
            </w:pPr>
            <w:r>
              <w:rPr>
                <w:spacing w:val="-2"/>
                <w:sz w:val="16"/>
              </w:rPr>
              <w:t>49.817</w:t>
            </w:r>
          </w:p>
        </w:tc>
      </w:tr>
      <w:tr w:rsidR="00EA1924" w14:paraId="00232190" w14:textId="77777777">
        <w:trPr>
          <w:trHeight w:val="189"/>
        </w:trPr>
        <w:tc>
          <w:tcPr>
            <w:tcW w:w="2254" w:type="dxa"/>
          </w:tcPr>
          <w:p w14:paraId="32117793" w14:textId="77777777" w:rsidR="00EA1924" w:rsidRDefault="00000000">
            <w:pPr>
              <w:pStyle w:val="TableParagraph"/>
              <w:jc w:val="left"/>
              <w:rPr>
                <w:sz w:val="16"/>
              </w:rPr>
            </w:pPr>
            <w:r>
              <w:rPr>
                <w:spacing w:val="-2"/>
                <w:sz w:val="16"/>
              </w:rPr>
              <w:t>Ridge</w:t>
            </w:r>
          </w:p>
        </w:tc>
        <w:tc>
          <w:tcPr>
            <w:tcW w:w="707" w:type="dxa"/>
          </w:tcPr>
          <w:p w14:paraId="632503F6" w14:textId="77777777" w:rsidR="00EA1924" w:rsidRDefault="00000000">
            <w:pPr>
              <w:pStyle w:val="TableParagraph"/>
              <w:ind w:right="99"/>
              <w:rPr>
                <w:sz w:val="16"/>
              </w:rPr>
            </w:pPr>
            <w:r>
              <w:rPr>
                <w:spacing w:val="-2"/>
                <w:sz w:val="16"/>
              </w:rPr>
              <w:t>10.730</w:t>
            </w:r>
          </w:p>
        </w:tc>
        <w:tc>
          <w:tcPr>
            <w:tcW w:w="678" w:type="dxa"/>
          </w:tcPr>
          <w:p w14:paraId="1E15F219" w14:textId="77777777" w:rsidR="00EA1924" w:rsidRDefault="00000000">
            <w:pPr>
              <w:pStyle w:val="TableParagraph"/>
              <w:ind w:right="1"/>
              <w:rPr>
                <w:sz w:val="16"/>
              </w:rPr>
            </w:pPr>
            <w:r>
              <w:rPr>
                <w:spacing w:val="-2"/>
                <w:sz w:val="16"/>
              </w:rPr>
              <w:t>24.982</w:t>
            </w:r>
          </w:p>
        </w:tc>
        <w:tc>
          <w:tcPr>
            <w:tcW w:w="578" w:type="dxa"/>
          </w:tcPr>
          <w:p w14:paraId="4AF57AFA" w14:textId="77777777" w:rsidR="00EA1924" w:rsidRDefault="00000000">
            <w:pPr>
              <w:pStyle w:val="TableParagraph"/>
              <w:ind w:left="95"/>
              <w:rPr>
                <w:sz w:val="16"/>
              </w:rPr>
            </w:pPr>
            <w:r>
              <w:rPr>
                <w:spacing w:val="-2"/>
                <w:sz w:val="16"/>
              </w:rPr>
              <w:t>50.271</w:t>
            </w:r>
          </w:p>
        </w:tc>
        <w:tc>
          <w:tcPr>
            <w:tcW w:w="199" w:type="dxa"/>
          </w:tcPr>
          <w:p w14:paraId="467BB71D" w14:textId="77777777" w:rsidR="00EA1924" w:rsidRDefault="00EA1924">
            <w:pPr>
              <w:pStyle w:val="TableParagraph"/>
              <w:spacing w:line="240" w:lineRule="auto"/>
              <w:jc w:val="left"/>
              <w:rPr>
                <w:rFonts w:ascii="Times New Roman"/>
                <w:sz w:val="12"/>
              </w:rPr>
            </w:pPr>
          </w:p>
        </w:tc>
        <w:tc>
          <w:tcPr>
            <w:tcW w:w="706" w:type="dxa"/>
          </w:tcPr>
          <w:p w14:paraId="132CBBC3" w14:textId="77777777" w:rsidR="00EA1924" w:rsidRDefault="00000000">
            <w:pPr>
              <w:pStyle w:val="TableParagraph"/>
              <w:ind w:right="102"/>
              <w:rPr>
                <w:sz w:val="16"/>
              </w:rPr>
            </w:pPr>
            <w:r>
              <w:rPr>
                <w:spacing w:val="-2"/>
                <w:sz w:val="16"/>
              </w:rPr>
              <w:t>15.009</w:t>
            </w:r>
          </w:p>
        </w:tc>
        <w:tc>
          <w:tcPr>
            <w:tcW w:w="677" w:type="dxa"/>
          </w:tcPr>
          <w:p w14:paraId="362BF4B8" w14:textId="77777777" w:rsidR="00EA1924" w:rsidRDefault="00000000">
            <w:pPr>
              <w:pStyle w:val="TableParagraph"/>
              <w:rPr>
                <w:sz w:val="16"/>
              </w:rPr>
            </w:pPr>
            <w:r>
              <w:rPr>
                <w:spacing w:val="-2"/>
                <w:sz w:val="16"/>
              </w:rPr>
              <w:t>27.530</w:t>
            </w:r>
          </w:p>
        </w:tc>
        <w:tc>
          <w:tcPr>
            <w:tcW w:w="577" w:type="dxa"/>
          </w:tcPr>
          <w:p w14:paraId="4F57F841" w14:textId="77777777" w:rsidR="00EA1924" w:rsidRDefault="00000000">
            <w:pPr>
              <w:pStyle w:val="TableParagraph"/>
              <w:ind w:left="97"/>
              <w:rPr>
                <w:sz w:val="16"/>
              </w:rPr>
            </w:pPr>
            <w:r>
              <w:rPr>
                <w:spacing w:val="-2"/>
                <w:sz w:val="16"/>
              </w:rPr>
              <w:t>44.107</w:t>
            </w:r>
          </w:p>
        </w:tc>
        <w:tc>
          <w:tcPr>
            <w:tcW w:w="198" w:type="dxa"/>
          </w:tcPr>
          <w:p w14:paraId="7CDBC567" w14:textId="77777777" w:rsidR="00EA1924" w:rsidRDefault="00EA1924">
            <w:pPr>
              <w:pStyle w:val="TableParagraph"/>
              <w:spacing w:line="240" w:lineRule="auto"/>
              <w:jc w:val="left"/>
              <w:rPr>
                <w:rFonts w:ascii="Times New Roman"/>
                <w:sz w:val="12"/>
              </w:rPr>
            </w:pPr>
          </w:p>
        </w:tc>
        <w:tc>
          <w:tcPr>
            <w:tcW w:w="705" w:type="dxa"/>
          </w:tcPr>
          <w:p w14:paraId="163100EC" w14:textId="77777777" w:rsidR="00EA1924" w:rsidRDefault="00000000">
            <w:pPr>
              <w:pStyle w:val="TableParagraph"/>
              <w:ind w:right="94"/>
              <w:rPr>
                <w:sz w:val="16"/>
              </w:rPr>
            </w:pPr>
            <w:r>
              <w:rPr>
                <w:spacing w:val="-2"/>
                <w:sz w:val="16"/>
              </w:rPr>
              <w:t>11.244</w:t>
            </w:r>
          </w:p>
        </w:tc>
        <w:tc>
          <w:tcPr>
            <w:tcW w:w="676" w:type="dxa"/>
          </w:tcPr>
          <w:p w14:paraId="70FD24FD" w14:textId="77777777" w:rsidR="00EA1924" w:rsidRDefault="00000000">
            <w:pPr>
              <w:pStyle w:val="TableParagraph"/>
              <w:ind w:left="9" w:right="4"/>
              <w:rPr>
                <w:sz w:val="16"/>
              </w:rPr>
            </w:pPr>
            <w:r>
              <w:rPr>
                <w:spacing w:val="-2"/>
                <w:sz w:val="16"/>
              </w:rPr>
              <w:t>31.188</w:t>
            </w:r>
          </w:p>
        </w:tc>
        <w:tc>
          <w:tcPr>
            <w:tcW w:w="556" w:type="dxa"/>
          </w:tcPr>
          <w:p w14:paraId="3A80F426" w14:textId="77777777" w:rsidR="00EA1924" w:rsidRDefault="00000000">
            <w:pPr>
              <w:pStyle w:val="TableParagraph"/>
              <w:ind w:left="123" w:right="-15"/>
              <w:rPr>
                <w:sz w:val="16"/>
              </w:rPr>
            </w:pPr>
            <w:r>
              <w:rPr>
                <w:spacing w:val="-2"/>
                <w:sz w:val="16"/>
              </w:rPr>
              <w:t>50.696</w:t>
            </w:r>
          </w:p>
        </w:tc>
      </w:tr>
      <w:tr w:rsidR="00EA1924" w14:paraId="0B2F2A0B" w14:textId="77777777">
        <w:trPr>
          <w:trHeight w:val="189"/>
        </w:trPr>
        <w:tc>
          <w:tcPr>
            <w:tcW w:w="2254" w:type="dxa"/>
          </w:tcPr>
          <w:p w14:paraId="5ECB36ED" w14:textId="77777777" w:rsidR="00EA1924" w:rsidRDefault="00000000">
            <w:pPr>
              <w:pStyle w:val="TableParagraph"/>
              <w:jc w:val="left"/>
              <w:rPr>
                <w:sz w:val="16"/>
              </w:rPr>
            </w:pPr>
            <w:r>
              <w:rPr>
                <w:spacing w:val="-5"/>
                <w:sz w:val="16"/>
              </w:rPr>
              <w:t>PCR</w:t>
            </w:r>
          </w:p>
        </w:tc>
        <w:tc>
          <w:tcPr>
            <w:tcW w:w="707" w:type="dxa"/>
          </w:tcPr>
          <w:p w14:paraId="350702FB" w14:textId="77777777" w:rsidR="00EA1924" w:rsidRDefault="00000000">
            <w:pPr>
              <w:pStyle w:val="TableParagraph"/>
              <w:ind w:right="99"/>
              <w:rPr>
                <w:sz w:val="16"/>
              </w:rPr>
            </w:pPr>
            <w:r>
              <w:rPr>
                <w:spacing w:val="-2"/>
                <w:sz w:val="16"/>
              </w:rPr>
              <w:t>10.730</w:t>
            </w:r>
          </w:p>
        </w:tc>
        <w:tc>
          <w:tcPr>
            <w:tcW w:w="678" w:type="dxa"/>
          </w:tcPr>
          <w:p w14:paraId="690A3A16" w14:textId="77777777" w:rsidR="00EA1924" w:rsidRDefault="00000000">
            <w:pPr>
              <w:pStyle w:val="TableParagraph"/>
              <w:ind w:right="1"/>
              <w:rPr>
                <w:sz w:val="16"/>
              </w:rPr>
            </w:pPr>
            <w:r>
              <w:rPr>
                <w:spacing w:val="-2"/>
                <w:sz w:val="16"/>
              </w:rPr>
              <w:t>24.982</w:t>
            </w:r>
          </w:p>
        </w:tc>
        <w:tc>
          <w:tcPr>
            <w:tcW w:w="578" w:type="dxa"/>
          </w:tcPr>
          <w:p w14:paraId="48635534" w14:textId="77777777" w:rsidR="00EA1924" w:rsidRDefault="00000000">
            <w:pPr>
              <w:pStyle w:val="TableParagraph"/>
              <w:ind w:left="95"/>
              <w:rPr>
                <w:sz w:val="16"/>
              </w:rPr>
            </w:pPr>
            <w:r>
              <w:rPr>
                <w:spacing w:val="-2"/>
                <w:sz w:val="16"/>
              </w:rPr>
              <w:t>50.271</w:t>
            </w:r>
          </w:p>
        </w:tc>
        <w:tc>
          <w:tcPr>
            <w:tcW w:w="199" w:type="dxa"/>
          </w:tcPr>
          <w:p w14:paraId="25C8855B" w14:textId="77777777" w:rsidR="00EA1924" w:rsidRDefault="00EA1924">
            <w:pPr>
              <w:pStyle w:val="TableParagraph"/>
              <w:spacing w:line="240" w:lineRule="auto"/>
              <w:jc w:val="left"/>
              <w:rPr>
                <w:rFonts w:ascii="Times New Roman"/>
                <w:sz w:val="12"/>
              </w:rPr>
            </w:pPr>
          </w:p>
        </w:tc>
        <w:tc>
          <w:tcPr>
            <w:tcW w:w="706" w:type="dxa"/>
          </w:tcPr>
          <w:p w14:paraId="18B0C941" w14:textId="77777777" w:rsidR="00EA1924" w:rsidRDefault="00000000">
            <w:pPr>
              <w:pStyle w:val="TableParagraph"/>
              <w:ind w:right="102"/>
              <w:rPr>
                <w:sz w:val="16"/>
              </w:rPr>
            </w:pPr>
            <w:r>
              <w:rPr>
                <w:spacing w:val="-2"/>
                <w:sz w:val="16"/>
              </w:rPr>
              <w:t>15.009</w:t>
            </w:r>
          </w:p>
        </w:tc>
        <w:tc>
          <w:tcPr>
            <w:tcW w:w="677" w:type="dxa"/>
          </w:tcPr>
          <w:p w14:paraId="51258A3E" w14:textId="77777777" w:rsidR="00EA1924" w:rsidRDefault="00000000">
            <w:pPr>
              <w:pStyle w:val="TableParagraph"/>
              <w:rPr>
                <w:sz w:val="16"/>
              </w:rPr>
            </w:pPr>
            <w:r>
              <w:rPr>
                <w:spacing w:val="-2"/>
                <w:sz w:val="16"/>
              </w:rPr>
              <w:t>27.530</w:t>
            </w:r>
          </w:p>
        </w:tc>
        <w:tc>
          <w:tcPr>
            <w:tcW w:w="577" w:type="dxa"/>
          </w:tcPr>
          <w:p w14:paraId="28355F3E" w14:textId="77777777" w:rsidR="00EA1924" w:rsidRDefault="00000000">
            <w:pPr>
              <w:pStyle w:val="TableParagraph"/>
              <w:ind w:left="97"/>
              <w:rPr>
                <w:sz w:val="16"/>
              </w:rPr>
            </w:pPr>
            <w:r>
              <w:rPr>
                <w:spacing w:val="-2"/>
                <w:sz w:val="16"/>
              </w:rPr>
              <w:t>44.107</w:t>
            </w:r>
          </w:p>
        </w:tc>
        <w:tc>
          <w:tcPr>
            <w:tcW w:w="198" w:type="dxa"/>
          </w:tcPr>
          <w:p w14:paraId="22938486" w14:textId="77777777" w:rsidR="00EA1924" w:rsidRDefault="00EA1924">
            <w:pPr>
              <w:pStyle w:val="TableParagraph"/>
              <w:spacing w:line="240" w:lineRule="auto"/>
              <w:jc w:val="left"/>
              <w:rPr>
                <w:rFonts w:ascii="Times New Roman"/>
                <w:sz w:val="12"/>
              </w:rPr>
            </w:pPr>
          </w:p>
        </w:tc>
        <w:tc>
          <w:tcPr>
            <w:tcW w:w="705" w:type="dxa"/>
          </w:tcPr>
          <w:p w14:paraId="104FC899" w14:textId="77777777" w:rsidR="00EA1924" w:rsidRDefault="00000000">
            <w:pPr>
              <w:pStyle w:val="TableParagraph"/>
              <w:ind w:right="94"/>
              <w:rPr>
                <w:sz w:val="16"/>
              </w:rPr>
            </w:pPr>
            <w:r>
              <w:rPr>
                <w:spacing w:val="-2"/>
                <w:sz w:val="16"/>
              </w:rPr>
              <w:t>11.244</w:t>
            </w:r>
          </w:p>
        </w:tc>
        <w:tc>
          <w:tcPr>
            <w:tcW w:w="676" w:type="dxa"/>
          </w:tcPr>
          <w:p w14:paraId="5FCF46BC" w14:textId="77777777" w:rsidR="00EA1924" w:rsidRDefault="00000000">
            <w:pPr>
              <w:pStyle w:val="TableParagraph"/>
              <w:ind w:left="9" w:right="4"/>
              <w:rPr>
                <w:sz w:val="16"/>
              </w:rPr>
            </w:pPr>
            <w:r>
              <w:rPr>
                <w:spacing w:val="-2"/>
                <w:sz w:val="16"/>
              </w:rPr>
              <w:t>31.188</w:t>
            </w:r>
          </w:p>
        </w:tc>
        <w:tc>
          <w:tcPr>
            <w:tcW w:w="556" w:type="dxa"/>
          </w:tcPr>
          <w:p w14:paraId="2DD97A22" w14:textId="77777777" w:rsidR="00EA1924" w:rsidRDefault="00000000">
            <w:pPr>
              <w:pStyle w:val="TableParagraph"/>
              <w:ind w:left="123" w:right="-15"/>
              <w:rPr>
                <w:sz w:val="16"/>
              </w:rPr>
            </w:pPr>
            <w:r>
              <w:rPr>
                <w:spacing w:val="-2"/>
                <w:sz w:val="16"/>
              </w:rPr>
              <w:t>50.696</w:t>
            </w:r>
          </w:p>
        </w:tc>
      </w:tr>
      <w:tr w:rsidR="00EA1924" w14:paraId="7BC5723A" w14:textId="77777777">
        <w:trPr>
          <w:trHeight w:val="236"/>
        </w:trPr>
        <w:tc>
          <w:tcPr>
            <w:tcW w:w="2254" w:type="dxa"/>
            <w:tcBorders>
              <w:bottom w:val="single" w:sz="8" w:space="0" w:color="000000"/>
            </w:tcBorders>
          </w:tcPr>
          <w:p w14:paraId="2B6CAA9C" w14:textId="77777777" w:rsidR="00EA1924" w:rsidRDefault="00000000">
            <w:pPr>
              <w:pStyle w:val="TableParagraph"/>
              <w:spacing w:line="192" w:lineRule="exact"/>
              <w:jc w:val="left"/>
              <w:rPr>
                <w:sz w:val="16"/>
              </w:rPr>
            </w:pPr>
            <w:r>
              <w:rPr>
                <w:spacing w:val="-4"/>
                <w:sz w:val="16"/>
              </w:rPr>
              <w:t>PLSR</w:t>
            </w:r>
          </w:p>
        </w:tc>
        <w:tc>
          <w:tcPr>
            <w:tcW w:w="707" w:type="dxa"/>
            <w:tcBorders>
              <w:bottom w:val="single" w:sz="8" w:space="0" w:color="000000"/>
            </w:tcBorders>
          </w:tcPr>
          <w:p w14:paraId="02D9E882" w14:textId="77777777" w:rsidR="00EA1924" w:rsidRDefault="00000000">
            <w:pPr>
              <w:pStyle w:val="TableParagraph"/>
              <w:spacing w:line="192" w:lineRule="exact"/>
              <w:ind w:right="99"/>
              <w:rPr>
                <w:sz w:val="16"/>
              </w:rPr>
            </w:pPr>
            <w:r>
              <w:rPr>
                <w:spacing w:val="-2"/>
                <w:sz w:val="16"/>
              </w:rPr>
              <w:t>13.572</w:t>
            </w:r>
          </w:p>
        </w:tc>
        <w:tc>
          <w:tcPr>
            <w:tcW w:w="678" w:type="dxa"/>
            <w:tcBorders>
              <w:bottom w:val="single" w:sz="8" w:space="0" w:color="000000"/>
            </w:tcBorders>
          </w:tcPr>
          <w:p w14:paraId="7CB981CA" w14:textId="77777777" w:rsidR="00EA1924" w:rsidRDefault="00000000">
            <w:pPr>
              <w:pStyle w:val="TableParagraph"/>
              <w:spacing w:line="192" w:lineRule="exact"/>
              <w:ind w:right="1"/>
              <w:rPr>
                <w:sz w:val="16"/>
              </w:rPr>
            </w:pPr>
            <w:r>
              <w:rPr>
                <w:spacing w:val="-2"/>
                <w:sz w:val="16"/>
              </w:rPr>
              <w:t>31.858</w:t>
            </w:r>
          </w:p>
        </w:tc>
        <w:tc>
          <w:tcPr>
            <w:tcW w:w="578" w:type="dxa"/>
            <w:tcBorders>
              <w:bottom w:val="single" w:sz="8" w:space="0" w:color="000000"/>
            </w:tcBorders>
          </w:tcPr>
          <w:p w14:paraId="73B515EC" w14:textId="77777777" w:rsidR="00EA1924" w:rsidRDefault="00000000">
            <w:pPr>
              <w:pStyle w:val="TableParagraph"/>
              <w:spacing w:line="192" w:lineRule="exact"/>
              <w:ind w:left="95"/>
              <w:rPr>
                <w:sz w:val="16"/>
              </w:rPr>
            </w:pPr>
            <w:r>
              <w:rPr>
                <w:spacing w:val="-2"/>
                <w:sz w:val="16"/>
              </w:rPr>
              <w:t>52.912</w:t>
            </w:r>
          </w:p>
        </w:tc>
        <w:tc>
          <w:tcPr>
            <w:tcW w:w="199" w:type="dxa"/>
            <w:tcBorders>
              <w:bottom w:val="single" w:sz="8" w:space="0" w:color="000000"/>
            </w:tcBorders>
          </w:tcPr>
          <w:p w14:paraId="0516F31A" w14:textId="77777777" w:rsidR="00EA1924" w:rsidRDefault="00EA1924">
            <w:pPr>
              <w:pStyle w:val="TableParagraph"/>
              <w:spacing w:line="240" w:lineRule="auto"/>
              <w:jc w:val="left"/>
              <w:rPr>
                <w:rFonts w:ascii="Times New Roman"/>
                <w:sz w:val="16"/>
              </w:rPr>
            </w:pPr>
          </w:p>
        </w:tc>
        <w:tc>
          <w:tcPr>
            <w:tcW w:w="706" w:type="dxa"/>
            <w:tcBorders>
              <w:bottom w:val="single" w:sz="8" w:space="0" w:color="000000"/>
            </w:tcBorders>
          </w:tcPr>
          <w:p w14:paraId="5C78E35E" w14:textId="77777777" w:rsidR="00EA1924" w:rsidRDefault="00000000">
            <w:pPr>
              <w:pStyle w:val="TableParagraph"/>
              <w:spacing w:line="192" w:lineRule="exact"/>
              <w:ind w:right="102"/>
              <w:rPr>
                <w:sz w:val="16"/>
              </w:rPr>
            </w:pPr>
            <w:r>
              <w:rPr>
                <w:spacing w:val="-2"/>
                <w:sz w:val="16"/>
              </w:rPr>
              <w:t>18.327</w:t>
            </w:r>
          </w:p>
        </w:tc>
        <w:tc>
          <w:tcPr>
            <w:tcW w:w="677" w:type="dxa"/>
            <w:tcBorders>
              <w:bottom w:val="single" w:sz="8" w:space="0" w:color="000000"/>
            </w:tcBorders>
          </w:tcPr>
          <w:p w14:paraId="24B76C76" w14:textId="77777777" w:rsidR="00EA1924" w:rsidRDefault="00000000">
            <w:pPr>
              <w:pStyle w:val="TableParagraph"/>
              <w:spacing w:line="192" w:lineRule="exact"/>
              <w:rPr>
                <w:sz w:val="16"/>
              </w:rPr>
            </w:pPr>
            <w:r>
              <w:rPr>
                <w:spacing w:val="-2"/>
                <w:sz w:val="16"/>
              </w:rPr>
              <w:t>37.555</w:t>
            </w:r>
          </w:p>
        </w:tc>
        <w:tc>
          <w:tcPr>
            <w:tcW w:w="577" w:type="dxa"/>
            <w:tcBorders>
              <w:bottom w:val="single" w:sz="8" w:space="0" w:color="000000"/>
            </w:tcBorders>
          </w:tcPr>
          <w:p w14:paraId="2BC8A025" w14:textId="77777777" w:rsidR="00EA1924" w:rsidRDefault="00000000">
            <w:pPr>
              <w:pStyle w:val="TableParagraph"/>
              <w:spacing w:line="192" w:lineRule="exact"/>
              <w:ind w:left="97"/>
              <w:rPr>
                <w:sz w:val="16"/>
              </w:rPr>
            </w:pPr>
            <w:r>
              <w:rPr>
                <w:spacing w:val="-2"/>
                <w:sz w:val="16"/>
              </w:rPr>
              <w:t>63.530</w:t>
            </w:r>
          </w:p>
        </w:tc>
        <w:tc>
          <w:tcPr>
            <w:tcW w:w="198" w:type="dxa"/>
            <w:tcBorders>
              <w:bottom w:val="single" w:sz="8" w:space="0" w:color="000000"/>
            </w:tcBorders>
          </w:tcPr>
          <w:p w14:paraId="4AB46489" w14:textId="77777777" w:rsidR="00EA1924" w:rsidRDefault="00EA1924">
            <w:pPr>
              <w:pStyle w:val="TableParagraph"/>
              <w:spacing w:line="240" w:lineRule="auto"/>
              <w:jc w:val="left"/>
              <w:rPr>
                <w:rFonts w:ascii="Times New Roman"/>
                <w:sz w:val="16"/>
              </w:rPr>
            </w:pPr>
          </w:p>
        </w:tc>
        <w:tc>
          <w:tcPr>
            <w:tcW w:w="705" w:type="dxa"/>
            <w:tcBorders>
              <w:bottom w:val="single" w:sz="8" w:space="0" w:color="000000"/>
            </w:tcBorders>
          </w:tcPr>
          <w:p w14:paraId="0581C559" w14:textId="77777777" w:rsidR="00EA1924" w:rsidRDefault="00000000">
            <w:pPr>
              <w:pStyle w:val="TableParagraph"/>
              <w:spacing w:line="192" w:lineRule="exact"/>
              <w:ind w:right="94"/>
              <w:rPr>
                <w:sz w:val="16"/>
              </w:rPr>
            </w:pPr>
            <w:r>
              <w:rPr>
                <w:spacing w:val="-2"/>
                <w:sz w:val="16"/>
              </w:rPr>
              <w:t>17.615</w:t>
            </w:r>
          </w:p>
        </w:tc>
        <w:tc>
          <w:tcPr>
            <w:tcW w:w="676" w:type="dxa"/>
            <w:tcBorders>
              <w:bottom w:val="single" w:sz="8" w:space="0" w:color="000000"/>
            </w:tcBorders>
          </w:tcPr>
          <w:p w14:paraId="5E7C982F" w14:textId="77777777" w:rsidR="00EA1924" w:rsidRDefault="00000000">
            <w:pPr>
              <w:pStyle w:val="TableParagraph"/>
              <w:spacing w:line="192" w:lineRule="exact"/>
              <w:ind w:left="9" w:right="4"/>
              <w:rPr>
                <w:sz w:val="16"/>
              </w:rPr>
            </w:pPr>
            <w:r>
              <w:rPr>
                <w:spacing w:val="-2"/>
                <w:sz w:val="16"/>
              </w:rPr>
              <w:t>37.903</w:t>
            </w:r>
          </w:p>
        </w:tc>
        <w:tc>
          <w:tcPr>
            <w:tcW w:w="556" w:type="dxa"/>
            <w:tcBorders>
              <w:bottom w:val="single" w:sz="8" w:space="0" w:color="000000"/>
            </w:tcBorders>
          </w:tcPr>
          <w:p w14:paraId="6CE72D65" w14:textId="77777777" w:rsidR="00EA1924" w:rsidRDefault="00000000">
            <w:pPr>
              <w:pStyle w:val="TableParagraph"/>
              <w:spacing w:line="192" w:lineRule="exact"/>
              <w:ind w:left="123" w:right="-15"/>
              <w:rPr>
                <w:sz w:val="16"/>
              </w:rPr>
            </w:pPr>
            <w:r>
              <w:rPr>
                <w:spacing w:val="-2"/>
                <w:sz w:val="16"/>
              </w:rPr>
              <w:t>59.849</w:t>
            </w:r>
          </w:p>
        </w:tc>
      </w:tr>
    </w:tbl>
    <w:p w14:paraId="60BC02B2" w14:textId="77777777" w:rsidR="00EA1924" w:rsidRDefault="00EA1924">
      <w:pPr>
        <w:pStyle w:val="BodyText"/>
        <w:spacing w:before="126"/>
        <w:rPr>
          <w:b/>
          <w:sz w:val="16"/>
        </w:rPr>
      </w:pPr>
    </w:p>
    <w:p w14:paraId="27C04899" w14:textId="77777777" w:rsidR="00EA1924" w:rsidRDefault="00000000">
      <w:pPr>
        <w:tabs>
          <w:tab w:val="left" w:pos="10859"/>
        </w:tabs>
        <w:ind w:left="2761"/>
        <w:rPr>
          <w:rFonts w:ascii="Trebuchet MS"/>
          <w:sz w:val="10"/>
        </w:rPr>
      </w:pPr>
      <w:r>
        <w:rPr>
          <w:sz w:val="20"/>
        </w:rPr>
        <w:t>The</w:t>
      </w:r>
      <w:r>
        <w:rPr>
          <w:spacing w:val="-10"/>
          <w:sz w:val="20"/>
        </w:rPr>
        <w:t xml:space="preserve"> </w:t>
      </w:r>
      <w:r>
        <w:rPr>
          <w:sz w:val="20"/>
        </w:rPr>
        <w:t>uncorrected</w:t>
      </w:r>
      <w:r>
        <w:rPr>
          <w:spacing w:val="-10"/>
          <w:sz w:val="20"/>
        </w:rPr>
        <w:t xml:space="preserve"> </w:t>
      </w:r>
      <w:r>
        <w:rPr>
          <w:spacing w:val="-2"/>
          <w:sz w:val="20"/>
        </w:rPr>
        <w:t>comparison.</w:t>
      </w:r>
      <w:r>
        <w:rPr>
          <w:rFonts w:ascii="Times New Roman"/>
          <w:sz w:val="20"/>
        </w:rPr>
        <w:tab/>
      </w:r>
      <w:r>
        <w:rPr>
          <w:rFonts w:ascii="Trebuchet MS"/>
          <w:spacing w:val="-5"/>
          <w:sz w:val="10"/>
        </w:rPr>
        <w:t>544</w:t>
      </w:r>
    </w:p>
    <w:p w14:paraId="16ADD892" w14:textId="6EAC2920" w:rsidR="00EA1924" w:rsidRDefault="00000000">
      <w:pPr>
        <w:tabs>
          <w:tab w:val="left" w:pos="10859"/>
        </w:tabs>
        <w:spacing w:before="82"/>
        <w:ind w:left="3187"/>
        <w:rPr>
          <w:rFonts w:ascii="Trebuchet MS" w:hAnsi="Trebuchet MS"/>
          <w:sz w:val="10"/>
        </w:rPr>
      </w:pPr>
      <w:r>
        <w:rPr>
          <w:sz w:val="20"/>
        </w:rPr>
        <w:t>Figure</w:t>
      </w:r>
      <w:r>
        <w:rPr>
          <w:spacing w:val="-10"/>
          <w:sz w:val="20"/>
        </w:rPr>
        <w:t xml:space="preserve"> </w:t>
      </w:r>
      <w:hyperlink w:anchor="_bookmark26" w:history="1">
        <w:r>
          <w:rPr>
            <w:color w:val="0774B7"/>
            <w:sz w:val="20"/>
          </w:rPr>
          <w:t>5</w:t>
        </w:r>
      </w:hyperlink>
      <w:r>
        <w:rPr>
          <w:color w:val="0774B7"/>
          <w:spacing w:val="-10"/>
          <w:sz w:val="20"/>
        </w:rPr>
        <w:t xml:space="preserve"> </w:t>
      </w:r>
      <w:del w:id="601" w:author="Phil Green" w:date="2026-08-30T18:25:00Z" w16du:dateUtc="2026-08-30T16:25:00Z">
        <w:r w:rsidDel="0047395D">
          <w:rPr>
            <w:sz w:val="20"/>
          </w:rPr>
          <w:delText>places</w:delText>
        </w:r>
        <w:r w:rsidDel="0047395D">
          <w:rPr>
            <w:spacing w:val="-10"/>
            <w:sz w:val="20"/>
          </w:rPr>
          <w:delText xml:space="preserve"> </w:delText>
        </w:r>
      </w:del>
      <w:ins w:id="602" w:author="Phil Green" w:date="2026-08-30T18:25:00Z" w16du:dateUtc="2026-08-30T16:25:00Z">
        <w:r w:rsidR="0047395D">
          <w:rPr>
            <w:sz w:val="20"/>
          </w:rPr>
          <w:t>gives</w:t>
        </w:r>
        <w:r w:rsidR="0047395D">
          <w:rPr>
            <w:spacing w:val="-10"/>
            <w:sz w:val="20"/>
          </w:rPr>
          <w:t xml:space="preserve"> </w:t>
        </w:r>
      </w:ins>
      <w:r>
        <w:rPr>
          <w:sz w:val="20"/>
        </w:rPr>
        <w:t>the</w:t>
      </w:r>
      <w:r>
        <w:rPr>
          <w:spacing w:val="-10"/>
          <w:sz w:val="20"/>
        </w:rPr>
        <w:t xml:space="preserve"> </w:t>
      </w:r>
      <w:r>
        <w:rPr>
          <w:sz w:val="20"/>
        </w:rPr>
        <w:t>registry</w:t>
      </w:r>
      <w:r>
        <w:rPr>
          <w:spacing w:val="-9"/>
          <w:sz w:val="20"/>
        </w:rPr>
        <w:t xml:space="preserve"> </w:t>
      </w:r>
      <w:r>
        <w:rPr>
          <w:sz w:val="20"/>
        </w:rPr>
        <w:t>results</w:t>
      </w:r>
      <w:r>
        <w:rPr>
          <w:spacing w:val="-10"/>
          <w:sz w:val="20"/>
        </w:rPr>
        <w:t xml:space="preserve"> </w:t>
      </w:r>
      <w:r>
        <w:rPr>
          <w:sz w:val="20"/>
        </w:rPr>
        <w:t>on</w:t>
      </w:r>
      <w:r>
        <w:rPr>
          <w:spacing w:val="-10"/>
          <w:sz w:val="20"/>
        </w:rPr>
        <w:t xml:space="preserve"> </w:t>
      </w:r>
      <w:r>
        <w:rPr>
          <w:sz w:val="20"/>
        </w:rPr>
        <w:t>the</w:t>
      </w:r>
      <w:r>
        <w:rPr>
          <w:spacing w:val="-10"/>
          <w:sz w:val="20"/>
        </w:rPr>
        <w:t xml:space="preserve"> </w:t>
      </w:r>
      <w:r>
        <w:rPr>
          <w:sz w:val="20"/>
        </w:rPr>
        <w:t>full</w:t>
      </w:r>
      <w:r>
        <w:rPr>
          <w:spacing w:val="-7"/>
          <w:sz w:val="20"/>
        </w:rPr>
        <w:t xml:space="preserve"> </w:t>
      </w:r>
      <w:r>
        <w:rPr>
          <w:i/>
          <w:sz w:val="20"/>
        </w:rPr>
        <w:t>n</w:t>
      </w:r>
      <w:r>
        <w:rPr>
          <w:i/>
          <w:spacing w:val="-1"/>
          <w:sz w:val="20"/>
        </w:rPr>
        <w:t xml:space="preserve"> </w:t>
      </w:r>
      <w:r>
        <w:rPr>
          <w:rFonts w:ascii="Tahoma" w:hAnsi="Tahoma"/>
          <w:sz w:val="20"/>
        </w:rPr>
        <w:t>=</w:t>
      </w:r>
      <w:r>
        <w:rPr>
          <w:rFonts w:ascii="Tahoma" w:hAnsi="Tahoma"/>
          <w:spacing w:val="-15"/>
          <w:sz w:val="20"/>
        </w:rPr>
        <w:t xml:space="preserve"> </w:t>
      </w:r>
      <w:r>
        <w:rPr>
          <w:sz w:val="20"/>
        </w:rPr>
        <w:t>3</w:t>
      </w:r>
      <w:r>
        <w:rPr>
          <w:spacing w:val="-3"/>
          <w:sz w:val="20"/>
        </w:rPr>
        <w:t xml:space="preserve"> </w:t>
      </w:r>
      <w:r>
        <w:rPr>
          <w:rFonts w:ascii="Libertinus Sans" w:hAnsi="Libertinus Sans"/>
          <w:i/>
          <w:sz w:val="20"/>
        </w:rPr>
        <w:t>→</w:t>
      </w:r>
      <w:r>
        <w:rPr>
          <w:rFonts w:ascii="Libertinus Sans" w:hAnsi="Libertinus Sans"/>
          <w:i/>
          <w:spacing w:val="-3"/>
          <w:sz w:val="20"/>
        </w:rPr>
        <w:t xml:space="preserve"> </w:t>
      </w:r>
      <w:r>
        <w:rPr>
          <w:sz w:val="20"/>
        </w:rPr>
        <w:t>4</w:t>
      </w:r>
      <w:r>
        <w:rPr>
          <w:spacing w:val="-3"/>
          <w:sz w:val="20"/>
        </w:rPr>
        <w:t xml:space="preserve"> </w:t>
      </w:r>
      <w:r>
        <w:rPr>
          <w:rFonts w:ascii="Libertinus Sans" w:hAnsi="Libertinus Sans"/>
          <w:i/>
          <w:sz w:val="20"/>
        </w:rPr>
        <w:t>→</w:t>
      </w:r>
      <w:r>
        <w:rPr>
          <w:rFonts w:ascii="Libertinus Sans" w:hAnsi="Libertinus Sans"/>
          <w:i/>
          <w:spacing w:val="-2"/>
          <w:sz w:val="20"/>
        </w:rPr>
        <w:t xml:space="preserve"> </w:t>
      </w:r>
      <w:r>
        <w:rPr>
          <w:sz w:val="20"/>
        </w:rPr>
        <w:t>5</w:t>
      </w:r>
      <w:r>
        <w:rPr>
          <w:spacing w:val="-3"/>
          <w:sz w:val="20"/>
        </w:rPr>
        <w:t xml:space="preserve"> </w:t>
      </w:r>
      <w:r>
        <w:rPr>
          <w:rFonts w:ascii="Libertinus Sans" w:hAnsi="Libertinus Sans"/>
          <w:i/>
          <w:sz w:val="20"/>
        </w:rPr>
        <w:t>→</w:t>
      </w:r>
      <w:r>
        <w:rPr>
          <w:rFonts w:ascii="Libertinus Sans" w:hAnsi="Libertinus Sans"/>
          <w:i/>
          <w:spacing w:val="-3"/>
          <w:sz w:val="20"/>
        </w:rPr>
        <w:t xml:space="preserve"> </w:t>
      </w:r>
      <w:r>
        <w:rPr>
          <w:sz w:val="20"/>
        </w:rPr>
        <w:t>7</w:t>
      </w:r>
      <w:r>
        <w:rPr>
          <w:spacing w:val="-10"/>
          <w:sz w:val="20"/>
        </w:rPr>
        <w:t xml:space="preserve"> </w:t>
      </w:r>
      <w:r>
        <w:rPr>
          <w:sz w:val="20"/>
        </w:rPr>
        <w:t>ladder. Third-</w:t>
      </w:r>
      <w:r>
        <w:rPr>
          <w:spacing w:val="-2"/>
          <w:sz w:val="20"/>
        </w:rPr>
        <w:t>order</w:t>
      </w:r>
      <w:r>
        <w:rPr>
          <w:rFonts w:ascii="Times New Roman" w:hAnsi="Times New Roman"/>
          <w:sz w:val="20"/>
        </w:rPr>
        <w:tab/>
      </w:r>
      <w:r>
        <w:rPr>
          <w:rFonts w:ascii="Trebuchet MS" w:hAnsi="Trebuchet MS"/>
          <w:spacing w:val="-5"/>
          <w:sz w:val="10"/>
        </w:rPr>
        <w:t>545</w:t>
      </w:r>
    </w:p>
    <w:p w14:paraId="265A1B5A" w14:textId="4B6AE902" w:rsidR="00EA1924" w:rsidDel="0047395D" w:rsidRDefault="00000000" w:rsidP="0047395D">
      <w:pPr>
        <w:tabs>
          <w:tab w:val="left" w:pos="10859"/>
        </w:tabs>
        <w:spacing w:before="30"/>
        <w:ind w:left="2755"/>
        <w:rPr>
          <w:del w:id="603" w:author="Phil Green" w:date="2026-08-30T18:25:00Z" w16du:dateUtc="2026-08-30T16:25:00Z"/>
          <w:rFonts w:ascii="Trebuchet MS"/>
          <w:sz w:val="10"/>
        </w:rPr>
      </w:pPr>
      <w:r>
        <w:rPr>
          <w:sz w:val="20"/>
        </w:rPr>
        <w:t>polynomial</w:t>
      </w:r>
      <w:r>
        <w:rPr>
          <w:spacing w:val="2"/>
          <w:sz w:val="20"/>
        </w:rPr>
        <w:t xml:space="preserve"> </w:t>
      </w:r>
      <w:r>
        <w:rPr>
          <w:sz w:val="20"/>
        </w:rPr>
        <w:t>regression</w:t>
      </w:r>
      <w:r>
        <w:rPr>
          <w:spacing w:val="3"/>
          <w:sz w:val="20"/>
        </w:rPr>
        <w:t xml:space="preserve"> </w:t>
      </w:r>
      <w:r>
        <w:rPr>
          <w:sz w:val="20"/>
        </w:rPr>
        <w:t>fitted</w:t>
      </w:r>
      <w:r>
        <w:rPr>
          <w:spacing w:val="3"/>
          <w:sz w:val="20"/>
        </w:rPr>
        <w:t xml:space="preserve"> </w:t>
      </w:r>
      <w:r>
        <w:rPr>
          <w:sz w:val="20"/>
        </w:rPr>
        <w:t>on</w:t>
      </w:r>
      <w:r>
        <w:rPr>
          <w:spacing w:val="2"/>
          <w:sz w:val="20"/>
        </w:rPr>
        <w:t xml:space="preserve"> </w:t>
      </w:r>
      <w:r>
        <w:rPr>
          <w:sz w:val="20"/>
        </w:rPr>
        <w:t>XYZ</w:t>
      </w:r>
      <w:del w:id="604" w:author="Phil Green" w:date="2026-08-30T18:25:00Z" w16du:dateUtc="2026-08-30T16:25:00Z">
        <w:r w:rsidDel="0047395D">
          <w:rPr>
            <w:sz w:val="20"/>
          </w:rPr>
          <w:delText>,</w:delText>
        </w:r>
        <w:r w:rsidDel="0047395D">
          <w:rPr>
            <w:spacing w:val="3"/>
            <w:sz w:val="20"/>
          </w:rPr>
          <w:delText xml:space="preserve"> </w:delText>
        </w:r>
        <w:r w:rsidDel="0047395D">
          <w:rPr>
            <w:sz w:val="20"/>
          </w:rPr>
          <w:delText>the</w:delText>
        </w:r>
        <w:r w:rsidDel="0047395D">
          <w:rPr>
            <w:spacing w:val="3"/>
            <w:sz w:val="20"/>
          </w:rPr>
          <w:delText xml:space="preserve"> </w:delText>
        </w:r>
        <w:r w:rsidDel="0047395D">
          <w:rPr>
            <w:sz w:val="20"/>
          </w:rPr>
          <w:delText>classical</w:delText>
        </w:r>
        <w:r w:rsidDel="0047395D">
          <w:rPr>
            <w:spacing w:val="2"/>
            <w:sz w:val="20"/>
          </w:rPr>
          <w:delText xml:space="preserve"> </w:delText>
        </w:r>
        <w:r w:rsidDel="0047395D">
          <w:rPr>
            <w:sz w:val="20"/>
          </w:rPr>
          <w:delText>baseline</w:delText>
        </w:r>
        <w:r w:rsidDel="0047395D">
          <w:rPr>
            <w:spacing w:val="3"/>
            <w:sz w:val="20"/>
          </w:rPr>
          <w:delText xml:space="preserve"> </w:delText>
        </w:r>
        <w:r w:rsidDel="0047395D">
          <w:rPr>
            <w:sz w:val="20"/>
          </w:rPr>
          <w:delText>as</w:delText>
        </w:r>
        <w:r w:rsidDel="0047395D">
          <w:rPr>
            <w:spacing w:val="3"/>
            <w:sz w:val="20"/>
          </w:rPr>
          <w:delText xml:space="preserve"> </w:delText>
        </w:r>
        <w:r w:rsidDel="0047395D">
          <w:rPr>
            <w:sz w:val="20"/>
          </w:rPr>
          <w:delText>the</w:delText>
        </w:r>
        <w:r w:rsidDel="0047395D">
          <w:rPr>
            <w:spacing w:val="3"/>
            <w:sz w:val="20"/>
          </w:rPr>
          <w:delText xml:space="preserve"> </w:delText>
        </w:r>
        <w:r w:rsidDel="0047395D">
          <w:rPr>
            <w:sz w:val="20"/>
          </w:rPr>
          <w:delText>AIC</w:delText>
        </w:r>
        <w:r w:rsidDel="0047395D">
          <w:rPr>
            <w:spacing w:val="2"/>
            <w:sz w:val="20"/>
          </w:rPr>
          <w:delText xml:space="preserve"> </w:delText>
        </w:r>
        <w:r w:rsidDel="0047395D">
          <w:rPr>
            <w:sz w:val="20"/>
          </w:rPr>
          <w:delText>2025</w:delText>
        </w:r>
        <w:r w:rsidDel="0047395D">
          <w:rPr>
            <w:spacing w:val="3"/>
            <w:sz w:val="20"/>
          </w:rPr>
          <w:delText xml:space="preserve"> </w:delText>
        </w:r>
        <w:r w:rsidDel="0047395D">
          <w:rPr>
            <w:sz w:val="20"/>
          </w:rPr>
          <w:delText>study</w:delText>
        </w:r>
        <w:r w:rsidDel="0047395D">
          <w:rPr>
            <w:spacing w:val="3"/>
            <w:sz w:val="20"/>
          </w:rPr>
          <w:delText xml:space="preserve"> </w:delText>
        </w:r>
        <w:r w:rsidDel="0047395D">
          <w:rPr>
            <w:sz w:val="20"/>
          </w:rPr>
          <w:delText>[</w:delText>
        </w:r>
        <w:r w:rsidDel="0047395D">
          <w:fldChar w:fldCharType="begin"/>
        </w:r>
        <w:r w:rsidDel="0047395D">
          <w:delInstrText>HYPERLINK \l "_bookmark39"</w:delInstrText>
        </w:r>
        <w:r w:rsidDel="0047395D">
          <w:fldChar w:fldCharType="separate"/>
        </w:r>
        <w:r w:rsidDel="0047395D">
          <w:rPr>
            <w:color w:val="0774B7"/>
            <w:sz w:val="20"/>
          </w:rPr>
          <w:delText>8</w:delText>
        </w:r>
        <w:r w:rsidDel="0047395D">
          <w:fldChar w:fldCharType="end"/>
        </w:r>
        <w:r w:rsidDel="0047395D">
          <w:rPr>
            <w:sz w:val="20"/>
          </w:rPr>
          <w:delText>]</w:delText>
        </w:r>
        <w:r w:rsidDel="0047395D">
          <w:rPr>
            <w:spacing w:val="2"/>
            <w:sz w:val="20"/>
          </w:rPr>
          <w:delText xml:space="preserve"> </w:delText>
        </w:r>
        <w:r w:rsidDel="0047395D">
          <w:rPr>
            <w:spacing w:val="-5"/>
            <w:sz w:val="20"/>
          </w:rPr>
          <w:delText>and</w:delText>
        </w:r>
        <w:r w:rsidDel="0047395D">
          <w:rPr>
            <w:rFonts w:ascii="Times New Roman"/>
            <w:sz w:val="20"/>
          </w:rPr>
          <w:tab/>
        </w:r>
        <w:r w:rsidDel="0047395D">
          <w:rPr>
            <w:rFonts w:ascii="Trebuchet MS"/>
            <w:spacing w:val="-5"/>
            <w:sz w:val="10"/>
          </w:rPr>
          <w:delText>546</w:delText>
        </w:r>
      </w:del>
    </w:p>
    <w:p w14:paraId="69D81C04" w14:textId="5A46E6D9" w:rsidR="00EA1924" w:rsidRDefault="00000000" w:rsidP="0047395D">
      <w:pPr>
        <w:tabs>
          <w:tab w:val="left" w:pos="10859"/>
        </w:tabs>
        <w:spacing w:before="30"/>
        <w:ind w:left="2755"/>
        <w:rPr>
          <w:rFonts w:ascii="Trebuchet MS" w:hAnsi="Trebuchet MS"/>
          <w:sz w:val="10"/>
        </w:rPr>
        <w:pPrChange w:id="605" w:author="Phil Green" w:date="2026-08-30T18:25:00Z" w16du:dateUtc="2026-08-30T16:25:00Z">
          <w:pPr>
            <w:tabs>
              <w:tab w:val="left" w:pos="10859"/>
            </w:tabs>
            <w:spacing w:before="30"/>
            <w:ind w:left="2761"/>
          </w:pPr>
        </w:pPrChange>
      </w:pPr>
      <w:del w:id="606" w:author="Phil Green" w:date="2026-08-30T18:25:00Z" w16du:dateUtc="2026-08-30T16:25:00Z">
        <w:r w:rsidDel="0047395D">
          <w:rPr>
            <w:sz w:val="20"/>
          </w:rPr>
          <w:delText>the</w:delText>
        </w:r>
        <w:r w:rsidDel="0047395D">
          <w:rPr>
            <w:spacing w:val="4"/>
            <w:sz w:val="20"/>
          </w:rPr>
          <w:delText xml:space="preserve"> </w:delText>
        </w:r>
        <w:r w:rsidDel="0047395D">
          <w:rPr>
            <w:sz w:val="20"/>
          </w:rPr>
          <w:delText>second</w:delText>
        </w:r>
        <w:r w:rsidDel="0047395D">
          <w:rPr>
            <w:spacing w:val="5"/>
            <w:sz w:val="20"/>
          </w:rPr>
          <w:delText xml:space="preserve"> </w:delText>
        </w:r>
        <w:r w:rsidDel="0047395D">
          <w:rPr>
            <w:sz w:val="20"/>
          </w:rPr>
          <w:delText>author’s</w:delText>
        </w:r>
        <w:r w:rsidDel="0047395D">
          <w:rPr>
            <w:spacing w:val="4"/>
            <w:sz w:val="20"/>
          </w:rPr>
          <w:delText xml:space="preserve"> </w:delText>
        </w:r>
        <w:r w:rsidDel="0047395D">
          <w:rPr>
            <w:sz w:val="20"/>
          </w:rPr>
          <w:delText>characterization</w:delText>
        </w:r>
        <w:r w:rsidDel="0047395D">
          <w:rPr>
            <w:spacing w:val="5"/>
            <w:sz w:val="20"/>
          </w:rPr>
          <w:delText xml:space="preserve"> </w:delText>
        </w:r>
        <w:r w:rsidDel="0047395D">
          <w:rPr>
            <w:sz w:val="20"/>
          </w:rPr>
          <w:delText>brief</w:delText>
        </w:r>
        <w:r w:rsidDel="0047395D">
          <w:rPr>
            <w:spacing w:val="4"/>
            <w:sz w:val="20"/>
          </w:rPr>
          <w:delText xml:space="preserve"> </w:delText>
        </w:r>
        <w:r w:rsidDel="0047395D">
          <w:rPr>
            <w:sz w:val="20"/>
          </w:rPr>
          <w:delText>defined</w:delText>
        </w:r>
        <w:r w:rsidDel="0047395D">
          <w:rPr>
            <w:spacing w:val="5"/>
            <w:sz w:val="20"/>
          </w:rPr>
          <w:delText xml:space="preserve"> </w:delText>
        </w:r>
        <w:r w:rsidDel="0047395D">
          <w:rPr>
            <w:sz w:val="20"/>
          </w:rPr>
          <w:delText>it,</w:delText>
        </w:r>
      </w:del>
      <w:r>
        <w:rPr>
          <w:spacing w:val="5"/>
          <w:sz w:val="20"/>
        </w:rPr>
        <w:t xml:space="preserve"> </w:t>
      </w:r>
      <w:r>
        <w:rPr>
          <w:sz w:val="20"/>
        </w:rPr>
        <w:t>degrades</w:t>
      </w:r>
      <w:r>
        <w:rPr>
          <w:spacing w:val="4"/>
          <w:sz w:val="20"/>
        </w:rPr>
        <w:t xml:space="preserve"> </w:t>
      </w:r>
      <w:r>
        <w:rPr>
          <w:sz w:val="20"/>
        </w:rPr>
        <w:t>from</w:t>
      </w:r>
      <w:r>
        <w:rPr>
          <w:spacing w:val="5"/>
          <w:sz w:val="20"/>
        </w:rPr>
        <w:t xml:space="preserve"> </w:t>
      </w:r>
      <w:r>
        <w:rPr>
          <w:sz w:val="20"/>
        </w:rPr>
        <w:t>a</w:t>
      </w:r>
      <w:r>
        <w:rPr>
          <w:spacing w:val="4"/>
          <w:sz w:val="20"/>
        </w:rPr>
        <w:t xml:space="preserve"> </w:t>
      </w:r>
      <w:r>
        <w:rPr>
          <w:sz w:val="20"/>
        </w:rPr>
        <w:t>median</w:t>
      </w:r>
      <w:r>
        <w:rPr>
          <w:spacing w:val="5"/>
          <w:sz w:val="20"/>
        </w:rPr>
        <w:t xml:space="preserve"> </w:t>
      </w:r>
      <w:r>
        <w:rPr>
          <w:sz w:val="20"/>
        </w:rPr>
        <w:t>of</w:t>
      </w:r>
      <w:r>
        <w:rPr>
          <w:spacing w:val="5"/>
          <w:sz w:val="20"/>
        </w:rPr>
        <w:t xml:space="preserve"> </w:t>
      </w:r>
      <w:r>
        <w:rPr>
          <w:sz w:val="20"/>
        </w:rPr>
        <w:t>0.268</w:t>
      </w:r>
      <w:r>
        <w:rPr>
          <w:spacing w:val="4"/>
          <w:sz w:val="20"/>
        </w:rPr>
        <w:t xml:space="preserve"> </w:t>
      </w:r>
      <w:r>
        <w:rPr>
          <w:spacing w:val="-5"/>
          <w:sz w:val="20"/>
        </w:rPr>
        <w:t>at</w:t>
      </w:r>
      <w:r>
        <w:rPr>
          <w:rFonts w:ascii="Times New Roman" w:hAnsi="Times New Roman"/>
          <w:sz w:val="20"/>
        </w:rPr>
        <w:tab/>
      </w:r>
      <w:r>
        <w:rPr>
          <w:rFonts w:ascii="Trebuchet MS" w:hAnsi="Trebuchet MS"/>
          <w:spacing w:val="-5"/>
          <w:sz w:val="10"/>
        </w:rPr>
        <w:t>547</w:t>
      </w:r>
    </w:p>
    <w:p w14:paraId="22B7BADE" w14:textId="77777777" w:rsidR="00EA1924" w:rsidRDefault="00000000">
      <w:pPr>
        <w:tabs>
          <w:tab w:val="left" w:pos="10859"/>
        </w:tabs>
        <w:spacing w:before="22"/>
        <w:ind w:left="2764"/>
        <w:rPr>
          <w:rFonts w:ascii="Trebuchet MS"/>
          <w:sz w:val="10"/>
        </w:rPr>
      </w:pPr>
      <w:r>
        <w:rPr>
          <w:i/>
          <w:sz w:val="20"/>
        </w:rPr>
        <w:t xml:space="preserve">n </w:t>
      </w:r>
      <w:r>
        <w:rPr>
          <w:rFonts w:ascii="Tahoma"/>
          <w:sz w:val="20"/>
        </w:rPr>
        <w:t>=</w:t>
      </w:r>
      <w:r>
        <w:rPr>
          <w:rFonts w:ascii="Tahoma"/>
          <w:spacing w:val="-14"/>
          <w:sz w:val="20"/>
        </w:rPr>
        <w:t xml:space="preserve"> </w:t>
      </w:r>
      <w:r>
        <w:rPr>
          <w:sz w:val="20"/>
        </w:rPr>
        <w:t>3</w:t>
      </w:r>
      <w:r>
        <w:rPr>
          <w:spacing w:val="-11"/>
          <w:sz w:val="20"/>
        </w:rPr>
        <w:t xml:space="preserve"> </w:t>
      </w:r>
      <w:r>
        <w:rPr>
          <w:sz w:val="20"/>
        </w:rPr>
        <w:t>(PC10,</w:t>
      </w:r>
      <w:r>
        <w:rPr>
          <w:spacing w:val="-10"/>
          <w:sz w:val="20"/>
        </w:rPr>
        <w:t xml:space="preserve"> </w:t>
      </w:r>
      <w:r>
        <w:rPr>
          <w:sz w:val="20"/>
        </w:rPr>
        <w:t>Table</w:t>
      </w:r>
      <w:r>
        <w:rPr>
          <w:spacing w:val="-10"/>
          <w:sz w:val="20"/>
        </w:rPr>
        <w:t xml:space="preserve"> </w:t>
      </w:r>
      <w:hyperlink w:anchor="_bookmark9" w:history="1">
        <w:r>
          <w:rPr>
            <w:color w:val="0774B7"/>
            <w:sz w:val="20"/>
          </w:rPr>
          <w:t>3</w:t>
        </w:r>
      </w:hyperlink>
      <w:r>
        <w:rPr>
          <w:sz w:val="20"/>
        </w:rPr>
        <w:t>)</w:t>
      </w:r>
      <w:r>
        <w:rPr>
          <w:spacing w:val="-11"/>
          <w:sz w:val="20"/>
        </w:rPr>
        <w:t xml:space="preserve"> </w:t>
      </w:r>
      <w:r>
        <w:rPr>
          <w:sz w:val="20"/>
        </w:rPr>
        <w:t>through</w:t>
      </w:r>
      <w:r>
        <w:rPr>
          <w:spacing w:val="-11"/>
          <w:sz w:val="20"/>
        </w:rPr>
        <w:t xml:space="preserve"> </w:t>
      </w:r>
      <w:r>
        <w:rPr>
          <w:sz w:val="20"/>
        </w:rPr>
        <w:t>0.942</w:t>
      </w:r>
      <w:r>
        <w:rPr>
          <w:spacing w:val="-10"/>
          <w:sz w:val="20"/>
        </w:rPr>
        <w:t xml:space="preserve"> </w:t>
      </w:r>
      <w:r>
        <w:rPr>
          <w:sz w:val="20"/>
        </w:rPr>
        <w:t>at</w:t>
      </w:r>
      <w:r>
        <w:rPr>
          <w:spacing w:val="-8"/>
          <w:sz w:val="20"/>
        </w:rPr>
        <w:t xml:space="preserve"> </w:t>
      </w:r>
      <w:r>
        <w:rPr>
          <w:i/>
          <w:sz w:val="20"/>
        </w:rPr>
        <w:t xml:space="preserve">n </w:t>
      </w:r>
      <w:r>
        <w:rPr>
          <w:rFonts w:ascii="Tahoma"/>
          <w:sz w:val="20"/>
        </w:rPr>
        <w:t>=</w:t>
      </w:r>
      <w:r>
        <w:rPr>
          <w:rFonts w:ascii="Tahoma"/>
          <w:spacing w:val="-14"/>
          <w:sz w:val="20"/>
        </w:rPr>
        <w:t xml:space="preserve"> </w:t>
      </w:r>
      <w:r>
        <w:rPr>
          <w:sz w:val="20"/>
        </w:rPr>
        <w:t>4</w:t>
      </w:r>
      <w:r>
        <w:rPr>
          <w:spacing w:val="-11"/>
          <w:sz w:val="20"/>
        </w:rPr>
        <w:t xml:space="preserve"> </w:t>
      </w:r>
      <w:r>
        <w:rPr>
          <w:sz w:val="20"/>
        </w:rPr>
        <w:t>and</w:t>
      </w:r>
      <w:r>
        <w:rPr>
          <w:spacing w:val="-10"/>
          <w:sz w:val="20"/>
        </w:rPr>
        <w:t xml:space="preserve"> </w:t>
      </w:r>
      <w:r>
        <w:rPr>
          <w:sz w:val="20"/>
        </w:rPr>
        <w:t>1.457</w:t>
      </w:r>
      <w:r>
        <w:rPr>
          <w:spacing w:val="-11"/>
          <w:sz w:val="20"/>
        </w:rPr>
        <w:t xml:space="preserve"> </w:t>
      </w:r>
      <w:r>
        <w:rPr>
          <w:sz w:val="20"/>
        </w:rPr>
        <w:t>at</w:t>
      </w:r>
      <w:r>
        <w:rPr>
          <w:spacing w:val="-8"/>
          <w:sz w:val="20"/>
        </w:rPr>
        <w:t xml:space="preserve"> </w:t>
      </w:r>
      <w:r>
        <w:rPr>
          <w:i/>
          <w:sz w:val="20"/>
        </w:rPr>
        <w:t xml:space="preserve">n </w:t>
      </w:r>
      <w:r>
        <w:rPr>
          <w:rFonts w:ascii="Tahoma"/>
          <w:sz w:val="20"/>
        </w:rPr>
        <w:t>=</w:t>
      </w:r>
      <w:r>
        <w:rPr>
          <w:rFonts w:ascii="Tahoma"/>
          <w:spacing w:val="-14"/>
          <w:sz w:val="20"/>
        </w:rPr>
        <w:t xml:space="preserve"> </w:t>
      </w:r>
      <w:r>
        <w:rPr>
          <w:sz w:val="20"/>
        </w:rPr>
        <w:t>5</w:t>
      </w:r>
      <w:r>
        <w:rPr>
          <w:spacing w:val="-11"/>
          <w:sz w:val="20"/>
        </w:rPr>
        <w:t xml:space="preserve"> </w:t>
      </w:r>
      <w:r>
        <w:rPr>
          <w:sz w:val="20"/>
        </w:rPr>
        <w:t>to</w:t>
      </w:r>
      <w:r>
        <w:rPr>
          <w:spacing w:val="-10"/>
          <w:sz w:val="20"/>
        </w:rPr>
        <w:t xml:space="preserve"> </w:t>
      </w:r>
      <w:r>
        <w:rPr>
          <w:sz w:val="20"/>
        </w:rPr>
        <w:t>5.386</w:t>
      </w:r>
      <w:r>
        <w:rPr>
          <w:spacing w:val="-11"/>
          <w:sz w:val="20"/>
        </w:rPr>
        <w:t xml:space="preserve"> </w:t>
      </w:r>
      <w:r>
        <w:rPr>
          <w:sz w:val="20"/>
        </w:rPr>
        <w:t>(CMYKOGV-7)</w:t>
      </w:r>
      <w:r>
        <w:rPr>
          <w:spacing w:val="-10"/>
          <w:sz w:val="20"/>
        </w:rPr>
        <w:t xml:space="preserve"> </w:t>
      </w:r>
      <w:r>
        <w:rPr>
          <w:spacing w:val="-5"/>
          <w:sz w:val="20"/>
        </w:rPr>
        <w:t>and</w:t>
      </w:r>
      <w:r>
        <w:rPr>
          <w:rFonts w:ascii="Times New Roman"/>
          <w:sz w:val="20"/>
        </w:rPr>
        <w:tab/>
      </w:r>
      <w:r>
        <w:rPr>
          <w:rFonts w:ascii="Trebuchet MS"/>
          <w:spacing w:val="-5"/>
          <w:sz w:val="10"/>
        </w:rPr>
        <w:t>548</w:t>
      </w:r>
    </w:p>
    <w:p w14:paraId="7D88A253" w14:textId="77777777" w:rsidR="00EA1924" w:rsidRDefault="00000000">
      <w:pPr>
        <w:tabs>
          <w:tab w:val="left" w:pos="10859"/>
        </w:tabs>
        <w:spacing w:before="22"/>
        <w:ind w:left="2761"/>
        <w:rPr>
          <w:rFonts w:ascii="Trebuchet MS"/>
          <w:sz w:val="10"/>
        </w:rPr>
      </w:pPr>
      <w:r>
        <w:rPr>
          <w:sz w:val="20"/>
        </w:rPr>
        <w:t>3.332</w:t>
      </w:r>
      <w:r>
        <w:rPr>
          <w:spacing w:val="2"/>
          <w:sz w:val="20"/>
        </w:rPr>
        <w:t xml:space="preserve"> </w:t>
      </w:r>
      <w:r>
        <w:rPr>
          <w:sz w:val="20"/>
        </w:rPr>
        <w:t>(CMYKOGB-7)</w:t>
      </w:r>
      <w:r>
        <w:rPr>
          <w:spacing w:val="2"/>
          <w:sz w:val="20"/>
        </w:rPr>
        <w:t xml:space="preserve"> </w:t>
      </w:r>
      <w:r>
        <w:rPr>
          <w:sz w:val="20"/>
        </w:rPr>
        <w:t>at</w:t>
      </w:r>
      <w:r>
        <w:rPr>
          <w:spacing w:val="6"/>
          <w:sz w:val="20"/>
        </w:rPr>
        <w:t xml:space="preserve"> </w:t>
      </w:r>
      <w:r>
        <w:rPr>
          <w:i/>
          <w:sz w:val="20"/>
        </w:rPr>
        <w:t>n</w:t>
      </w:r>
      <w:r>
        <w:rPr>
          <w:i/>
          <w:spacing w:val="14"/>
          <w:sz w:val="20"/>
        </w:rPr>
        <w:t xml:space="preserve"> </w:t>
      </w:r>
      <w:r>
        <w:rPr>
          <w:rFonts w:ascii="Tahoma"/>
          <w:sz w:val="20"/>
        </w:rPr>
        <w:t>=</w:t>
      </w:r>
      <w:r>
        <w:rPr>
          <w:rFonts w:ascii="Tahoma"/>
          <w:spacing w:val="-1"/>
          <w:sz w:val="20"/>
        </w:rPr>
        <w:t xml:space="preserve"> </w:t>
      </w:r>
      <w:r>
        <w:rPr>
          <w:sz w:val="20"/>
        </w:rPr>
        <w:t>7:</w:t>
      </w:r>
      <w:r>
        <w:rPr>
          <w:spacing w:val="15"/>
          <w:sz w:val="20"/>
        </w:rPr>
        <w:t xml:space="preserve"> </w:t>
      </w:r>
      <w:r>
        <w:rPr>
          <w:sz w:val="20"/>
        </w:rPr>
        <w:t>roughly</w:t>
      </w:r>
      <w:r>
        <w:rPr>
          <w:spacing w:val="2"/>
          <w:sz w:val="20"/>
        </w:rPr>
        <w:t xml:space="preserve"> </w:t>
      </w:r>
      <w:r>
        <w:rPr>
          <w:sz w:val="20"/>
        </w:rPr>
        <w:t>an</w:t>
      </w:r>
      <w:r>
        <w:rPr>
          <w:spacing w:val="3"/>
          <w:sz w:val="20"/>
        </w:rPr>
        <w:t xml:space="preserve"> </w:t>
      </w:r>
      <w:r>
        <w:rPr>
          <w:sz w:val="20"/>
        </w:rPr>
        <w:t>order</w:t>
      </w:r>
      <w:r>
        <w:rPr>
          <w:spacing w:val="2"/>
          <w:sz w:val="20"/>
        </w:rPr>
        <w:t xml:space="preserve"> </w:t>
      </w:r>
      <w:r>
        <w:rPr>
          <w:sz w:val="20"/>
        </w:rPr>
        <w:t>of</w:t>
      </w:r>
      <w:r>
        <w:rPr>
          <w:spacing w:val="2"/>
          <w:sz w:val="20"/>
        </w:rPr>
        <w:t xml:space="preserve"> </w:t>
      </w:r>
      <w:r>
        <w:rPr>
          <w:sz w:val="20"/>
        </w:rPr>
        <w:t>magnitude</w:t>
      </w:r>
      <w:r>
        <w:rPr>
          <w:spacing w:val="3"/>
          <w:sz w:val="20"/>
        </w:rPr>
        <w:t xml:space="preserve"> </w:t>
      </w:r>
      <w:r>
        <w:rPr>
          <w:sz w:val="20"/>
        </w:rPr>
        <w:t>over</w:t>
      </w:r>
      <w:r>
        <w:rPr>
          <w:spacing w:val="2"/>
          <w:sz w:val="20"/>
        </w:rPr>
        <w:t xml:space="preserve"> </w:t>
      </w:r>
      <w:r>
        <w:rPr>
          <w:sz w:val="20"/>
        </w:rPr>
        <w:t>the</w:t>
      </w:r>
      <w:r>
        <w:rPr>
          <w:spacing w:val="2"/>
          <w:sz w:val="20"/>
        </w:rPr>
        <w:t xml:space="preserve"> </w:t>
      </w:r>
      <w:r>
        <w:rPr>
          <w:sz w:val="20"/>
        </w:rPr>
        <w:t>ladder.</w:t>
      </w:r>
      <w:r>
        <w:rPr>
          <w:spacing w:val="17"/>
          <w:sz w:val="20"/>
        </w:rPr>
        <w:t xml:space="preserve"> </w:t>
      </w:r>
      <w:r>
        <w:rPr>
          <w:spacing w:val="-2"/>
          <w:sz w:val="20"/>
        </w:rPr>
        <w:t>Gaussian</w:t>
      </w:r>
      <w:r>
        <w:rPr>
          <w:rFonts w:ascii="Times New Roman"/>
          <w:sz w:val="20"/>
        </w:rPr>
        <w:tab/>
      </w:r>
      <w:r>
        <w:rPr>
          <w:rFonts w:ascii="Trebuchet MS"/>
          <w:spacing w:val="-5"/>
          <w:sz w:val="10"/>
        </w:rPr>
        <w:t>549</w:t>
      </w:r>
    </w:p>
    <w:p w14:paraId="7DC83585" w14:textId="6CBF03C3" w:rsidR="00EA1924" w:rsidDel="0047395D" w:rsidRDefault="00000000">
      <w:pPr>
        <w:tabs>
          <w:tab w:val="left" w:pos="10859"/>
        </w:tabs>
        <w:spacing w:before="30"/>
        <w:ind w:left="2755"/>
        <w:rPr>
          <w:del w:id="607" w:author="Phil Green" w:date="2026-08-30T18:26:00Z" w16du:dateUtc="2026-08-30T16:26:00Z"/>
          <w:rFonts w:ascii="Trebuchet MS"/>
          <w:sz w:val="10"/>
        </w:rPr>
      </w:pPr>
      <w:r>
        <w:rPr>
          <w:spacing w:val="-2"/>
          <w:sz w:val="20"/>
        </w:rPr>
        <w:t>process</w:t>
      </w:r>
      <w:r>
        <w:rPr>
          <w:spacing w:val="-9"/>
          <w:sz w:val="20"/>
        </w:rPr>
        <w:t xml:space="preserve"> </w:t>
      </w:r>
      <w:r>
        <w:rPr>
          <w:spacing w:val="-2"/>
          <w:sz w:val="20"/>
        </w:rPr>
        <w:t>regression</w:t>
      </w:r>
      <w:r>
        <w:rPr>
          <w:spacing w:val="-8"/>
          <w:sz w:val="20"/>
        </w:rPr>
        <w:t xml:space="preserve"> </w:t>
      </w:r>
      <w:r>
        <w:rPr>
          <w:spacing w:val="-2"/>
          <w:sz w:val="20"/>
        </w:rPr>
        <w:t>fitted</w:t>
      </w:r>
      <w:r>
        <w:rPr>
          <w:spacing w:val="-8"/>
          <w:sz w:val="20"/>
        </w:rPr>
        <w:t xml:space="preserve"> </w:t>
      </w:r>
      <w:r>
        <w:rPr>
          <w:spacing w:val="-2"/>
          <w:sz w:val="20"/>
        </w:rPr>
        <w:t>on</w:t>
      </w:r>
      <w:r>
        <w:rPr>
          <w:spacing w:val="-8"/>
          <w:sz w:val="20"/>
        </w:rPr>
        <w:t xml:space="preserve"> </w:t>
      </w:r>
      <w:r>
        <w:rPr>
          <w:spacing w:val="-2"/>
          <w:sz w:val="20"/>
        </w:rPr>
        <w:t>XYZ</w:t>
      </w:r>
      <w:r>
        <w:rPr>
          <w:spacing w:val="-8"/>
          <w:sz w:val="20"/>
        </w:rPr>
        <w:t xml:space="preserve"> </w:t>
      </w:r>
      <w:r>
        <w:rPr>
          <w:spacing w:val="-2"/>
          <w:sz w:val="20"/>
        </w:rPr>
        <w:t>stays</w:t>
      </w:r>
      <w:r>
        <w:rPr>
          <w:spacing w:val="-8"/>
          <w:sz w:val="20"/>
        </w:rPr>
        <w:t xml:space="preserve"> </w:t>
      </w:r>
      <w:r>
        <w:rPr>
          <w:spacing w:val="-2"/>
          <w:sz w:val="20"/>
        </w:rPr>
        <w:t>at</w:t>
      </w:r>
      <w:r>
        <w:rPr>
          <w:spacing w:val="-8"/>
          <w:sz w:val="20"/>
        </w:rPr>
        <w:t xml:space="preserve"> </w:t>
      </w:r>
      <w:r>
        <w:rPr>
          <w:spacing w:val="-2"/>
          <w:sz w:val="20"/>
        </w:rPr>
        <w:t>or</w:t>
      </w:r>
      <w:r>
        <w:rPr>
          <w:spacing w:val="-8"/>
          <w:sz w:val="20"/>
        </w:rPr>
        <w:t xml:space="preserve"> </w:t>
      </w:r>
      <w:r>
        <w:rPr>
          <w:spacing w:val="-2"/>
          <w:sz w:val="20"/>
        </w:rPr>
        <w:t>below</w:t>
      </w:r>
      <w:r>
        <w:rPr>
          <w:spacing w:val="-8"/>
          <w:sz w:val="20"/>
        </w:rPr>
        <w:t xml:space="preserve"> </w:t>
      </w:r>
      <w:r>
        <w:rPr>
          <w:spacing w:val="-2"/>
          <w:sz w:val="20"/>
        </w:rPr>
        <w:t>a</w:t>
      </w:r>
      <w:r>
        <w:rPr>
          <w:spacing w:val="-8"/>
          <w:sz w:val="20"/>
        </w:rPr>
        <w:t xml:space="preserve"> </w:t>
      </w:r>
      <w:r>
        <w:rPr>
          <w:spacing w:val="-2"/>
          <w:sz w:val="20"/>
        </w:rPr>
        <w:t>median</w:t>
      </w:r>
      <w:r>
        <w:rPr>
          <w:spacing w:val="-8"/>
          <w:sz w:val="20"/>
        </w:rPr>
        <w:t xml:space="preserve"> </w:t>
      </w:r>
      <w:r>
        <w:rPr>
          <w:spacing w:val="-2"/>
          <w:sz w:val="20"/>
        </w:rPr>
        <w:t>of</w:t>
      </w:r>
      <w:r>
        <w:rPr>
          <w:spacing w:val="-8"/>
          <w:sz w:val="20"/>
        </w:rPr>
        <w:t xml:space="preserve"> </w:t>
      </w:r>
      <w:r>
        <w:rPr>
          <w:spacing w:val="-2"/>
          <w:sz w:val="20"/>
        </w:rPr>
        <w:t>1.280</w:t>
      </w:r>
      <w:r>
        <w:rPr>
          <w:spacing w:val="-8"/>
          <w:sz w:val="20"/>
        </w:rPr>
        <w:t xml:space="preserve"> </w:t>
      </w:r>
      <w:r>
        <w:rPr>
          <w:spacing w:val="-2"/>
          <w:sz w:val="20"/>
        </w:rPr>
        <w:t>on</w:t>
      </w:r>
      <w:r>
        <w:rPr>
          <w:spacing w:val="-8"/>
          <w:sz w:val="20"/>
        </w:rPr>
        <w:t xml:space="preserve"> </w:t>
      </w:r>
      <w:r>
        <w:rPr>
          <w:spacing w:val="-2"/>
          <w:sz w:val="20"/>
        </w:rPr>
        <w:t>every</w:t>
      </w:r>
      <w:r>
        <w:rPr>
          <w:spacing w:val="-8"/>
          <w:sz w:val="20"/>
        </w:rPr>
        <w:t xml:space="preserve"> </w:t>
      </w:r>
      <w:r>
        <w:rPr>
          <w:spacing w:val="-2"/>
          <w:sz w:val="20"/>
        </w:rPr>
        <w:t>rung.</w:t>
      </w:r>
      <w:r>
        <w:rPr>
          <w:spacing w:val="3"/>
          <w:sz w:val="20"/>
        </w:rPr>
        <w:t xml:space="preserve"> </w:t>
      </w:r>
      <w:del w:id="608" w:author="Phil Green" w:date="2026-08-30T18:26:00Z" w16du:dateUtc="2026-08-30T16:26:00Z">
        <w:r w:rsidDel="0047395D">
          <w:rPr>
            <w:spacing w:val="-2"/>
            <w:sz w:val="20"/>
          </w:rPr>
          <w:delText>Read</w:delText>
        </w:r>
        <w:r w:rsidDel="0047395D">
          <w:rPr>
            <w:spacing w:val="-8"/>
            <w:sz w:val="20"/>
          </w:rPr>
          <w:delText xml:space="preserve"> </w:delText>
        </w:r>
        <w:r w:rsidDel="0047395D">
          <w:rPr>
            <w:spacing w:val="-5"/>
            <w:sz w:val="20"/>
          </w:rPr>
          <w:delText>at</w:delText>
        </w:r>
        <w:r w:rsidDel="0047395D">
          <w:rPr>
            <w:rFonts w:ascii="Times New Roman"/>
            <w:sz w:val="20"/>
          </w:rPr>
          <w:tab/>
        </w:r>
        <w:r w:rsidDel="0047395D">
          <w:rPr>
            <w:rFonts w:ascii="Trebuchet MS"/>
            <w:spacing w:val="-5"/>
            <w:sz w:val="10"/>
          </w:rPr>
          <w:delText>550</w:delText>
        </w:r>
      </w:del>
    </w:p>
    <w:p w14:paraId="04BA3AC3" w14:textId="018D5D69" w:rsidR="00EA1924" w:rsidRDefault="00000000" w:rsidP="0047395D">
      <w:pPr>
        <w:tabs>
          <w:tab w:val="left" w:pos="10859"/>
        </w:tabs>
        <w:spacing w:before="30"/>
        <w:ind w:left="2755"/>
        <w:rPr>
          <w:rFonts w:ascii="Trebuchet MS"/>
          <w:sz w:val="10"/>
        </w:rPr>
        <w:pPrChange w:id="609" w:author="Phil Green" w:date="2026-08-30T18:26:00Z" w16du:dateUtc="2026-08-30T16:26:00Z">
          <w:pPr>
            <w:tabs>
              <w:tab w:val="left" w:pos="10859"/>
            </w:tabs>
            <w:spacing w:before="30"/>
            <w:ind w:left="2761"/>
          </w:pPr>
        </w:pPrChange>
      </w:pPr>
      <w:del w:id="610" w:author="Phil Green" w:date="2026-08-30T18:26:00Z" w16du:dateUtc="2026-08-30T16:26:00Z">
        <w:r w:rsidDel="0047395D">
          <w:rPr>
            <w:sz w:val="20"/>
          </w:rPr>
          <w:delText>face</w:delText>
        </w:r>
        <w:r w:rsidDel="0047395D">
          <w:rPr>
            <w:spacing w:val="4"/>
            <w:sz w:val="20"/>
          </w:rPr>
          <w:delText xml:space="preserve"> </w:delText>
        </w:r>
        <w:r w:rsidDel="0047395D">
          <w:rPr>
            <w:sz w:val="20"/>
          </w:rPr>
          <w:delText>value,</w:delText>
        </w:r>
        <w:r w:rsidDel="0047395D">
          <w:rPr>
            <w:spacing w:val="4"/>
            <w:sz w:val="20"/>
          </w:rPr>
          <w:delText xml:space="preserve"> </w:delText>
        </w:r>
        <w:r w:rsidDel="0047395D">
          <w:rPr>
            <w:sz w:val="20"/>
          </w:rPr>
          <w:delText>t</w:delText>
        </w:r>
      </w:del>
      <w:ins w:id="611" w:author="Phil Green" w:date="2026-08-30T18:26:00Z" w16du:dateUtc="2026-08-30T16:26:00Z">
        <w:r w:rsidR="0047395D">
          <w:rPr>
            <w:spacing w:val="-2"/>
            <w:sz w:val="20"/>
          </w:rPr>
          <w:t>T</w:t>
        </w:r>
      </w:ins>
      <w:r>
        <w:rPr>
          <w:sz w:val="20"/>
        </w:rPr>
        <w:t>his</w:t>
      </w:r>
      <w:r>
        <w:rPr>
          <w:spacing w:val="5"/>
          <w:sz w:val="20"/>
        </w:rPr>
        <w:t xml:space="preserve"> </w:t>
      </w:r>
      <w:del w:id="612" w:author="Phil Green" w:date="2026-08-30T18:26:00Z" w16du:dateUtc="2026-08-30T16:26:00Z">
        <w:r w:rsidDel="0047395D">
          <w:rPr>
            <w:sz w:val="20"/>
          </w:rPr>
          <w:delText>says</w:delText>
        </w:r>
        <w:r w:rsidDel="0047395D">
          <w:rPr>
            <w:spacing w:val="4"/>
            <w:sz w:val="20"/>
          </w:rPr>
          <w:delText xml:space="preserve"> </w:delText>
        </w:r>
      </w:del>
      <w:ins w:id="613" w:author="Phil Green" w:date="2026-08-30T18:26:00Z" w16du:dateUtc="2026-08-30T16:26:00Z">
        <w:r w:rsidR="0047395D">
          <w:rPr>
            <w:sz w:val="20"/>
          </w:rPr>
          <w:t>suggests</w:t>
        </w:r>
        <w:r w:rsidR="0047395D">
          <w:rPr>
            <w:spacing w:val="4"/>
            <w:sz w:val="20"/>
          </w:rPr>
          <w:t xml:space="preserve"> </w:t>
        </w:r>
      </w:ins>
      <w:r>
        <w:rPr>
          <w:sz w:val="20"/>
        </w:rPr>
        <w:t>the</w:t>
      </w:r>
      <w:r>
        <w:rPr>
          <w:spacing w:val="5"/>
          <w:sz w:val="20"/>
        </w:rPr>
        <w:t xml:space="preserve"> </w:t>
      </w:r>
      <w:r>
        <w:rPr>
          <w:sz w:val="20"/>
        </w:rPr>
        <w:t>classical</w:t>
      </w:r>
      <w:r>
        <w:rPr>
          <w:spacing w:val="4"/>
          <w:sz w:val="20"/>
        </w:rPr>
        <w:t xml:space="preserve"> </w:t>
      </w:r>
      <w:r>
        <w:rPr>
          <w:sz w:val="20"/>
        </w:rPr>
        <w:t>method</w:t>
      </w:r>
      <w:r>
        <w:rPr>
          <w:spacing w:val="5"/>
          <w:sz w:val="20"/>
        </w:rPr>
        <w:t xml:space="preserve"> </w:t>
      </w:r>
      <w:r>
        <w:rPr>
          <w:sz w:val="20"/>
        </w:rPr>
        <w:t>collapses</w:t>
      </w:r>
      <w:r>
        <w:rPr>
          <w:spacing w:val="4"/>
          <w:sz w:val="20"/>
        </w:rPr>
        <w:t xml:space="preserve"> </w:t>
      </w:r>
      <w:r>
        <w:rPr>
          <w:sz w:val="20"/>
        </w:rPr>
        <w:t>at</w:t>
      </w:r>
      <w:r>
        <w:rPr>
          <w:spacing w:val="5"/>
          <w:sz w:val="20"/>
        </w:rPr>
        <w:t xml:space="preserve"> </w:t>
      </w:r>
      <w:r>
        <w:rPr>
          <w:sz w:val="20"/>
        </w:rPr>
        <w:t>high</w:t>
      </w:r>
      <w:r>
        <w:rPr>
          <w:spacing w:val="4"/>
          <w:sz w:val="20"/>
        </w:rPr>
        <w:t xml:space="preserve"> </w:t>
      </w:r>
      <w:r>
        <w:rPr>
          <w:sz w:val="20"/>
        </w:rPr>
        <w:t>ink</w:t>
      </w:r>
      <w:r>
        <w:rPr>
          <w:spacing w:val="5"/>
          <w:sz w:val="20"/>
        </w:rPr>
        <w:t xml:space="preserve"> </w:t>
      </w:r>
      <w:r>
        <w:rPr>
          <w:sz w:val="20"/>
        </w:rPr>
        <w:t>counts</w:t>
      </w:r>
      <w:r>
        <w:rPr>
          <w:spacing w:val="4"/>
          <w:sz w:val="20"/>
        </w:rPr>
        <w:t xml:space="preserve"> </w:t>
      </w:r>
      <w:r>
        <w:rPr>
          <w:sz w:val="20"/>
        </w:rPr>
        <w:t>while</w:t>
      </w:r>
      <w:r>
        <w:rPr>
          <w:spacing w:val="5"/>
          <w:sz w:val="20"/>
        </w:rPr>
        <w:t xml:space="preserve"> </w:t>
      </w:r>
      <w:r>
        <w:rPr>
          <w:sz w:val="20"/>
        </w:rPr>
        <w:t>the</w:t>
      </w:r>
      <w:r>
        <w:rPr>
          <w:spacing w:val="4"/>
          <w:sz w:val="20"/>
        </w:rPr>
        <w:t xml:space="preserve"> </w:t>
      </w:r>
      <w:r>
        <w:rPr>
          <w:spacing w:val="-2"/>
          <w:sz w:val="20"/>
        </w:rPr>
        <w:t>machine</w:t>
      </w:r>
      <w:r>
        <w:rPr>
          <w:rFonts w:ascii="Times New Roman"/>
          <w:sz w:val="20"/>
        </w:rPr>
        <w:tab/>
      </w:r>
      <w:r>
        <w:rPr>
          <w:rFonts w:ascii="Trebuchet MS"/>
          <w:spacing w:val="-5"/>
          <w:sz w:val="10"/>
        </w:rPr>
        <w:t>551</w:t>
      </w:r>
    </w:p>
    <w:p w14:paraId="776CFFA9" w14:textId="77777777" w:rsidR="00EA1924" w:rsidRDefault="00000000">
      <w:pPr>
        <w:tabs>
          <w:tab w:val="left" w:pos="10859"/>
        </w:tabs>
        <w:spacing w:before="30"/>
        <w:ind w:left="2761"/>
        <w:rPr>
          <w:rFonts w:ascii="Trebuchet MS"/>
          <w:sz w:val="10"/>
        </w:rPr>
      </w:pPr>
      <w:r>
        <w:rPr>
          <w:sz w:val="20"/>
        </w:rPr>
        <w:t>learning</w:t>
      </w:r>
      <w:r>
        <w:rPr>
          <w:spacing w:val="5"/>
          <w:sz w:val="20"/>
        </w:rPr>
        <w:t xml:space="preserve"> </w:t>
      </w:r>
      <w:r>
        <w:rPr>
          <w:sz w:val="20"/>
        </w:rPr>
        <w:t>method</w:t>
      </w:r>
      <w:r>
        <w:rPr>
          <w:spacing w:val="5"/>
          <w:sz w:val="20"/>
        </w:rPr>
        <w:t xml:space="preserve"> </w:t>
      </w:r>
      <w:r>
        <w:rPr>
          <w:sz w:val="20"/>
        </w:rPr>
        <w:t>holds,</w:t>
      </w:r>
      <w:r>
        <w:rPr>
          <w:spacing w:val="5"/>
          <w:sz w:val="20"/>
        </w:rPr>
        <w:t xml:space="preserve"> </w:t>
      </w:r>
      <w:r>
        <w:rPr>
          <w:sz w:val="20"/>
        </w:rPr>
        <w:t>with</w:t>
      </w:r>
      <w:r>
        <w:rPr>
          <w:spacing w:val="6"/>
          <w:sz w:val="20"/>
        </w:rPr>
        <w:t xml:space="preserve"> </w:t>
      </w:r>
      <w:r>
        <w:rPr>
          <w:sz w:val="20"/>
        </w:rPr>
        <w:t>a</w:t>
      </w:r>
      <w:r>
        <w:rPr>
          <w:spacing w:val="5"/>
          <w:sz w:val="20"/>
        </w:rPr>
        <w:t xml:space="preserve"> </w:t>
      </w:r>
      <w:r>
        <w:rPr>
          <w:sz w:val="20"/>
        </w:rPr>
        <w:t>factor</w:t>
      </w:r>
      <w:r>
        <w:rPr>
          <w:spacing w:val="5"/>
          <w:sz w:val="20"/>
        </w:rPr>
        <w:t xml:space="preserve"> </w:t>
      </w:r>
      <w:r>
        <w:rPr>
          <w:sz w:val="20"/>
        </w:rPr>
        <w:t>of</w:t>
      </w:r>
      <w:r>
        <w:rPr>
          <w:spacing w:val="5"/>
          <w:sz w:val="20"/>
        </w:rPr>
        <w:t xml:space="preserve"> </w:t>
      </w:r>
      <w:r>
        <w:rPr>
          <w:sz w:val="20"/>
        </w:rPr>
        <w:t>21.6</w:t>
      </w:r>
      <w:r>
        <w:rPr>
          <w:spacing w:val="6"/>
          <w:sz w:val="20"/>
        </w:rPr>
        <w:t xml:space="preserve"> </w:t>
      </w:r>
      <w:r>
        <w:rPr>
          <w:sz w:val="20"/>
        </w:rPr>
        <w:t>between</w:t>
      </w:r>
      <w:r>
        <w:rPr>
          <w:spacing w:val="5"/>
          <w:sz w:val="20"/>
        </w:rPr>
        <w:t xml:space="preserve"> </w:t>
      </w:r>
      <w:r>
        <w:rPr>
          <w:sz w:val="20"/>
        </w:rPr>
        <w:t>them</w:t>
      </w:r>
      <w:r>
        <w:rPr>
          <w:spacing w:val="5"/>
          <w:sz w:val="20"/>
        </w:rPr>
        <w:t xml:space="preserve"> </w:t>
      </w:r>
      <w:r>
        <w:rPr>
          <w:sz w:val="20"/>
        </w:rPr>
        <w:t>at</w:t>
      </w:r>
      <w:r>
        <w:rPr>
          <w:spacing w:val="5"/>
          <w:sz w:val="20"/>
        </w:rPr>
        <w:t xml:space="preserve"> </w:t>
      </w:r>
      <w:r>
        <w:rPr>
          <w:sz w:val="20"/>
        </w:rPr>
        <w:t>seven</w:t>
      </w:r>
      <w:r>
        <w:rPr>
          <w:spacing w:val="6"/>
          <w:sz w:val="20"/>
        </w:rPr>
        <w:t xml:space="preserve"> </w:t>
      </w:r>
      <w:r>
        <w:rPr>
          <w:sz w:val="20"/>
        </w:rPr>
        <w:t>inks</w:t>
      </w:r>
      <w:r>
        <w:rPr>
          <w:spacing w:val="5"/>
          <w:sz w:val="20"/>
        </w:rPr>
        <w:t xml:space="preserve"> </w:t>
      </w:r>
      <w:r>
        <w:rPr>
          <w:sz w:val="20"/>
        </w:rPr>
        <w:t>on</w:t>
      </w:r>
      <w:r>
        <w:rPr>
          <w:spacing w:val="5"/>
          <w:sz w:val="20"/>
        </w:rPr>
        <w:t xml:space="preserve"> </w:t>
      </w:r>
      <w:r>
        <w:rPr>
          <w:spacing w:val="-2"/>
          <w:sz w:val="20"/>
        </w:rPr>
        <w:t>CMYKOGV</w:t>
      </w:r>
      <w:r>
        <w:rPr>
          <w:rFonts w:ascii="Times New Roman"/>
          <w:sz w:val="20"/>
        </w:rPr>
        <w:tab/>
      </w:r>
      <w:r>
        <w:rPr>
          <w:rFonts w:ascii="Trebuchet MS"/>
          <w:spacing w:val="-5"/>
          <w:sz w:val="10"/>
        </w:rPr>
        <w:t>552</w:t>
      </w:r>
    </w:p>
    <w:p w14:paraId="2B98F8C5" w14:textId="6E967B4B" w:rsidR="00EA1924" w:rsidDel="0047395D" w:rsidRDefault="00000000" w:rsidP="0047395D">
      <w:pPr>
        <w:tabs>
          <w:tab w:val="left" w:pos="10859"/>
        </w:tabs>
        <w:spacing w:before="30"/>
        <w:ind w:left="2755"/>
        <w:rPr>
          <w:del w:id="614" w:author="Phil Green" w:date="2026-08-30T18:26:00Z" w16du:dateUtc="2026-08-30T16:26:00Z"/>
          <w:rFonts w:ascii="Trebuchet MS"/>
          <w:sz w:val="10"/>
        </w:rPr>
      </w:pPr>
      <w:r>
        <w:rPr>
          <w:sz w:val="20"/>
        </w:rPr>
        <w:t>(5.386</w:t>
      </w:r>
      <w:r>
        <w:rPr>
          <w:spacing w:val="10"/>
          <w:sz w:val="20"/>
        </w:rPr>
        <w:t xml:space="preserve"> </w:t>
      </w:r>
      <w:r>
        <w:rPr>
          <w:sz w:val="20"/>
        </w:rPr>
        <w:t>against</w:t>
      </w:r>
      <w:r>
        <w:rPr>
          <w:spacing w:val="10"/>
          <w:sz w:val="20"/>
        </w:rPr>
        <w:t xml:space="preserve"> </w:t>
      </w:r>
      <w:r>
        <w:rPr>
          <w:sz w:val="20"/>
        </w:rPr>
        <w:t>0.249).</w:t>
      </w:r>
      <w:del w:id="615" w:author="Phil Green" w:date="2026-08-30T18:26:00Z" w16du:dateUtc="2026-08-30T16:26:00Z">
        <w:r w:rsidDel="0047395D">
          <w:rPr>
            <w:spacing w:val="34"/>
            <w:sz w:val="20"/>
          </w:rPr>
          <w:delText xml:space="preserve"> </w:delText>
        </w:r>
        <w:r w:rsidDel="0047395D">
          <w:rPr>
            <w:sz w:val="20"/>
          </w:rPr>
          <w:delText>Because</w:delText>
        </w:r>
        <w:r w:rsidDel="0047395D">
          <w:rPr>
            <w:spacing w:val="10"/>
            <w:sz w:val="20"/>
          </w:rPr>
          <w:delText xml:space="preserve"> </w:delText>
        </w:r>
        <w:r w:rsidDel="0047395D">
          <w:rPr>
            <w:sz w:val="20"/>
          </w:rPr>
          <w:delText>the</w:delText>
        </w:r>
        <w:r w:rsidDel="0047395D">
          <w:rPr>
            <w:spacing w:val="10"/>
            <w:sz w:val="20"/>
          </w:rPr>
          <w:delText xml:space="preserve"> </w:delText>
        </w:r>
        <w:r w:rsidDel="0047395D">
          <w:rPr>
            <w:sz w:val="20"/>
          </w:rPr>
          <w:delText>rungs</w:delText>
        </w:r>
        <w:r w:rsidDel="0047395D">
          <w:rPr>
            <w:spacing w:val="10"/>
            <w:sz w:val="20"/>
          </w:rPr>
          <w:delText xml:space="preserve"> </w:delText>
        </w:r>
        <w:r w:rsidDel="0047395D">
          <w:rPr>
            <w:sz w:val="20"/>
          </w:rPr>
          <w:delText>are</w:delText>
        </w:r>
        <w:r w:rsidDel="0047395D">
          <w:rPr>
            <w:spacing w:val="10"/>
            <w:sz w:val="20"/>
          </w:rPr>
          <w:delText xml:space="preserve"> </w:delText>
        </w:r>
        <w:r w:rsidDel="0047395D">
          <w:rPr>
            <w:sz w:val="20"/>
          </w:rPr>
          <w:delText>independent</w:delText>
        </w:r>
        <w:r w:rsidDel="0047395D">
          <w:rPr>
            <w:spacing w:val="10"/>
            <w:sz w:val="20"/>
          </w:rPr>
          <w:delText xml:space="preserve"> </w:delText>
        </w:r>
        <w:r w:rsidDel="0047395D">
          <w:rPr>
            <w:sz w:val="20"/>
          </w:rPr>
          <w:delText>datasets</w:delText>
        </w:r>
        <w:r w:rsidDel="0047395D">
          <w:rPr>
            <w:spacing w:val="9"/>
            <w:sz w:val="20"/>
          </w:rPr>
          <w:delText xml:space="preserve"> </w:delText>
        </w:r>
        <w:r w:rsidDel="0047395D">
          <w:rPr>
            <w:sz w:val="20"/>
          </w:rPr>
          <w:delText>and</w:delText>
        </w:r>
        <w:r w:rsidDel="0047395D">
          <w:rPr>
            <w:spacing w:val="10"/>
            <w:sz w:val="20"/>
          </w:rPr>
          <w:delText xml:space="preserve"> </w:delText>
        </w:r>
        <w:r w:rsidDel="0047395D">
          <w:rPr>
            <w:sz w:val="20"/>
          </w:rPr>
          <w:delText>printing</w:delText>
        </w:r>
        <w:r w:rsidDel="0047395D">
          <w:rPr>
            <w:spacing w:val="10"/>
            <w:sz w:val="20"/>
          </w:rPr>
          <w:delText xml:space="preserve"> </w:delText>
        </w:r>
        <w:r w:rsidDel="0047395D">
          <w:rPr>
            <w:spacing w:val="-2"/>
            <w:sz w:val="20"/>
          </w:rPr>
          <w:delText>systems,</w:delText>
        </w:r>
        <w:r w:rsidDel="0047395D">
          <w:rPr>
            <w:rFonts w:ascii="Times New Roman"/>
            <w:sz w:val="20"/>
          </w:rPr>
          <w:tab/>
        </w:r>
        <w:r w:rsidDel="0047395D">
          <w:rPr>
            <w:rFonts w:ascii="Trebuchet MS"/>
            <w:spacing w:val="-5"/>
            <w:sz w:val="10"/>
          </w:rPr>
          <w:delText>553</w:delText>
        </w:r>
      </w:del>
    </w:p>
    <w:p w14:paraId="268C7981" w14:textId="691B4AAF" w:rsidR="00EA1924" w:rsidDel="0047395D" w:rsidRDefault="00000000" w:rsidP="0047395D">
      <w:pPr>
        <w:tabs>
          <w:tab w:val="left" w:pos="10859"/>
        </w:tabs>
        <w:spacing w:before="30"/>
        <w:ind w:left="2755"/>
        <w:rPr>
          <w:del w:id="616" w:author="Phil Green" w:date="2026-08-30T18:26:00Z" w16du:dateUtc="2026-08-30T16:26:00Z"/>
          <w:rFonts w:ascii="Trebuchet MS" w:hAnsi="Trebuchet MS"/>
          <w:sz w:val="10"/>
        </w:rPr>
        <w:pPrChange w:id="617" w:author="Phil Green" w:date="2026-08-30T18:26:00Z" w16du:dateUtc="2026-08-30T16:26:00Z">
          <w:pPr>
            <w:tabs>
              <w:tab w:val="left" w:pos="10859"/>
            </w:tabs>
            <w:spacing w:before="30"/>
            <w:ind w:left="2761"/>
          </w:pPr>
        </w:pPrChange>
      </w:pPr>
      <w:del w:id="618" w:author="Phil Green" w:date="2026-08-30T18:26:00Z" w16du:dateUtc="2026-08-30T16:26:00Z">
        <w:r w:rsidDel="0047395D">
          <w:rPr>
            <w:sz w:val="20"/>
          </w:rPr>
          <w:delText>not</w:delText>
        </w:r>
        <w:r w:rsidDel="0047395D">
          <w:rPr>
            <w:spacing w:val="-7"/>
            <w:sz w:val="20"/>
          </w:rPr>
          <w:delText xml:space="preserve"> </w:delText>
        </w:r>
        <w:r w:rsidDel="0047395D">
          <w:rPr>
            <w:sz w:val="20"/>
          </w:rPr>
          <w:delText>one</w:delText>
        </w:r>
        <w:r w:rsidDel="0047395D">
          <w:rPr>
            <w:spacing w:val="-6"/>
            <w:sz w:val="20"/>
          </w:rPr>
          <w:delText xml:space="preserve"> </w:delText>
        </w:r>
        <w:r w:rsidDel="0047395D">
          <w:rPr>
            <w:sz w:val="20"/>
          </w:rPr>
          <w:delText>printer</w:delText>
        </w:r>
        <w:r w:rsidDel="0047395D">
          <w:rPr>
            <w:spacing w:val="-6"/>
            <w:sz w:val="20"/>
          </w:rPr>
          <w:delText xml:space="preserve"> </w:delText>
        </w:r>
        <w:r w:rsidDel="0047395D">
          <w:rPr>
            <w:sz w:val="20"/>
          </w:rPr>
          <w:delText>swept</w:delText>
        </w:r>
        <w:r w:rsidDel="0047395D">
          <w:rPr>
            <w:spacing w:val="-6"/>
            <w:sz w:val="20"/>
          </w:rPr>
          <w:delText xml:space="preserve"> </w:delText>
        </w:r>
        <w:r w:rsidDel="0047395D">
          <w:rPr>
            <w:sz w:val="20"/>
          </w:rPr>
          <w:delText>over</w:delText>
        </w:r>
        <w:r w:rsidDel="0047395D">
          <w:rPr>
            <w:spacing w:val="-6"/>
            <w:sz w:val="20"/>
          </w:rPr>
          <w:delText xml:space="preserve"> </w:delText>
        </w:r>
        <w:r w:rsidDel="0047395D">
          <w:rPr>
            <w:sz w:val="20"/>
          </w:rPr>
          <w:delText>ink</w:delText>
        </w:r>
        <w:r w:rsidDel="0047395D">
          <w:rPr>
            <w:spacing w:val="-6"/>
            <w:sz w:val="20"/>
          </w:rPr>
          <w:delText xml:space="preserve"> </w:delText>
        </w:r>
        <w:r w:rsidDel="0047395D">
          <w:rPr>
            <w:sz w:val="20"/>
          </w:rPr>
          <w:delText>counts,</w:delText>
        </w:r>
        <w:r w:rsidDel="0047395D">
          <w:rPr>
            <w:spacing w:val="-6"/>
            <w:sz w:val="20"/>
          </w:rPr>
          <w:delText xml:space="preserve"> </w:delText>
        </w:r>
        <w:r w:rsidDel="0047395D">
          <w:rPr>
            <w:sz w:val="20"/>
          </w:rPr>
          <w:delText>each</w:delText>
        </w:r>
        <w:r w:rsidDel="0047395D">
          <w:rPr>
            <w:spacing w:val="-6"/>
            <w:sz w:val="20"/>
          </w:rPr>
          <w:delText xml:space="preserve"> </w:delText>
        </w:r>
        <w:r w:rsidDel="0047395D">
          <w:rPr>
            <w:sz w:val="20"/>
          </w:rPr>
          <w:delText>model’s</w:delText>
        </w:r>
        <w:r w:rsidDel="0047395D">
          <w:rPr>
            <w:spacing w:val="-6"/>
            <w:sz w:val="20"/>
          </w:rPr>
          <w:delText xml:space="preserve"> </w:delText>
        </w:r>
        <w:r w:rsidDel="0047395D">
          <w:rPr>
            <w:sz w:val="20"/>
          </w:rPr>
          <w:delText>own</w:delText>
        </w:r>
        <w:r w:rsidDel="0047395D">
          <w:rPr>
            <w:spacing w:val="-6"/>
            <w:sz w:val="20"/>
          </w:rPr>
          <w:delText xml:space="preserve"> </w:delText>
        </w:r>
        <w:r w:rsidDel="0047395D">
          <w:rPr>
            <w:sz w:val="20"/>
          </w:rPr>
          <w:delText>trend,</w:delText>
        </w:r>
        <w:r w:rsidDel="0047395D">
          <w:rPr>
            <w:spacing w:val="-6"/>
            <w:sz w:val="20"/>
          </w:rPr>
          <w:delText xml:space="preserve"> </w:delText>
        </w:r>
        <w:r w:rsidDel="0047395D">
          <w:rPr>
            <w:sz w:val="20"/>
          </w:rPr>
          <w:delText>not</w:delText>
        </w:r>
        <w:r w:rsidDel="0047395D">
          <w:rPr>
            <w:spacing w:val="-6"/>
            <w:sz w:val="20"/>
          </w:rPr>
          <w:delText xml:space="preserve"> </w:delText>
        </w:r>
        <w:r w:rsidDel="0047395D">
          <w:rPr>
            <w:sz w:val="20"/>
          </w:rPr>
          <w:delText>absolute</w:delText>
        </w:r>
        <w:r w:rsidDel="0047395D">
          <w:rPr>
            <w:spacing w:val="-6"/>
            <w:sz w:val="20"/>
          </w:rPr>
          <w:delText xml:space="preserve"> </w:delText>
        </w:r>
        <w:r w:rsidDel="0047395D">
          <w:rPr>
            <w:sz w:val="20"/>
          </w:rPr>
          <w:delText>levels</w:delText>
        </w:r>
        <w:r w:rsidDel="0047395D">
          <w:rPr>
            <w:spacing w:val="-6"/>
            <w:sz w:val="20"/>
          </w:rPr>
          <w:delText xml:space="preserve"> </w:delText>
        </w:r>
        <w:r w:rsidDel="0047395D">
          <w:rPr>
            <w:spacing w:val="-2"/>
            <w:sz w:val="20"/>
          </w:rPr>
          <w:delText>across</w:delText>
        </w:r>
        <w:r w:rsidDel="0047395D">
          <w:rPr>
            <w:rFonts w:ascii="Times New Roman" w:hAnsi="Times New Roman"/>
            <w:sz w:val="20"/>
          </w:rPr>
          <w:tab/>
        </w:r>
        <w:r w:rsidDel="0047395D">
          <w:rPr>
            <w:rFonts w:ascii="Trebuchet MS" w:hAnsi="Trebuchet MS"/>
            <w:spacing w:val="-5"/>
            <w:sz w:val="10"/>
          </w:rPr>
          <w:delText>554</w:delText>
        </w:r>
      </w:del>
    </w:p>
    <w:p w14:paraId="761E1ED4" w14:textId="64D67BC2" w:rsidR="00EA1924" w:rsidRDefault="00000000" w:rsidP="0047395D">
      <w:pPr>
        <w:tabs>
          <w:tab w:val="left" w:pos="10859"/>
        </w:tabs>
        <w:spacing w:before="30"/>
        <w:ind w:left="2755"/>
        <w:rPr>
          <w:rFonts w:ascii="Trebuchet MS"/>
          <w:sz w:val="10"/>
        </w:rPr>
        <w:pPrChange w:id="619" w:author="Phil Green" w:date="2026-08-30T18:26:00Z" w16du:dateUtc="2026-08-30T16:26:00Z">
          <w:pPr>
            <w:tabs>
              <w:tab w:val="left" w:pos="10859"/>
            </w:tabs>
            <w:spacing w:before="30"/>
            <w:ind w:left="2761"/>
          </w:pPr>
        </w:pPrChange>
      </w:pPr>
      <w:del w:id="620" w:author="Phil Green" w:date="2026-08-30T18:26:00Z" w16du:dateUtc="2026-08-30T16:26:00Z">
        <w:r w:rsidDel="0047395D">
          <w:rPr>
            <w:sz w:val="20"/>
          </w:rPr>
          <w:delText>rungs,</w:delText>
        </w:r>
        <w:r w:rsidDel="0047395D">
          <w:rPr>
            <w:spacing w:val="-6"/>
            <w:sz w:val="20"/>
          </w:rPr>
          <w:delText xml:space="preserve"> </w:delText>
        </w:r>
        <w:r w:rsidDel="0047395D">
          <w:rPr>
            <w:sz w:val="20"/>
          </w:rPr>
          <w:delText>is</w:delText>
        </w:r>
        <w:r w:rsidDel="0047395D">
          <w:rPr>
            <w:spacing w:val="-6"/>
            <w:sz w:val="20"/>
          </w:rPr>
          <w:delText xml:space="preserve"> </w:delText>
        </w:r>
        <w:r w:rsidDel="0047395D">
          <w:rPr>
            <w:sz w:val="20"/>
          </w:rPr>
          <w:delText>the</w:delText>
        </w:r>
        <w:r w:rsidDel="0047395D">
          <w:rPr>
            <w:spacing w:val="-6"/>
            <w:sz w:val="20"/>
          </w:rPr>
          <w:delText xml:space="preserve"> </w:delText>
        </w:r>
        <w:r w:rsidDel="0047395D">
          <w:rPr>
            <w:sz w:val="20"/>
          </w:rPr>
          <w:delText>comparison</w:delText>
        </w:r>
        <w:r w:rsidDel="0047395D">
          <w:rPr>
            <w:spacing w:val="-6"/>
            <w:sz w:val="20"/>
          </w:rPr>
          <w:delText xml:space="preserve"> </w:delText>
        </w:r>
        <w:r w:rsidDel="0047395D">
          <w:rPr>
            <w:sz w:val="20"/>
          </w:rPr>
          <w:delText>that</w:delText>
        </w:r>
        <w:r w:rsidDel="0047395D">
          <w:rPr>
            <w:spacing w:val="-6"/>
            <w:sz w:val="20"/>
          </w:rPr>
          <w:delText xml:space="preserve"> </w:delText>
        </w:r>
        <w:r w:rsidDel="0047395D">
          <w:rPr>
            <w:sz w:val="20"/>
          </w:rPr>
          <w:delText>carries</w:delText>
        </w:r>
        <w:r w:rsidDel="0047395D">
          <w:rPr>
            <w:spacing w:val="-6"/>
            <w:sz w:val="20"/>
          </w:rPr>
          <w:delText xml:space="preserve"> </w:delText>
        </w:r>
        <w:r w:rsidDel="0047395D">
          <w:rPr>
            <w:sz w:val="20"/>
          </w:rPr>
          <w:delText>meaning</w:delText>
        </w:r>
        <w:r w:rsidDel="0047395D">
          <w:rPr>
            <w:spacing w:val="-5"/>
            <w:sz w:val="20"/>
          </w:rPr>
          <w:delText xml:space="preserve"> </w:delText>
        </w:r>
        <w:r w:rsidDel="0047395D">
          <w:rPr>
            <w:sz w:val="20"/>
          </w:rPr>
          <w:delText>even</w:delText>
        </w:r>
        <w:r w:rsidDel="0047395D">
          <w:rPr>
            <w:spacing w:val="-6"/>
            <w:sz w:val="20"/>
          </w:rPr>
          <w:delText xml:space="preserve"> </w:delText>
        </w:r>
        <w:r w:rsidDel="0047395D">
          <w:rPr>
            <w:sz w:val="20"/>
          </w:rPr>
          <w:delText>in</w:delText>
        </w:r>
        <w:r w:rsidDel="0047395D">
          <w:rPr>
            <w:spacing w:val="-6"/>
            <w:sz w:val="20"/>
          </w:rPr>
          <w:delText xml:space="preserve"> </w:delText>
        </w:r>
        <w:r w:rsidDel="0047395D">
          <w:rPr>
            <w:sz w:val="20"/>
          </w:rPr>
          <w:delText>this</w:delText>
        </w:r>
        <w:r w:rsidDel="0047395D">
          <w:rPr>
            <w:spacing w:val="-6"/>
            <w:sz w:val="20"/>
          </w:rPr>
          <w:delText xml:space="preserve"> </w:delText>
        </w:r>
        <w:r w:rsidDel="0047395D">
          <w:rPr>
            <w:spacing w:val="-2"/>
            <w:sz w:val="20"/>
          </w:rPr>
          <w:delText>reading.</w:delText>
        </w:r>
      </w:del>
      <w:r>
        <w:rPr>
          <w:rFonts w:ascii="Times New Roman"/>
          <w:sz w:val="20"/>
        </w:rPr>
        <w:tab/>
      </w:r>
      <w:r>
        <w:rPr>
          <w:rFonts w:ascii="Trebuchet MS"/>
          <w:spacing w:val="-5"/>
          <w:sz w:val="10"/>
        </w:rPr>
        <w:t>555</w:t>
      </w:r>
    </w:p>
    <w:p w14:paraId="7C91AA77" w14:textId="717F3969" w:rsidR="00EA1924" w:rsidDel="00892F0F" w:rsidRDefault="00000000">
      <w:pPr>
        <w:tabs>
          <w:tab w:val="left" w:pos="10859"/>
        </w:tabs>
        <w:spacing w:before="223"/>
        <w:ind w:left="2761"/>
        <w:rPr>
          <w:del w:id="621" w:author="Phil Green" w:date="2026-08-30T18:31:00Z" w16du:dateUtc="2026-08-30T16:31:00Z"/>
          <w:rFonts w:ascii="Trebuchet MS"/>
          <w:sz w:val="10"/>
        </w:rPr>
      </w:pPr>
      <w:del w:id="622" w:author="Phil Green" w:date="2026-08-30T18:31:00Z" w16du:dateUtc="2026-08-30T16:31:00Z">
        <w:r w:rsidDel="00892F0F">
          <w:rPr>
            <w:sz w:val="20"/>
          </w:rPr>
          <w:delText>The</w:delText>
        </w:r>
        <w:r w:rsidDel="00892F0F">
          <w:rPr>
            <w:spacing w:val="-9"/>
            <w:sz w:val="20"/>
          </w:rPr>
          <w:delText xml:space="preserve"> </w:delText>
        </w:r>
        <w:r w:rsidDel="00892F0F">
          <w:rPr>
            <w:sz w:val="20"/>
          </w:rPr>
          <w:delText>corrected</w:delText>
        </w:r>
        <w:r w:rsidDel="00892F0F">
          <w:rPr>
            <w:spacing w:val="-9"/>
            <w:sz w:val="20"/>
          </w:rPr>
          <w:delText xml:space="preserve"> </w:delText>
        </w:r>
        <w:r w:rsidDel="00892F0F">
          <w:rPr>
            <w:spacing w:val="-2"/>
            <w:sz w:val="20"/>
          </w:rPr>
          <w:delText>comparison.</w:delText>
        </w:r>
        <w:r w:rsidDel="00892F0F">
          <w:rPr>
            <w:rFonts w:ascii="Times New Roman"/>
            <w:sz w:val="20"/>
          </w:rPr>
          <w:tab/>
        </w:r>
        <w:r w:rsidDel="00892F0F">
          <w:rPr>
            <w:rFonts w:ascii="Trebuchet MS"/>
            <w:spacing w:val="-5"/>
            <w:sz w:val="10"/>
          </w:rPr>
          <w:delText>556</w:delText>
        </w:r>
      </w:del>
    </w:p>
    <w:p w14:paraId="7B459661" w14:textId="3AB56EF7" w:rsidR="00EA1924" w:rsidDel="00892F0F" w:rsidRDefault="00000000">
      <w:pPr>
        <w:tabs>
          <w:tab w:val="left" w:pos="10859"/>
        </w:tabs>
        <w:spacing w:before="90"/>
        <w:ind w:left="3187"/>
        <w:rPr>
          <w:del w:id="623" w:author="Phil Green" w:date="2026-08-30T18:31:00Z" w16du:dateUtc="2026-08-30T16:31:00Z"/>
          <w:rFonts w:ascii="Trebuchet MS"/>
          <w:sz w:val="10"/>
        </w:rPr>
      </w:pPr>
      <w:del w:id="624" w:author="Phil Green" w:date="2026-08-30T18:31:00Z" w16du:dateUtc="2026-08-30T16:31:00Z">
        <w:r w:rsidDel="00892F0F">
          <w:rPr>
            <w:sz w:val="20"/>
          </w:rPr>
          <w:delText>That</w:delText>
        </w:r>
        <w:r w:rsidDel="00892F0F">
          <w:rPr>
            <w:spacing w:val="3"/>
            <w:sz w:val="20"/>
          </w:rPr>
          <w:delText xml:space="preserve"> </w:delText>
        </w:r>
        <w:r w:rsidDel="00892F0F">
          <w:rPr>
            <w:sz w:val="20"/>
          </w:rPr>
          <w:delText>reading</w:delText>
        </w:r>
        <w:r w:rsidDel="00892F0F">
          <w:rPr>
            <w:spacing w:val="3"/>
            <w:sz w:val="20"/>
          </w:rPr>
          <w:delText xml:space="preserve"> </w:delText>
        </w:r>
        <w:r w:rsidDel="00892F0F">
          <w:rPr>
            <w:sz w:val="20"/>
          </w:rPr>
          <w:delText>does</w:delText>
        </w:r>
        <w:r w:rsidDel="00892F0F">
          <w:rPr>
            <w:spacing w:val="3"/>
            <w:sz w:val="20"/>
          </w:rPr>
          <w:delText xml:space="preserve"> </w:delText>
        </w:r>
        <w:r w:rsidDel="00892F0F">
          <w:rPr>
            <w:sz w:val="20"/>
          </w:rPr>
          <w:delText>not</w:delText>
        </w:r>
        <w:r w:rsidDel="00892F0F">
          <w:rPr>
            <w:spacing w:val="3"/>
            <w:sz w:val="20"/>
          </w:rPr>
          <w:delText xml:space="preserve"> </w:delText>
        </w:r>
        <w:r w:rsidDel="00892F0F">
          <w:rPr>
            <w:sz w:val="20"/>
          </w:rPr>
          <w:delText>survive</w:delText>
        </w:r>
        <w:r w:rsidDel="00892F0F">
          <w:rPr>
            <w:spacing w:val="3"/>
            <w:sz w:val="20"/>
          </w:rPr>
          <w:delText xml:space="preserve"> </w:delText>
        </w:r>
        <w:r w:rsidDel="00892F0F">
          <w:rPr>
            <w:sz w:val="20"/>
          </w:rPr>
          <w:delText>Section</w:delText>
        </w:r>
        <w:r w:rsidDel="00892F0F">
          <w:rPr>
            <w:spacing w:val="3"/>
            <w:sz w:val="20"/>
          </w:rPr>
          <w:delText xml:space="preserve"> </w:delText>
        </w:r>
        <w:r w:rsidDel="00892F0F">
          <w:fldChar w:fldCharType="begin"/>
        </w:r>
        <w:r w:rsidDel="00892F0F">
          <w:delInstrText>HYPERLINK \l "_bookmark18"</w:delInstrText>
        </w:r>
        <w:r w:rsidDel="00892F0F">
          <w:fldChar w:fldCharType="separate"/>
        </w:r>
        <w:r w:rsidDel="00892F0F">
          <w:rPr>
            <w:color w:val="0774B7"/>
            <w:sz w:val="20"/>
          </w:rPr>
          <w:delText>4.5</w:delText>
        </w:r>
        <w:r w:rsidDel="00892F0F">
          <w:fldChar w:fldCharType="end"/>
        </w:r>
        <w:r w:rsidDel="00892F0F">
          <w:rPr>
            <w:sz w:val="20"/>
          </w:rPr>
          <w:delText>.</w:delText>
        </w:r>
        <w:r w:rsidDel="00892F0F">
          <w:rPr>
            <w:spacing w:val="16"/>
            <w:sz w:val="20"/>
          </w:rPr>
          <w:delText xml:space="preserve"> </w:delText>
        </w:r>
        <w:r w:rsidDel="00892F0F">
          <w:rPr>
            <w:sz w:val="20"/>
          </w:rPr>
          <w:delText>It</w:delText>
        </w:r>
        <w:r w:rsidDel="00892F0F">
          <w:rPr>
            <w:spacing w:val="3"/>
            <w:sz w:val="20"/>
          </w:rPr>
          <w:delText xml:space="preserve"> </w:delText>
        </w:r>
        <w:r w:rsidDel="00892F0F">
          <w:rPr>
            <w:sz w:val="20"/>
          </w:rPr>
          <w:delText>measures</w:delText>
        </w:r>
        <w:r w:rsidDel="00892F0F">
          <w:rPr>
            <w:spacing w:val="3"/>
            <w:sz w:val="20"/>
          </w:rPr>
          <w:delText xml:space="preserve"> </w:delText>
        </w:r>
        <w:r w:rsidDel="00892F0F">
          <w:rPr>
            <w:sz w:val="20"/>
          </w:rPr>
          <w:delText>a</w:delText>
        </w:r>
        <w:r w:rsidDel="00892F0F">
          <w:rPr>
            <w:spacing w:val="3"/>
            <w:sz w:val="20"/>
          </w:rPr>
          <w:delText xml:space="preserve"> </w:delText>
        </w:r>
        <w:r w:rsidDel="00892F0F">
          <w:rPr>
            <w:sz w:val="20"/>
          </w:rPr>
          <w:delText>Gaussian</w:delText>
        </w:r>
        <w:r w:rsidDel="00892F0F">
          <w:rPr>
            <w:spacing w:val="3"/>
            <w:sz w:val="20"/>
          </w:rPr>
          <w:delText xml:space="preserve"> </w:delText>
        </w:r>
        <w:r w:rsidDel="00892F0F">
          <w:rPr>
            <w:sz w:val="20"/>
          </w:rPr>
          <w:delText>process</w:delText>
        </w:r>
        <w:r w:rsidDel="00892F0F">
          <w:rPr>
            <w:spacing w:val="3"/>
            <w:sz w:val="20"/>
          </w:rPr>
          <w:delText xml:space="preserve"> </w:delText>
        </w:r>
        <w:r w:rsidDel="00892F0F">
          <w:rPr>
            <w:sz w:val="20"/>
          </w:rPr>
          <w:delText>against</w:delText>
        </w:r>
        <w:r w:rsidDel="00892F0F">
          <w:rPr>
            <w:spacing w:val="3"/>
            <w:sz w:val="20"/>
          </w:rPr>
          <w:delText xml:space="preserve"> </w:delText>
        </w:r>
        <w:r w:rsidDel="00892F0F">
          <w:rPr>
            <w:spacing w:val="-10"/>
            <w:sz w:val="20"/>
          </w:rPr>
          <w:delText>a</w:delText>
        </w:r>
        <w:r w:rsidDel="00892F0F">
          <w:rPr>
            <w:rFonts w:ascii="Times New Roman"/>
            <w:sz w:val="20"/>
          </w:rPr>
          <w:tab/>
        </w:r>
        <w:r w:rsidDel="00892F0F">
          <w:rPr>
            <w:rFonts w:ascii="Trebuchet MS"/>
            <w:spacing w:val="-5"/>
            <w:sz w:val="10"/>
          </w:rPr>
          <w:delText>557</w:delText>
        </w:r>
      </w:del>
    </w:p>
    <w:p w14:paraId="37A710E2" w14:textId="1906B906" w:rsidR="00EA1924" w:rsidDel="00892F0F" w:rsidRDefault="00000000">
      <w:pPr>
        <w:tabs>
          <w:tab w:val="left" w:pos="10859"/>
        </w:tabs>
        <w:spacing w:before="30"/>
        <w:ind w:left="2755"/>
        <w:rPr>
          <w:del w:id="625" w:author="Phil Green" w:date="2026-08-30T18:31:00Z" w16du:dateUtc="2026-08-30T16:31:00Z"/>
          <w:rFonts w:ascii="Trebuchet MS"/>
          <w:sz w:val="10"/>
        </w:rPr>
      </w:pPr>
      <w:del w:id="626" w:author="Phil Green" w:date="2026-08-30T18:31:00Z" w16du:dateUtc="2026-08-30T16:31:00Z">
        <w:r w:rsidDel="00892F0F">
          <w:rPr>
            <w:sz w:val="20"/>
          </w:rPr>
          <w:delText>polynomial</w:delText>
        </w:r>
        <w:r w:rsidDel="00892F0F">
          <w:rPr>
            <w:spacing w:val="-7"/>
            <w:sz w:val="20"/>
          </w:rPr>
          <w:delText xml:space="preserve"> </w:delText>
        </w:r>
        <w:r w:rsidDel="00892F0F">
          <w:rPr>
            <w:sz w:val="20"/>
          </w:rPr>
          <w:delText>that</w:delText>
        </w:r>
        <w:r w:rsidDel="00892F0F">
          <w:rPr>
            <w:spacing w:val="-7"/>
            <w:sz w:val="20"/>
          </w:rPr>
          <w:delText xml:space="preserve"> </w:delText>
        </w:r>
        <w:r w:rsidDel="00892F0F">
          <w:rPr>
            <w:sz w:val="20"/>
          </w:rPr>
          <w:delText>was</w:delText>
        </w:r>
        <w:r w:rsidDel="00892F0F">
          <w:rPr>
            <w:spacing w:val="-7"/>
            <w:sz w:val="20"/>
          </w:rPr>
          <w:delText xml:space="preserve"> </w:delText>
        </w:r>
        <w:r w:rsidDel="00892F0F">
          <w:rPr>
            <w:sz w:val="20"/>
          </w:rPr>
          <w:delText>denied</w:delText>
        </w:r>
        <w:r w:rsidDel="00892F0F">
          <w:rPr>
            <w:spacing w:val="-7"/>
            <w:sz w:val="20"/>
          </w:rPr>
          <w:delText xml:space="preserve"> </w:delText>
        </w:r>
        <w:r w:rsidDel="00892F0F">
          <w:rPr>
            <w:sz w:val="20"/>
          </w:rPr>
          <w:delText>both</w:delText>
        </w:r>
        <w:r w:rsidDel="00892F0F">
          <w:rPr>
            <w:spacing w:val="-7"/>
            <w:sz w:val="20"/>
          </w:rPr>
          <w:delText xml:space="preserve"> </w:delText>
        </w:r>
        <w:r w:rsidDel="00892F0F">
          <w:rPr>
            <w:sz w:val="20"/>
          </w:rPr>
          <w:delText>a</w:delText>
        </w:r>
        <w:r w:rsidDel="00892F0F">
          <w:rPr>
            <w:spacing w:val="-7"/>
            <w:sz w:val="20"/>
          </w:rPr>
          <w:delText xml:space="preserve"> </w:delText>
        </w:r>
        <w:r w:rsidDel="00892F0F">
          <w:rPr>
            <w:sz w:val="20"/>
          </w:rPr>
          <w:delText>perceptual</w:delText>
        </w:r>
        <w:r w:rsidDel="00892F0F">
          <w:rPr>
            <w:spacing w:val="-7"/>
            <w:sz w:val="20"/>
          </w:rPr>
          <w:delText xml:space="preserve"> </w:delText>
        </w:r>
        <w:r w:rsidDel="00892F0F">
          <w:rPr>
            <w:sz w:val="20"/>
          </w:rPr>
          <w:delText>fitting</w:delText>
        </w:r>
        <w:r w:rsidDel="00892F0F">
          <w:rPr>
            <w:spacing w:val="-7"/>
            <w:sz w:val="20"/>
          </w:rPr>
          <w:delText xml:space="preserve"> </w:delText>
        </w:r>
        <w:r w:rsidDel="00892F0F">
          <w:rPr>
            <w:sz w:val="20"/>
          </w:rPr>
          <w:delText>space</w:delText>
        </w:r>
        <w:r w:rsidDel="00892F0F">
          <w:rPr>
            <w:spacing w:val="-6"/>
            <w:sz w:val="20"/>
          </w:rPr>
          <w:delText xml:space="preserve"> </w:delText>
        </w:r>
        <w:r w:rsidDel="00892F0F">
          <w:rPr>
            <w:sz w:val="20"/>
          </w:rPr>
          <w:delText>and</w:delText>
        </w:r>
        <w:r w:rsidDel="00892F0F">
          <w:rPr>
            <w:spacing w:val="-7"/>
            <w:sz w:val="20"/>
          </w:rPr>
          <w:delText xml:space="preserve"> </w:delText>
        </w:r>
        <w:r w:rsidDel="00892F0F">
          <w:rPr>
            <w:sz w:val="20"/>
          </w:rPr>
          <w:delText>a</w:delText>
        </w:r>
        <w:r w:rsidDel="00892F0F">
          <w:rPr>
            <w:spacing w:val="-7"/>
            <w:sz w:val="20"/>
          </w:rPr>
          <w:delText xml:space="preserve"> </w:delText>
        </w:r>
        <w:r w:rsidDel="00892F0F">
          <w:rPr>
            <w:sz w:val="20"/>
          </w:rPr>
          <w:delText>fourth</w:delText>
        </w:r>
        <w:r w:rsidDel="00892F0F">
          <w:rPr>
            <w:spacing w:val="-7"/>
            <w:sz w:val="20"/>
          </w:rPr>
          <w:delText xml:space="preserve"> </w:delText>
        </w:r>
        <w:r w:rsidDel="00892F0F">
          <w:rPr>
            <w:sz w:val="20"/>
          </w:rPr>
          <w:delText>degree,</w:delText>
        </w:r>
        <w:r w:rsidDel="00892F0F">
          <w:rPr>
            <w:spacing w:val="-7"/>
            <w:sz w:val="20"/>
          </w:rPr>
          <w:delText xml:space="preserve"> </w:delText>
        </w:r>
        <w:r w:rsidDel="00892F0F">
          <w:rPr>
            <w:sz w:val="20"/>
          </w:rPr>
          <w:delText>and</w:delText>
        </w:r>
        <w:r w:rsidDel="00892F0F">
          <w:rPr>
            <w:spacing w:val="-7"/>
            <w:sz w:val="20"/>
          </w:rPr>
          <w:delText xml:space="preserve"> </w:delText>
        </w:r>
        <w:r w:rsidDel="00892F0F">
          <w:rPr>
            <w:spacing w:val="-4"/>
            <w:sz w:val="20"/>
          </w:rPr>
          <w:delText>most</w:delText>
        </w:r>
        <w:r w:rsidDel="00892F0F">
          <w:rPr>
            <w:rFonts w:ascii="Times New Roman"/>
            <w:sz w:val="20"/>
          </w:rPr>
          <w:tab/>
        </w:r>
        <w:r w:rsidDel="00892F0F">
          <w:rPr>
            <w:rFonts w:ascii="Trebuchet MS"/>
            <w:spacing w:val="-5"/>
            <w:sz w:val="10"/>
          </w:rPr>
          <w:delText>558</w:delText>
        </w:r>
      </w:del>
    </w:p>
    <w:p w14:paraId="1F3F7B81" w14:textId="36D1EEB1" w:rsidR="00EA1924" w:rsidDel="00892F0F" w:rsidRDefault="00000000">
      <w:pPr>
        <w:tabs>
          <w:tab w:val="left" w:pos="10859"/>
        </w:tabs>
        <w:spacing w:before="30"/>
        <w:ind w:left="2761"/>
        <w:rPr>
          <w:del w:id="627" w:author="Phil Green" w:date="2026-08-30T18:31:00Z" w16du:dateUtc="2026-08-30T16:31:00Z"/>
          <w:rFonts w:ascii="Trebuchet MS"/>
          <w:sz w:val="10"/>
        </w:rPr>
      </w:pPr>
      <w:del w:id="628" w:author="Phil Green" w:date="2026-08-30T18:31:00Z" w16du:dateUtc="2026-08-30T16:31:00Z">
        <w:r w:rsidDel="00892F0F">
          <w:rPr>
            <w:sz w:val="20"/>
          </w:rPr>
          <w:delText>of</w:delText>
        </w:r>
        <w:r w:rsidDel="00892F0F">
          <w:rPr>
            <w:spacing w:val="4"/>
            <w:sz w:val="20"/>
          </w:rPr>
          <w:delText xml:space="preserve"> </w:delText>
        </w:r>
        <w:r w:rsidDel="00892F0F">
          <w:rPr>
            <w:sz w:val="20"/>
          </w:rPr>
          <w:delText>the</w:delText>
        </w:r>
        <w:r w:rsidDel="00892F0F">
          <w:rPr>
            <w:spacing w:val="4"/>
            <w:sz w:val="20"/>
          </w:rPr>
          <w:delText xml:space="preserve"> </w:delText>
        </w:r>
        <w:r w:rsidDel="00892F0F">
          <w:rPr>
            <w:sz w:val="20"/>
          </w:rPr>
          <w:delText>apparent</w:delText>
        </w:r>
        <w:r w:rsidDel="00892F0F">
          <w:rPr>
            <w:spacing w:val="5"/>
            <w:sz w:val="20"/>
          </w:rPr>
          <w:delText xml:space="preserve"> </w:delText>
        </w:r>
        <w:r w:rsidDel="00892F0F">
          <w:rPr>
            <w:sz w:val="20"/>
          </w:rPr>
          <w:delText>collapse</w:delText>
        </w:r>
        <w:r w:rsidDel="00892F0F">
          <w:rPr>
            <w:spacing w:val="4"/>
            <w:sz w:val="20"/>
          </w:rPr>
          <w:delText xml:space="preserve"> </w:delText>
        </w:r>
        <w:r w:rsidDel="00892F0F">
          <w:rPr>
            <w:sz w:val="20"/>
          </w:rPr>
          <w:delText>is</w:delText>
        </w:r>
        <w:r w:rsidDel="00892F0F">
          <w:rPr>
            <w:spacing w:val="5"/>
            <w:sz w:val="20"/>
          </w:rPr>
          <w:delText xml:space="preserve"> </w:delText>
        </w:r>
        <w:r w:rsidDel="00892F0F">
          <w:rPr>
            <w:sz w:val="20"/>
          </w:rPr>
          <w:delText>attributable</w:delText>
        </w:r>
        <w:r w:rsidDel="00892F0F">
          <w:rPr>
            <w:spacing w:val="4"/>
            <w:sz w:val="20"/>
          </w:rPr>
          <w:delText xml:space="preserve"> </w:delText>
        </w:r>
        <w:r w:rsidDel="00892F0F">
          <w:rPr>
            <w:sz w:val="20"/>
          </w:rPr>
          <w:delText>to</w:delText>
        </w:r>
        <w:r w:rsidDel="00892F0F">
          <w:rPr>
            <w:spacing w:val="5"/>
            <w:sz w:val="20"/>
          </w:rPr>
          <w:delText xml:space="preserve"> </w:delText>
        </w:r>
        <w:r w:rsidDel="00892F0F">
          <w:rPr>
            <w:sz w:val="20"/>
          </w:rPr>
          <w:delText>those</w:delText>
        </w:r>
        <w:r w:rsidDel="00892F0F">
          <w:rPr>
            <w:spacing w:val="4"/>
            <w:sz w:val="20"/>
          </w:rPr>
          <w:delText xml:space="preserve"> </w:delText>
        </w:r>
        <w:r w:rsidDel="00892F0F">
          <w:rPr>
            <w:sz w:val="20"/>
          </w:rPr>
          <w:delText>two</w:delText>
        </w:r>
        <w:r w:rsidDel="00892F0F">
          <w:rPr>
            <w:spacing w:val="5"/>
            <w:sz w:val="20"/>
          </w:rPr>
          <w:delText xml:space="preserve"> </w:delText>
        </w:r>
        <w:r w:rsidDel="00892F0F">
          <w:rPr>
            <w:sz w:val="20"/>
          </w:rPr>
          <w:delText>restrictions</w:delText>
        </w:r>
        <w:r w:rsidDel="00892F0F">
          <w:rPr>
            <w:spacing w:val="4"/>
            <w:sz w:val="20"/>
          </w:rPr>
          <w:delText xml:space="preserve"> </w:delText>
        </w:r>
        <w:r w:rsidDel="00892F0F">
          <w:rPr>
            <w:sz w:val="20"/>
          </w:rPr>
          <w:delText>rather</w:delText>
        </w:r>
        <w:r w:rsidDel="00892F0F">
          <w:rPr>
            <w:spacing w:val="5"/>
            <w:sz w:val="20"/>
          </w:rPr>
          <w:delText xml:space="preserve"> </w:delText>
        </w:r>
        <w:r w:rsidDel="00892F0F">
          <w:rPr>
            <w:sz w:val="20"/>
          </w:rPr>
          <w:delText>than</w:delText>
        </w:r>
        <w:r w:rsidDel="00892F0F">
          <w:rPr>
            <w:spacing w:val="4"/>
            <w:sz w:val="20"/>
          </w:rPr>
          <w:delText xml:space="preserve"> </w:delText>
        </w:r>
        <w:r w:rsidDel="00892F0F">
          <w:rPr>
            <w:sz w:val="20"/>
          </w:rPr>
          <w:delText>to</w:delText>
        </w:r>
        <w:r w:rsidDel="00892F0F">
          <w:rPr>
            <w:spacing w:val="5"/>
            <w:sz w:val="20"/>
          </w:rPr>
          <w:delText xml:space="preserve"> </w:delText>
        </w:r>
        <w:r w:rsidDel="00892F0F">
          <w:rPr>
            <w:sz w:val="20"/>
          </w:rPr>
          <w:delText>low-</w:delText>
        </w:r>
        <w:r w:rsidDel="00892F0F">
          <w:rPr>
            <w:spacing w:val="-2"/>
            <w:sz w:val="20"/>
          </w:rPr>
          <w:delText>order</w:delText>
        </w:r>
        <w:r w:rsidDel="00892F0F">
          <w:rPr>
            <w:rFonts w:ascii="Times New Roman"/>
            <w:sz w:val="20"/>
          </w:rPr>
          <w:tab/>
        </w:r>
        <w:r w:rsidDel="00892F0F">
          <w:rPr>
            <w:rFonts w:ascii="Trebuchet MS"/>
            <w:spacing w:val="-5"/>
            <w:sz w:val="10"/>
          </w:rPr>
          <w:delText>559</w:delText>
        </w:r>
      </w:del>
    </w:p>
    <w:p w14:paraId="6171CFB0" w14:textId="1566EB44" w:rsidR="00EA1924" w:rsidDel="00892F0F" w:rsidRDefault="00000000">
      <w:pPr>
        <w:tabs>
          <w:tab w:val="left" w:pos="10859"/>
        </w:tabs>
        <w:spacing w:before="30"/>
        <w:ind w:left="2755"/>
        <w:rPr>
          <w:del w:id="629" w:author="Phil Green" w:date="2026-08-30T18:31:00Z" w16du:dateUtc="2026-08-30T16:31:00Z"/>
          <w:rFonts w:ascii="Trebuchet MS"/>
          <w:sz w:val="10"/>
        </w:rPr>
      </w:pPr>
      <w:del w:id="630" w:author="Phil Green" w:date="2026-08-30T18:31:00Z" w16du:dateUtc="2026-08-30T16:31:00Z">
        <w:r w:rsidDel="00892F0F">
          <w:rPr>
            <w:sz w:val="20"/>
          </w:rPr>
          <w:delText>polynomials</w:delText>
        </w:r>
        <w:r w:rsidDel="00892F0F">
          <w:rPr>
            <w:spacing w:val="10"/>
            <w:sz w:val="20"/>
          </w:rPr>
          <w:delText xml:space="preserve"> </w:delText>
        </w:r>
        <w:r w:rsidDel="00892F0F">
          <w:rPr>
            <w:sz w:val="20"/>
          </w:rPr>
          <w:delText>as</w:delText>
        </w:r>
        <w:r w:rsidDel="00892F0F">
          <w:rPr>
            <w:spacing w:val="10"/>
            <w:sz w:val="20"/>
          </w:rPr>
          <w:delText xml:space="preserve"> </w:delText>
        </w:r>
        <w:r w:rsidDel="00892F0F">
          <w:rPr>
            <w:sz w:val="20"/>
          </w:rPr>
          <w:delText>such.</w:delText>
        </w:r>
        <w:r w:rsidDel="00892F0F">
          <w:rPr>
            <w:spacing w:val="38"/>
            <w:sz w:val="20"/>
          </w:rPr>
          <w:delText xml:space="preserve"> </w:delText>
        </w:r>
        <w:r w:rsidDel="00892F0F">
          <w:rPr>
            <w:sz w:val="20"/>
          </w:rPr>
          <w:delText>Lifting</w:delText>
        </w:r>
        <w:r w:rsidDel="00892F0F">
          <w:rPr>
            <w:spacing w:val="10"/>
            <w:sz w:val="20"/>
          </w:rPr>
          <w:delText xml:space="preserve"> </w:delText>
        </w:r>
        <w:r w:rsidDel="00892F0F">
          <w:rPr>
            <w:sz w:val="20"/>
          </w:rPr>
          <w:delText>both,</w:delText>
        </w:r>
        <w:r w:rsidDel="00892F0F">
          <w:rPr>
            <w:spacing w:val="12"/>
            <w:sz w:val="20"/>
          </w:rPr>
          <w:delText xml:space="preserve"> </w:delText>
        </w:r>
        <w:r w:rsidDel="00892F0F">
          <w:rPr>
            <w:sz w:val="20"/>
          </w:rPr>
          <w:delText>the</w:delText>
        </w:r>
        <w:r w:rsidDel="00892F0F">
          <w:rPr>
            <w:spacing w:val="11"/>
            <w:sz w:val="20"/>
          </w:rPr>
          <w:delText xml:space="preserve"> </w:delText>
        </w:r>
        <w:r w:rsidDel="00892F0F">
          <w:rPr>
            <w:sz w:val="20"/>
          </w:rPr>
          <w:delText>same</w:delText>
        </w:r>
        <w:r w:rsidDel="00892F0F">
          <w:rPr>
            <w:spacing w:val="10"/>
            <w:sz w:val="20"/>
          </w:rPr>
          <w:delText xml:space="preserve"> </w:delText>
        </w:r>
        <w:r w:rsidDel="00892F0F">
          <w:rPr>
            <w:sz w:val="20"/>
          </w:rPr>
          <w:delText>classical</w:delText>
        </w:r>
        <w:r w:rsidDel="00892F0F">
          <w:rPr>
            <w:spacing w:val="11"/>
            <w:sz w:val="20"/>
          </w:rPr>
          <w:delText xml:space="preserve"> </w:delText>
        </w:r>
        <w:r w:rsidDel="00892F0F">
          <w:rPr>
            <w:sz w:val="20"/>
          </w:rPr>
          <w:delText>method</w:delText>
        </w:r>
        <w:r w:rsidDel="00892F0F">
          <w:rPr>
            <w:spacing w:val="10"/>
            <w:sz w:val="20"/>
          </w:rPr>
          <w:delText xml:space="preserve"> </w:delText>
        </w:r>
        <w:r w:rsidDel="00892F0F">
          <w:rPr>
            <w:sz w:val="20"/>
          </w:rPr>
          <w:delText>reaches</w:delText>
        </w:r>
        <w:r w:rsidDel="00892F0F">
          <w:rPr>
            <w:spacing w:val="10"/>
            <w:sz w:val="20"/>
          </w:rPr>
          <w:delText xml:space="preserve"> </w:delText>
        </w:r>
        <w:r w:rsidDel="00892F0F">
          <w:rPr>
            <w:sz w:val="20"/>
          </w:rPr>
          <w:delText>a</w:delText>
        </w:r>
        <w:r w:rsidDel="00892F0F">
          <w:rPr>
            <w:spacing w:val="11"/>
            <w:sz w:val="20"/>
          </w:rPr>
          <w:delText xml:space="preserve"> </w:delText>
        </w:r>
        <w:r w:rsidDel="00892F0F">
          <w:rPr>
            <w:sz w:val="20"/>
          </w:rPr>
          <w:delText>median</w:delText>
        </w:r>
        <w:r w:rsidDel="00892F0F">
          <w:rPr>
            <w:spacing w:val="10"/>
            <w:sz w:val="20"/>
          </w:rPr>
          <w:delText xml:space="preserve"> </w:delText>
        </w:r>
        <w:r w:rsidDel="00892F0F">
          <w:rPr>
            <w:sz w:val="20"/>
          </w:rPr>
          <w:delText>of</w:delText>
        </w:r>
        <w:r w:rsidDel="00892F0F">
          <w:rPr>
            <w:spacing w:val="11"/>
            <w:sz w:val="20"/>
          </w:rPr>
          <w:delText xml:space="preserve"> </w:delText>
        </w:r>
        <w:r w:rsidDel="00892F0F">
          <w:rPr>
            <w:spacing w:val="-2"/>
            <w:sz w:val="20"/>
          </w:rPr>
          <w:delText>0.272</w:delText>
        </w:r>
        <w:r w:rsidDel="00892F0F">
          <w:rPr>
            <w:rFonts w:ascii="Times New Roman"/>
            <w:sz w:val="20"/>
          </w:rPr>
          <w:tab/>
        </w:r>
        <w:r w:rsidDel="00892F0F">
          <w:rPr>
            <w:rFonts w:ascii="Trebuchet MS"/>
            <w:spacing w:val="-5"/>
            <w:sz w:val="10"/>
          </w:rPr>
          <w:delText>560</w:delText>
        </w:r>
      </w:del>
    </w:p>
    <w:p w14:paraId="66398C3F" w14:textId="2A5CBAFD" w:rsidR="00EA1924" w:rsidDel="00892F0F" w:rsidRDefault="00000000">
      <w:pPr>
        <w:tabs>
          <w:tab w:val="left" w:pos="10859"/>
        </w:tabs>
        <w:spacing w:before="30"/>
        <w:ind w:left="2764"/>
        <w:rPr>
          <w:del w:id="631" w:author="Phil Green" w:date="2026-08-30T18:31:00Z" w16du:dateUtc="2026-08-30T16:31:00Z"/>
          <w:rFonts w:ascii="Trebuchet MS" w:hAnsi="Trebuchet MS"/>
          <w:sz w:val="10"/>
        </w:rPr>
      </w:pPr>
      <w:del w:id="632" w:author="Phil Green" w:date="2026-08-30T18:31:00Z" w16du:dateUtc="2026-08-30T16:31:00Z">
        <w:r w:rsidDel="00892F0F">
          <w:rPr>
            <w:rFonts w:ascii="Calibri" w:hAnsi="Calibri"/>
            <w:sz w:val="20"/>
          </w:rPr>
          <w:delText>∆</w:delText>
        </w:r>
        <w:r w:rsidDel="00892F0F">
          <w:rPr>
            <w:i/>
            <w:sz w:val="20"/>
          </w:rPr>
          <w:delText>E</w:delText>
        </w:r>
        <w:r w:rsidDel="00892F0F">
          <w:rPr>
            <w:sz w:val="20"/>
            <w:vertAlign w:val="subscript"/>
          </w:rPr>
          <w:delText>00</w:delText>
        </w:r>
        <w:r w:rsidDel="00892F0F">
          <w:rPr>
            <w:spacing w:val="10"/>
            <w:sz w:val="20"/>
          </w:rPr>
          <w:delText xml:space="preserve"> </w:delText>
        </w:r>
        <w:r w:rsidDel="00892F0F">
          <w:rPr>
            <w:sz w:val="20"/>
          </w:rPr>
          <w:delText>on</w:delText>
        </w:r>
        <w:r w:rsidDel="00892F0F">
          <w:rPr>
            <w:spacing w:val="2"/>
            <w:sz w:val="20"/>
          </w:rPr>
          <w:delText xml:space="preserve"> </w:delText>
        </w:r>
        <w:r w:rsidDel="00892F0F">
          <w:rPr>
            <w:sz w:val="20"/>
          </w:rPr>
          <w:delText>CMYKOGV-7,</w:delText>
        </w:r>
        <w:r w:rsidDel="00892F0F">
          <w:rPr>
            <w:spacing w:val="1"/>
            <w:sz w:val="20"/>
          </w:rPr>
          <w:delText xml:space="preserve"> </w:delText>
        </w:r>
        <w:r w:rsidDel="00892F0F">
          <w:rPr>
            <w:sz w:val="20"/>
          </w:rPr>
          <w:delText>against</w:delText>
        </w:r>
        <w:r w:rsidDel="00892F0F">
          <w:rPr>
            <w:spacing w:val="1"/>
            <w:sz w:val="20"/>
          </w:rPr>
          <w:delText xml:space="preserve"> </w:delText>
        </w:r>
        <w:r w:rsidDel="00892F0F">
          <w:rPr>
            <w:sz w:val="20"/>
          </w:rPr>
          <w:delText>0.160</w:delText>
        </w:r>
        <w:r w:rsidDel="00892F0F">
          <w:rPr>
            <w:spacing w:val="2"/>
            <w:sz w:val="20"/>
          </w:rPr>
          <w:delText xml:space="preserve"> </w:delText>
        </w:r>
        <w:r w:rsidDel="00892F0F">
          <w:rPr>
            <w:sz w:val="20"/>
          </w:rPr>
          <w:delText>for</w:delText>
        </w:r>
        <w:r w:rsidDel="00892F0F">
          <w:rPr>
            <w:spacing w:val="1"/>
            <w:sz w:val="20"/>
          </w:rPr>
          <w:delText xml:space="preserve"> </w:delText>
        </w:r>
        <w:r w:rsidDel="00892F0F">
          <w:rPr>
            <w:sz w:val="20"/>
          </w:rPr>
          <w:delText>the</w:delText>
        </w:r>
        <w:r w:rsidDel="00892F0F">
          <w:rPr>
            <w:spacing w:val="1"/>
            <w:sz w:val="20"/>
          </w:rPr>
          <w:delText xml:space="preserve"> </w:delText>
        </w:r>
        <w:r w:rsidDel="00892F0F">
          <w:rPr>
            <w:sz w:val="20"/>
          </w:rPr>
          <w:delText>Gaussian</w:delText>
        </w:r>
        <w:r w:rsidDel="00892F0F">
          <w:rPr>
            <w:spacing w:val="2"/>
            <w:sz w:val="20"/>
          </w:rPr>
          <w:delText xml:space="preserve"> </w:delText>
        </w:r>
        <w:r w:rsidDel="00892F0F">
          <w:rPr>
            <w:sz w:val="20"/>
          </w:rPr>
          <w:delText>process</w:delText>
        </w:r>
        <w:r w:rsidDel="00892F0F">
          <w:rPr>
            <w:spacing w:val="1"/>
            <w:sz w:val="20"/>
          </w:rPr>
          <w:delText xml:space="preserve"> </w:delText>
        </w:r>
        <w:r w:rsidDel="00892F0F">
          <w:rPr>
            <w:sz w:val="20"/>
          </w:rPr>
          <w:delText>offered</w:delText>
        </w:r>
        <w:r w:rsidDel="00892F0F">
          <w:rPr>
            <w:spacing w:val="2"/>
            <w:sz w:val="20"/>
          </w:rPr>
          <w:delText xml:space="preserve"> </w:delText>
        </w:r>
        <w:r w:rsidDel="00892F0F">
          <w:rPr>
            <w:sz w:val="20"/>
          </w:rPr>
          <w:delText>the</w:delText>
        </w:r>
        <w:r w:rsidDel="00892F0F">
          <w:rPr>
            <w:spacing w:val="1"/>
            <w:sz w:val="20"/>
          </w:rPr>
          <w:delText xml:space="preserve"> </w:delText>
        </w:r>
        <w:r w:rsidDel="00892F0F">
          <w:rPr>
            <w:sz w:val="20"/>
          </w:rPr>
          <w:delText>same</w:delText>
        </w:r>
        <w:r w:rsidDel="00892F0F">
          <w:rPr>
            <w:spacing w:val="1"/>
            <w:sz w:val="20"/>
          </w:rPr>
          <w:delText xml:space="preserve"> </w:delText>
        </w:r>
        <w:r w:rsidDel="00892F0F">
          <w:rPr>
            <w:sz w:val="20"/>
          </w:rPr>
          <w:delText>change</w:delText>
        </w:r>
        <w:r w:rsidDel="00892F0F">
          <w:rPr>
            <w:spacing w:val="2"/>
            <w:sz w:val="20"/>
          </w:rPr>
          <w:delText xml:space="preserve"> </w:delText>
        </w:r>
        <w:r w:rsidDel="00892F0F">
          <w:rPr>
            <w:spacing w:val="-5"/>
            <w:sz w:val="20"/>
          </w:rPr>
          <w:delText>of</w:delText>
        </w:r>
        <w:r w:rsidDel="00892F0F">
          <w:rPr>
            <w:rFonts w:ascii="Times New Roman" w:hAnsi="Times New Roman"/>
            <w:sz w:val="20"/>
          </w:rPr>
          <w:tab/>
        </w:r>
        <w:r w:rsidDel="00892F0F">
          <w:rPr>
            <w:rFonts w:ascii="Trebuchet MS" w:hAnsi="Trebuchet MS"/>
            <w:spacing w:val="-5"/>
            <w:sz w:val="10"/>
          </w:rPr>
          <w:delText>561</w:delText>
        </w:r>
      </w:del>
    </w:p>
    <w:p w14:paraId="48C629A6" w14:textId="17DB2E02" w:rsidR="00EA1924" w:rsidDel="00892F0F" w:rsidRDefault="00000000">
      <w:pPr>
        <w:tabs>
          <w:tab w:val="left" w:pos="10859"/>
        </w:tabs>
        <w:spacing w:before="21"/>
        <w:ind w:left="2761"/>
        <w:rPr>
          <w:del w:id="633" w:author="Phil Green" w:date="2026-08-30T18:31:00Z" w16du:dateUtc="2026-08-30T16:31:00Z"/>
          <w:rFonts w:ascii="Trebuchet MS"/>
          <w:sz w:val="10"/>
        </w:rPr>
      </w:pPr>
      <w:del w:id="634" w:author="Phil Green" w:date="2026-08-30T18:31:00Z" w16du:dateUtc="2026-08-30T16:31:00Z">
        <w:r w:rsidDel="00892F0F">
          <w:rPr>
            <w:sz w:val="20"/>
          </w:rPr>
          <w:delText>space:</w:delText>
        </w:r>
        <w:r w:rsidDel="00892F0F">
          <w:rPr>
            <w:spacing w:val="-11"/>
            <w:sz w:val="20"/>
          </w:rPr>
          <w:delText xml:space="preserve"> </w:delText>
        </w:r>
        <w:r w:rsidDel="00892F0F">
          <w:rPr>
            <w:b/>
            <w:sz w:val="20"/>
          </w:rPr>
          <w:delText>a</w:delText>
        </w:r>
        <w:r w:rsidDel="00892F0F">
          <w:rPr>
            <w:b/>
            <w:spacing w:val="-12"/>
            <w:sz w:val="20"/>
          </w:rPr>
          <w:delText xml:space="preserve"> </w:delText>
        </w:r>
        <w:r w:rsidDel="00892F0F">
          <w:rPr>
            <w:b/>
            <w:sz w:val="20"/>
          </w:rPr>
          <w:delText>factor</w:delText>
        </w:r>
        <w:r w:rsidDel="00892F0F">
          <w:rPr>
            <w:b/>
            <w:spacing w:val="-12"/>
            <w:sz w:val="20"/>
          </w:rPr>
          <w:delText xml:space="preserve"> </w:delText>
        </w:r>
        <w:r w:rsidDel="00892F0F">
          <w:rPr>
            <w:b/>
            <w:sz w:val="20"/>
          </w:rPr>
          <w:delText>of</w:delText>
        </w:r>
        <w:r w:rsidDel="00892F0F">
          <w:rPr>
            <w:b/>
            <w:spacing w:val="-12"/>
            <w:sz w:val="20"/>
          </w:rPr>
          <w:delText xml:space="preserve"> </w:delText>
        </w:r>
        <w:r w:rsidDel="00892F0F">
          <w:rPr>
            <w:b/>
            <w:sz w:val="20"/>
          </w:rPr>
          <w:delText>1.7,</w:delText>
        </w:r>
        <w:r w:rsidDel="00892F0F">
          <w:rPr>
            <w:b/>
            <w:spacing w:val="-12"/>
            <w:sz w:val="20"/>
          </w:rPr>
          <w:delText xml:space="preserve"> </w:delText>
        </w:r>
        <w:r w:rsidDel="00892F0F">
          <w:rPr>
            <w:b/>
            <w:sz w:val="20"/>
          </w:rPr>
          <w:delText>not</w:delText>
        </w:r>
        <w:r w:rsidDel="00892F0F">
          <w:rPr>
            <w:b/>
            <w:spacing w:val="-12"/>
            <w:sz w:val="20"/>
          </w:rPr>
          <w:delText xml:space="preserve"> </w:delText>
        </w:r>
        <w:r w:rsidDel="00892F0F">
          <w:rPr>
            <w:b/>
            <w:sz w:val="20"/>
          </w:rPr>
          <w:delText>21.6</w:delText>
        </w:r>
        <w:r w:rsidDel="00892F0F">
          <w:rPr>
            <w:sz w:val="20"/>
          </w:rPr>
          <w:delText>.</w:delText>
        </w:r>
        <w:r w:rsidDel="00892F0F">
          <w:rPr>
            <w:spacing w:val="-3"/>
            <w:sz w:val="20"/>
          </w:rPr>
          <w:delText xml:space="preserve"> </w:delText>
        </w:r>
        <w:r w:rsidDel="00892F0F">
          <w:rPr>
            <w:sz w:val="20"/>
          </w:rPr>
          <w:delText>On</w:delText>
        </w:r>
        <w:r w:rsidDel="00892F0F">
          <w:rPr>
            <w:spacing w:val="-12"/>
            <w:sz w:val="20"/>
          </w:rPr>
          <w:delText xml:space="preserve"> </w:delText>
        </w:r>
        <w:r w:rsidDel="00892F0F">
          <w:rPr>
            <w:sz w:val="20"/>
          </w:rPr>
          <w:delText>the</w:delText>
        </w:r>
        <w:r w:rsidDel="00892F0F">
          <w:rPr>
            <w:spacing w:val="-12"/>
            <w:sz w:val="20"/>
          </w:rPr>
          <w:delText xml:space="preserve"> </w:delText>
        </w:r>
        <w:r w:rsidDel="00892F0F">
          <w:rPr>
            <w:sz w:val="20"/>
          </w:rPr>
          <w:delText>other</w:delText>
        </w:r>
        <w:r w:rsidDel="00892F0F">
          <w:rPr>
            <w:spacing w:val="-12"/>
            <w:sz w:val="20"/>
          </w:rPr>
          <w:delText xml:space="preserve"> </w:delText>
        </w:r>
        <w:r w:rsidDel="00892F0F">
          <w:rPr>
            <w:sz w:val="20"/>
          </w:rPr>
          <w:delText>two</w:delText>
        </w:r>
        <w:r w:rsidDel="00892F0F">
          <w:rPr>
            <w:spacing w:val="-9"/>
            <w:sz w:val="20"/>
          </w:rPr>
          <w:delText xml:space="preserve"> </w:delText>
        </w:r>
        <w:r w:rsidDel="00892F0F">
          <w:rPr>
            <w:i/>
            <w:sz w:val="20"/>
          </w:rPr>
          <w:delText>n</w:delText>
        </w:r>
        <w:r w:rsidDel="00892F0F">
          <w:rPr>
            <w:i/>
            <w:spacing w:val="-4"/>
            <w:sz w:val="20"/>
          </w:rPr>
          <w:delText xml:space="preserve"> </w:delText>
        </w:r>
        <w:r w:rsidDel="00892F0F">
          <w:rPr>
            <w:rFonts w:ascii="Verdana"/>
            <w:i/>
            <w:sz w:val="20"/>
          </w:rPr>
          <w:delText>&gt;</w:delText>
        </w:r>
        <w:r w:rsidDel="00892F0F">
          <w:rPr>
            <w:rFonts w:ascii="Verdana"/>
            <w:i/>
            <w:spacing w:val="-17"/>
            <w:sz w:val="20"/>
          </w:rPr>
          <w:delText xml:space="preserve"> </w:delText>
        </w:r>
        <w:r w:rsidDel="00892F0F">
          <w:rPr>
            <w:sz w:val="20"/>
          </w:rPr>
          <w:delText>4</w:delText>
        </w:r>
        <w:r w:rsidDel="00892F0F">
          <w:rPr>
            <w:spacing w:val="-12"/>
            <w:sz w:val="20"/>
          </w:rPr>
          <w:delText xml:space="preserve"> </w:delText>
        </w:r>
        <w:r w:rsidDel="00892F0F">
          <w:rPr>
            <w:sz w:val="20"/>
          </w:rPr>
          <w:delText>datasets</w:delText>
        </w:r>
        <w:r w:rsidDel="00892F0F">
          <w:rPr>
            <w:spacing w:val="-12"/>
            <w:sz w:val="20"/>
          </w:rPr>
          <w:delText xml:space="preserve"> </w:delText>
        </w:r>
        <w:r w:rsidDel="00892F0F">
          <w:rPr>
            <w:sz w:val="20"/>
          </w:rPr>
          <w:delText>the</w:delText>
        </w:r>
        <w:r w:rsidDel="00892F0F">
          <w:rPr>
            <w:spacing w:val="-12"/>
            <w:sz w:val="20"/>
          </w:rPr>
          <w:delText xml:space="preserve"> </w:delText>
        </w:r>
        <w:r w:rsidDel="00892F0F">
          <w:rPr>
            <w:sz w:val="20"/>
          </w:rPr>
          <w:delText>corrected</w:delText>
        </w:r>
        <w:r w:rsidDel="00892F0F">
          <w:rPr>
            <w:spacing w:val="-12"/>
            <w:sz w:val="20"/>
          </w:rPr>
          <w:delText xml:space="preserve"> </w:delText>
        </w:r>
        <w:r w:rsidDel="00892F0F">
          <w:rPr>
            <w:sz w:val="20"/>
          </w:rPr>
          <w:delText>polynomial</w:delText>
        </w:r>
        <w:r w:rsidDel="00892F0F">
          <w:rPr>
            <w:spacing w:val="-12"/>
            <w:sz w:val="20"/>
          </w:rPr>
          <w:delText xml:space="preserve"> </w:delText>
        </w:r>
        <w:r w:rsidDel="00892F0F">
          <w:rPr>
            <w:spacing w:val="-5"/>
            <w:sz w:val="20"/>
          </w:rPr>
          <w:delText>is</w:delText>
        </w:r>
        <w:r w:rsidDel="00892F0F">
          <w:rPr>
            <w:rFonts w:ascii="Times New Roman"/>
            <w:sz w:val="20"/>
          </w:rPr>
          <w:tab/>
        </w:r>
        <w:r w:rsidDel="00892F0F">
          <w:rPr>
            <w:rFonts w:ascii="Trebuchet MS"/>
            <w:spacing w:val="-5"/>
            <w:sz w:val="10"/>
          </w:rPr>
          <w:delText>562</w:delText>
        </w:r>
      </w:del>
    </w:p>
    <w:p w14:paraId="75389A32" w14:textId="65A9CFE3" w:rsidR="00EA1924" w:rsidDel="00892F0F" w:rsidRDefault="00000000">
      <w:pPr>
        <w:tabs>
          <w:tab w:val="left" w:pos="10859"/>
        </w:tabs>
        <w:spacing w:before="30"/>
        <w:ind w:left="2761"/>
        <w:rPr>
          <w:del w:id="635" w:author="Phil Green" w:date="2026-08-30T18:31:00Z" w16du:dateUtc="2026-08-30T16:31:00Z"/>
          <w:rFonts w:ascii="Trebuchet MS"/>
          <w:sz w:val="10"/>
        </w:rPr>
      </w:pPr>
      <w:del w:id="636" w:author="Phil Green" w:date="2026-08-30T18:31:00Z" w16du:dateUtc="2026-08-30T16:31:00Z">
        <w:r w:rsidDel="00892F0F">
          <w:rPr>
            <w:sz w:val="20"/>
          </w:rPr>
          <w:delText>closer</w:delText>
        </w:r>
        <w:r w:rsidDel="00892F0F">
          <w:rPr>
            <w:spacing w:val="-1"/>
            <w:sz w:val="20"/>
          </w:rPr>
          <w:delText xml:space="preserve"> </w:delText>
        </w:r>
        <w:r w:rsidDel="00892F0F">
          <w:rPr>
            <w:sz w:val="20"/>
          </w:rPr>
          <w:delText>still, at 0.853</w:delText>
        </w:r>
        <w:r w:rsidDel="00892F0F">
          <w:rPr>
            <w:spacing w:val="-1"/>
            <w:sz w:val="20"/>
          </w:rPr>
          <w:delText xml:space="preserve"> </w:delText>
        </w:r>
        <w:r w:rsidDel="00892F0F">
          <w:rPr>
            <w:sz w:val="20"/>
          </w:rPr>
          <w:delText>against 0.764 on</w:delText>
        </w:r>
        <w:r w:rsidDel="00892F0F">
          <w:rPr>
            <w:spacing w:val="-1"/>
            <w:sz w:val="20"/>
          </w:rPr>
          <w:delText xml:space="preserve"> </w:delText>
        </w:r>
        <w:r w:rsidDel="00892F0F">
          <w:rPr>
            <w:sz w:val="20"/>
          </w:rPr>
          <w:delText>KCMYG-5 (a</w:delText>
        </w:r>
        <w:r w:rsidDel="00892F0F">
          <w:rPr>
            <w:spacing w:val="-1"/>
            <w:sz w:val="20"/>
          </w:rPr>
          <w:delText xml:space="preserve"> </w:delText>
        </w:r>
        <w:r w:rsidDel="00892F0F">
          <w:rPr>
            <w:sz w:val="20"/>
          </w:rPr>
          <w:delText>factor of</w:delText>
        </w:r>
        <w:r w:rsidDel="00892F0F">
          <w:rPr>
            <w:spacing w:val="-1"/>
            <w:sz w:val="20"/>
          </w:rPr>
          <w:delText xml:space="preserve"> </w:delText>
        </w:r>
        <w:r w:rsidDel="00892F0F">
          <w:rPr>
            <w:sz w:val="20"/>
          </w:rPr>
          <w:delText>1.1) and</w:delText>
        </w:r>
        <w:r w:rsidDel="00892F0F">
          <w:rPr>
            <w:spacing w:val="-1"/>
            <w:sz w:val="20"/>
          </w:rPr>
          <w:delText xml:space="preserve"> </w:delText>
        </w:r>
        <w:r w:rsidDel="00892F0F">
          <w:rPr>
            <w:sz w:val="20"/>
          </w:rPr>
          <w:delText>1.132 against 0.977</w:delText>
        </w:r>
        <w:r w:rsidDel="00892F0F">
          <w:rPr>
            <w:spacing w:val="-1"/>
            <w:sz w:val="20"/>
          </w:rPr>
          <w:delText xml:space="preserve"> </w:delText>
        </w:r>
        <w:r w:rsidDel="00892F0F">
          <w:rPr>
            <w:spacing w:val="-5"/>
            <w:sz w:val="20"/>
          </w:rPr>
          <w:delText>on</w:delText>
        </w:r>
        <w:r w:rsidDel="00892F0F">
          <w:rPr>
            <w:rFonts w:ascii="Times New Roman"/>
            <w:sz w:val="20"/>
          </w:rPr>
          <w:tab/>
        </w:r>
        <w:r w:rsidDel="00892F0F">
          <w:rPr>
            <w:rFonts w:ascii="Trebuchet MS"/>
            <w:spacing w:val="-5"/>
            <w:sz w:val="10"/>
          </w:rPr>
          <w:delText>563</w:delText>
        </w:r>
      </w:del>
    </w:p>
    <w:p w14:paraId="178068A7" w14:textId="5C6468A4" w:rsidR="00EA1924" w:rsidDel="00892F0F" w:rsidRDefault="00000000">
      <w:pPr>
        <w:tabs>
          <w:tab w:val="left" w:pos="10859"/>
        </w:tabs>
        <w:spacing w:before="30"/>
        <w:ind w:left="2761"/>
        <w:rPr>
          <w:del w:id="637" w:author="Phil Green" w:date="2026-08-30T18:31:00Z" w16du:dateUtc="2026-08-30T16:31:00Z"/>
          <w:rFonts w:ascii="Trebuchet MS"/>
          <w:sz w:val="10"/>
        </w:rPr>
      </w:pPr>
      <w:del w:id="638" w:author="Phil Green" w:date="2026-08-30T18:31:00Z" w16du:dateUtc="2026-08-30T16:31:00Z">
        <w:r w:rsidDel="00892F0F">
          <w:rPr>
            <w:sz w:val="20"/>
          </w:rPr>
          <w:delText>CMYKOGB-7</w:delText>
        </w:r>
        <w:r w:rsidDel="00892F0F">
          <w:rPr>
            <w:spacing w:val="-7"/>
            <w:sz w:val="20"/>
          </w:rPr>
          <w:delText xml:space="preserve"> </w:delText>
        </w:r>
        <w:r w:rsidDel="00892F0F">
          <w:rPr>
            <w:sz w:val="20"/>
          </w:rPr>
          <w:delText>(a</w:delText>
        </w:r>
        <w:r w:rsidDel="00892F0F">
          <w:rPr>
            <w:spacing w:val="-6"/>
            <w:sz w:val="20"/>
          </w:rPr>
          <w:delText xml:space="preserve"> </w:delText>
        </w:r>
        <w:r w:rsidDel="00892F0F">
          <w:rPr>
            <w:sz w:val="20"/>
          </w:rPr>
          <w:delText>factor</w:delText>
        </w:r>
        <w:r w:rsidDel="00892F0F">
          <w:rPr>
            <w:spacing w:val="-6"/>
            <w:sz w:val="20"/>
          </w:rPr>
          <w:delText xml:space="preserve"> </w:delText>
        </w:r>
        <w:r w:rsidDel="00892F0F">
          <w:rPr>
            <w:sz w:val="20"/>
          </w:rPr>
          <w:delText>of</w:delText>
        </w:r>
        <w:r w:rsidDel="00892F0F">
          <w:rPr>
            <w:spacing w:val="-6"/>
            <w:sz w:val="20"/>
          </w:rPr>
          <w:delText xml:space="preserve"> </w:delText>
        </w:r>
        <w:r w:rsidDel="00892F0F">
          <w:rPr>
            <w:sz w:val="20"/>
          </w:rPr>
          <w:delText>1.2).</w:delText>
        </w:r>
        <w:r w:rsidDel="00892F0F">
          <w:rPr>
            <w:spacing w:val="5"/>
            <w:sz w:val="20"/>
          </w:rPr>
          <w:delText xml:space="preserve"> </w:delText>
        </w:r>
        <w:r w:rsidDel="00892F0F">
          <w:rPr>
            <w:sz w:val="20"/>
          </w:rPr>
          <w:delText>On</w:delText>
        </w:r>
        <w:r w:rsidDel="00892F0F">
          <w:rPr>
            <w:spacing w:val="-6"/>
            <w:sz w:val="20"/>
          </w:rPr>
          <w:delText xml:space="preserve"> </w:delText>
        </w:r>
        <w:r w:rsidDel="00892F0F">
          <w:rPr>
            <w:sz w:val="20"/>
          </w:rPr>
          <w:delText>both</w:delText>
        </w:r>
        <w:r w:rsidDel="00892F0F">
          <w:rPr>
            <w:spacing w:val="-6"/>
            <w:sz w:val="20"/>
          </w:rPr>
          <w:delText xml:space="preserve"> </w:delText>
        </w:r>
        <w:r w:rsidDel="00892F0F">
          <w:rPr>
            <w:sz w:val="20"/>
          </w:rPr>
          <w:delText>of</w:delText>
        </w:r>
        <w:r w:rsidDel="00892F0F">
          <w:rPr>
            <w:spacing w:val="-6"/>
            <w:sz w:val="20"/>
          </w:rPr>
          <w:delText xml:space="preserve"> </w:delText>
        </w:r>
        <w:r w:rsidDel="00892F0F">
          <w:rPr>
            <w:sz w:val="20"/>
          </w:rPr>
          <w:delText>those</w:delText>
        </w:r>
        <w:r w:rsidDel="00892F0F">
          <w:rPr>
            <w:spacing w:val="-6"/>
            <w:sz w:val="20"/>
          </w:rPr>
          <w:delText xml:space="preserve"> </w:delText>
        </w:r>
        <w:r w:rsidDel="00892F0F">
          <w:rPr>
            <w:sz w:val="20"/>
          </w:rPr>
          <w:delText>datasets</w:delText>
        </w:r>
        <w:r w:rsidDel="00892F0F">
          <w:rPr>
            <w:spacing w:val="-6"/>
            <w:sz w:val="20"/>
          </w:rPr>
          <w:delText xml:space="preserve"> </w:delText>
        </w:r>
        <w:r w:rsidDel="00892F0F">
          <w:rPr>
            <w:sz w:val="20"/>
          </w:rPr>
          <w:delText>the</w:delText>
        </w:r>
        <w:r w:rsidDel="00892F0F">
          <w:rPr>
            <w:spacing w:val="-6"/>
            <w:sz w:val="20"/>
          </w:rPr>
          <w:delText xml:space="preserve"> </w:delText>
        </w:r>
        <w:r w:rsidDel="00892F0F">
          <w:rPr>
            <w:sz w:val="20"/>
          </w:rPr>
          <w:delText>degree-4</w:delText>
        </w:r>
        <w:r w:rsidDel="00892F0F">
          <w:rPr>
            <w:spacing w:val="-6"/>
            <w:sz w:val="20"/>
          </w:rPr>
          <w:delText xml:space="preserve"> </w:delText>
        </w:r>
        <w:r w:rsidDel="00892F0F">
          <w:rPr>
            <w:sz w:val="20"/>
          </w:rPr>
          <w:delText>CIELAB</w:delText>
        </w:r>
        <w:r w:rsidDel="00892F0F">
          <w:rPr>
            <w:spacing w:val="-6"/>
            <w:sz w:val="20"/>
          </w:rPr>
          <w:delText xml:space="preserve"> </w:delText>
        </w:r>
        <w:r w:rsidDel="00892F0F">
          <w:rPr>
            <w:spacing w:val="-2"/>
            <w:sz w:val="20"/>
          </w:rPr>
          <w:delText>polynomial</w:delText>
        </w:r>
        <w:r w:rsidDel="00892F0F">
          <w:rPr>
            <w:rFonts w:ascii="Times New Roman"/>
            <w:sz w:val="20"/>
          </w:rPr>
          <w:tab/>
        </w:r>
        <w:r w:rsidDel="00892F0F">
          <w:rPr>
            <w:rFonts w:ascii="Trebuchet MS"/>
            <w:spacing w:val="-5"/>
            <w:sz w:val="10"/>
          </w:rPr>
          <w:delText>564</w:delText>
        </w:r>
      </w:del>
    </w:p>
    <w:p w14:paraId="343B8524" w14:textId="4A7F709B" w:rsidR="00EA1924" w:rsidDel="00892F0F" w:rsidRDefault="00000000">
      <w:pPr>
        <w:tabs>
          <w:tab w:val="left" w:pos="10859"/>
        </w:tabs>
        <w:spacing w:before="30"/>
        <w:ind w:left="2761"/>
        <w:rPr>
          <w:del w:id="639" w:author="Phil Green" w:date="2026-08-30T18:31:00Z" w16du:dateUtc="2026-08-30T16:31:00Z"/>
          <w:rFonts w:ascii="Trebuchet MS"/>
          <w:sz w:val="10"/>
        </w:rPr>
      </w:pPr>
      <w:del w:id="640" w:author="Phil Green" w:date="2026-08-30T18:31:00Z" w16du:dateUtc="2026-08-30T16:31:00Z">
        <w:r w:rsidDel="00892F0F">
          <w:rPr>
            <w:sz w:val="20"/>
          </w:rPr>
          <w:delText>in</w:delText>
        </w:r>
        <w:r w:rsidDel="00892F0F">
          <w:rPr>
            <w:spacing w:val="-7"/>
            <w:sz w:val="20"/>
          </w:rPr>
          <w:delText xml:space="preserve"> </w:delText>
        </w:r>
        <w:r w:rsidDel="00892F0F">
          <w:rPr>
            <w:sz w:val="20"/>
          </w:rPr>
          <w:delText>fact</w:delText>
        </w:r>
        <w:r w:rsidDel="00892F0F">
          <w:rPr>
            <w:spacing w:val="-6"/>
            <w:sz w:val="20"/>
          </w:rPr>
          <w:delText xml:space="preserve"> </w:delText>
        </w:r>
        <w:r w:rsidDel="00892F0F">
          <w:rPr>
            <w:sz w:val="20"/>
          </w:rPr>
          <w:delText>beats</w:delText>
        </w:r>
        <w:r w:rsidDel="00892F0F">
          <w:rPr>
            <w:spacing w:val="-7"/>
            <w:sz w:val="20"/>
          </w:rPr>
          <w:delText xml:space="preserve"> </w:delText>
        </w:r>
        <w:r w:rsidDel="00892F0F">
          <w:rPr>
            <w:sz w:val="20"/>
          </w:rPr>
          <w:delText>the</w:delText>
        </w:r>
        <w:r w:rsidDel="00892F0F">
          <w:rPr>
            <w:spacing w:val="-6"/>
            <w:sz w:val="20"/>
          </w:rPr>
          <w:delText xml:space="preserve"> </w:delText>
        </w:r>
        <w:r w:rsidDel="00892F0F">
          <w:rPr>
            <w:sz w:val="20"/>
          </w:rPr>
          <w:delText>XYZ-fitted</w:delText>
        </w:r>
        <w:r w:rsidDel="00892F0F">
          <w:rPr>
            <w:spacing w:val="-7"/>
            <w:sz w:val="20"/>
          </w:rPr>
          <w:delText xml:space="preserve"> </w:delText>
        </w:r>
        <w:r w:rsidDel="00892F0F">
          <w:rPr>
            <w:sz w:val="20"/>
          </w:rPr>
          <w:delText>Gaussian</w:delText>
        </w:r>
        <w:r w:rsidDel="00892F0F">
          <w:rPr>
            <w:spacing w:val="-6"/>
            <w:sz w:val="20"/>
          </w:rPr>
          <w:delText xml:space="preserve"> </w:delText>
        </w:r>
        <w:r w:rsidDel="00892F0F">
          <w:rPr>
            <w:sz w:val="20"/>
          </w:rPr>
          <w:delText>process:</w:delText>
        </w:r>
        <w:r w:rsidDel="00892F0F">
          <w:rPr>
            <w:spacing w:val="4"/>
            <w:sz w:val="20"/>
          </w:rPr>
          <w:delText xml:space="preserve"> </w:delText>
        </w:r>
        <w:r w:rsidDel="00892F0F">
          <w:rPr>
            <w:sz w:val="20"/>
          </w:rPr>
          <w:delText>0.853</w:delText>
        </w:r>
        <w:r w:rsidDel="00892F0F">
          <w:rPr>
            <w:spacing w:val="-7"/>
            <w:sz w:val="20"/>
          </w:rPr>
          <w:delText xml:space="preserve"> </w:delText>
        </w:r>
        <w:r w:rsidDel="00892F0F">
          <w:rPr>
            <w:sz w:val="20"/>
          </w:rPr>
          <w:delText>against</w:delText>
        </w:r>
        <w:r w:rsidDel="00892F0F">
          <w:rPr>
            <w:spacing w:val="-6"/>
            <w:sz w:val="20"/>
          </w:rPr>
          <w:delText xml:space="preserve"> </w:delText>
        </w:r>
        <w:r w:rsidDel="00892F0F">
          <w:rPr>
            <w:sz w:val="20"/>
          </w:rPr>
          <w:delText>0.867</w:delText>
        </w:r>
        <w:r w:rsidDel="00892F0F">
          <w:rPr>
            <w:spacing w:val="-7"/>
            <w:sz w:val="20"/>
          </w:rPr>
          <w:delText xml:space="preserve"> </w:delText>
        </w:r>
        <w:r w:rsidDel="00892F0F">
          <w:rPr>
            <w:sz w:val="20"/>
          </w:rPr>
          <w:delText>on</w:delText>
        </w:r>
        <w:r w:rsidDel="00892F0F">
          <w:rPr>
            <w:spacing w:val="-6"/>
            <w:sz w:val="20"/>
          </w:rPr>
          <w:delText xml:space="preserve"> </w:delText>
        </w:r>
        <w:r w:rsidDel="00892F0F">
          <w:rPr>
            <w:sz w:val="20"/>
          </w:rPr>
          <w:delText>KCMYG-5,</w:delText>
        </w:r>
        <w:r w:rsidDel="00892F0F">
          <w:rPr>
            <w:spacing w:val="-7"/>
            <w:sz w:val="20"/>
          </w:rPr>
          <w:delText xml:space="preserve"> </w:delText>
        </w:r>
        <w:r w:rsidDel="00892F0F">
          <w:rPr>
            <w:sz w:val="20"/>
          </w:rPr>
          <w:delText>and</w:delText>
        </w:r>
        <w:r w:rsidDel="00892F0F">
          <w:rPr>
            <w:spacing w:val="-6"/>
            <w:sz w:val="20"/>
          </w:rPr>
          <w:delText xml:space="preserve"> </w:delText>
        </w:r>
        <w:r w:rsidDel="00892F0F">
          <w:rPr>
            <w:spacing w:val="-2"/>
            <w:sz w:val="20"/>
          </w:rPr>
          <w:delText>1.132</w:delText>
        </w:r>
        <w:r w:rsidDel="00892F0F">
          <w:rPr>
            <w:rFonts w:ascii="Times New Roman"/>
            <w:sz w:val="20"/>
          </w:rPr>
          <w:tab/>
        </w:r>
        <w:r w:rsidDel="00892F0F">
          <w:rPr>
            <w:rFonts w:ascii="Trebuchet MS"/>
            <w:spacing w:val="-5"/>
            <w:sz w:val="10"/>
          </w:rPr>
          <w:delText>565</w:delText>
        </w:r>
      </w:del>
    </w:p>
    <w:p w14:paraId="6A6F91F0" w14:textId="68C0A535" w:rsidR="00EA1924" w:rsidDel="00892F0F" w:rsidRDefault="00000000">
      <w:pPr>
        <w:tabs>
          <w:tab w:val="left" w:pos="10859"/>
        </w:tabs>
        <w:spacing w:before="30"/>
        <w:ind w:left="2761"/>
        <w:rPr>
          <w:del w:id="641" w:author="Phil Green" w:date="2026-08-30T18:31:00Z" w16du:dateUtc="2026-08-30T16:31:00Z"/>
          <w:rFonts w:ascii="Trebuchet MS"/>
          <w:sz w:val="10"/>
        </w:rPr>
      </w:pPr>
      <w:del w:id="642" w:author="Phil Green" w:date="2026-08-30T18:31:00Z" w16du:dateUtc="2026-08-30T16:31:00Z">
        <w:r w:rsidDel="00892F0F">
          <w:rPr>
            <w:sz w:val="20"/>
          </w:rPr>
          <w:delText>against</w:delText>
        </w:r>
        <w:r w:rsidDel="00892F0F">
          <w:rPr>
            <w:spacing w:val="22"/>
            <w:sz w:val="20"/>
          </w:rPr>
          <w:delText xml:space="preserve"> </w:delText>
        </w:r>
        <w:r w:rsidDel="00892F0F">
          <w:rPr>
            <w:sz w:val="20"/>
          </w:rPr>
          <w:delText>1.280</w:delText>
        </w:r>
        <w:r w:rsidDel="00892F0F">
          <w:rPr>
            <w:spacing w:val="22"/>
            <w:sz w:val="20"/>
          </w:rPr>
          <w:delText xml:space="preserve"> </w:delText>
        </w:r>
        <w:r w:rsidDel="00892F0F">
          <w:rPr>
            <w:sz w:val="20"/>
          </w:rPr>
          <w:delText>on</w:delText>
        </w:r>
        <w:r w:rsidDel="00892F0F">
          <w:rPr>
            <w:spacing w:val="22"/>
            <w:sz w:val="20"/>
          </w:rPr>
          <w:delText xml:space="preserve"> </w:delText>
        </w:r>
        <w:r w:rsidDel="00892F0F">
          <w:rPr>
            <w:sz w:val="20"/>
          </w:rPr>
          <w:delText>CMYKOGB-7.</w:delText>
        </w:r>
        <w:r w:rsidDel="00892F0F">
          <w:rPr>
            <w:spacing w:val="73"/>
            <w:sz w:val="20"/>
          </w:rPr>
          <w:delText xml:space="preserve"> </w:delText>
        </w:r>
        <w:r w:rsidDel="00892F0F">
          <w:rPr>
            <w:sz w:val="20"/>
          </w:rPr>
          <w:delText>Any</w:delText>
        </w:r>
        <w:r w:rsidDel="00892F0F">
          <w:rPr>
            <w:spacing w:val="23"/>
            <w:sz w:val="20"/>
          </w:rPr>
          <w:delText xml:space="preserve"> </w:delText>
        </w:r>
        <w:r w:rsidDel="00892F0F">
          <w:rPr>
            <w:sz w:val="20"/>
          </w:rPr>
          <w:delText>claim</w:delText>
        </w:r>
        <w:r w:rsidDel="00892F0F">
          <w:rPr>
            <w:spacing w:val="22"/>
            <w:sz w:val="20"/>
          </w:rPr>
          <w:delText xml:space="preserve"> </w:delText>
        </w:r>
        <w:r w:rsidDel="00892F0F">
          <w:rPr>
            <w:sz w:val="20"/>
          </w:rPr>
          <w:delText>that</w:delText>
        </w:r>
        <w:r w:rsidDel="00892F0F">
          <w:rPr>
            <w:spacing w:val="22"/>
            <w:sz w:val="20"/>
          </w:rPr>
          <w:delText xml:space="preserve"> </w:delText>
        </w:r>
        <w:r w:rsidDel="00892F0F">
          <w:rPr>
            <w:sz w:val="20"/>
          </w:rPr>
          <w:delText>classical</w:delText>
        </w:r>
        <w:r w:rsidDel="00892F0F">
          <w:rPr>
            <w:spacing w:val="22"/>
            <w:sz w:val="20"/>
          </w:rPr>
          <w:delText xml:space="preserve"> </w:delText>
        </w:r>
        <w:r w:rsidDel="00892F0F">
          <w:rPr>
            <w:sz w:val="20"/>
          </w:rPr>
          <w:delText>polynomial</w:delText>
        </w:r>
        <w:r w:rsidDel="00892F0F">
          <w:rPr>
            <w:spacing w:val="23"/>
            <w:sz w:val="20"/>
          </w:rPr>
          <w:delText xml:space="preserve"> </w:delText>
        </w:r>
        <w:r w:rsidDel="00892F0F">
          <w:rPr>
            <w:sz w:val="20"/>
          </w:rPr>
          <w:delText>regression</w:delText>
        </w:r>
        <w:r w:rsidDel="00892F0F">
          <w:rPr>
            <w:spacing w:val="22"/>
            <w:sz w:val="20"/>
          </w:rPr>
          <w:delText xml:space="preserve"> </w:delText>
        </w:r>
        <w:r w:rsidDel="00892F0F">
          <w:rPr>
            <w:spacing w:val="-2"/>
            <w:sz w:val="20"/>
          </w:rPr>
          <w:delText>cannot</w:delText>
        </w:r>
        <w:r w:rsidDel="00892F0F">
          <w:rPr>
            <w:rFonts w:ascii="Times New Roman"/>
            <w:sz w:val="20"/>
          </w:rPr>
          <w:tab/>
        </w:r>
        <w:r w:rsidDel="00892F0F">
          <w:rPr>
            <w:rFonts w:ascii="Trebuchet MS"/>
            <w:spacing w:val="-5"/>
            <w:sz w:val="10"/>
          </w:rPr>
          <w:delText>566</w:delText>
        </w:r>
      </w:del>
    </w:p>
    <w:p w14:paraId="553E988D" w14:textId="390DA09B" w:rsidR="00EA1924" w:rsidDel="00892F0F" w:rsidRDefault="00000000">
      <w:pPr>
        <w:tabs>
          <w:tab w:val="left" w:pos="10859"/>
        </w:tabs>
        <w:spacing w:before="30"/>
        <w:ind w:left="2761"/>
        <w:rPr>
          <w:del w:id="643" w:author="Phil Green" w:date="2026-08-30T18:31:00Z" w16du:dateUtc="2026-08-30T16:31:00Z"/>
          <w:rFonts w:ascii="Trebuchet MS"/>
          <w:sz w:val="10"/>
        </w:rPr>
      </w:pPr>
      <w:del w:id="644" w:author="Phil Green" w:date="2026-08-30T18:31:00Z" w16du:dateUtc="2026-08-30T16:31:00Z">
        <w:r w:rsidDel="00892F0F">
          <w:rPr>
            <w:sz w:val="20"/>
          </w:rPr>
          <w:delText>characterize</w:delText>
        </w:r>
        <w:r w:rsidDel="00892F0F">
          <w:rPr>
            <w:spacing w:val="18"/>
            <w:sz w:val="20"/>
          </w:rPr>
          <w:delText xml:space="preserve"> </w:delText>
        </w:r>
        <w:r w:rsidDel="00892F0F">
          <w:rPr>
            <w:sz w:val="20"/>
          </w:rPr>
          <w:delText>a</w:delText>
        </w:r>
        <w:r w:rsidDel="00892F0F">
          <w:rPr>
            <w:spacing w:val="18"/>
            <w:sz w:val="20"/>
          </w:rPr>
          <w:delText xml:space="preserve"> </w:delText>
        </w:r>
        <w:r w:rsidDel="00892F0F">
          <w:rPr>
            <w:sz w:val="20"/>
          </w:rPr>
          <w:delText>five-</w:delText>
        </w:r>
        <w:r w:rsidDel="00892F0F">
          <w:rPr>
            <w:spacing w:val="19"/>
            <w:sz w:val="20"/>
          </w:rPr>
          <w:delText xml:space="preserve"> </w:delText>
        </w:r>
        <w:r w:rsidDel="00892F0F">
          <w:rPr>
            <w:sz w:val="20"/>
          </w:rPr>
          <w:delText>or</w:delText>
        </w:r>
        <w:r w:rsidDel="00892F0F">
          <w:rPr>
            <w:spacing w:val="18"/>
            <w:sz w:val="20"/>
          </w:rPr>
          <w:delText xml:space="preserve"> </w:delText>
        </w:r>
        <w:r w:rsidDel="00892F0F">
          <w:rPr>
            <w:sz w:val="20"/>
          </w:rPr>
          <w:delText>seven-ink</w:delText>
        </w:r>
        <w:r w:rsidDel="00892F0F">
          <w:rPr>
            <w:spacing w:val="19"/>
            <w:sz w:val="20"/>
          </w:rPr>
          <w:delText xml:space="preserve"> </w:delText>
        </w:r>
        <w:r w:rsidDel="00892F0F">
          <w:rPr>
            <w:sz w:val="20"/>
          </w:rPr>
          <w:delText>press</w:delText>
        </w:r>
        <w:r w:rsidDel="00892F0F">
          <w:rPr>
            <w:spacing w:val="18"/>
            <w:sz w:val="20"/>
          </w:rPr>
          <w:delText xml:space="preserve"> </w:delText>
        </w:r>
        <w:r w:rsidDel="00892F0F">
          <w:rPr>
            <w:sz w:val="20"/>
          </w:rPr>
          <w:delText>is</w:delText>
        </w:r>
        <w:r w:rsidDel="00892F0F">
          <w:rPr>
            <w:spacing w:val="19"/>
            <w:sz w:val="20"/>
          </w:rPr>
          <w:delText xml:space="preserve"> </w:delText>
        </w:r>
        <w:r w:rsidDel="00892F0F">
          <w:rPr>
            <w:sz w:val="20"/>
          </w:rPr>
          <w:delText>therefore</w:delText>
        </w:r>
        <w:r w:rsidDel="00892F0F">
          <w:rPr>
            <w:spacing w:val="18"/>
            <w:sz w:val="20"/>
          </w:rPr>
          <w:delText xml:space="preserve"> </w:delText>
        </w:r>
        <w:r w:rsidDel="00892F0F">
          <w:rPr>
            <w:sz w:val="20"/>
          </w:rPr>
          <w:delText>a</w:delText>
        </w:r>
        <w:r w:rsidDel="00892F0F">
          <w:rPr>
            <w:spacing w:val="19"/>
            <w:sz w:val="20"/>
          </w:rPr>
          <w:delText xml:space="preserve"> </w:delText>
        </w:r>
        <w:r w:rsidDel="00892F0F">
          <w:rPr>
            <w:sz w:val="20"/>
          </w:rPr>
          <w:delText>claim</w:delText>
        </w:r>
        <w:r w:rsidDel="00892F0F">
          <w:rPr>
            <w:spacing w:val="18"/>
            <w:sz w:val="20"/>
          </w:rPr>
          <w:delText xml:space="preserve"> </w:delText>
        </w:r>
        <w:r w:rsidDel="00892F0F">
          <w:rPr>
            <w:sz w:val="20"/>
          </w:rPr>
          <w:delText>about</w:delText>
        </w:r>
        <w:r w:rsidDel="00892F0F">
          <w:rPr>
            <w:spacing w:val="18"/>
            <w:sz w:val="20"/>
          </w:rPr>
          <w:delText xml:space="preserve"> </w:delText>
        </w:r>
        <w:r w:rsidDel="00892F0F">
          <w:rPr>
            <w:sz w:val="20"/>
          </w:rPr>
          <w:delText>a</w:delText>
        </w:r>
        <w:r w:rsidDel="00892F0F">
          <w:rPr>
            <w:spacing w:val="19"/>
            <w:sz w:val="20"/>
          </w:rPr>
          <w:delText xml:space="preserve"> </w:delText>
        </w:r>
        <w:r w:rsidDel="00892F0F">
          <w:rPr>
            <w:sz w:val="20"/>
          </w:rPr>
          <w:delText>particular</w:delText>
        </w:r>
        <w:r w:rsidDel="00892F0F">
          <w:rPr>
            <w:spacing w:val="18"/>
            <w:sz w:val="20"/>
          </w:rPr>
          <w:delText xml:space="preserve"> </w:delText>
        </w:r>
        <w:r w:rsidDel="00892F0F">
          <w:rPr>
            <w:spacing w:val="-2"/>
            <w:sz w:val="20"/>
          </w:rPr>
          <w:delText>restricted</w:delText>
        </w:r>
        <w:r w:rsidDel="00892F0F">
          <w:rPr>
            <w:rFonts w:ascii="Times New Roman"/>
            <w:sz w:val="20"/>
          </w:rPr>
          <w:tab/>
        </w:r>
        <w:r w:rsidDel="00892F0F">
          <w:rPr>
            <w:rFonts w:ascii="Trebuchet MS"/>
            <w:spacing w:val="-5"/>
            <w:sz w:val="10"/>
          </w:rPr>
          <w:delText>567</w:delText>
        </w:r>
      </w:del>
    </w:p>
    <w:p w14:paraId="5D6F366F" w14:textId="4FF2B4D4" w:rsidR="00EA1924" w:rsidRDefault="00000000">
      <w:pPr>
        <w:tabs>
          <w:tab w:val="left" w:pos="10859"/>
        </w:tabs>
        <w:spacing w:before="30"/>
        <w:ind w:left="2755"/>
        <w:rPr>
          <w:rFonts w:ascii="Trebuchet MS"/>
          <w:sz w:val="10"/>
        </w:rPr>
      </w:pPr>
      <w:del w:id="645" w:author="Phil Green" w:date="2026-08-30T18:31:00Z" w16du:dateUtc="2026-08-30T16:31:00Z">
        <w:r w:rsidDel="00892F0F">
          <w:rPr>
            <w:sz w:val="20"/>
          </w:rPr>
          <w:delText>polynomial,</w:delText>
        </w:r>
        <w:r w:rsidDel="00892F0F">
          <w:rPr>
            <w:spacing w:val="-7"/>
            <w:sz w:val="20"/>
          </w:rPr>
          <w:delText xml:space="preserve"> </w:delText>
        </w:r>
        <w:r w:rsidDel="00892F0F">
          <w:rPr>
            <w:sz w:val="20"/>
          </w:rPr>
          <w:delText>not</w:delText>
        </w:r>
        <w:r w:rsidDel="00892F0F">
          <w:rPr>
            <w:spacing w:val="-6"/>
            <w:sz w:val="20"/>
          </w:rPr>
          <w:delText xml:space="preserve"> </w:delText>
        </w:r>
        <w:r w:rsidDel="00892F0F">
          <w:rPr>
            <w:sz w:val="20"/>
          </w:rPr>
          <w:delText>about</w:delText>
        </w:r>
        <w:r w:rsidDel="00892F0F">
          <w:rPr>
            <w:spacing w:val="-7"/>
            <w:sz w:val="20"/>
          </w:rPr>
          <w:delText xml:space="preserve"> </w:delText>
        </w:r>
        <w:r w:rsidDel="00892F0F">
          <w:rPr>
            <w:sz w:val="20"/>
          </w:rPr>
          <w:delText>the</w:delText>
        </w:r>
        <w:r w:rsidDel="00892F0F">
          <w:rPr>
            <w:spacing w:val="-6"/>
            <w:sz w:val="20"/>
          </w:rPr>
          <w:delText xml:space="preserve"> </w:delText>
        </w:r>
        <w:r w:rsidDel="00892F0F">
          <w:rPr>
            <w:spacing w:val="-2"/>
            <w:sz w:val="20"/>
          </w:rPr>
          <w:delText>method.</w:delText>
        </w:r>
      </w:del>
      <w:r>
        <w:rPr>
          <w:rFonts w:ascii="Times New Roman"/>
          <w:sz w:val="20"/>
        </w:rPr>
        <w:tab/>
      </w:r>
      <w:r>
        <w:rPr>
          <w:rFonts w:ascii="Trebuchet MS"/>
          <w:spacing w:val="-5"/>
          <w:sz w:val="10"/>
        </w:rPr>
        <w:t>568</w:t>
      </w:r>
    </w:p>
    <w:p w14:paraId="0E8818AB" w14:textId="77777777" w:rsidR="00EA1924" w:rsidRDefault="00EA1924">
      <w:pPr>
        <w:rPr>
          <w:rFonts w:ascii="Trebuchet MS"/>
          <w:sz w:val="10"/>
        </w:rPr>
        <w:sectPr w:rsidR="00EA1924">
          <w:pgSz w:w="11910" w:h="16840"/>
          <w:pgMar w:top="1020" w:right="283" w:bottom="760" w:left="566" w:header="685" w:footer="563" w:gutter="0"/>
          <w:cols w:space="720"/>
        </w:sectPr>
      </w:pPr>
    </w:p>
    <w:p w14:paraId="16271185" w14:textId="1D44109E" w:rsidR="00EA1924" w:rsidRDefault="00000000">
      <w:pPr>
        <w:tabs>
          <w:tab w:val="right" w:pos="11017"/>
        </w:tabs>
        <w:spacing w:before="410"/>
        <w:ind w:left="2761"/>
        <w:rPr>
          <w:rFonts w:ascii="Trebuchet MS"/>
          <w:sz w:val="10"/>
        </w:rPr>
      </w:pPr>
      <w:del w:id="646" w:author="Phil Green" w:date="2026-08-30T18:32:00Z" w16du:dateUtc="2026-08-30T16:32:00Z">
        <w:r w:rsidDel="00892F0F">
          <w:rPr>
            <w:sz w:val="20"/>
          </w:rPr>
          <w:lastRenderedPageBreak/>
          <w:delText>What</w:delText>
        </w:r>
        <w:r w:rsidDel="00892F0F">
          <w:rPr>
            <w:spacing w:val="-6"/>
            <w:sz w:val="20"/>
          </w:rPr>
          <w:delText xml:space="preserve"> </w:delText>
        </w:r>
        <w:r w:rsidDel="00892F0F">
          <w:rPr>
            <w:spacing w:val="-2"/>
            <w:sz w:val="20"/>
          </w:rPr>
          <w:delText>survives.</w:delText>
        </w:r>
      </w:del>
      <w:ins w:id="647" w:author="Phil Green" w:date="2026-08-30T18:32:00Z" w16du:dateUtc="2026-08-30T16:32:00Z">
        <w:r w:rsidR="00892F0F">
          <w:rPr>
            <w:sz w:val="20"/>
          </w:rPr>
          <w:t>Key points</w:t>
        </w:r>
      </w:ins>
      <w:r>
        <w:rPr>
          <w:rFonts w:ascii="Times New Roman"/>
          <w:sz w:val="20"/>
        </w:rPr>
        <w:tab/>
      </w:r>
      <w:r>
        <w:rPr>
          <w:rFonts w:ascii="Trebuchet MS"/>
          <w:spacing w:val="-5"/>
          <w:sz w:val="10"/>
        </w:rPr>
        <w:t>569</w:t>
      </w:r>
    </w:p>
    <w:p w14:paraId="73D7D409" w14:textId="43183AC5" w:rsidR="00EA1924" w:rsidRDefault="00000000">
      <w:pPr>
        <w:tabs>
          <w:tab w:val="right" w:pos="11017"/>
        </w:tabs>
        <w:spacing w:before="89"/>
        <w:ind w:left="3187"/>
        <w:rPr>
          <w:rFonts w:ascii="Trebuchet MS"/>
          <w:sz w:val="10"/>
        </w:rPr>
      </w:pPr>
      <w:del w:id="648" w:author="Phil Green" w:date="2026-08-30T18:32:00Z" w16du:dateUtc="2026-08-30T16:32:00Z">
        <w:r w:rsidDel="00892F0F">
          <w:rPr>
            <w:sz w:val="20"/>
          </w:rPr>
          <w:delText>Three</w:delText>
        </w:r>
        <w:r w:rsidDel="00892F0F">
          <w:rPr>
            <w:spacing w:val="19"/>
            <w:sz w:val="20"/>
          </w:rPr>
          <w:delText xml:space="preserve"> </w:delText>
        </w:r>
        <w:r w:rsidDel="00892F0F">
          <w:rPr>
            <w:sz w:val="20"/>
          </w:rPr>
          <w:delText>things.</w:delText>
        </w:r>
        <w:r w:rsidDel="00892F0F">
          <w:rPr>
            <w:spacing w:val="67"/>
            <w:sz w:val="20"/>
          </w:rPr>
          <w:delText xml:space="preserve"> </w:delText>
        </w:r>
        <w:r w:rsidDel="00892F0F">
          <w:rPr>
            <w:sz w:val="20"/>
          </w:rPr>
          <w:delText>First,</w:delText>
        </w:r>
        <w:r w:rsidDel="00892F0F">
          <w:rPr>
            <w:spacing w:val="23"/>
            <w:sz w:val="20"/>
          </w:rPr>
          <w:delText xml:space="preserve"> </w:delText>
        </w:r>
        <w:r w:rsidDel="00892F0F">
          <w:rPr>
            <w:sz w:val="20"/>
          </w:rPr>
          <w:delText>a</w:delText>
        </w:r>
      </w:del>
      <w:ins w:id="649" w:author="Phil Green" w:date="2026-08-30T18:35:00Z" w16du:dateUtc="2026-08-30T16:35:00Z">
        <w:r w:rsidR="00892F0F">
          <w:rPr>
            <w:sz w:val="20"/>
          </w:rPr>
          <w:t xml:space="preserve">1) </w:t>
        </w:r>
      </w:ins>
      <w:ins w:id="650" w:author="Phil Green" w:date="2026-08-30T18:32:00Z" w16du:dateUtc="2026-08-30T16:32:00Z">
        <w:r w:rsidR="00892F0F">
          <w:rPr>
            <w:sz w:val="20"/>
          </w:rPr>
          <w:t>A</w:t>
        </w:r>
      </w:ins>
      <w:r>
        <w:rPr>
          <w:spacing w:val="19"/>
          <w:sz w:val="20"/>
        </w:rPr>
        <w:t xml:space="preserve"> </w:t>
      </w:r>
      <w:r>
        <w:rPr>
          <w:sz w:val="20"/>
        </w:rPr>
        <w:t>Gaussian</w:t>
      </w:r>
      <w:r>
        <w:rPr>
          <w:spacing w:val="19"/>
          <w:sz w:val="20"/>
        </w:rPr>
        <w:t xml:space="preserve"> </w:t>
      </w:r>
      <w:r>
        <w:rPr>
          <w:sz w:val="20"/>
        </w:rPr>
        <w:t>process</w:t>
      </w:r>
      <w:r>
        <w:rPr>
          <w:spacing w:val="20"/>
          <w:sz w:val="20"/>
        </w:rPr>
        <w:t xml:space="preserve"> </w:t>
      </w:r>
      <w:r>
        <w:rPr>
          <w:sz w:val="20"/>
        </w:rPr>
        <w:t>is</w:t>
      </w:r>
      <w:r>
        <w:rPr>
          <w:spacing w:val="19"/>
          <w:sz w:val="20"/>
        </w:rPr>
        <w:t xml:space="preserve"> </w:t>
      </w:r>
      <w:r>
        <w:rPr>
          <w:sz w:val="20"/>
        </w:rPr>
        <w:t>still</w:t>
      </w:r>
      <w:r>
        <w:rPr>
          <w:spacing w:val="19"/>
          <w:sz w:val="20"/>
        </w:rPr>
        <w:t xml:space="preserve"> </w:t>
      </w:r>
      <w:r>
        <w:rPr>
          <w:sz w:val="20"/>
        </w:rPr>
        <w:t>the</w:t>
      </w:r>
      <w:r>
        <w:rPr>
          <w:spacing w:val="19"/>
          <w:sz w:val="20"/>
        </w:rPr>
        <w:t xml:space="preserve"> </w:t>
      </w:r>
      <w:r>
        <w:rPr>
          <w:sz w:val="20"/>
        </w:rPr>
        <w:t>best-median</w:t>
      </w:r>
      <w:r>
        <w:rPr>
          <w:spacing w:val="20"/>
          <w:sz w:val="20"/>
        </w:rPr>
        <w:t xml:space="preserve"> </w:t>
      </w:r>
      <w:r>
        <w:rPr>
          <w:sz w:val="20"/>
        </w:rPr>
        <w:t>model</w:t>
      </w:r>
      <w:r>
        <w:rPr>
          <w:spacing w:val="19"/>
          <w:sz w:val="20"/>
        </w:rPr>
        <w:t xml:space="preserve"> </w:t>
      </w:r>
      <w:r>
        <w:rPr>
          <w:sz w:val="20"/>
        </w:rPr>
        <w:t>on</w:t>
      </w:r>
      <w:r>
        <w:rPr>
          <w:spacing w:val="20"/>
          <w:sz w:val="20"/>
        </w:rPr>
        <w:t xml:space="preserve"> </w:t>
      </w:r>
      <w:r>
        <w:rPr>
          <w:sz w:val="20"/>
        </w:rPr>
        <w:t>all</w:t>
      </w:r>
      <w:r>
        <w:rPr>
          <w:spacing w:val="18"/>
          <w:sz w:val="20"/>
        </w:rPr>
        <w:t xml:space="preserve"> </w:t>
      </w:r>
      <w:r>
        <w:rPr>
          <w:spacing w:val="-2"/>
          <w:sz w:val="20"/>
        </w:rPr>
        <w:t>three</w:t>
      </w:r>
      <w:r>
        <w:rPr>
          <w:rFonts w:ascii="Times New Roman"/>
          <w:sz w:val="20"/>
        </w:rPr>
        <w:tab/>
      </w:r>
      <w:r>
        <w:rPr>
          <w:rFonts w:ascii="Trebuchet MS"/>
          <w:spacing w:val="-5"/>
          <w:sz w:val="10"/>
        </w:rPr>
        <w:t>570</w:t>
      </w:r>
    </w:p>
    <w:p w14:paraId="39EE4A5E" w14:textId="77777777" w:rsidR="00EA1924" w:rsidRDefault="00000000">
      <w:pPr>
        <w:tabs>
          <w:tab w:val="right" w:pos="11017"/>
        </w:tabs>
        <w:spacing w:before="21"/>
        <w:ind w:left="2764"/>
        <w:rPr>
          <w:rFonts w:ascii="Trebuchet MS"/>
          <w:sz w:val="10"/>
        </w:rPr>
      </w:pPr>
      <w:r>
        <w:rPr>
          <w:i/>
          <w:sz w:val="20"/>
        </w:rPr>
        <w:t>n</w:t>
      </w:r>
      <w:r>
        <w:rPr>
          <w:i/>
          <w:spacing w:val="14"/>
          <w:sz w:val="20"/>
        </w:rPr>
        <w:t xml:space="preserve"> </w:t>
      </w:r>
      <w:r>
        <w:rPr>
          <w:rFonts w:ascii="Verdana"/>
          <w:i/>
          <w:sz w:val="20"/>
        </w:rPr>
        <w:t>&gt;</w:t>
      </w:r>
      <w:r>
        <w:rPr>
          <w:rFonts w:ascii="Verdana"/>
          <w:i/>
          <w:spacing w:val="-7"/>
          <w:sz w:val="20"/>
        </w:rPr>
        <w:t xml:space="preserve"> </w:t>
      </w:r>
      <w:r>
        <w:rPr>
          <w:sz w:val="20"/>
        </w:rPr>
        <w:t>4</w:t>
      </w:r>
      <w:r>
        <w:rPr>
          <w:spacing w:val="4"/>
          <w:sz w:val="20"/>
        </w:rPr>
        <w:t xml:space="preserve"> </w:t>
      </w:r>
      <w:r>
        <w:rPr>
          <w:sz w:val="20"/>
        </w:rPr>
        <w:t>datasets</w:t>
      </w:r>
      <w:r>
        <w:rPr>
          <w:spacing w:val="3"/>
          <w:sz w:val="20"/>
        </w:rPr>
        <w:t xml:space="preserve"> </w:t>
      </w:r>
      <w:r>
        <w:rPr>
          <w:sz w:val="20"/>
        </w:rPr>
        <w:t>and,</w:t>
      </w:r>
      <w:r>
        <w:rPr>
          <w:spacing w:val="4"/>
          <w:sz w:val="20"/>
        </w:rPr>
        <w:t xml:space="preserve"> </w:t>
      </w:r>
      <w:r>
        <w:rPr>
          <w:sz w:val="20"/>
        </w:rPr>
        <w:t>fitted</w:t>
      </w:r>
      <w:r>
        <w:rPr>
          <w:spacing w:val="3"/>
          <w:sz w:val="20"/>
        </w:rPr>
        <w:t xml:space="preserve"> </w:t>
      </w:r>
      <w:r>
        <w:rPr>
          <w:sz w:val="20"/>
        </w:rPr>
        <w:t>in</w:t>
      </w:r>
      <w:r>
        <w:rPr>
          <w:spacing w:val="3"/>
          <w:sz w:val="20"/>
        </w:rPr>
        <w:t xml:space="preserve"> </w:t>
      </w:r>
      <w:r>
        <w:rPr>
          <w:sz w:val="20"/>
        </w:rPr>
        <w:t>cube-root</w:t>
      </w:r>
      <w:r>
        <w:rPr>
          <w:spacing w:val="4"/>
          <w:sz w:val="20"/>
        </w:rPr>
        <w:t xml:space="preserve"> </w:t>
      </w:r>
      <w:r>
        <w:rPr>
          <w:sz w:val="20"/>
        </w:rPr>
        <w:t>space,</w:t>
      </w:r>
      <w:r>
        <w:rPr>
          <w:spacing w:val="3"/>
          <w:sz w:val="20"/>
        </w:rPr>
        <w:t xml:space="preserve"> </w:t>
      </w:r>
      <w:r>
        <w:rPr>
          <w:sz w:val="20"/>
        </w:rPr>
        <w:t>on</w:t>
      </w:r>
      <w:r>
        <w:rPr>
          <w:spacing w:val="4"/>
          <w:sz w:val="20"/>
        </w:rPr>
        <w:t xml:space="preserve"> </w:t>
      </w:r>
      <w:r>
        <w:rPr>
          <w:sz w:val="20"/>
        </w:rPr>
        <w:t>8</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9</w:t>
      </w:r>
      <w:r>
        <w:rPr>
          <w:spacing w:val="3"/>
          <w:sz w:val="20"/>
        </w:rPr>
        <w:t xml:space="preserve"> </w:t>
      </w:r>
      <w:r>
        <w:rPr>
          <w:sz w:val="20"/>
        </w:rPr>
        <w:t>datasets</w:t>
      </w:r>
      <w:r>
        <w:rPr>
          <w:spacing w:val="4"/>
          <w:sz w:val="20"/>
        </w:rPr>
        <w:t xml:space="preserve"> </w:t>
      </w:r>
      <w:r>
        <w:rPr>
          <w:sz w:val="20"/>
        </w:rPr>
        <w:t>in</w:t>
      </w:r>
      <w:r>
        <w:rPr>
          <w:spacing w:val="3"/>
          <w:sz w:val="20"/>
        </w:rPr>
        <w:t xml:space="preserve"> </w:t>
      </w:r>
      <w:r>
        <w:rPr>
          <w:sz w:val="20"/>
        </w:rPr>
        <w:t>this</w:t>
      </w:r>
      <w:r>
        <w:rPr>
          <w:spacing w:val="3"/>
          <w:sz w:val="20"/>
        </w:rPr>
        <w:t xml:space="preserve"> </w:t>
      </w:r>
      <w:r>
        <w:rPr>
          <w:sz w:val="20"/>
        </w:rPr>
        <w:t>paper</w:t>
      </w:r>
      <w:r>
        <w:rPr>
          <w:spacing w:val="4"/>
          <w:sz w:val="20"/>
        </w:rPr>
        <w:t xml:space="preserve"> </w:t>
      </w:r>
      <w:r>
        <w:rPr>
          <w:sz w:val="20"/>
        </w:rPr>
        <w:t>(in</w:t>
      </w:r>
      <w:r>
        <w:rPr>
          <w:spacing w:val="3"/>
          <w:sz w:val="20"/>
        </w:rPr>
        <w:t xml:space="preserve"> </w:t>
      </w:r>
      <w:r>
        <w:rPr>
          <w:spacing w:val="-5"/>
          <w:sz w:val="20"/>
        </w:rPr>
        <w:t>XYZ</w:t>
      </w:r>
      <w:r>
        <w:rPr>
          <w:rFonts w:ascii="Times New Roman"/>
          <w:sz w:val="20"/>
        </w:rPr>
        <w:tab/>
      </w:r>
      <w:r>
        <w:rPr>
          <w:rFonts w:ascii="Trebuchet MS"/>
          <w:spacing w:val="-5"/>
          <w:sz w:val="10"/>
        </w:rPr>
        <w:t>571</w:t>
      </w:r>
    </w:p>
    <w:p w14:paraId="44B35790" w14:textId="77777777" w:rsidR="00892F0F" w:rsidRDefault="00000000">
      <w:pPr>
        <w:tabs>
          <w:tab w:val="right" w:pos="11017"/>
        </w:tabs>
        <w:spacing w:before="30"/>
        <w:ind w:left="2761"/>
        <w:rPr>
          <w:ins w:id="651" w:author="Phil Green" w:date="2026-08-30T18:34:00Z" w16du:dateUtc="2026-08-30T16:34:00Z"/>
          <w:sz w:val="20"/>
        </w:rPr>
      </w:pPr>
      <w:r>
        <w:rPr>
          <w:sz w:val="20"/>
        </w:rPr>
        <w:t>on</w:t>
      </w:r>
      <w:r>
        <w:rPr>
          <w:spacing w:val="22"/>
          <w:sz w:val="20"/>
        </w:rPr>
        <w:t xml:space="preserve"> </w:t>
      </w:r>
      <w:r>
        <w:rPr>
          <w:sz w:val="20"/>
        </w:rPr>
        <w:t>the</w:t>
      </w:r>
      <w:r>
        <w:rPr>
          <w:spacing w:val="22"/>
          <w:sz w:val="20"/>
        </w:rPr>
        <w:t xml:space="preserve"> </w:t>
      </w:r>
      <w:r>
        <w:rPr>
          <w:sz w:val="20"/>
        </w:rPr>
        <w:t>ninth,</w:t>
      </w:r>
      <w:r>
        <w:rPr>
          <w:spacing w:val="27"/>
          <w:sz w:val="20"/>
        </w:rPr>
        <w:t xml:space="preserve"> </w:t>
      </w:r>
      <w:r>
        <w:rPr>
          <w:sz w:val="20"/>
        </w:rPr>
        <w:t>FOGRA51-CMYK,</w:t>
      </w:r>
      <w:r>
        <w:rPr>
          <w:spacing w:val="22"/>
          <w:sz w:val="20"/>
        </w:rPr>
        <w:t xml:space="preserve"> </w:t>
      </w:r>
      <w:r>
        <w:rPr>
          <w:sz w:val="20"/>
        </w:rPr>
        <w:t>by</w:t>
      </w:r>
      <w:r>
        <w:rPr>
          <w:spacing w:val="22"/>
          <w:sz w:val="20"/>
        </w:rPr>
        <w:t xml:space="preserve"> </w:t>
      </w:r>
      <w:r>
        <w:rPr>
          <w:sz w:val="20"/>
        </w:rPr>
        <w:t>0.001</w:t>
      </w:r>
      <w:r>
        <w:rPr>
          <w:spacing w:val="24"/>
          <w:sz w:val="20"/>
        </w:rPr>
        <w:t xml:space="preserve"> </w:t>
      </w:r>
      <w:r>
        <w:rPr>
          <w:rFonts w:ascii="Calibri" w:hAnsi="Calibri"/>
          <w:sz w:val="20"/>
        </w:rPr>
        <w:t>∆</w:t>
      </w:r>
      <w:r>
        <w:rPr>
          <w:i/>
          <w:sz w:val="20"/>
        </w:rPr>
        <w:t>E</w:t>
      </w:r>
      <w:r>
        <w:rPr>
          <w:sz w:val="20"/>
          <w:vertAlign w:val="subscript"/>
        </w:rPr>
        <w:t>00</w:t>
      </w:r>
      <w:r>
        <w:rPr>
          <w:sz w:val="20"/>
        </w:rPr>
        <w:t>).</w:t>
      </w:r>
      <w:r>
        <w:rPr>
          <w:spacing w:val="69"/>
          <w:sz w:val="20"/>
        </w:rPr>
        <w:t xml:space="preserve"> </w:t>
      </w:r>
      <w:del w:id="652" w:author="Phil Green" w:date="2026-08-30T18:33:00Z" w16du:dateUtc="2026-08-30T16:33:00Z">
        <w:r w:rsidDel="00892F0F">
          <w:rPr>
            <w:sz w:val="20"/>
          </w:rPr>
          <w:delText>Second,</w:delText>
        </w:r>
        <w:r w:rsidDel="00892F0F">
          <w:rPr>
            <w:spacing w:val="27"/>
            <w:sz w:val="20"/>
          </w:rPr>
          <w:delText xml:space="preserve"> </w:delText>
        </w:r>
        <w:r w:rsidDel="00892F0F">
          <w:rPr>
            <w:sz w:val="20"/>
          </w:rPr>
          <w:delText>i</w:delText>
        </w:r>
      </w:del>
    </w:p>
    <w:p w14:paraId="05A7BD9C" w14:textId="793570D2" w:rsidR="00EA1924" w:rsidRDefault="00892F0F">
      <w:pPr>
        <w:tabs>
          <w:tab w:val="right" w:pos="11017"/>
        </w:tabs>
        <w:spacing w:before="30"/>
        <w:ind w:left="2761"/>
        <w:rPr>
          <w:rFonts w:ascii="Trebuchet MS" w:hAnsi="Trebuchet MS"/>
          <w:sz w:val="10"/>
        </w:rPr>
      </w:pPr>
      <w:ins w:id="653" w:author="Phil Green" w:date="2026-08-30T18:35:00Z" w16du:dateUtc="2026-08-30T16:35:00Z">
        <w:r>
          <w:rPr>
            <w:sz w:val="20"/>
          </w:rPr>
          <w:t xml:space="preserve">2) </w:t>
        </w:r>
      </w:ins>
      <w:ins w:id="654" w:author="Phil Green" w:date="2026-08-30T18:33:00Z" w16du:dateUtc="2026-08-30T16:33:00Z">
        <w:r>
          <w:rPr>
            <w:sz w:val="20"/>
          </w:rPr>
          <w:t>I</w:t>
        </w:r>
      </w:ins>
      <w:r w:rsidR="00000000">
        <w:rPr>
          <w:sz w:val="20"/>
        </w:rPr>
        <w:t>ts</w:t>
      </w:r>
      <w:r w:rsidR="00000000">
        <w:rPr>
          <w:spacing w:val="22"/>
          <w:sz w:val="20"/>
        </w:rPr>
        <w:t xml:space="preserve"> </w:t>
      </w:r>
      <w:r w:rsidR="00000000">
        <w:rPr>
          <w:sz w:val="20"/>
        </w:rPr>
        <w:t>advantage</w:t>
      </w:r>
      <w:r w:rsidR="00000000">
        <w:rPr>
          <w:spacing w:val="22"/>
          <w:sz w:val="20"/>
        </w:rPr>
        <w:t xml:space="preserve"> </w:t>
      </w:r>
      <w:r w:rsidR="00000000">
        <w:rPr>
          <w:sz w:val="20"/>
        </w:rPr>
        <w:t>in</w:t>
      </w:r>
      <w:r w:rsidR="00000000">
        <w:rPr>
          <w:spacing w:val="22"/>
          <w:sz w:val="20"/>
        </w:rPr>
        <w:t xml:space="preserve"> </w:t>
      </w:r>
      <w:r w:rsidR="00000000">
        <w:rPr>
          <w:sz w:val="20"/>
        </w:rPr>
        <w:t>the</w:t>
      </w:r>
      <w:r w:rsidR="00000000">
        <w:rPr>
          <w:spacing w:val="22"/>
          <w:sz w:val="20"/>
        </w:rPr>
        <w:t xml:space="preserve"> </w:t>
      </w:r>
      <w:r w:rsidR="00000000">
        <w:rPr>
          <w:sz w:val="20"/>
        </w:rPr>
        <w:t>error</w:t>
      </w:r>
      <w:r w:rsidR="00000000">
        <w:rPr>
          <w:spacing w:val="22"/>
          <w:sz w:val="20"/>
        </w:rPr>
        <w:t xml:space="preserve"> </w:t>
      </w:r>
      <w:r w:rsidR="00000000">
        <w:rPr>
          <w:spacing w:val="-4"/>
          <w:sz w:val="20"/>
        </w:rPr>
        <w:t>tail</w:t>
      </w:r>
      <w:r w:rsidR="00000000">
        <w:rPr>
          <w:rFonts w:ascii="Times New Roman" w:hAnsi="Times New Roman"/>
          <w:sz w:val="20"/>
        </w:rPr>
        <w:tab/>
      </w:r>
      <w:r w:rsidR="00000000">
        <w:rPr>
          <w:rFonts w:ascii="Trebuchet MS" w:hAnsi="Trebuchet MS"/>
          <w:spacing w:val="-5"/>
          <w:sz w:val="10"/>
        </w:rPr>
        <w:t>572</w:t>
      </w:r>
    </w:p>
    <w:p w14:paraId="0F21CBC3" w14:textId="77777777" w:rsidR="00EA1924" w:rsidRDefault="00000000">
      <w:pPr>
        <w:tabs>
          <w:tab w:val="right" w:pos="11017"/>
        </w:tabs>
        <w:spacing w:before="30"/>
        <w:ind w:left="2761"/>
        <w:rPr>
          <w:rFonts w:ascii="Trebuchet MS"/>
          <w:sz w:val="10"/>
        </w:rPr>
      </w:pPr>
      <w:r>
        <w:rPr>
          <w:sz w:val="20"/>
        </w:rPr>
        <w:t>at</w:t>
      </w:r>
      <w:r>
        <w:rPr>
          <w:spacing w:val="13"/>
          <w:sz w:val="20"/>
        </w:rPr>
        <w:t xml:space="preserve"> </w:t>
      </w:r>
      <w:r>
        <w:rPr>
          <w:sz w:val="20"/>
        </w:rPr>
        <w:t>high</w:t>
      </w:r>
      <w:r>
        <w:rPr>
          <w:spacing w:val="15"/>
          <w:sz w:val="20"/>
        </w:rPr>
        <w:t xml:space="preserve"> </w:t>
      </w:r>
      <w:r>
        <w:rPr>
          <w:sz w:val="20"/>
        </w:rPr>
        <w:t>ink</w:t>
      </w:r>
      <w:r>
        <w:rPr>
          <w:spacing w:val="13"/>
          <w:sz w:val="20"/>
        </w:rPr>
        <w:t xml:space="preserve"> </w:t>
      </w:r>
      <w:r>
        <w:rPr>
          <w:sz w:val="20"/>
        </w:rPr>
        <w:t>count</w:t>
      </w:r>
      <w:r>
        <w:rPr>
          <w:spacing w:val="14"/>
          <w:sz w:val="20"/>
        </w:rPr>
        <w:t xml:space="preserve"> </w:t>
      </w:r>
      <w:r>
        <w:rPr>
          <w:sz w:val="20"/>
        </w:rPr>
        <w:t>is</w:t>
      </w:r>
      <w:r>
        <w:rPr>
          <w:spacing w:val="14"/>
          <w:sz w:val="20"/>
        </w:rPr>
        <w:t xml:space="preserve"> </w:t>
      </w:r>
      <w:r>
        <w:rPr>
          <w:sz w:val="20"/>
        </w:rPr>
        <w:t>much</w:t>
      </w:r>
      <w:r>
        <w:rPr>
          <w:spacing w:val="14"/>
          <w:sz w:val="20"/>
        </w:rPr>
        <w:t xml:space="preserve"> </w:t>
      </w:r>
      <w:r>
        <w:rPr>
          <w:sz w:val="20"/>
        </w:rPr>
        <w:t>larger</w:t>
      </w:r>
      <w:r>
        <w:rPr>
          <w:spacing w:val="14"/>
          <w:sz w:val="20"/>
        </w:rPr>
        <w:t xml:space="preserve"> </w:t>
      </w:r>
      <w:r>
        <w:rPr>
          <w:sz w:val="20"/>
        </w:rPr>
        <w:t>than</w:t>
      </w:r>
      <w:r>
        <w:rPr>
          <w:spacing w:val="15"/>
          <w:sz w:val="20"/>
        </w:rPr>
        <w:t xml:space="preserve"> </w:t>
      </w:r>
      <w:r>
        <w:rPr>
          <w:sz w:val="20"/>
        </w:rPr>
        <w:t>its</w:t>
      </w:r>
      <w:r>
        <w:rPr>
          <w:spacing w:val="13"/>
          <w:sz w:val="20"/>
        </w:rPr>
        <w:t xml:space="preserve"> </w:t>
      </w:r>
      <w:r>
        <w:rPr>
          <w:sz w:val="20"/>
        </w:rPr>
        <w:t>advantage</w:t>
      </w:r>
      <w:r>
        <w:rPr>
          <w:spacing w:val="14"/>
          <w:sz w:val="20"/>
        </w:rPr>
        <w:t xml:space="preserve"> </w:t>
      </w:r>
      <w:r>
        <w:rPr>
          <w:sz w:val="20"/>
        </w:rPr>
        <w:t>in</w:t>
      </w:r>
      <w:r>
        <w:rPr>
          <w:spacing w:val="13"/>
          <w:sz w:val="20"/>
        </w:rPr>
        <w:t xml:space="preserve"> </w:t>
      </w:r>
      <w:r>
        <w:rPr>
          <w:sz w:val="20"/>
        </w:rPr>
        <w:t>the</w:t>
      </w:r>
      <w:r>
        <w:rPr>
          <w:spacing w:val="15"/>
          <w:sz w:val="20"/>
        </w:rPr>
        <w:t xml:space="preserve"> </w:t>
      </w:r>
      <w:r>
        <w:rPr>
          <w:sz w:val="20"/>
        </w:rPr>
        <w:t>median</w:t>
      </w:r>
      <w:r>
        <w:rPr>
          <w:spacing w:val="14"/>
          <w:sz w:val="20"/>
        </w:rPr>
        <w:t xml:space="preserve"> </w:t>
      </w:r>
      <w:r>
        <w:rPr>
          <w:sz w:val="20"/>
        </w:rPr>
        <w:t>and</w:t>
      </w:r>
      <w:r>
        <w:rPr>
          <w:spacing w:val="13"/>
          <w:sz w:val="20"/>
        </w:rPr>
        <w:t xml:space="preserve"> </w:t>
      </w:r>
      <w:r>
        <w:rPr>
          <w:sz w:val="20"/>
        </w:rPr>
        <w:t>does</w:t>
      </w:r>
      <w:r>
        <w:rPr>
          <w:spacing w:val="15"/>
          <w:sz w:val="20"/>
        </w:rPr>
        <w:t xml:space="preserve"> </w:t>
      </w:r>
      <w:r>
        <w:rPr>
          <w:sz w:val="20"/>
        </w:rPr>
        <w:t>not</w:t>
      </w:r>
      <w:r>
        <w:rPr>
          <w:spacing w:val="14"/>
          <w:sz w:val="20"/>
        </w:rPr>
        <w:t xml:space="preserve"> </w:t>
      </w:r>
      <w:r>
        <w:rPr>
          <w:spacing w:val="-2"/>
          <w:sz w:val="20"/>
        </w:rPr>
        <w:t>shrink</w:t>
      </w:r>
      <w:r>
        <w:rPr>
          <w:rFonts w:ascii="Times New Roman"/>
          <w:sz w:val="20"/>
        </w:rPr>
        <w:tab/>
      </w:r>
      <w:r>
        <w:rPr>
          <w:rFonts w:ascii="Trebuchet MS"/>
          <w:spacing w:val="-5"/>
          <w:sz w:val="10"/>
        </w:rPr>
        <w:t>573</w:t>
      </w:r>
    </w:p>
    <w:p w14:paraId="1E92B343" w14:textId="77777777" w:rsidR="00EA1924" w:rsidRDefault="00000000">
      <w:pPr>
        <w:tabs>
          <w:tab w:val="right" w:pos="11017"/>
        </w:tabs>
        <w:spacing w:before="30"/>
        <w:ind w:left="2761"/>
        <w:rPr>
          <w:rFonts w:ascii="Trebuchet MS"/>
          <w:sz w:val="10"/>
        </w:rPr>
      </w:pPr>
      <w:r>
        <w:rPr>
          <w:sz w:val="20"/>
        </w:rPr>
        <w:t>under</w:t>
      </w:r>
      <w:r>
        <w:rPr>
          <w:spacing w:val="-3"/>
          <w:sz w:val="20"/>
        </w:rPr>
        <w:t xml:space="preserve"> </w:t>
      </w:r>
      <w:r>
        <w:rPr>
          <w:sz w:val="20"/>
        </w:rPr>
        <w:t>the</w:t>
      </w:r>
      <w:r>
        <w:rPr>
          <w:spacing w:val="-1"/>
          <w:sz w:val="20"/>
        </w:rPr>
        <w:t xml:space="preserve"> </w:t>
      </w:r>
      <w:r>
        <w:rPr>
          <w:sz w:val="20"/>
        </w:rPr>
        <w:t>correction:</w:t>
      </w:r>
      <w:r>
        <w:rPr>
          <w:spacing w:val="10"/>
          <w:sz w:val="20"/>
        </w:rPr>
        <w:t xml:space="preserve"> </w:t>
      </w:r>
      <w:r>
        <w:rPr>
          <w:sz w:val="20"/>
        </w:rPr>
        <w:t>on</w:t>
      </w:r>
      <w:r>
        <w:rPr>
          <w:spacing w:val="-3"/>
          <w:sz w:val="20"/>
        </w:rPr>
        <w:t xml:space="preserve"> </w:t>
      </w:r>
      <w:r>
        <w:rPr>
          <w:sz w:val="20"/>
        </w:rPr>
        <w:t>CMYKOGV-7</w:t>
      </w:r>
      <w:r>
        <w:rPr>
          <w:spacing w:val="-1"/>
          <w:sz w:val="20"/>
        </w:rPr>
        <w:t xml:space="preserve"> </w:t>
      </w:r>
      <w:r>
        <w:rPr>
          <w:sz w:val="20"/>
        </w:rPr>
        <w:t>it</w:t>
      </w:r>
      <w:r>
        <w:rPr>
          <w:spacing w:val="-2"/>
          <w:sz w:val="20"/>
        </w:rPr>
        <w:t xml:space="preserve"> </w:t>
      </w:r>
      <w:r>
        <w:rPr>
          <w:sz w:val="20"/>
        </w:rPr>
        <w:t>holds</w:t>
      </w:r>
      <w:r>
        <w:rPr>
          <w:spacing w:val="-2"/>
          <w:sz w:val="20"/>
        </w:rPr>
        <w:t xml:space="preserve"> </w:t>
      </w:r>
      <w:r>
        <w:rPr>
          <w:sz w:val="20"/>
        </w:rPr>
        <w:t>P95</w:t>
      </w:r>
      <w:r>
        <w:rPr>
          <w:spacing w:val="-2"/>
          <w:sz w:val="20"/>
        </w:rPr>
        <w:t xml:space="preserve"> </w:t>
      </w:r>
      <w:r>
        <w:rPr>
          <w:sz w:val="20"/>
        </w:rPr>
        <w:t>0.677</w:t>
      </w:r>
      <w:r>
        <w:rPr>
          <w:spacing w:val="-2"/>
          <w:sz w:val="20"/>
        </w:rPr>
        <w:t xml:space="preserve"> </w:t>
      </w:r>
      <w:r>
        <w:rPr>
          <w:sz w:val="20"/>
        </w:rPr>
        <w:t>and</w:t>
      </w:r>
      <w:r>
        <w:rPr>
          <w:spacing w:val="-2"/>
          <w:sz w:val="20"/>
        </w:rPr>
        <w:t xml:space="preserve"> </w:t>
      </w:r>
      <w:r>
        <w:rPr>
          <w:sz w:val="20"/>
        </w:rPr>
        <w:t>maximum</w:t>
      </w:r>
      <w:r>
        <w:rPr>
          <w:spacing w:val="-2"/>
          <w:sz w:val="20"/>
        </w:rPr>
        <w:t xml:space="preserve"> </w:t>
      </w:r>
      <w:r>
        <w:rPr>
          <w:sz w:val="20"/>
        </w:rPr>
        <w:t>5.713</w:t>
      </w:r>
      <w:r>
        <w:rPr>
          <w:spacing w:val="-2"/>
          <w:sz w:val="20"/>
        </w:rPr>
        <w:t xml:space="preserve"> </w:t>
      </w:r>
      <w:r>
        <w:rPr>
          <w:sz w:val="20"/>
        </w:rPr>
        <w:t>against</w:t>
      </w:r>
      <w:r>
        <w:rPr>
          <w:spacing w:val="-2"/>
          <w:sz w:val="20"/>
        </w:rPr>
        <w:t xml:space="preserve"> </w:t>
      </w:r>
      <w:r>
        <w:rPr>
          <w:spacing w:val="-5"/>
          <w:sz w:val="20"/>
        </w:rPr>
        <w:t>the</w:t>
      </w:r>
      <w:r>
        <w:rPr>
          <w:rFonts w:ascii="Times New Roman"/>
          <w:sz w:val="20"/>
        </w:rPr>
        <w:tab/>
      </w:r>
      <w:r>
        <w:rPr>
          <w:rFonts w:ascii="Trebuchet MS"/>
          <w:spacing w:val="-5"/>
          <w:sz w:val="10"/>
        </w:rPr>
        <w:t>574</w:t>
      </w:r>
    </w:p>
    <w:p w14:paraId="7CF3C663" w14:textId="77777777" w:rsidR="00EA1924" w:rsidRDefault="00000000">
      <w:pPr>
        <w:tabs>
          <w:tab w:val="right" w:pos="11017"/>
        </w:tabs>
        <w:spacing w:before="30"/>
        <w:ind w:left="2761"/>
        <w:rPr>
          <w:rFonts w:ascii="Trebuchet MS" w:hAnsi="Trebuchet MS"/>
          <w:sz w:val="10"/>
        </w:rPr>
      </w:pPr>
      <w:r>
        <w:rPr>
          <w:sz w:val="20"/>
        </w:rPr>
        <w:t>corrected</w:t>
      </w:r>
      <w:r>
        <w:rPr>
          <w:spacing w:val="12"/>
          <w:sz w:val="20"/>
        </w:rPr>
        <w:t xml:space="preserve"> </w:t>
      </w:r>
      <w:r>
        <w:rPr>
          <w:sz w:val="20"/>
        </w:rPr>
        <w:t>polynomial’s</w:t>
      </w:r>
      <w:r>
        <w:rPr>
          <w:spacing w:val="12"/>
          <w:sz w:val="20"/>
        </w:rPr>
        <w:t xml:space="preserve"> </w:t>
      </w:r>
      <w:r>
        <w:rPr>
          <w:sz w:val="20"/>
        </w:rPr>
        <w:t>1.189</w:t>
      </w:r>
      <w:r>
        <w:rPr>
          <w:spacing w:val="12"/>
          <w:sz w:val="20"/>
        </w:rPr>
        <w:t xml:space="preserve"> </w:t>
      </w:r>
      <w:r>
        <w:rPr>
          <w:sz w:val="20"/>
        </w:rPr>
        <w:t>and</w:t>
      </w:r>
      <w:r>
        <w:rPr>
          <w:spacing w:val="13"/>
          <w:sz w:val="20"/>
        </w:rPr>
        <w:t xml:space="preserve"> </w:t>
      </w:r>
      <w:r>
        <w:rPr>
          <w:sz w:val="20"/>
        </w:rPr>
        <w:t>18.612,</w:t>
      </w:r>
      <w:r>
        <w:rPr>
          <w:spacing w:val="13"/>
          <w:sz w:val="20"/>
        </w:rPr>
        <w:t xml:space="preserve"> </w:t>
      </w:r>
      <w:r>
        <w:rPr>
          <w:sz w:val="20"/>
        </w:rPr>
        <w:t>and</w:t>
      </w:r>
      <w:r>
        <w:rPr>
          <w:spacing w:val="13"/>
          <w:sz w:val="20"/>
        </w:rPr>
        <w:t xml:space="preserve"> </w:t>
      </w:r>
      <w:r>
        <w:rPr>
          <w:sz w:val="20"/>
        </w:rPr>
        <w:t>on</w:t>
      </w:r>
      <w:r>
        <w:rPr>
          <w:spacing w:val="11"/>
          <w:sz w:val="20"/>
        </w:rPr>
        <w:t xml:space="preserve"> </w:t>
      </w:r>
      <w:r>
        <w:rPr>
          <w:sz w:val="20"/>
        </w:rPr>
        <w:t>CMYKOGB-7</w:t>
      </w:r>
      <w:r>
        <w:rPr>
          <w:spacing w:val="13"/>
          <w:sz w:val="20"/>
        </w:rPr>
        <w:t xml:space="preserve"> </w:t>
      </w:r>
      <w:r>
        <w:rPr>
          <w:sz w:val="20"/>
        </w:rPr>
        <w:t>2.996</w:t>
      </w:r>
      <w:r>
        <w:rPr>
          <w:spacing w:val="11"/>
          <w:sz w:val="20"/>
        </w:rPr>
        <w:t xml:space="preserve"> </w:t>
      </w:r>
      <w:r>
        <w:rPr>
          <w:sz w:val="20"/>
        </w:rPr>
        <w:t>and</w:t>
      </w:r>
      <w:r>
        <w:rPr>
          <w:spacing w:val="13"/>
          <w:sz w:val="20"/>
        </w:rPr>
        <w:t xml:space="preserve"> </w:t>
      </w:r>
      <w:r>
        <w:rPr>
          <w:sz w:val="20"/>
        </w:rPr>
        <w:t>14.270</w:t>
      </w:r>
      <w:r>
        <w:rPr>
          <w:spacing w:val="11"/>
          <w:sz w:val="20"/>
        </w:rPr>
        <w:t xml:space="preserve"> </w:t>
      </w:r>
      <w:r>
        <w:rPr>
          <w:spacing w:val="-2"/>
          <w:sz w:val="20"/>
        </w:rPr>
        <w:t>against</w:t>
      </w:r>
      <w:r>
        <w:rPr>
          <w:rFonts w:ascii="Times New Roman" w:hAnsi="Times New Roman"/>
          <w:sz w:val="20"/>
        </w:rPr>
        <w:tab/>
      </w:r>
      <w:r>
        <w:rPr>
          <w:rFonts w:ascii="Trebuchet MS" w:hAnsi="Trebuchet MS"/>
          <w:spacing w:val="-5"/>
          <w:sz w:val="10"/>
        </w:rPr>
        <w:t>575</w:t>
      </w:r>
    </w:p>
    <w:p w14:paraId="2F0EB4E2" w14:textId="77777777" w:rsidR="00EA1924" w:rsidRDefault="00000000">
      <w:pPr>
        <w:tabs>
          <w:tab w:val="right" w:pos="11017"/>
        </w:tabs>
        <w:spacing w:before="31"/>
        <w:ind w:left="2761"/>
        <w:rPr>
          <w:rFonts w:ascii="Trebuchet MS"/>
          <w:sz w:val="10"/>
        </w:rPr>
      </w:pPr>
      <w:r>
        <w:rPr>
          <w:sz w:val="20"/>
        </w:rPr>
        <w:t>3.843</w:t>
      </w:r>
      <w:r>
        <w:rPr>
          <w:spacing w:val="-12"/>
          <w:sz w:val="20"/>
        </w:rPr>
        <w:t xml:space="preserve"> </w:t>
      </w:r>
      <w:r>
        <w:rPr>
          <w:sz w:val="20"/>
        </w:rPr>
        <w:t>and</w:t>
      </w:r>
      <w:r>
        <w:rPr>
          <w:spacing w:val="-11"/>
          <w:sz w:val="20"/>
        </w:rPr>
        <w:t xml:space="preserve"> </w:t>
      </w:r>
      <w:r>
        <w:rPr>
          <w:sz w:val="20"/>
        </w:rPr>
        <w:t>24.096.</w:t>
      </w:r>
      <w:r>
        <w:rPr>
          <w:spacing w:val="-1"/>
          <w:sz w:val="20"/>
        </w:rPr>
        <w:t xml:space="preserve"> </w:t>
      </w:r>
      <w:r>
        <w:rPr>
          <w:sz w:val="20"/>
        </w:rPr>
        <w:t>For</w:t>
      </w:r>
      <w:r>
        <w:rPr>
          <w:spacing w:val="-12"/>
          <w:sz w:val="20"/>
        </w:rPr>
        <w:t xml:space="preserve"> </w:t>
      </w:r>
      <w:r>
        <w:rPr>
          <w:sz w:val="20"/>
        </w:rPr>
        <w:t>a</w:t>
      </w:r>
      <w:r>
        <w:rPr>
          <w:spacing w:val="-11"/>
          <w:sz w:val="20"/>
        </w:rPr>
        <w:t xml:space="preserve"> </w:t>
      </w:r>
      <w:r>
        <w:rPr>
          <w:sz w:val="20"/>
        </w:rPr>
        <w:t>characterization</w:t>
      </w:r>
      <w:r>
        <w:rPr>
          <w:spacing w:val="-11"/>
          <w:sz w:val="20"/>
        </w:rPr>
        <w:t xml:space="preserve"> </w:t>
      </w:r>
      <w:r>
        <w:rPr>
          <w:sz w:val="20"/>
        </w:rPr>
        <w:t>model</w:t>
      </w:r>
      <w:r>
        <w:rPr>
          <w:spacing w:val="-11"/>
          <w:sz w:val="20"/>
        </w:rPr>
        <w:t xml:space="preserve"> </w:t>
      </w:r>
      <w:r>
        <w:rPr>
          <w:sz w:val="20"/>
        </w:rPr>
        <w:t>the</w:t>
      </w:r>
      <w:r>
        <w:rPr>
          <w:spacing w:val="-11"/>
          <w:sz w:val="20"/>
        </w:rPr>
        <w:t xml:space="preserve"> </w:t>
      </w:r>
      <w:r>
        <w:rPr>
          <w:sz w:val="20"/>
        </w:rPr>
        <w:t>worst</w:t>
      </w:r>
      <w:r>
        <w:rPr>
          <w:spacing w:val="-11"/>
          <w:sz w:val="20"/>
        </w:rPr>
        <w:t xml:space="preserve"> </w:t>
      </w:r>
      <w:r>
        <w:rPr>
          <w:sz w:val="20"/>
        </w:rPr>
        <w:t>patch</w:t>
      </w:r>
      <w:r>
        <w:rPr>
          <w:spacing w:val="-11"/>
          <w:sz w:val="20"/>
        </w:rPr>
        <w:t xml:space="preserve"> </w:t>
      </w:r>
      <w:r>
        <w:rPr>
          <w:sz w:val="20"/>
        </w:rPr>
        <w:t>often</w:t>
      </w:r>
      <w:r>
        <w:rPr>
          <w:spacing w:val="-12"/>
          <w:sz w:val="20"/>
        </w:rPr>
        <w:t xml:space="preserve"> </w:t>
      </w:r>
      <w:r>
        <w:rPr>
          <w:sz w:val="20"/>
        </w:rPr>
        <w:t>matters</w:t>
      </w:r>
      <w:r>
        <w:rPr>
          <w:spacing w:val="-11"/>
          <w:sz w:val="20"/>
        </w:rPr>
        <w:t xml:space="preserve"> </w:t>
      </w:r>
      <w:r>
        <w:rPr>
          <w:sz w:val="20"/>
        </w:rPr>
        <w:t>more</w:t>
      </w:r>
      <w:r>
        <w:rPr>
          <w:spacing w:val="-11"/>
          <w:sz w:val="20"/>
        </w:rPr>
        <w:t xml:space="preserve"> </w:t>
      </w:r>
      <w:r>
        <w:rPr>
          <w:sz w:val="20"/>
        </w:rPr>
        <w:t>than</w:t>
      </w:r>
      <w:r>
        <w:rPr>
          <w:spacing w:val="-11"/>
          <w:sz w:val="20"/>
        </w:rPr>
        <w:t xml:space="preserve"> </w:t>
      </w:r>
      <w:r>
        <w:rPr>
          <w:spacing w:val="-5"/>
          <w:sz w:val="20"/>
        </w:rPr>
        <w:t>the</w:t>
      </w:r>
      <w:r>
        <w:rPr>
          <w:rFonts w:ascii="Times New Roman"/>
          <w:sz w:val="20"/>
        </w:rPr>
        <w:tab/>
      </w:r>
      <w:r>
        <w:rPr>
          <w:rFonts w:ascii="Trebuchet MS"/>
          <w:spacing w:val="-5"/>
          <w:sz w:val="10"/>
        </w:rPr>
        <w:t>576</w:t>
      </w:r>
    </w:p>
    <w:p w14:paraId="600DD051" w14:textId="77777777" w:rsidR="00892F0F" w:rsidRDefault="00000000">
      <w:pPr>
        <w:tabs>
          <w:tab w:val="right" w:pos="11017"/>
        </w:tabs>
        <w:spacing w:before="30"/>
        <w:ind w:left="2761"/>
        <w:rPr>
          <w:ins w:id="655" w:author="Phil Green" w:date="2026-08-30T18:34:00Z" w16du:dateUtc="2026-08-30T16:34:00Z"/>
          <w:sz w:val="20"/>
        </w:rPr>
      </w:pPr>
      <w:r>
        <w:rPr>
          <w:sz w:val="20"/>
        </w:rPr>
        <w:t>typical</w:t>
      </w:r>
      <w:r>
        <w:rPr>
          <w:spacing w:val="7"/>
          <w:sz w:val="20"/>
        </w:rPr>
        <w:t xml:space="preserve"> </w:t>
      </w:r>
      <w:r>
        <w:rPr>
          <w:sz w:val="20"/>
        </w:rPr>
        <w:t>one,</w:t>
      </w:r>
      <w:r>
        <w:rPr>
          <w:spacing w:val="8"/>
          <w:sz w:val="20"/>
        </w:rPr>
        <w:t xml:space="preserve"> </w:t>
      </w:r>
      <w:r>
        <w:rPr>
          <w:sz w:val="20"/>
        </w:rPr>
        <w:t>and</w:t>
      </w:r>
      <w:r>
        <w:rPr>
          <w:spacing w:val="7"/>
          <w:sz w:val="20"/>
        </w:rPr>
        <w:t xml:space="preserve"> </w:t>
      </w:r>
      <w:r>
        <w:rPr>
          <w:sz w:val="20"/>
        </w:rPr>
        <w:t>that</w:t>
      </w:r>
      <w:r>
        <w:rPr>
          <w:spacing w:val="7"/>
          <w:sz w:val="20"/>
        </w:rPr>
        <w:t xml:space="preserve"> </w:t>
      </w:r>
      <w:r>
        <w:rPr>
          <w:sz w:val="20"/>
        </w:rPr>
        <w:t>is</w:t>
      </w:r>
      <w:r>
        <w:rPr>
          <w:spacing w:val="7"/>
          <w:sz w:val="20"/>
        </w:rPr>
        <w:t xml:space="preserve"> </w:t>
      </w:r>
      <w:r>
        <w:rPr>
          <w:sz w:val="20"/>
        </w:rPr>
        <w:t>where</w:t>
      </w:r>
      <w:r>
        <w:rPr>
          <w:spacing w:val="7"/>
          <w:sz w:val="20"/>
        </w:rPr>
        <w:t xml:space="preserve"> </w:t>
      </w:r>
      <w:r>
        <w:rPr>
          <w:sz w:val="20"/>
        </w:rPr>
        <w:t>the</w:t>
      </w:r>
      <w:r>
        <w:rPr>
          <w:spacing w:val="7"/>
          <w:sz w:val="20"/>
        </w:rPr>
        <w:t xml:space="preserve"> </w:t>
      </w:r>
      <w:r>
        <w:rPr>
          <w:sz w:val="20"/>
        </w:rPr>
        <w:t>gap</w:t>
      </w:r>
      <w:r>
        <w:rPr>
          <w:spacing w:val="7"/>
          <w:sz w:val="20"/>
        </w:rPr>
        <w:t xml:space="preserve"> </w:t>
      </w:r>
      <w:r>
        <w:rPr>
          <w:sz w:val="20"/>
        </w:rPr>
        <w:t>remains.</w:t>
      </w:r>
      <w:r>
        <w:rPr>
          <w:spacing w:val="30"/>
          <w:sz w:val="20"/>
        </w:rPr>
        <w:t xml:space="preserve"> </w:t>
      </w:r>
      <w:del w:id="656" w:author="Phil Green" w:date="2026-08-30T18:34:00Z" w16du:dateUtc="2026-08-30T16:34:00Z">
        <w:r w:rsidDel="00892F0F">
          <w:rPr>
            <w:sz w:val="20"/>
          </w:rPr>
          <w:delText>Third,</w:delText>
        </w:r>
        <w:r w:rsidDel="00892F0F">
          <w:rPr>
            <w:spacing w:val="8"/>
            <w:sz w:val="20"/>
          </w:rPr>
          <w:delText xml:space="preserve"> </w:delText>
        </w:r>
        <w:r w:rsidDel="00892F0F">
          <w:rPr>
            <w:sz w:val="20"/>
          </w:rPr>
          <w:delText>and</w:delText>
        </w:r>
        <w:r w:rsidDel="00892F0F">
          <w:rPr>
            <w:spacing w:val="7"/>
            <w:sz w:val="20"/>
          </w:rPr>
          <w:delText xml:space="preserve"> </w:delText>
        </w:r>
        <w:r w:rsidDel="00892F0F">
          <w:rPr>
            <w:sz w:val="20"/>
          </w:rPr>
          <w:delText>m</w:delText>
        </w:r>
      </w:del>
    </w:p>
    <w:p w14:paraId="623E11C0" w14:textId="7B3F847A" w:rsidR="00EA1924" w:rsidRDefault="00892F0F">
      <w:pPr>
        <w:tabs>
          <w:tab w:val="right" w:pos="11017"/>
        </w:tabs>
        <w:spacing w:before="30"/>
        <w:ind w:left="2761"/>
        <w:rPr>
          <w:rFonts w:ascii="Trebuchet MS"/>
          <w:sz w:val="10"/>
        </w:rPr>
      </w:pPr>
      <w:ins w:id="657" w:author="Phil Green" w:date="2026-08-30T18:35:00Z" w16du:dateUtc="2026-08-30T16:35:00Z">
        <w:r>
          <w:rPr>
            <w:sz w:val="20"/>
          </w:rPr>
          <w:t xml:space="preserve">3) </w:t>
        </w:r>
      </w:ins>
      <w:ins w:id="658" w:author="Phil Green" w:date="2026-08-30T18:34:00Z" w16du:dateUtc="2026-08-30T16:34:00Z">
        <w:r>
          <w:rPr>
            <w:sz w:val="20"/>
          </w:rPr>
          <w:t>M</w:t>
        </w:r>
      </w:ins>
      <w:r w:rsidR="00000000">
        <w:rPr>
          <w:sz w:val="20"/>
        </w:rPr>
        <w:t>ost</w:t>
      </w:r>
      <w:r w:rsidR="00000000">
        <w:rPr>
          <w:spacing w:val="7"/>
          <w:sz w:val="20"/>
        </w:rPr>
        <w:t xml:space="preserve"> </w:t>
      </w:r>
      <w:r w:rsidR="00000000">
        <w:rPr>
          <w:sz w:val="20"/>
        </w:rPr>
        <w:t>useful</w:t>
      </w:r>
      <w:ins w:id="659" w:author="Phil Green" w:date="2026-08-30T18:34:00Z" w16du:dateUtc="2026-08-30T16:34:00Z">
        <w:r>
          <w:rPr>
            <w:sz w:val="20"/>
          </w:rPr>
          <w:t>ly</w:t>
        </w:r>
      </w:ins>
      <w:r w:rsidR="00000000">
        <w:rPr>
          <w:spacing w:val="7"/>
          <w:sz w:val="20"/>
        </w:rPr>
        <w:t xml:space="preserve"> </w:t>
      </w:r>
      <w:r w:rsidR="00000000">
        <w:rPr>
          <w:sz w:val="20"/>
        </w:rPr>
        <w:t>to</w:t>
      </w:r>
      <w:r w:rsidR="00000000">
        <w:rPr>
          <w:spacing w:val="7"/>
          <w:sz w:val="20"/>
        </w:rPr>
        <w:t xml:space="preserve"> </w:t>
      </w:r>
      <w:r w:rsidR="00000000">
        <w:rPr>
          <w:sz w:val="20"/>
        </w:rPr>
        <w:t>a</w:t>
      </w:r>
      <w:r w:rsidR="00000000">
        <w:rPr>
          <w:spacing w:val="7"/>
          <w:sz w:val="20"/>
        </w:rPr>
        <w:t xml:space="preserve"> </w:t>
      </w:r>
      <w:r w:rsidR="00000000">
        <w:rPr>
          <w:spacing w:val="-2"/>
          <w:sz w:val="20"/>
        </w:rPr>
        <w:t>practitioner,</w:t>
      </w:r>
      <w:ins w:id="660" w:author="Phil Green" w:date="2026-08-30T18:34:00Z" w16du:dateUtc="2026-08-30T16:34:00Z">
        <w:r>
          <w:rPr>
            <w:spacing w:val="-2"/>
            <w:sz w:val="20"/>
          </w:rPr>
          <w:t xml:space="preserve"> </w:t>
        </w:r>
      </w:ins>
      <w:r w:rsidR="00000000">
        <w:rPr>
          <w:rFonts w:ascii="Times New Roman"/>
          <w:sz w:val="20"/>
        </w:rPr>
        <w:tab/>
      </w:r>
      <w:r w:rsidR="00000000">
        <w:rPr>
          <w:rFonts w:ascii="Trebuchet MS"/>
          <w:spacing w:val="-5"/>
          <w:sz w:val="10"/>
        </w:rPr>
        <w:t>577</w:t>
      </w:r>
    </w:p>
    <w:p w14:paraId="023BCFD1" w14:textId="77777777" w:rsidR="00EA1924" w:rsidRDefault="00000000">
      <w:pPr>
        <w:tabs>
          <w:tab w:val="right" w:pos="11017"/>
        </w:tabs>
        <w:spacing w:before="30"/>
        <w:ind w:left="2761"/>
        <w:rPr>
          <w:rFonts w:ascii="Trebuchet MS" w:hAnsi="Trebuchet MS"/>
          <w:sz w:val="10"/>
        </w:rPr>
      </w:pPr>
      <w:r>
        <w:rPr>
          <w:sz w:val="20"/>
        </w:rPr>
        <w:t>the</w:t>
      </w:r>
      <w:r>
        <w:rPr>
          <w:spacing w:val="7"/>
          <w:sz w:val="20"/>
        </w:rPr>
        <w:t xml:space="preserve"> </w:t>
      </w:r>
      <w:r>
        <w:rPr>
          <w:sz w:val="20"/>
        </w:rPr>
        <w:t>Gaussian</w:t>
      </w:r>
      <w:r>
        <w:rPr>
          <w:spacing w:val="7"/>
          <w:sz w:val="20"/>
        </w:rPr>
        <w:t xml:space="preserve"> </w:t>
      </w:r>
      <w:r>
        <w:rPr>
          <w:sz w:val="20"/>
        </w:rPr>
        <w:t>process</w:t>
      </w:r>
      <w:r>
        <w:rPr>
          <w:spacing w:val="7"/>
          <w:sz w:val="20"/>
        </w:rPr>
        <w:t xml:space="preserve"> </w:t>
      </w:r>
      <w:r>
        <w:rPr>
          <w:sz w:val="20"/>
        </w:rPr>
        <w:t>reaches</w:t>
      </w:r>
      <w:r>
        <w:rPr>
          <w:spacing w:val="7"/>
          <w:sz w:val="20"/>
        </w:rPr>
        <w:t xml:space="preserve"> </w:t>
      </w:r>
      <w:r>
        <w:rPr>
          <w:sz w:val="20"/>
        </w:rPr>
        <w:t>those</w:t>
      </w:r>
      <w:r>
        <w:rPr>
          <w:spacing w:val="7"/>
          <w:sz w:val="20"/>
        </w:rPr>
        <w:t xml:space="preserve"> </w:t>
      </w:r>
      <w:r>
        <w:rPr>
          <w:sz w:val="20"/>
        </w:rPr>
        <w:t>numbers</w:t>
      </w:r>
      <w:r>
        <w:rPr>
          <w:spacing w:val="7"/>
          <w:sz w:val="20"/>
        </w:rPr>
        <w:t xml:space="preserve"> </w:t>
      </w:r>
      <w:r>
        <w:rPr>
          <w:sz w:val="20"/>
        </w:rPr>
        <w:t>with</w:t>
      </w:r>
      <w:r>
        <w:rPr>
          <w:spacing w:val="7"/>
          <w:sz w:val="20"/>
        </w:rPr>
        <w:t xml:space="preserve"> </w:t>
      </w:r>
      <w:r>
        <w:rPr>
          <w:sz w:val="20"/>
        </w:rPr>
        <w:t>no</w:t>
      </w:r>
      <w:r>
        <w:rPr>
          <w:spacing w:val="7"/>
          <w:sz w:val="20"/>
        </w:rPr>
        <w:t xml:space="preserve"> </w:t>
      </w:r>
      <w:r>
        <w:rPr>
          <w:sz w:val="20"/>
        </w:rPr>
        <w:t>choices</w:t>
      </w:r>
      <w:r>
        <w:rPr>
          <w:spacing w:val="7"/>
          <w:sz w:val="20"/>
        </w:rPr>
        <w:t xml:space="preserve"> </w:t>
      </w:r>
      <w:r>
        <w:rPr>
          <w:sz w:val="20"/>
        </w:rPr>
        <w:t>to</w:t>
      </w:r>
      <w:r>
        <w:rPr>
          <w:spacing w:val="7"/>
          <w:sz w:val="20"/>
        </w:rPr>
        <w:t xml:space="preserve"> </w:t>
      </w:r>
      <w:r>
        <w:rPr>
          <w:sz w:val="20"/>
        </w:rPr>
        <w:t>make:</w:t>
      </w:r>
      <w:r>
        <w:rPr>
          <w:spacing w:val="25"/>
          <w:sz w:val="20"/>
        </w:rPr>
        <w:t xml:space="preserve"> </w:t>
      </w:r>
      <w:r>
        <w:rPr>
          <w:sz w:val="20"/>
        </w:rPr>
        <w:t>the</w:t>
      </w:r>
      <w:r>
        <w:rPr>
          <w:spacing w:val="7"/>
          <w:sz w:val="20"/>
        </w:rPr>
        <w:t xml:space="preserve"> </w:t>
      </w:r>
      <w:r>
        <w:rPr>
          <w:spacing w:val="-2"/>
          <w:sz w:val="20"/>
        </w:rPr>
        <w:t>polynomial’s</w:t>
      </w:r>
      <w:r>
        <w:rPr>
          <w:rFonts w:ascii="Times New Roman" w:hAnsi="Times New Roman"/>
          <w:sz w:val="20"/>
        </w:rPr>
        <w:tab/>
      </w:r>
      <w:r>
        <w:rPr>
          <w:rFonts w:ascii="Trebuchet MS" w:hAnsi="Trebuchet MS"/>
          <w:spacing w:val="-5"/>
          <w:sz w:val="10"/>
        </w:rPr>
        <w:t>578</w:t>
      </w:r>
    </w:p>
    <w:p w14:paraId="4BA028F7" w14:textId="77777777" w:rsidR="00EA1924" w:rsidRDefault="00000000">
      <w:pPr>
        <w:tabs>
          <w:tab w:val="right" w:pos="11017"/>
        </w:tabs>
        <w:spacing w:before="22"/>
        <w:ind w:left="2761"/>
        <w:rPr>
          <w:rFonts w:ascii="Trebuchet MS"/>
          <w:sz w:val="10"/>
        </w:rPr>
      </w:pPr>
      <w:r>
        <w:rPr>
          <w:sz w:val="20"/>
        </w:rPr>
        <w:t>competitiveness</w:t>
      </w:r>
      <w:r>
        <w:rPr>
          <w:spacing w:val="8"/>
          <w:sz w:val="20"/>
        </w:rPr>
        <w:t xml:space="preserve"> </w:t>
      </w:r>
      <w:r>
        <w:rPr>
          <w:sz w:val="20"/>
        </w:rPr>
        <w:t>at</w:t>
      </w:r>
      <w:r>
        <w:rPr>
          <w:spacing w:val="11"/>
          <w:sz w:val="20"/>
        </w:rPr>
        <w:t xml:space="preserve"> </w:t>
      </w:r>
      <w:r>
        <w:rPr>
          <w:i/>
          <w:sz w:val="20"/>
        </w:rPr>
        <w:t>n</w:t>
      </w:r>
      <w:r>
        <w:rPr>
          <w:i/>
          <w:spacing w:val="24"/>
          <w:sz w:val="20"/>
        </w:rPr>
        <w:t xml:space="preserve"> </w:t>
      </w:r>
      <w:r>
        <w:rPr>
          <w:rFonts w:ascii="Tahoma"/>
          <w:sz w:val="20"/>
        </w:rPr>
        <w:t>=</w:t>
      </w:r>
      <w:r>
        <w:rPr>
          <w:rFonts w:ascii="Tahoma"/>
          <w:spacing w:val="9"/>
          <w:sz w:val="20"/>
        </w:rPr>
        <w:t xml:space="preserve"> </w:t>
      </w:r>
      <w:r>
        <w:rPr>
          <w:sz w:val="20"/>
        </w:rPr>
        <w:t>7</w:t>
      </w:r>
      <w:r>
        <w:rPr>
          <w:spacing w:val="8"/>
          <w:sz w:val="20"/>
        </w:rPr>
        <w:t xml:space="preserve"> </w:t>
      </w:r>
      <w:r>
        <w:rPr>
          <w:sz w:val="20"/>
        </w:rPr>
        <w:t>depends</w:t>
      </w:r>
      <w:r>
        <w:rPr>
          <w:spacing w:val="8"/>
          <w:sz w:val="20"/>
        </w:rPr>
        <w:t xml:space="preserve"> </w:t>
      </w:r>
      <w:r>
        <w:rPr>
          <w:sz w:val="20"/>
        </w:rPr>
        <w:t>on</w:t>
      </w:r>
      <w:r>
        <w:rPr>
          <w:spacing w:val="9"/>
          <w:sz w:val="20"/>
        </w:rPr>
        <w:t xml:space="preserve"> </w:t>
      </w:r>
      <w:r>
        <w:rPr>
          <w:sz w:val="20"/>
        </w:rPr>
        <w:t>selecting</w:t>
      </w:r>
      <w:r>
        <w:rPr>
          <w:spacing w:val="8"/>
          <w:sz w:val="20"/>
        </w:rPr>
        <w:t xml:space="preserve"> </w:t>
      </w:r>
      <w:r>
        <w:rPr>
          <w:sz w:val="20"/>
        </w:rPr>
        <w:t>a</w:t>
      </w:r>
      <w:r>
        <w:rPr>
          <w:spacing w:val="8"/>
          <w:sz w:val="20"/>
        </w:rPr>
        <w:t xml:space="preserve"> </w:t>
      </w:r>
      <w:r>
        <w:rPr>
          <w:sz w:val="20"/>
        </w:rPr>
        <w:t>degree</w:t>
      </w:r>
      <w:r>
        <w:rPr>
          <w:spacing w:val="8"/>
          <w:sz w:val="20"/>
        </w:rPr>
        <w:t xml:space="preserve"> </w:t>
      </w:r>
      <w:r>
        <w:rPr>
          <w:sz w:val="20"/>
        </w:rPr>
        <w:t>and</w:t>
      </w:r>
      <w:r>
        <w:rPr>
          <w:spacing w:val="8"/>
          <w:sz w:val="20"/>
        </w:rPr>
        <w:t xml:space="preserve"> </w:t>
      </w:r>
      <w:r>
        <w:rPr>
          <w:sz w:val="20"/>
        </w:rPr>
        <w:t>a</w:t>
      </w:r>
      <w:r>
        <w:rPr>
          <w:spacing w:val="8"/>
          <w:sz w:val="20"/>
        </w:rPr>
        <w:t xml:space="preserve"> </w:t>
      </w:r>
      <w:r>
        <w:rPr>
          <w:sz w:val="20"/>
        </w:rPr>
        <w:t>fitting</w:t>
      </w:r>
      <w:r>
        <w:rPr>
          <w:spacing w:val="8"/>
          <w:sz w:val="20"/>
        </w:rPr>
        <w:t xml:space="preserve"> </w:t>
      </w:r>
      <w:r>
        <w:rPr>
          <w:sz w:val="20"/>
        </w:rPr>
        <w:t>space,</w:t>
      </w:r>
      <w:r>
        <w:rPr>
          <w:spacing w:val="11"/>
          <w:sz w:val="20"/>
        </w:rPr>
        <w:t xml:space="preserve"> </w:t>
      </w:r>
      <w:r>
        <w:rPr>
          <w:sz w:val="20"/>
        </w:rPr>
        <w:t>and</w:t>
      </w:r>
      <w:r>
        <w:rPr>
          <w:spacing w:val="8"/>
          <w:sz w:val="20"/>
        </w:rPr>
        <w:t xml:space="preserve"> </w:t>
      </w:r>
      <w:r>
        <w:rPr>
          <w:spacing w:val="-2"/>
          <w:sz w:val="20"/>
        </w:rPr>
        <w:t>getting</w:t>
      </w:r>
      <w:r>
        <w:rPr>
          <w:rFonts w:ascii="Times New Roman"/>
          <w:sz w:val="20"/>
        </w:rPr>
        <w:tab/>
      </w:r>
      <w:r>
        <w:rPr>
          <w:rFonts w:ascii="Trebuchet MS"/>
          <w:spacing w:val="-5"/>
          <w:sz w:val="10"/>
        </w:rPr>
        <w:t>579</w:t>
      </w:r>
    </w:p>
    <w:p w14:paraId="5A5073BB" w14:textId="1B4913B7" w:rsidR="00EA1924" w:rsidDel="00892F0F" w:rsidRDefault="00000000" w:rsidP="00892F0F">
      <w:pPr>
        <w:tabs>
          <w:tab w:val="right" w:pos="11017"/>
        </w:tabs>
        <w:spacing w:before="30"/>
        <w:ind w:left="2761"/>
        <w:rPr>
          <w:del w:id="661" w:author="Phil Green" w:date="2026-08-30T18:34:00Z" w16du:dateUtc="2026-08-30T16:34:00Z"/>
          <w:rFonts w:ascii="Trebuchet MS"/>
          <w:sz w:val="10"/>
        </w:rPr>
      </w:pPr>
      <w:r>
        <w:rPr>
          <w:spacing w:val="-2"/>
          <w:sz w:val="20"/>
        </w:rPr>
        <w:t>either</w:t>
      </w:r>
      <w:r>
        <w:rPr>
          <w:spacing w:val="-9"/>
          <w:sz w:val="20"/>
        </w:rPr>
        <w:t xml:space="preserve"> </w:t>
      </w:r>
      <w:r>
        <w:rPr>
          <w:spacing w:val="-2"/>
          <w:sz w:val="20"/>
        </w:rPr>
        <w:t>wrong</w:t>
      </w:r>
      <w:r>
        <w:rPr>
          <w:spacing w:val="-8"/>
          <w:sz w:val="20"/>
        </w:rPr>
        <w:t xml:space="preserve"> </w:t>
      </w:r>
      <w:r>
        <w:rPr>
          <w:spacing w:val="-2"/>
          <w:sz w:val="20"/>
        </w:rPr>
        <w:t>is</w:t>
      </w:r>
      <w:r>
        <w:rPr>
          <w:spacing w:val="-8"/>
          <w:sz w:val="20"/>
        </w:rPr>
        <w:t xml:space="preserve"> </w:t>
      </w:r>
      <w:r>
        <w:rPr>
          <w:spacing w:val="-2"/>
          <w:sz w:val="20"/>
        </w:rPr>
        <w:t>expensive.</w:t>
      </w:r>
      <w:del w:id="662" w:author="Phil Green" w:date="2026-08-30T18:34:00Z" w16du:dateUtc="2026-08-30T16:34:00Z">
        <w:r w:rsidDel="00892F0F">
          <w:rPr>
            <w:spacing w:val="4"/>
            <w:sz w:val="20"/>
          </w:rPr>
          <w:delText xml:space="preserve"> </w:delText>
        </w:r>
        <w:r w:rsidDel="00892F0F">
          <w:rPr>
            <w:spacing w:val="-2"/>
            <w:sz w:val="20"/>
          </w:rPr>
          <w:delText>Degree</w:delText>
        </w:r>
        <w:r w:rsidDel="00892F0F">
          <w:rPr>
            <w:spacing w:val="-8"/>
            <w:sz w:val="20"/>
          </w:rPr>
          <w:delText xml:space="preserve"> </w:delText>
        </w:r>
        <w:r w:rsidDel="00892F0F">
          <w:rPr>
            <w:spacing w:val="-2"/>
            <w:sz w:val="20"/>
          </w:rPr>
          <w:delText>3</w:delText>
        </w:r>
        <w:r w:rsidDel="00892F0F">
          <w:rPr>
            <w:spacing w:val="-8"/>
            <w:sz w:val="20"/>
          </w:rPr>
          <w:delText xml:space="preserve"> </w:delText>
        </w:r>
        <w:r w:rsidDel="00892F0F">
          <w:rPr>
            <w:spacing w:val="-2"/>
            <w:sz w:val="20"/>
          </w:rPr>
          <w:delText>in</w:delText>
        </w:r>
        <w:r w:rsidDel="00892F0F">
          <w:rPr>
            <w:spacing w:val="-8"/>
            <w:sz w:val="20"/>
          </w:rPr>
          <w:delText xml:space="preserve"> </w:delText>
        </w:r>
        <w:r w:rsidDel="00892F0F">
          <w:rPr>
            <w:spacing w:val="-2"/>
            <w:sz w:val="20"/>
          </w:rPr>
          <w:delText>XYZ</w:delText>
        </w:r>
        <w:r w:rsidDel="00892F0F">
          <w:rPr>
            <w:spacing w:val="-8"/>
            <w:sz w:val="20"/>
          </w:rPr>
          <w:delText xml:space="preserve"> </w:delText>
        </w:r>
        <w:r w:rsidDel="00892F0F">
          <w:rPr>
            <w:spacing w:val="-2"/>
            <w:sz w:val="20"/>
          </w:rPr>
          <w:delText>costs</w:delText>
        </w:r>
        <w:r w:rsidDel="00892F0F">
          <w:rPr>
            <w:spacing w:val="-9"/>
            <w:sz w:val="20"/>
          </w:rPr>
          <w:delText xml:space="preserve"> </w:delText>
        </w:r>
        <w:r w:rsidDel="00892F0F">
          <w:rPr>
            <w:spacing w:val="-2"/>
            <w:sz w:val="20"/>
          </w:rPr>
          <w:delText>a</w:delText>
        </w:r>
        <w:r w:rsidDel="00892F0F">
          <w:rPr>
            <w:spacing w:val="-8"/>
            <w:sz w:val="20"/>
          </w:rPr>
          <w:delText xml:space="preserve"> </w:delText>
        </w:r>
        <w:r w:rsidDel="00892F0F">
          <w:rPr>
            <w:spacing w:val="-2"/>
            <w:sz w:val="20"/>
          </w:rPr>
          <w:delText>factor</w:delText>
        </w:r>
        <w:r w:rsidDel="00892F0F">
          <w:rPr>
            <w:spacing w:val="-8"/>
            <w:sz w:val="20"/>
          </w:rPr>
          <w:delText xml:space="preserve"> </w:delText>
        </w:r>
        <w:r w:rsidDel="00892F0F">
          <w:rPr>
            <w:spacing w:val="-2"/>
            <w:sz w:val="20"/>
          </w:rPr>
          <w:delText>of</w:delText>
        </w:r>
        <w:r w:rsidDel="00892F0F">
          <w:rPr>
            <w:spacing w:val="-8"/>
            <w:sz w:val="20"/>
          </w:rPr>
          <w:delText xml:space="preserve"> </w:delText>
        </w:r>
        <w:r w:rsidDel="00892F0F">
          <w:rPr>
            <w:spacing w:val="-2"/>
            <w:sz w:val="20"/>
          </w:rPr>
          <w:delText>34</w:delText>
        </w:r>
        <w:r w:rsidDel="00892F0F">
          <w:rPr>
            <w:spacing w:val="-9"/>
            <w:sz w:val="20"/>
          </w:rPr>
          <w:delText xml:space="preserve"> </w:delText>
        </w:r>
        <w:r w:rsidDel="00892F0F">
          <w:rPr>
            <w:spacing w:val="-2"/>
            <w:sz w:val="20"/>
          </w:rPr>
          <w:delText>against</w:delText>
        </w:r>
        <w:r w:rsidDel="00892F0F">
          <w:rPr>
            <w:spacing w:val="-8"/>
            <w:sz w:val="20"/>
          </w:rPr>
          <w:delText xml:space="preserve"> </w:delText>
        </w:r>
        <w:r w:rsidDel="00892F0F">
          <w:rPr>
            <w:spacing w:val="-2"/>
            <w:sz w:val="20"/>
          </w:rPr>
          <w:delText>the</w:delText>
        </w:r>
        <w:r w:rsidDel="00892F0F">
          <w:rPr>
            <w:spacing w:val="-8"/>
            <w:sz w:val="20"/>
          </w:rPr>
          <w:delText xml:space="preserve"> </w:delText>
        </w:r>
        <w:r w:rsidDel="00892F0F">
          <w:rPr>
            <w:spacing w:val="-2"/>
            <w:sz w:val="20"/>
          </w:rPr>
          <w:delText>Gaussian</w:delText>
        </w:r>
        <w:r w:rsidDel="00892F0F">
          <w:rPr>
            <w:spacing w:val="-8"/>
            <w:sz w:val="20"/>
          </w:rPr>
          <w:delText xml:space="preserve"> </w:delText>
        </w:r>
        <w:r w:rsidDel="00892F0F">
          <w:rPr>
            <w:spacing w:val="-2"/>
            <w:sz w:val="20"/>
          </w:rPr>
          <w:delText>process</w:delText>
        </w:r>
        <w:r w:rsidDel="00892F0F">
          <w:rPr>
            <w:rFonts w:ascii="Times New Roman"/>
            <w:sz w:val="20"/>
          </w:rPr>
          <w:tab/>
        </w:r>
        <w:r w:rsidDel="00892F0F">
          <w:rPr>
            <w:rFonts w:ascii="Trebuchet MS"/>
            <w:spacing w:val="-5"/>
            <w:sz w:val="10"/>
          </w:rPr>
          <w:delText>580</w:delText>
        </w:r>
      </w:del>
    </w:p>
    <w:p w14:paraId="5B74C245" w14:textId="312F6F01" w:rsidR="00EA1924" w:rsidDel="00892F0F" w:rsidRDefault="00000000" w:rsidP="00892F0F">
      <w:pPr>
        <w:tabs>
          <w:tab w:val="right" w:pos="11017"/>
        </w:tabs>
        <w:spacing w:before="30"/>
        <w:ind w:left="2761"/>
        <w:rPr>
          <w:del w:id="663" w:author="Phil Green" w:date="2026-08-30T18:34:00Z" w16du:dateUtc="2026-08-30T16:34:00Z"/>
          <w:rFonts w:ascii="Trebuchet MS"/>
          <w:sz w:val="10"/>
        </w:rPr>
        <w:pPrChange w:id="664" w:author="Phil Green" w:date="2026-08-30T18:34:00Z" w16du:dateUtc="2026-08-30T16:34:00Z">
          <w:pPr>
            <w:tabs>
              <w:tab w:val="left" w:pos="10859"/>
            </w:tabs>
            <w:spacing w:before="30"/>
            <w:ind w:left="2761"/>
          </w:pPr>
        </w:pPrChange>
      </w:pPr>
      <w:del w:id="665" w:author="Phil Green" w:date="2026-08-30T18:34:00Z" w16du:dateUtc="2026-08-30T16:34:00Z">
        <w:r w:rsidDel="00892F0F">
          <w:rPr>
            <w:sz w:val="20"/>
          </w:rPr>
          <w:delText>on</w:delText>
        </w:r>
        <w:r w:rsidDel="00892F0F">
          <w:rPr>
            <w:spacing w:val="6"/>
            <w:sz w:val="20"/>
          </w:rPr>
          <w:delText xml:space="preserve"> </w:delText>
        </w:r>
        <w:r w:rsidDel="00892F0F">
          <w:rPr>
            <w:sz w:val="20"/>
          </w:rPr>
          <w:delText>CMYKOGV-7,</w:delText>
        </w:r>
        <w:r w:rsidDel="00892F0F">
          <w:rPr>
            <w:spacing w:val="7"/>
            <w:sz w:val="20"/>
          </w:rPr>
          <w:delText xml:space="preserve"> </w:delText>
        </w:r>
        <w:r w:rsidDel="00892F0F">
          <w:rPr>
            <w:sz w:val="20"/>
          </w:rPr>
          <w:delText>degree</w:delText>
        </w:r>
        <w:r w:rsidDel="00892F0F">
          <w:rPr>
            <w:spacing w:val="7"/>
            <w:sz w:val="20"/>
          </w:rPr>
          <w:delText xml:space="preserve"> </w:delText>
        </w:r>
        <w:r w:rsidDel="00892F0F">
          <w:rPr>
            <w:sz w:val="20"/>
          </w:rPr>
          <w:delText>4</w:delText>
        </w:r>
        <w:r w:rsidDel="00892F0F">
          <w:rPr>
            <w:spacing w:val="5"/>
            <w:sz w:val="20"/>
          </w:rPr>
          <w:delText xml:space="preserve"> </w:delText>
        </w:r>
        <w:r w:rsidDel="00892F0F">
          <w:rPr>
            <w:sz w:val="20"/>
          </w:rPr>
          <w:delText>in</w:delText>
        </w:r>
        <w:r w:rsidDel="00892F0F">
          <w:rPr>
            <w:spacing w:val="6"/>
            <w:sz w:val="20"/>
          </w:rPr>
          <w:delText xml:space="preserve"> </w:delText>
        </w:r>
        <w:r w:rsidDel="00892F0F">
          <w:rPr>
            <w:sz w:val="20"/>
          </w:rPr>
          <w:delText>XYZ</w:delText>
        </w:r>
        <w:r w:rsidDel="00892F0F">
          <w:rPr>
            <w:spacing w:val="6"/>
            <w:sz w:val="20"/>
          </w:rPr>
          <w:delText xml:space="preserve"> </w:delText>
        </w:r>
        <w:r w:rsidDel="00892F0F">
          <w:rPr>
            <w:sz w:val="20"/>
          </w:rPr>
          <w:delText>still</w:delText>
        </w:r>
        <w:r w:rsidDel="00892F0F">
          <w:rPr>
            <w:spacing w:val="6"/>
            <w:sz w:val="20"/>
          </w:rPr>
          <w:delText xml:space="preserve"> </w:delText>
        </w:r>
        <w:r w:rsidDel="00892F0F">
          <w:rPr>
            <w:sz w:val="20"/>
          </w:rPr>
          <w:delText>a</w:delText>
        </w:r>
        <w:r w:rsidDel="00892F0F">
          <w:rPr>
            <w:spacing w:val="6"/>
            <w:sz w:val="20"/>
          </w:rPr>
          <w:delText xml:space="preserve"> </w:delText>
        </w:r>
        <w:r w:rsidDel="00892F0F">
          <w:rPr>
            <w:sz w:val="20"/>
          </w:rPr>
          <w:delText>factor</w:delText>
        </w:r>
        <w:r w:rsidDel="00892F0F">
          <w:rPr>
            <w:spacing w:val="6"/>
            <w:sz w:val="20"/>
          </w:rPr>
          <w:delText xml:space="preserve"> </w:delText>
        </w:r>
        <w:r w:rsidDel="00892F0F">
          <w:rPr>
            <w:sz w:val="20"/>
          </w:rPr>
          <w:delText>of</w:delText>
        </w:r>
        <w:r w:rsidDel="00892F0F">
          <w:rPr>
            <w:spacing w:val="6"/>
            <w:sz w:val="20"/>
          </w:rPr>
          <w:delText xml:space="preserve"> </w:delText>
        </w:r>
        <w:r w:rsidDel="00892F0F">
          <w:rPr>
            <w:sz w:val="20"/>
          </w:rPr>
          <w:delText>13,</w:delText>
        </w:r>
        <w:r w:rsidDel="00892F0F">
          <w:rPr>
            <w:spacing w:val="6"/>
            <w:sz w:val="20"/>
          </w:rPr>
          <w:delText xml:space="preserve"> </w:delText>
        </w:r>
        <w:r w:rsidDel="00892F0F">
          <w:rPr>
            <w:sz w:val="20"/>
          </w:rPr>
          <w:delText>degree</w:delText>
        </w:r>
        <w:r w:rsidDel="00892F0F">
          <w:rPr>
            <w:spacing w:val="6"/>
            <w:sz w:val="20"/>
          </w:rPr>
          <w:delText xml:space="preserve"> </w:delText>
        </w:r>
        <w:r w:rsidDel="00892F0F">
          <w:rPr>
            <w:sz w:val="20"/>
          </w:rPr>
          <w:delText>3</w:delText>
        </w:r>
        <w:r w:rsidDel="00892F0F">
          <w:rPr>
            <w:spacing w:val="6"/>
            <w:sz w:val="20"/>
          </w:rPr>
          <w:delText xml:space="preserve"> </w:delText>
        </w:r>
        <w:r w:rsidDel="00892F0F">
          <w:rPr>
            <w:sz w:val="20"/>
          </w:rPr>
          <w:delText>in</w:delText>
        </w:r>
        <w:r w:rsidDel="00892F0F">
          <w:rPr>
            <w:spacing w:val="6"/>
            <w:sz w:val="20"/>
          </w:rPr>
          <w:delText xml:space="preserve"> </w:delText>
        </w:r>
        <w:r w:rsidDel="00892F0F">
          <w:rPr>
            <w:sz w:val="20"/>
          </w:rPr>
          <w:delText>CIELAB</w:delText>
        </w:r>
        <w:r w:rsidDel="00892F0F">
          <w:rPr>
            <w:spacing w:val="6"/>
            <w:sz w:val="20"/>
          </w:rPr>
          <w:delText xml:space="preserve"> </w:delText>
        </w:r>
        <w:r w:rsidDel="00892F0F">
          <w:rPr>
            <w:sz w:val="20"/>
          </w:rPr>
          <w:delText>a</w:delText>
        </w:r>
        <w:r w:rsidDel="00892F0F">
          <w:rPr>
            <w:spacing w:val="6"/>
            <w:sz w:val="20"/>
          </w:rPr>
          <w:delText xml:space="preserve"> </w:delText>
        </w:r>
        <w:r w:rsidDel="00892F0F">
          <w:rPr>
            <w:sz w:val="20"/>
          </w:rPr>
          <w:delText>factor</w:delText>
        </w:r>
        <w:r w:rsidDel="00892F0F">
          <w:rPr>
            <w:spacing w:val="5"/>
            <w:sz w:val="20"/>
          </w:rPr>
          <w:delText xml:space="preserve"> </w:delText>
        </w:r>
        <w:r w:rsidDel="00892F0F">
          <w:rPr>
            <w:sz w:val="20"/>
          </w:rPr>
          <w:delText>of</w:delText>
        </w:r>
        <w:r w:rsidDel="00892F0F">
          <w:rPr>
            <w:spacing w:val="7"/>
            <w:sz w:val="20"/>
          </w:rPr>
          <w:delText xml:space="preserve"> </w:delText>
        </w:r>
        <w:r w:rsidDel="00892F0F">
          <w:rPr>
            <w:spacing w:val="-4"/>
            <w:sz w:val="20"/>
          </w:rPr>
          <w:delText>5.2.</w:delText>
        </w:r>
        <w:r w:rsidDel="00892F0F">
          <w:rPr>
            <w:sz w:val="20"/>
          </w:rPr>
          <w:tab/>
        </w:r>
        <w:r w:rsidDel="00892F0F">
          <w:rPr>
            <w:rFonts w:ascii="Trebuchet MS"/>
            <w:spacing w:val="-5"/>
            <w:sz w:val="10"/>
          </w:rPr>
          <w:delText>581</w:delText>
        </w:r>
      </w:del>
    </w:p>
    <w:p w14:paraId="294DBC24" w14:textId="09875BA3" w:rsidR="00EA1924" w:rsidDel="00892F0F" w:rsidRDefault="00000000" w:rsidP="00892F0F">
      <w:pPr>
        <w:tabs>
          <w:tab w:val="right" w:pos="11017"/>
        </w:tabs>
        <w:spacing w:before="30"/>
        <w:ind w:left="2761"/>
        <w:rPr>
          <w:del w:id="666" w:author="Phil Green" w:date="2026-08-30T18:34:00Z" w16du:dateUtc="2026-08-30T16:34:00Z"/>
          <w:rFonts w:ascii="Trebuchet MS" w:hAnsi="Trebuchet MS"/>
          <w:sz w:val="10"/>
        </w:rPr>
        <w:pPrChange w:id="667" w:author="Phil Green" w:date="2026-08-30T18:34:00Z" w16du:dateUtc="2026-08-30T16:34:00Z">
          <w:pPr>
            <w:tabs>
              <w:tab w:val="right" w:pos="11017"/>
            </w:tabs>
            <w:spacing w:before="30"/>
            <w:ind w:left="2754"/>
          </w:pPr>
        </w:pPrChange>
      </w:pPr>
      <w:del w:id="668" w:author="Phil Green" w:date="2026-08-30T18:34:00Z" w16du:dateUtc="2026-08-30T16:34:00Z">
        <w:r w:rsidDel="00892F0F">
          <w:rPr>
            <w:w w:val="105"/>
            <w:sz w:val="20"/>
          </w:rPr>
          <w:delText>At</w:delText>
        </w:r>
        <w:r w:rsidDel="00892F0F">
          <w:rPr>
            <w:spacing w:val="-5"/>
            <w:w w:val="105"/>
            <w:sz w:val="20"/>
          </w:rPr>
          <w:delText xml:space="preserve"> </w:delText>
        </w:r>
        <w:r w:rsidDel="00892F0F">
          <w:rPr>
            <w:i/>
            <w:w w:val="105"/>
            <w:sz w:val="20"/>
          </w:rPr>
          <w:delText>n</w:delText>
        </w:r>
        <w:r w:rsidDel="00892F0F">
          <w:rPr>
            <w:i/>
            <w:spacing w:val="-3"/>
            <w:w w:val="125"/>
            <w:sz w:val="20"/>
          </w:rPr>
          <w:delText xml:space="preserve"> </w:delText>
        </w:r>
        <w:r w:rsidDel="00892F0F">
          <w:rPr>
            <w:rFonts w:ascii="Libertinus Sans" w:hAnsi="Libertinus Sans"/>
            <w:i/>
            <w:w w:val="125"/>
            <w:sz w:val="20"/>
          </w:rPr>
          <w:delText>≤</w:delText>
        </w:r>
        <w:r w:rsidDel="00892F0F">
          <w:rPr>
            <w:rFonts w:ascii="Libertinus Sans" w:hAnsi="Libertinus Sans"/>
            <w:i/>
            <w:spacing w:val="-5"/>
            <w:w w:val="125"/>
            <w:sz w:val="20"/>
          </w:rPr>
          <w:delText xml:space="preserve"> </w:delText>
        </w:r>
        <w:r w:rsidDel="00892F0F">
          <w:rPr>
            <w:w w:val="105"/>
            <w:sz w:val="20"/>
          </w:rPr>
          <w:delText>4</w:delText>
        </w:r>
        <w:r w:rsidDel="00892F0F">
          <w:rPr>
            <w:spacing w:val="-7"/>
            <w:w w:val="105"/>
            <w:sz w:val="20"/>
          </w:rPr>
          <w:delText xml:space="preserve"> </w:delText>
        </w:r>
        <w:r w:rsidDel="00892F0F">
          <w:rPr>
            <w:w w:val="105"/>
            <w:sz w:val="20"/>
          </w:rPr>
          <w:delText>the</w:delText>
        </w:r>
        <w:r w:rsidDel="00892F0F">
          <w:rPr>
            <w:spacing w:val="-7"/>
            <w:w w:val="105"/>
            <w:sz w:val="20"/>
          </w:rPr>
          <w:delText xml:space="preserve"> </w:delText>
        </w:r>
        <w:r w:rsidDel="00892F0F">
          <w:rPr>
            <w:w w:val="105"/>
            <w:sz w:val="20"/>
          </w:rPr>
          <w:delText>Gaussian</w:delText>
        </w:r>
        <w:r w:rsidDel="00892F0F">
          <w:rPr>
            <w:spacing w:val="-6"/>
            <w:w w:val="105"/>
            <w:sz w:val="20"/>
          </w:rPr>
          <w:delText xml:space="preserve"> </w:delText>
        </w:r>
        <w:r w:rsidDel="00892F0F">
          <w:rPr>
            <w:w w:val="105"/>
            <w:sz w:val="20"/>
          </w:rPr>
          <w:delText>process</w:delText>
        </w:r>
        <w:r w:rsidDel="00892F0F">
          <w:rPr>
            <w:spacing w:val="-7"/>
            <w:w w:val="105"/>
            <w:sz w:val="20"/>
          </w:rPr>
          <w:delText xml:space="preserve"> </w:delText>
        </w:r>
        <w:r w:rsidDel="00892F0F">
          <w:rPr>
            <w:w w:val="105"/>
            <w:sz w:val="20"/>
          </w:rPr>
          <w:delText>retains</w:delText>
        </w:r>
        <w:r w:rsidDel="00892F0F">
          <w:rPr>
            <w:spacing w:val="-7"/>
            <w:w w:val="105"/>
            <w:sz w:val="20"/>
          </w:rPr>
          <w:delText xml:space="preserve"> </w:delText>
        </w:r>
        <w:r w:rsidDel="00892F0F">
          <w:rPr>
            <w:w w:val="105"/>
            <w:sz w:val="20"/>
          </w:rPr>
          <w:delText>a</w:delText>
        </w:r>
        <w:r w:rsidDel="00892F0F">
          <w:rPr>
            <w:spacing w:val="-7"/>
            <w:w w:val="105"/>
            <w:sz w:val="20"/>
          </w:rPr>
          <w:delText xml:space="preserve"> </w:delText>
        </w:r>
        <w:r w:rsidDel="00892F0F">
          <w:rPr>
            <w:w w:val="105"/>
            <w:sz w:val="20"/>
          </w:rPr>
          <w:delText>clearer</w:delText>
        </w:r>
        <w:r w:rsidDel="00892F0F">
          <w:rPr>
            <w:spacing w:val="-7"/>
            <w:w w:val="105"/>
            <w:sz w:val="20"/>
          </w:rPr>
          <w:delText xml:space="preserve"> </w:delText>
        </w:r>
        <w:r w:rsidDel="00892F0F">
          <w:rPr>
            <w:w w:val="105"/>
            <w:sz w:val="20"/>
          </w:rPr>
          <w:delText>margin:</w:delText>
        </w:r>
        <w:r w:rsidDel="00892F0F">
          <w:rPr>
            <w:spacing w:val="9"/>
            <w:w w:val="105"/>
            <w:sz w:val="20"/>
          </w:rPr>
          <w:delText xml:space="preserve"> </w:delText>
        </w:r>
        <w:r w:rsidDel="00892F0F">
          <w:rPr>
            <w:w w:val="105"/>
            <w:sz w:val="20"/>
          </w:rPr>
          <w:delText>2.0–2.4</w:delText>
        </w:r>
        <w:r w:rsidDel="00892F0F">
          <w:rPr>
            <w:rFonts w:ascii="Libertinus Sans" w:hAnsi="Libertinus Sans"/>
            <w:i/>
            <w:w w:val="105"/>
            <w:sz w:val="20"/>
          </w:rPr>
          <w:delText>×</w:delText>
        </w:r>
        <w:r w:rsidDel="00892F0F">
          <w:rPr>
            <w:rFonts w:ascii="Libertinus Sans" w:hAnsi="Libertinus Sans"/>
            <w:i/>
            <w:spacing w:val="-4"/>
            <w:w w:val="105"/>
            <w:sz w:val="20"/>
          </w:rPr>
          <w:delText xml:space="preserve"> </w:delText>
        </w:r>
        <w:r w:rsidDel="00892F0F">
          <w:rPr>
            <w:w w:val="105"/>
            <w:sz w:val="20"/>
          </w:rPr>
          <w:delText>better</w:delText>
        </w:r>
        <w:r w:rsidDel="00892F0F">
          <w:rPr>
            <w:spacing w:val="-7"/>
            <w:w w:val="105"/>
            <w:sz w:val="20"/>
          </w:rPr>
          <w:delText xml:space="preserve"> </w:delText>
        </w:r>
        <w:r w:rsidDel="00892F0F">
          <w:rPr>
            <w:w w:val="105"/>
            <w:sz w:val="20"/>
          </w:rPr>
          <w:delText>in</w:delText>
        </w:r>
        <w:r w:rsidDel="00892F0F">
          <w:rPr>
            <w:spacing w:val="-7"/>
            <w:w w:val="105"/>
            <w:sz w:val="20"/>
          </w:rPr>
          <w:delText xml:space="preserve"> </w:delText>
        </w:r>
        <w:r w:rsidDel="00892F0F">
          <w:rPr>
            <w:w w:val="105"/>
            <w:sz w:val="20"/>
          </w:rPr>
          <w:delText>median</w:delText>
        </w:r>
        <w:r w:rsidDel="00892F0F">
          <w:rPr>
            <w:spacing w:val="-6"/>
            <w:w w:val="105"/>
            <w:sz w:val="20"/>
          </w:rPr>
          <w:delText xml:space="preserve"> </w:delText>
        </w:r>
        <w:r w:rsidDel="00892F0F">
          <w:rPr>
            <w:spacing w:val="-4"/>
            <w:w w:val="105"/>
            <w:sz w:val="20"/>
          </w:rPr>
          <w:delText>than</w:delText>
        </w:r>
        <w:r w:rsidDel="00892F0F">
          <w:rPr>
            <w:rFonts w:ascii="Times New Roman" w:hAnsi="Times New Roman"/>
            <w:sz w:val="20"/>
          </w:rPr>
          <w:tab/>
        </w:r>
        <w:r w:rsidDel="00892F0F">
          <w:rPr>
            <w:rFonts w:ascii="Trebuchet MS" w:hAnsi="Trebuchet MS"/>
            <w:spacing w:val="-5"/>
            <w:w w:val="105"/>
            <w:sz w:val="10"/>
          </w:rPr>
          <w:delText>582</w:delText>
        </w:r>
      </w:del>
    </w:p>
    <w:p w14:paraId="26377A36" w14:textId="14C79C03" w:rsidR="00EA1924" w:rsidDel="00892F0F" w:rsidRDefault="00000000" w:rsidP="00892F0F">
      <w:pPr>
        <w:tabs>
          <w:tab w:val="right" w:pos="11017"/>
        </w:tabs>
        <w:spacing w:before="30"/>
        <w:ind w:left="2761"/>
        <w:rPr>
          <w:del w:id="669" w:author="Phil Green" w:date="2026-08-30T18:34:00Z" w16du:dateUtc="2026-08-30T16:34:00Z"/>
          <w:rFonts w:ascii="Trebuchet MS" w:hAnsi="Trebuchet MS"/>
          <w:sz w:val="10"/>
        </w:rPr>
      </w:pPr>
      <w:del w:id="670" w:author="Phil Green" w:date="2026-08-30T18:34:00Z" w16du:dateUtc="2026-08-30T16:34:00Z">
        <w:r w:rsidDel="00892F0F">
          <w:rPr>
            <w:sz w:val="20"/>
          </w:rPr>
          <w:delText>the</w:delText>
        </w:r>
        <w:r w:rsidDel="00892F0F">
          <w:rPr>
            <w:spacing w:val="-2"/>
            <w:sz w:val="20"/>
          </w:rPr>
          <w:delText xml:space="preserve"> </w:delText>
        </w:r>
        <w:r w:rsidDel="00892F0F">
          <w:rPr>
            <w:sz w:val="20"/>
          </w:rPr>
          <w:delText>best</w:delText>
        </w:r>
        <w:r w:rsidDel="00892F0F">
          <w:rPr>
            <w:spacing w:val="-2"/>
            <w:sz w:val="20"/>
          </w:rPr>
          <w:delText xml:space="preserve"> </w:delText>
        </w:r>
        <w:r w:rsidDel="00892F0F">
          <w:rPr>
            <w:sz w:val="20"/>
          </w:rPr>
          <w:delText>polynomial</w:delText>
        </w:r>
        <w:r w:rsidDel="00892F0F">
          <w:rPr>
            <w:spacing w:val="-1"/>
            <w:sz w:val="20"/>
          </w:rPr>
          <w:delText xml:space="preserve"> </w:delText>
        </w:r>
        <w:r w:rsidDel="00892F0F">
          <w:rPr>
            <w:sz w:val="20"/>
          </w:rPr>
          <w:delText>variant</w:delText>
        </w:r>
        <w:r w:rsidDel="00892F0F">
          <w:rPr>
            <w:spacing w:val="-2"/>
            <w:sz w:val="20"/>
          </w:rPr>
          <w:delText xml:space="preserve"> </w:delText>
        </w:r>
        <w:r w:rsidDel="00892F0F">
          <w:rPr>
            <w:sz w:val="20"/>
          </w:rPr>
          <w:delText>available</w:delText>
        </w:r>
        <w:r w:rsidDel="00892F0F">
          <w:rPr>
            <w:spacing w:val="-2"/>
            <w:sz w:val="20"/>
          </w:rPr>
          <w:delText xml:space="preserve"> </w:delText>
        </w:r>
        <w:r w:rsidDel="00892F0F">
          <w:rPr>
            <w:sz w:val="20"/>
          </w:rPr>
          <w:delText>at</w:delText>
        </w:r>
        <w:r w:rsidDel="00892F0F">
          <w:rPr>
            <w:spacing w:val="-2"/>
            <w:sz w:val="20"/>
          </w:rPr>
          <w:delText xml:space="preserve"> </w:delText>
        </w:r>
        <w:r w:rsidDel="00892F0F">
          <w:rPr>
            <w:sz w:val="20"/>
          </w:rPr>
          <w:delText>any</w:delText>
        </w:r>
        <w:r w:rsidDel="00892F0F">
          <w:rPr>
            <w:spacing w:val="-1"/>
            <w:sz w:val="20"/>
          </w:rPr>
          <w:delText xml:space="preserve"> </w:delText>
        </w:r>
        <w:r w:rsidDel="00892F0F">
          <w:rPr>
            <w:sz w:val="20"/>
          </w:rPr>
          <w:delText>degree</w:delText>
        </w:r>
        <w:r w:rsidDel="00892F0F">
          <w:rPr>
            <w:spacing w:val="-2"/>
            <w:sz w:val="20"/>
          </w:rPr>
          <w:delText xml:space="preserve"> </w:delText>
        </w:r>
        <w:r w:rsidDel="00892F0F">
          <w:rPr>
            <w:sz w:val="20"/>
          </w:rPr>
          <w:delText>or</w:delText>
        </w:r>
        <w:r w:rsidDel="00892F0F">
          <w:rPr>
            <w:spacing w:val="-2"/>
            <w:sz w:val="20"/>
          </w:rPr>
          <w:delText xml:space="preserve"> </w:delText>
        </w:r>
        <w:r w:rsidDel="00892F0F">
          <w:rPr>
            <w:sz w:val="20"/>
          </w:rPr>
          <w:delText>space,</w:delText>
        </w:r>
        <w:r w:rsidDel="00892F0F">
          <w:rPr>
            <w:spacing w:val="-1"/>
            <w:sz w:val="20"/>
          </w:rPr>
          <w:delText xml:space="preserve"> </w:delText>
        </w:r>
        <w:r w:rsidDel="00892F0F">
          <w:rPr>
            <w:sz w:val="20"/>
          </w:rPr>
          <w:delText>and</w:delText>
        </w:r>
        <w:r w:rsidDel="00892F0F">
          <w:rPr>
            <w:spacing w:val="-2"/>
            <w:sz w:val="20"/>
          </w:rPr>
          <w:delText xml:space="preserve"> </w:delText>
        </w:r>
        <w:r w:rsidDel="00892F0F">
          <w:rPr>
            <w:sz w:val="20"/>
          </w:rPr>
          <w:delText>3.3–8.2</w:delText>
        </w:r>
        <w:r w:rsidDel="00892F0F">
          <w:rPr>
            <w:rFonts w:ascii="Libertinus Sans" w:hAnsi="Libertinus Sans"/>
            <w:i/>
            <w:sz w:val="20"/>
          </w:rPr>
          <w:delText>×</w:delText>
        </w:r>
        <w:r w:rsidDel="00892F0F">
          <w:rPr>
            <w:rFonts w:ascii="Libertinus Sans" w:hAnsi="Libertinus Sans"/>
            <w:i/>
            <w:spacing w:val="1"/>
            <w:sz w:val="20"/>
          </w:rPr>
          <w:delText xml:space="preserve"> </w:delText>
        </w:r>
        <w:r w:rsidDel="00892F0F">
          <w:rPr>
            <w:sz w:val="20"/>
          </w:rPr>
          <w:delText>better</w:delText>
        </w:r>
        <w:r w:rsidDel="00892F0F">
          <w:rPr>
            <w:spacing w:val="-2"/>
            <w:sz w:val="20"/>
          </w:rPr>
          <w:delText xml:space="preserve"> </w:delText>
        </w:r>
        <w:r w:rsidDel="00892F0F">
          <w:rPr>
            <w:sz w:val="20"/>
          </w:rPr>
          <w:delText>than</w:delText>
        </w:r>
        <w:r w:rsidDel="00892F0F">
          <w:rPr>
            <w:spacing w:val="-1"/>
            <w:sz w:val="20"/>
          </w:rPr>
          <w:delText xml:space="preserve"> </w:delText>
        </w:r>
        <w:r w:rsidDel="00892F0F">
          <w:rPr>
            <w:spacing w:val="-5"/>
            <w:sz w:val="20"/>
          </w:rPr>
          <w:delText>the</w:delText>
        </w:r>
        <w:r w:rsidDel="00892F0F">
          <w:rPr>
            <w:rFonts w:ascii="Times New Roman" w:hAnsi="Times New Roman"/>
            <w:sz w:val="20"/>
          </w:rPr>
          <w:tab/>
        </w:r>
        <w:r w:rsidDel="00892F0F">
          <w:rPr>
            <w:rFonts w:ascii="Trebuchet MS" w:hAnsi="Trebuchet MS"/>
            <w:spacing w:val="-5"/>
            <w:sz w:val="10"/>
          </w:rPr>
          <w:delText>583</w:delText>
        </w:r>
      </w:del>
    </w:p>
    <w:p w14:paraId="395827E2" w14:textId="4080C195" w:rsidR="00EA1924" w:rsidRDefault="00000000" w:rsidP="00892F0F">
      <w:pPr>
        <w:tabs>
          <w:tab w:val="right" w:pos="11017"/>
        </w:tabs>
        <w:spacing w:before="30"/>
        <w:ind w:left="2761"/>
        <w:rPr>
          <w:rFonts w:ascii="Trebuchet MS"/>
          <w:sz w:val="10"/>
        </w:rPr>
      </w:pPr>
      <w:del w:id="671" w:author="Phil Green" w:date="2026-08-30T18:34:00Z" w16du:dateUtc="2026-08-30T16:34:00Z">
        <w:r w:rsidDel="00892F0F">
          <w:rPr>
            <w:sz w:val="20"/>
          </w:rPr>
          <w:delText>corrected</w:delText>
        </w:r>
        <w:r w:rsidDel="00892F0F">
          <w:rPr>
            <w:spacing w:val="-12"/>
            <w:sz w:val="20"/>
          </w:rPr>
          <w:delText xml:space="preserve"> </w:delText>
        </w:r>
        <w:r w:rsidDel="00892F0F">
          <w:rPr>
            <w:sz w:val="20"/>
          </w:rPr>
          <w:delText>degree-3</w:delText>
        </w:r>
        <w:r w:rsidDel="00892F0F">
          <w:rPr>
            <w:spacing w:val="-11"/>
            <w:sz w:val="20"/>
          </w:rPr>
          <w:delText xml:space="preserve"> </w:delText>
        </w:r>
        <w:r w:rsidDel="00892F0F">
          <w:rPr>
            <w:sz w:val="20"/>
          </w:rPr>
          <w:delText>CIELAB</w:delText>
        </w:r>
        <w:r w:rsidDel="00892F0F">
          <w:rPr>
            <w:spacing w:val="-12"/>
            <w:sz w:val="20"/>
          </w:rPr>
          <w:delText xml:space="preserve"> </w:delText>
        </w:r>
        <w:r w:rsidDel="00892F0F">
          <w:rPr>
            <w:spacing w:val="-2"/>
            <w:sz w:val="20"/>
          </w:rPr>
          <w:delText>baseline.</w:delText>
        </w:r>
      </w:del>
      <w:r>
        <w:rPr>
          <w:rFonts w:ascii="Times New Roman"/>
          <w:sz w:val="20"/>
        </w:rPr>
        <w:tab/>
      </w:r>
      <w:r>
        <w:rPr>
          <w:rFonts w:ascii="Trebuchet MS"/>
          <w:spacing w:val="-5"/>
          <w:sz w:val="10"/>
        </w:rPr>
        <w:t>584</w:t>
      </w:r>
    </w:p>
    <w:p w14:paraId="05FEE0C6" w14:textId="77777777" w:rsidR="00EA1924" w:rsidRDefault="00000000">
      <w:pPr>
        <w:pStyle w:val="BodyText"/>
        <w:spacing w:before="2"/>
        <w:rPr>
          <w:rFonts w:ascii="Trebuchet MS"/>
          <w:sz w:val="20"/>
        </w:rPr>
      </w:pPr>
      <w:r>
        <w:rPr>
          <w:rFonts w:ascii="Trebuchet MS"/>
          <w:noProof/>
          <w:sz w:val="20"/>
        </w:rPr>
        <w:drawing>
          <wp:anchor distT="0" distB="0" distL="0" distR="0" simplePos="0" relativeHeight="487601152" behindDoc="1" locked="0" layoutInCell="1" allowOverlap="1" wp14:anchorId="3C7AC705" wp14:editId="4D31D55C">
            <wp:simplePos x="0" y="0"/>
            <wp:positionH relativeFrom="page">
              <wp:posOffset>2612148</wp:posOffset>
            </wp:positionH>
            <wp:positionV relativeFrom="paragraph">
              <wp:posOffset>164270</wp:posOffset>
            </wp:positionV>
            <wp:extent cx="4096511" cy="2731007"/>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6" cstate="print"/>
                    <a:stretch>
                      <a:fillRect/>
                    </a:stretch>
                  </pic:blipFill>
                  <pic:spPr>
                    <a:xfrm>
                      <a:off x="0" y="0"/>
                      <a:ext cx="4096511" cy="2731007"/>
                    </a:xfrm>
                    <a:prstGeom prst="rect">
                      <a:avLst/>
                    </a:prstGeom>
                  </pic:spPr>
                </pic:pic>
              </a:graphicData>
            </a:graphic>
          </wp:anchor>
        </w:drawing>
      </w:r>
    </w:p>
    <w:p w14:paraId="1E01ACFA" w14:textId="77777777" w:rsidR="00EA1924" w:rsidRDefault="00000000">
      <w:pPr>
        <w:pStyle w:val="BodyText"/>
        <w:spacing w:before="16" w:line="271" w:lineRule="auto"/>
        <w:ind w:left="2761" w:right="403"/>
        <w:jc w:val="both"/>
      </w:pPr>
      <w:bookmarkStart w:id="672" w:name="_bookmark26"/>
      <w:bookmarkEnd w:id="672"/>
      <w:r>
        <w:rPr>
          <w:b/>
        </w:rPr>
        <w:t xml:space="preserve">Figure 5. </w:t>
      </w:r>
      <w:r>
        <w:t xml:space="preserve">Median </w:t>
      </w:r>
      <w:r>
        <w:rPr>
          <w:rFonts w:ascii="Calibri" w:hAnsi="Calibri"/>
        </w:rPr>
        <w:t>∆</w:t>
      </w:r>
      <w:r>
        <w:rPr>
          <w:i/>
        </w:rPr>
        <w:t>E</w:t>
      </w:r>
      <w:r>
        <w:rPr>
          <w:vertAlign w:val="subscript"/>
        </w:rPr>
        <w:t>00</w:t>
      </w:r>
      <w:r>
        <w:t xml:space="preserve"> versus number of inks </w:t>
      </w:r>
      <w:r>
        <w:rPr>
          <w:i/>
        </w:rPr>
        <w:t xml:space="preserve">n </w:t>
      </w:r>
      <w:r>
        <w:rPr>
          <w:rFonts w:ascii="Libertinus Sans" w:hAnsi="Libertinus Sans"/>
          <w:i/>
        </w:rPr>
        <w:t>∈ {</w:t>
      </w:r>
      <w:r>
        <w:t>3,</w:t>
      </w:r>
      <w:r>
        <w:rPr>
          <w:spacing w:val="-11"/>
        </w:rPr>
        <w:t xml:space="preserve"> </w:t>
      </w:r>
      <w:r>
        <w:t>4,</w:t>
      </w:r>
      <w:r>
        <w:rPr>
          <w:spacing w:val="-11"/>
        </w:rPr>
        <w:t xml:space="preserve"> </w:t>
      </w:r>
      <w:r>
        <w:t>5,</w:t>
      </w:r>
      <w:r>
        <w:rPr>
          <w:spacing w:val="-11"/>
        </w:rPr>
        <w:t xml:space="preserve"> </w:t>
      </w:r>
      <w:r>
        <w:t>7</w:t>
      </w:r>
      <w:r>
        <w:rPr>
          <w:rFonts w:ascii="Libertinus Sans" w:hAnsi="Libertinus Sans"/>
          <w:i/>
        </w:rPr>
        <w:t xml:space="preserve">} </w:t>
      </w:r>
      <w:r>
        <w:t>for Gaussian process regression, third-order</w:t>
      </w:r>
      <w:r>
        <w:rPr>
          <w:spacing w:val="-1"/>
        </w:rPr>
        <w:t xml:space="preserve"> </w:t>
      </w:r>
      <w:r>
        <w:t>polynomial</w:t>
      </w:r>
      <w:r>
        <w:rPr>
          <w:spacing w:val="-1"/>
        </w:rPr>
        <w:t xml:space="preserve"> </w:t>
      </w:r>
      <w:r>
        <w:t>regression,</w:t>
      </w:r>
      <w:r>
        <w:rPr>
          <w:spacing w:val="-1"/>
        </w:rPr>
        <w:t xml:space="preserve"> </w:t>
      </w:r>
      <w:r>
        <w:t>and</w:t>
      </w:r>
      <w:r>
        <w:rPr>
          <w:spacing w:val="-1"/>
        </w:rPr>
        <w:t xml:space="preserve"> </w:t>
      </w:r>
      <w:r>
        <w:t>three</w:t>
      </w:r>
      <w:r>
        <w:rPr>
          <w:spacing w:val="-1"/>
        </w:rPr>
        <w:t xml:space="preserve"> </w:t>
      </w:r>
      <w:r>
        <w:t>mid-field</w:t>
      </w:r>
      <w:r>
        <w:rPr>
          <w:spacing w:val="-1"/>
        </w:rPr>
        <w:t xml:space="preserve"> </w:t>
      </w:r>
      <w:r>
        <w:t>models</w:t>
      </w:r>
      <w:r>
        <w:rPr>
          <w:spacing w:val="-1"/>
        </w:rPr>
        <w:t xml:space="preserve"> </w:t>
      </w:r>
      <w:r>
        <w:t>(log</w:t>
      </w:r>
      <w:r>
        <w:rPr>
          <w:spacing w:val="-1"/>
        </w:rPr>
        <w:t xml:space="preserve"> </w:t>
      </w:r>
      <w:r>
        <w:t>scale),</w:t>
      </w:r>
      <w:r>
        <w:rPr>
          <w:spacing w:val="-1"/>
        </w:rPr>
        <w:t xml:space="preserve"> </w:t>
      </w:r>
      <w:r>
        <w:t>all</w:t>
      </w:r>
      <w:r>
        <w:rPr>
          <w:spacing w:val="-1"/>
        </w:rPr>
        <w:t xml:space="preserve"> </w:t>
      </w:r>
      <w:r>
        <w:t>fitted</w:t>
      </w:r>
      <w:r>
        <w:rPr>
          <w:spacing w:val="-1"/>
        </w:rPr>
        <w:t xml:space="preserve"> </w:t>
      </w:r>
      <w:r>
        <w:t>on</w:t>
      </w:r>
      <w:r>
        <w:rPr>
          <w:spacing w:val="-1"/>
        </w:rPr>
        <w:t xml:space="preserve"> </w:t>
      </w:r>
      <w:r>
        <w:t>XYZ.</w:t>
      </w:r>
      <w:r>
        <w:rPr>
          <w:spacing w:val="-1"/>
        </w:rPr>
        <w:t xml:space="preserve"> </w:t>
      </w:r>
      <w:r>
        <w:t>Each</w:t>
      </w:r>
      <w:r>
        <w:rPr>
          <w:spacing w:val="-1"/>
        </w:rPr>
        <w:t xml:space="preserve"> </w:t>
      </w:r>
      <w:r>
        <w:t>rung</w:t>
      </w:r>
      <w:r>
        <w:rPr>
          <w:spacing w:val="-1"/>
        </w:rPr>
        <w:t xml:space="preserve"> </w:t>
      </w:r>
      <w:r>
        <w:t>is an independent dataset and printing system, so each model’s own trend, not levels across rungs, is the</w:t>
      </w:r>
      <w:r>
        <w:rPr>
          <w:spacing w:val="-12"/>
        </w:rPr>
        <w:t xml:space="preserve"> </w:t>
      </w:r>
      <w:r>
        <w:t>meaningful</w:t>
      </w:r>
      <w:r>
        <w:rPr>
          <w:spacing w:val="-11"/>
        </w:rPr>
        <w:t xml:space="preserve"> </w:t>
      </w:r>
      <w:r>
        <w:t>comparison;</w:t>
      </w:r>
      <w:r>
        <w:rPr>
          <w:spacing w:val="-11"/>
        </w:rPr>
        <w:t xml:space="preserve"> </w:t>
      </w:r>
      <w:r>
        <w:t>the</w:t>
      </w:r>
      <w:r>
        <w:rPr>
          <w:spacing w:val="-11"/>
        </w:rPr>
        <w:t xml:space="preserve"> </w:t>
      </w:r>
      <w:r>
        <w:t>second</w:t>
      </w:r>
      <w:r>
        <w:rPr>
          <w:spacing w:val="-12"/>
        </w:rPr>
        <w:t xml:space="preserve"> </w:t>
      </w:r>
      <w:r>
        <w:t>seven-ink</w:t>
      </w:r>
      <w:r>
        <w:rPr>
          <w:spacing w:val="-11"/>
        </w:rPr>
        <w:t xml:space="preserve"> </w:t>
      </w:r>
      <w:r>
        <w:t>system</w:t>
      </w:r>
      <w:r>
        <w:rPr>
          <w:spacing w:val="-11"/>
        </w:rPr>
        <w:t xml:space="preserve"> </w:t>
      </w:r>
      <w:r>
        <w:t>(CMYKOGB)</w:t>
      </w:r>
      <w:r>
        <w:rPr>
          <w:spacing w:val="-11"/>
        </w:rPr>
        <w:t xml:space="preserve"> </w:t>
      </w:r>
      <w:r>
        <w:t>is</w:t>
      </w:r>
      <w:r>
        <w:rPr>
          <w:spacing w:val="-12"/>
        </w:rPr>
        <w:t xml:space="preserve"> </w:t>
      </w:r>
      <w:r>
        <w:t>drawn</w:t>
      </w:r>
      <w:r>
        <w:rPr>
          <w:spacing w:val="-11"/>
        </w:rPr>
        <w:t xml:space="preserve"> </w:t>
      </w:r>
      <w:r>
        <w:t>as</w:t>
      </w:r>
      <w:r>
        <w:rPr>
          <w:spacing w:val="-11"/>
        </w:rPr>
        <w:t xml:space="preserve"> </w:t>
      </w:r>
      <w:r>
        <w:t>a</w:t>
      </w:r>
      <w:r>
        <w:rPr>
          <w:spacing w:val="-11"/>
        </w:rPr>
        <w:t xml:space="preserve"> </w:t>
      </w:r>
      <w:r>
        <w:t>dashed</w:t>
      </w:r>
      <w:r>
        <w:rPr>
          <w:spacing w:val="-12"/>
        </w:rPr>
        <w:t xml:space="preserve"> </w:t>
      </w:r>
      <w:r>
        <w:t xml:space="preserve">branch. Linear-family models are omitted (medians 6.5–18.3 across these datasets). </w:t>
      </w:r>
      <w:r>
        <w:rPr>
          <w:b/>
        </w:rPr>
        <w:t>This figure shows the uncorrected comparison</w:t>
      </w:r>
      <w:r>
        <w:t xml:space="preserve">: the polynomial curve is the degree-3 XYZ fit, and Section </w:t>
      </w:r>
      <w:hyperlink w:anchor="_bookmark18" w:history="1">
        <w:r>
          <w:rPr>
            <w:color w:val="0774B7"/>
          </w:rPr>
          <w:t>4.5</w:t>
        </w:r>
      </w:hyperlink>
      <w:r>
        <w:rPr>
          <w:color w:val="0774B7"/>
        </w:rPr>
        <w:t xml:space="preserve"> </w:t>
      </w:r>
      <w:r>
        <w:t xml:space="preserve">shows that most of its rise between </w:t>
      </w:r>
      <w:r>
        <w:rPr>
          <w:i/>
        </w:rPr>
        <w:t xml:space="preserve">n </w:t>
      </w:r>
      <w:r>
        <w:rPr>
          <w:rFonts w:ascii="Tahoma" w:hAnsi="Tahoma"/>
        </w:rPr>
        <w:t xml:space="preserve">= </w:t>
      </w:r>
      <w:r>
        <w:t xml:space="preserve">4 and </w:t>
      </w:r>
      <w:r>
        <w:rPr>
          <w:i/>
        </w:rPr>
        <w:t xml:space="preserve">n </w:t>
      </w:r>
      <w:r>
        <w:rPr>
          <w:rFonts w:ascii="Tahoma" w:hAnsi="Tahoma"/>
        </w:rPr>
        <w:t xml:space="preserve">= </w:t>
      </w:r>
      <w:r>
        <w:t>7 is attributable to the fitting space and the degree cap. At degree</w:t>
      </w:r>
      <w:r>
        <w:rPr>
          <w:spacing w:val="-11"/>
        </w:rPr>
        <w:t xml:space="preserve"> </w:t>
      </w:r>
      <w:r>
        <w:t>4</w:t>
      </w:r>
      <w:r>
        <w:rPr>
          <w:spacing w:val="-11"/>
        </w:rPr>
        <w:t xml:space="preserve"> </w:t>
      </w:r>
      <w:r>
        <w:t>in</w:t>
      </w:r>
      <w:r>
        <w:rPr>
          <w:spacing w:val="-11"/>
        </w:rPr>
        <w:t xml:space="preserve"> </w:t>
      </w:r>
      <w:r>
        <w:t>CIELAB</w:t>
      </w:r>
      <w:r>
        <w:rPr>
          <w:spacing w:val="-10"/>
        </w:rPr>
        <w:t xml:space="preserve"> </w:t>
      </w:r>
      <w:r>
        <w:t>the</w:t>
      </w:r>
      <w:r>
        <w:rPr>
          <w:spacing w:val="-11"/>
        </w:rPr>
        <w:t xml:space="preserve"> </w:t>
      </w:r>
      <w:r>
        <w:t>same</w:t>
      </w:r>
      <w:r>
        <w:rPr>
          <w:spacing w:val="-11"/>
        </w:rPr>
        <w:t xml:space="preserve"> </w:t>
      </w:r>
      <w:r>
        <w:t>curve</w:t>
      </w:r>
      <w:r>
        <w:rPr>
          <w:spacing w:val="-11"/>
        </w:rPr>
        <w:t xml:space="preserve"> </w:t>
      </w:r>
      <w:r>
        <w:t>would</w:t>
      </w:r>
      <w:r>
        <w:rPr>
          <w:spacing w:val="-10"/>
        </w:rPr>
        <w:t xml:space="preserve"> </w:t>
      </w:r>
      <w:r>
        <w:t>read</w:t>
      </w:r>
      <w:r>
        <w:rPr>
          <w:spacing w:val="-11"/>
        </w:rPr>
        <w:t xml:space="preserve"> </w:t>
      </w:r>
      <w:r>
        <w:t>0.085</w:t>
      </w:r>
      <w:r>
        <w:rPr>
          <w:spacing w:val="-10"/>
        </w:rPr>
        <w:t xml:space="preserve"> </w:t>
      </w:r>
      <w:r>
        <w:t>(</w:t>
      </w:r>
      <w:r>
        <w:rPr>
          <w:i/>
        </w:rPr>
        <w:t xml:space="preserve">n </w:t>
      </w:r>
      <w:r>
        <w:rPr>
          <w:rFonts w:ascii="Tahoma" w:hAnsi="Tahoma"/>
        </w:rPr>
        <w:t>=</w:t>
      </w:r>
      <w:r>
        <w:rPr>
          <w:rFonts w:ascii="Tahoma" w:hAnsi="Tahoma"/>
          <w:spacing w:val="-12"/>
        </w:rPr>
        <w:t xml:space="preserve"> </w:t>
      </w:r>
      <w:r>
        <w:t>3,</w:t>
      </w:r>
      <w:r>
        <w:rPr>
          <w:spacing w:val="-10"/>
        </w:rPr>
        <w:t xml:space="preserve"> </w:t>
      </w:r>
      <w:r>
        <w:t>PC10),</w:t>
      </w:r>
      <w:r>
        <w:rPr>
          <w:spacing w:val="-10"/>
        </w:rPr>
        <w:t xml:space="preserve"> </w:t>
      </w:r>
      <w:r>
        <w:t>0.112</w:t>
      </w:r>
      <w:r>
        <w:rPr>
          <w:spacing w:val="-11"/>
        </w:rPr>
        <w:t xml:space="preserve"> </w:t>
      </w:r>
      <w:r>
        <w:t>(</w:t>
      </w:r>
      <w:r>
        <w:rPr>
          <w:i/>
        </w:rPr>
        <w:t xml:space="preserve">n </w:t>
      </w:r>
      <w:r>
        <w:rPr>
          <w:rFonts w:ascii="Tahoma" w:hAnsi="Tahoma"/>
        </w:rPr>
        <w:t>=</w:t>
      </w:r>
      <w:r>
        <w:rPr>
          <w:rFonts w:ascii="Tahoma" w:hAnsi="Tahoma"/>
          <w:spacing w:val="-12"/>
        </w:rPr>
        <w:t xml:space="preserve"> </w:t>
      </w:r>
      <w:r>
        <w:t>4,</w:t>
      </w:r>
      <w:r>
        <w:rPr>
          <w:spacing w:val="-10"/>
        </w:rPr>
        <w:t xml:space="preserve"> </w:t>
      </w:r>
      <w:r>
        <w:t>PC10),</w:t>
      </w:r>
      <w:r>
        <w:rPr>
          <w:spacing w:val="-10"/>
        </w:rPr>
        <w:t xml:space="preserve"> </w:t>
      </w:r>
      <w:r>
        <w:t>0.853</w:t>
      </w:r>
      <w:r>
        <w:rPr>
          <w:spacing w:val="-11"/>
        </w:rPr>
        <w:t xml:space="preserve"> </w:t>
      </w:r>
      <w:r>
        <w:t>(</w:t>
      </w:r>
      <w:r>
        <w:rPr>
          <w:i/>
        </w:rPr>
        <w:t xml:space="preserve">n </w:t>
      </w:r>
      <w:r>
        <w:rPr>
          <w:rFonts w:ascii="Tahoma" w:hAnsi="Tahoma"/>
        </w:rPr>
        <w:t>=</w:t>
      </w:r>
      <w:r>
        <w:rPr>
          <w:rFonts w:ascii="Tahoma" w:hAnsi="Tahoma"/>
          <w:spacing w:val="-12"/>
        </w:rPr>
        <w:t xml:space="preserve"> </w:t>
      </w:r>
      <w:r>
        <w:t xml:space="preserve">5), and 0.272 and 1.132 at </w:t>
      </w:r>
      <w:r>
        <w:rPr>
          <w:i/>
        </w:rPr>
        <w:t xml:space="preserve">n </w:t>
      </w:r>
      <w:r>
        <w:rPr>
          <w:rFonts w:ascii="Tahoma" w:hAnsi="Tahoma"/>
        </w:rPr>
        <w:t>=</w:t>
      </w:r>
      <w:r>
        <w:rPr>
          <w:rFonts w:ascii="Tahoma" w:hAnsi="Tahoma"/>
          <w:spacing w:val="-3"/>
        </w:rPr>
        <w:t xml:space="preserve"> </w:t>
      </w:r>
      <w:r>
        <w:t xml:space="preserve">7, i.e. essentially flat across the ladder. Generated from the results CSVs </w:t>
      </w:r>
      <w:r>
        <w:rPr>
          <w:w w:val="110"/>
        </w:rPr>
        <w:t>by</w:t>
      </w:r>
      <w:r>
        <w:rPr>
          <w:spacing w:val="-2"/>
          <w:w w:val="110"/>
        </w:rPr>
        <w:t xml:space="preserve"> </w:t>
      </w:r>
      <w:r>
        <w:rPr>
          <w:rFonts w:ascii="Cambria" w:hAnsi="Cambria"/>
          <w:w w:val="110"/>
        </w:rPr>
        <w:t>fig_ncolor_ladder.py</w:t>
      </w:r>
      <w:r>
        <w:rPr>
          <w:w w:val="110"/>
        </w:rPr>
        <w:t>.</w:t>
      </w:r>
    </w:p>
    <w:p w14:paraId="4155AA44" w14:textId="0D77AF3B" w:rsidR="00EA1924" w:rsidDel="00F012A2" w:rsidRDefault="00000000">
      <w:pPr>
        <w:tabs>
          <w:tab w:val="right" w:pos="11017"/>
        </w:tabs>
        <w:spacing w:before="206"/>
        <w:ind w:left="3187"/>
        <w:rPr>
          <w:del w:id="673" w:author="Phil Green" w:date="2026-08-30T18:39:00Z" w16du:dateUtc="2026-08-30T16:39:00Z"/>
          <w:rFonts w:ascii="Trebuchet MS" w:hAnsi="Trebuchet MS"/>
          <w:sz w:val="10"/>
        </w:rPr>
      </w:pPr>
      <w:del w:id="674" w:author="Phil Green" w:date="2026-08-30T18:39:00Z" w16du:dateUtc="2026-08-30T16:39:00Z">
        <w:r w:rsidDel="00F012A2">
          <w:rPr>
            <w:sz w:val="20"/>
          </w:rPr>
          <w:delText>The</w:delText>
        </w:r>
        <w:r w:rsidDel="00F012A2">
          <w:rPr>
            <w:spacing w:val="14"/>
            <w:sz w:val="20"/>
          </w:rPr>
          <w:delText xml:space="preserve"> </w:delText>
        </w:r>
        <w:r w:rsidDel="00F012A2">
          <w:rPr>
            <w:sz w:val="20"/>
          </w:rPr>
          <w:delText>two</w:delText>
        </w:r>
        <w:r w:rsidDel="00F012A2">
          <w:rPr>
            <w:spacing w:val="18"/>
            <w:sz w:val="20"/>
          </w:rPr>
          <w:delText xml:space="preserve"> </w:delText>
        </w:r>
        <w:r w:rsidDel="00F012A2">
          <w:rPr>
            <w:rFonts w:ascii="Calibri" w:hAnsi="Calibri"/>
            <w:sz w:val="20"/>
          </w:rPr>
          <w:delText>∆</w:delText>
        </w:r>
        <w:r w:rsidDel="00F012A2">
          <w:rPr>
            <w:i/>
            <w:sz w:val="20"/>
          </w:rPr>
          <w:delText>E</w:delText>
        </w:r>
        <w:r w:rsidDel="00F012A2">
          <w:rPr>
            <w:sz w:val="20"/>
            <w:vertAlign w:val="subscript"/>
          </w:rPr>
          <w:delText>00</w:delText>
        </w:r>
        <w:r w:rsidDel="00F012A2">
          <w:rPr>
            <w:sz w:val="20"/>
          </w:rPr>
          <w:delText>-refined</w:delText>
        </w:r>
        <w:r w:rsidDel="00F012A2">
          <w:rPr>
            <w:spacing w:val="14"/>
            <w:sz w:val="20"/>
          </w:rPr>
          <w:delText xml:space="preserve"> </w:delText>
        </w:r>
        <w:r w:rsidDel="00F012A2">
          <w:rPr>
            <w:sz w:val="20"/>
          </w:rPr>
          <w:delText>polynomial</w:delText>
        </w:r>
        <w:r w:rsidDel="00F012A2">
          <w:rPr>
            <w:spacing w:val="15"/>
            <w:sz w:val="20"/>
          </w:rPr>
          <w:delText xml:space="preserve"> </w:delText>
        </w:r>
        <w:r w:rsidDel="00F012A2">
          <w:rPr>
            <w:sz w:val="20"/>
          </w:rPr>
          <w:delText>variants,</w:delText>
        </w:r>
        <w:r w:rsidDel="00F012A2">
          <w:rPr>
            <w:spacing w:val="16"/>
            <w:sz w:val="20"/>
          </w:rPr>
          <w:delText xml:space="preserve"> </w:delText>
        </w:r>
        <w:r w:rsidDel="00F012A2">
          <w:rPr>
            <w:sz w:val="20"/>
          </w:rPr>
          <w:delText>indistinguishable</w:delText>
        </w:r>
        <w:r w:rsidDel="00F012A2">
          <w:rPr>
            <w:spacing w:val="15"/>
            <w:sz w:val="20"/>
          </w:rPr>
          <w:delText xml:space="preserve"> </w:delText>
        </w:r>
        <w:r w:rsidDel="00F012A2">
          <w:rPr>
            <w:sz w:val="20"/>
          </w:rPr>
          <w:delText>at</w:delText>
        </w:r>
        <w:r w:rsidDel="00F012A2">
          <w:rPr>
            <w:spacing w:val="18"/>
            <w:sz w:val="20"/>
          </w:rPr>
          <w:delText xml:space="preserve"> </w:delText>
        </w:r>
        <w:r w:rsidDel="00F012A2">
          <w:rPr>
            <w:i/>
            <w:sz w:val="20"/>
          </w:rPr>
          <w:delText>n</w:delText>
        </w:r>
        <w:r w:rsidDel="00F012A2">
          <w:rPr>
            <w:i/>
            <w:spacing w:val="31"/>
            <w:sz w:val="20"/>
          </w:rPr>
          <w:delText xml:space="preserve"> </w:delText>
        </w:r>
        <w:r w:rsidDel="00F012A2">
          <w:rPr>
            <w:rFonts w:ascii="Tahoma" w:hAnsi="Tahoma"/>
            <w:sz w:val="20"/>
          </w:rPr>
          <w:delText>=</w:delText>
        </w:r>
        <w:r w:rsidDel="00F012A2">
          <w:rPr>
            <w:rFonts w:ascii="Tahoma" w:hAnsi="Tahoma"/>
            <w:spacing w:val="16"/>
            <w:sz w:val="20"/>
          </w:rPr>
          <w:delText xml:space="preserve"> </w:delText>
        </w:r>
        <w:r w:rsidDel="00F012A2">
          <w:rPr>
            <w:sz w:val="20"/>
          </w:rPr>
          <w:delText>3</w:delText>
        </w:r>
        <w:r w:rsidDel="00F012A2">
          <w:rPr>
            <w:spacing w:val="15"/>
            <w:sz w:val="20"/>
          </w:rPr>
          <w:delText xml:space="preserve"> </w:delText>
        </w:r>
        <w:r w:rsidDel="00F012A2">
          <w:rPr>
            <w:sz w:val="20"/>
          </w:rPr>
          <w:delText>(Section</w:delText>
        </w:r>
        <w:r w:rsidDel="00F012A2">
          <w:rPr>
            <w:spacing w:val="13"/>
            <w:sz w:val="20"/>
          </w:rPr>
          <w:delText xml:space="preserve"> </w:delText>
        </w:r>
        <w:r w:rsidDel="00F012A2">
          <w:fldChar w:fldCharType="begin"/>
        </w:r>
        <w:r w:rsidDel="00F012A2">
          <w:delInstrText>HYPERLINK \l "_bookmark15"</w:delInstrText>
        </w:r>
        <w:r w:rsidDel="00F012A2">
          <w:fldChar w:fldCharType="separate"/>
        </w:r>
        <w:r w:rsidDel="00F012A2">
          <w:rPr>
            <w:color w:val="0774B7"/>
            <w:spacing w:val="-2"/>
            <w:sz w:val="20"/>
          </w:rPr>
          <w:delText>4.4</w:delText>
        </w:r>
        <w:r w:rsidDel="00F012A2">
          <w:fldChar w:fldCharType="end"/>
        </w:r>
        <w:r w:rsidDel="00F012A2">
          <w:rPr>
            <w:spacing w:val="-2"/>
            <w:sz w:val="20"/>
          </w:rPr>
          <w:delText>),</w:delText>
        </w:r>
        <w:r w:rsidDel="00F012A2">
          <w:rPr>
            <w:rFonts w:ascii="Times New Roman" w:hAnsi="Times New Roman"/>
            <w:sz w:val="20"/>
          </w:rPr>
          <w:tab/>
        </w:r>
        <w:r w:rsidDel="00F012A2">
          <w:rPr>
            <w:rFonts w:ascii="Trebuchet MS" w:hAnsi="Trebuchet MS"/>
            <w:spacing w:val="-5"/>
            <w:sz w:val="10"/>
          </w:rPr>
          <w:delText>585</w:delText>
        </w:r>
      </w:del>
    </w:p>
    <w:p w14:paraId="0E71DC6E" w14:textId="0724087C" w:rsidR="00EA1924" w:rsidDel="00F012A2" w:rsidRDefault="00000000">
      <w:pPr>
        <w:tabs>
          <w:tab w:val="right" w:pos="11017"/>
        </w:tabs>
        <w:spacing w:before="22"/>
        <w:ind w:left="2761"/>
        <w:rPr>
          <w:del w:id="675" w:author="Phil Green" w:date="2026-08-30T18:39:00Z" w16du:dateUtc="2026-08-30T16:39:00Z"/>
          <w:rFonts w:ascii="Trebuchet MS"/>
          <w:sz w:val="10"/>
        </w:rPr>
      </w:pPr>
      <w:del w:id="676" w:author="Phil Green" w:date="2026-08-30T18:39:00Z" w16du:dateUtc="2026-08-30T16:39:00Z">
        <w:r w:rsidDel="00F012A2">
          <w:rPr>
            <w:sz w:val="20"/>
          </w:rPr>
          <w:delText>separate</w:delText>
        </w:r>
        <w:r w:rsidDel="00F012A2">
          <w:rPr>
            <w:spacing w:val="3"/>
            <w:sz w:val="20"/>
          </w:rPr>
          <w:delText xml:space="preserve"> </w:delText>
        </w:r>
        <w:r w:rsidDel="00F012A2">
          <w:rPr>
            <w:sz w:val="20"/>
          </w:rPr>
          <w:delText>sharply</w:delText>
        </w:r>
        <w:r w:rsidDel="00F012A2">
          <w:rPr>
            <w:spacing w:val="3"/>
            <w:sz w:val="20"/>
          </w:rPr>
          <w:delText xml:space="preserve"> </w:delText>
        </w:r>
        <w:r w:rsidDel="00F012A2">
          <w:rPr>
            <w:sz w:val="20"/>
          </w:rPr>
          <w:delText>at</w:delText>
        </w:r>
        <w:r w:rsidDel="00F012A2">
          <w:rPr>
            <w:spacing w:val="7"/>
            <w:sz w:val="20"/>
          </w:rPr>
          <w:delText xml:space="preserve"> </w:delText>
        </w:r>
        <w:r w:rsidDel="00F012A2">
          <w:rPr>
            <w:i/>
            <w:sz w:val="20"/>
          </w:rPr>
          <w:delText>n</w:delText>
        </w:r>
        <w:r w:rsidDel="00F012A2">
          <w:rPr>
            <w:i/>
            <w:spacing w:val="15"/>
            <w:sz w:val="20"/>
          </w:rPr>
          <w:delText xml:space="preserve"> </w:delText>
        </w:r>
        <w:r w:rsidDel="00F012A2">
          <w:rPr>
            <w:rFonts w:ascii="Tahoma"/>
            <w:sz w:val="20"/>
          </w:rPr>
          <w:delText xml:space="preserve">= </w:delText>
        </w:r>
        <w:r w:rsidDel="00F012A2">
          <w:rPr>
            <w:sz w:val="20"/>
          </w:rPr>
          <w:delText>7.</w:delText>
        </w:r>
        <w:r w:rsidDel="00F012A2">
          <w:rPr>
            <w:spacing w:val="16"/>
            <w:sz w:val="20"/>
          </w:rPr>
          <w:delText xml:space="preserve"> </w:delText>
        </w:r>
        <w:r w:rsidDel="00F012A2">
          <w:rPr>
            <w:sz w:val="20"/>
          </w:rPr>
          <w:delText>The</w:delText>
        </w:r>
        <w:r w:rsidDel="00F012A2">
          <w:rPr>
            <w:spacing w:val="4"/>
            <w:sz w:val="20"/>
          </w:rPr>
          <w:delText xml:space="preserve"> </w:delText>
        </w:r>
        <w:r w:rsidDel="00F012A2">
          <w:rPr>
            <w:sz w:val="20"/>
          </w:rPr>
          <w:delText>degree-3</w:delText>
        </w:r>
        <w:r w:rsidDel="00F012A2">
          <w:rPr>
            <w:spacing w:val="3"/>
            <w:sz w:val="20"/>
          </w:rPr>
          <w:delText xml:space="preserve"> </w:delText>
        </w:r>
        <w:r w:rsidDel="00F012A2">
          <w:rPr>
            <w:sz w:val="20"/>
          </w:rPr>
          <w:delText>feature</w:delText>
        </w:r>
        <w:r w:rsidDel="00F012A2">
          <w:rPr>
            <w:spacing w:val="3"/>
            <w:sz w:val="20"/>
          </w:rPr>
          <w:delText xml:space="preserve"> </w:delText>
        </w:r>
        <w:r w:rsidDel="00F012A2">
          <w:rPr>
            <w:sz w:val="20"/>
          </w:rPr>
          <w:delText>expansion</w:delText>
        </w:r>
        <w:r w:rsidDel="00F012A2">
          <w:rPr>
            <w:spacing w:val="3"/>
            <w:sz w:val="20"/>
          </w:rPr>
          <w:delText xml:space="preserve"> </w:delText>
        </w:r>
        <w:r w:rsidDel="00F012A2">
          <w:rPr>
            <w:sz w:val="20"/>
          </w:rPr>
          <w:delText>of</w:delText>
        </w:r>
        <w:r w:rsidDel="00F012A2">
          <w:rPr>
            <w:spacing w:val="4"/>
            <w:sz w:val="20"/>
          </w:rPr>
          <w:delText xml:space="preserve"> </w:delText>
        </w:r>
        <w:r w:rsidDel="00F012A2">
          <w:rPr>
            <w:sz w:val="20"/>
          </w:rPr>
          <w:delText>seven</w:delText>
        </w:r>
        <w:r w:rsidDel="00F012A2">
          <w:rPr>
            <w:spacing w:val="4"/>
            <w:sz w:val="20"/>
          </w:rPr>
          <w:delText xml:space="preserve"> </w:delText>
        </w:r>
        <w:r w:rsidDel="00F012A2">
          <w:rPr>
            <w:sz w:val="20"/>
          </w:rPr>
          <w:delText>inputs</w:delText>
        </w:r>
        <w:r w:rsidDel="00F012A2">
          <w:rPr>
            <w:spacing w:val="3"/>
            <w:sz w:val="20"/>
          </w:rPr>
          <w:delText xml:space="preserve"> </w:delText>
        </w:r>
        <w:r w:rsidDel="00F012A2">
          <w:rPr>
            <w:sz w:val="20"/>
          </w:rPr>
          <w:delText>has</w:delText>
        </w:r>
        <w:r w:rsidDel="00F012A2">
          <w:rPr>
            <w:spacing w:val="4"/>
            <w:sz w:val="20"/>
          </w:rPr>
          <w:delText xml:space="preserve"> </w:delText>
        </w:r>
        <w:r w:rsidDel="00F012A2">
          <w:rPr>
            <w:sz w:val="20"/>
          </w:rPr>
          <w:delText>120</w:delText>
        </w:r>
        <w:r w:rsidDel="00F012A2">
          <w:rPr>
            <w:spacing w:val="3"/>
            <w:sz w:val="20"/>
          </w:rPr>
          <w:delText xml:space="preserve"> </w:delText>
        </w:r>
        <w:r w:rsidDel="00F012A2">
          <w:rPr>
            <w:spacing w:val="-2"/>
            <w:sz w:val="20"/>
          </w:rPr>
          <w:delText>terms</w:delText>
        </w:r>
        <w:r w:rsidDel="00F012A2">
          <w:rPr>
            <w:rFonts w:ascii="Times New Roman"/>
            <w:sz w:val="20"/>
          </w:rPr>
          <w:tab/>
        </w:r>
        <w:r w:rsidDel="00F012A2">
          <w:rPr>
            <w:rFonts w:ascii="Trebuchet MS"/>
            <w:spacing w:val="-5"/>
            <w:sz w:val="10"/>
          </w:rPr>
          <w:delText>586</w:delText>
        </w:r>
      </w:del>
    </w:p>
    <w:p w14:paraId="412226C0" w14:textId="19B58A9B" w:rsidR="00EA1924" w:rsidDel="00F012A2" w:rsidRDefault="00000000">
      <w:pPr>
        <w:tabs>
          <w:tab w:val="right" w:pos="11017"/>
        </w:tabs>
        <w:spacing w:before="30"/>
        <w:ind w:left="2755"/>
        <w:rPr>
          <w:del w:id="677" w:author="Phil Green" w:date="2026-08-30T18:39:00Z" w16du:dateUtc="2026-08-30T16:39:00Z"/>
          <w:rFonts w:ascii="Trebuchet MS" w:hAnsi="Trebuchet MS"/>
          <w:sz w:val="10"/>
        </w:rPr>
      </w:pPr>
      <w:del w:id="678" w:author="Phil Green" w:date="2026-08-30T18:39:00Z" w16du:dateUtc="2026-08-30T16:39:00Z">
        <w:r w:rsidDel="00F012A2">
          <w:rPr>
            <w:sz w:val="20"/>
          </w:rPr>
          <w:delText>per</w:delText>
        </w:r>
        <w:r w:rsidDel="00F012A2">
          <w:rPr>
            <w:spacing w:val="12"/>
            <w:sz w:val="20"/>
          </w:rPr>
          <w:delText xml:space="preserve"> </w:delText>
        </w:r>
        <w:r w:rsidDel="00F012A2">
          <w:rPr>
            <w:sz w:val="20"/>
          </w:rPr>
          <w:delText>output</w:delText>
        </w:r>
        <w:r w:rsidDel="00F012A2">
          <w:rPr>
            <w:spacing w:val="13"/>
            <w:sz w:val="20"/>
          </w:rPr>
          <w:delText xml:space="preserve"> </w:delText>
        </w:r>
        <w:r w:rsidDel="00F012A2">
          <w:rPr>
            <w:sz w:val="20"/>
          </w:rPr>
          <w:delText>channel</w:delText>
        </w:r>
        <w:r w:rsidDel="00F012A2">
          <w:rPr>
            <w:spacing w:val="13"/>
            <w:sz w:val="20"/>
          </w:rPr>
          <w:delText xml:space="preserve"> </w:delText>
        </w:r>
        <w:r w:rsidDel="00F012A2">
          <w:rPr>
            <w:sz w:val="20"/>
          </w:rPr>
          <w:delText>(360</w:delText>
        </w:r>
        <w:r w:rsidDel="00F012A2">
          <w:rPr>
            <w:spacing w:val="13"/>
            <w:sz w:val="20"/>
          </w:rPr>
          <w:delText xml:space="preserve"> </w:delText>
        </w:r>
        <w:r w:rsidDel="00F012A2">
          <w:rPr>
            <w:sz w:val="20"/>
          </w:rPr>
          <w:delText>coefficients</w:delText>
        </w:r>
        <w:r w:rsidDel="00F012A2">
          <w:rPr>
            <w:spacing w:val="13"/>
            <w:sz w:val="20"/>
          </w:rPr>
          <w:delText xml:space="preserve"> </w:delText>
        </w:r>
        <w:r w:rsidDel="00F012A2">
          <w:rPr>
            <w:sz w:val="20"/>
          </w:rPr>
          <w:delText>in</w:delText>
        </w:r>
        <w:r w:rsidDel="00F012A2">
          <w:rPr>
            <w:spacing w:val="13"/>
            <w:sz w:val="20"/>
          </w:rPr>
          <w:delText xml:space="preserve"> </w:delText>
        </w:r>
        <w:r w:rsidDel="00F012A2">
          <w:rPr>
            <w:sz w:val="20"/>
          </w:rPr>
          <w:delText>total),</w:delText>
        </w:r>
        <w:r w:rsidDel="00F012A2">
          <w:rPr>
            <w:spacing w:val="15"/>
            <w:sz w:val="20"/>
          </w:rPr>
          <w:delText xml:space="preserve"> </w:delText>
        </w:r>
        <w:r w:rsidDel="00F012A2">
          <w:rPr>
            <w:sz w:val="20"/>
          </w:rPr>
          <w:delText>and</w:delText>
        </w:r>
        <w:r w:rsidDel="00F012A2">
          <w:rPr>
            <w:spacing w:val="13"/>
            <w:sz w:val="20"/>
          </w:rPr>
          <w:delText xml:space="preserve"> </w:delText>
        </w:r>
        <w:r w:rsidDel="00F012A2">
          <w:rPr>
            <w:sz w:val="20"/>
          </w:rPr>
          <w:delText>Nelder–Mead</w:delText>
        </w:r>
        <w:r w:rsidDel="00F012A2">
          <w:rPr>
            <w:spacing w:val="13"/>
            <w:sz w:val="20"/>
          </w:rPr>
          <w:delText xml:space="preserve"> </w:delText>
        </w:r>
        <w:r w:rsidDel="00F012A2">
          <w:rPr>
            <w:sz w:val="20"/>
          </w:rPr>
          <w:delText>exhausts</w:delText>
        </w:r>
        <w:r w:rsidDel="00F012A2">
          <w:rPr>
            <w:spacing w:val="12"/>
            <w:sz w:val="20"/>
          </w:rPr>
          <w:delText xml:space="preserve"> </w:delText>
        </w:r>
        <w:r w:rsidDel="00F012A2">
          <w:rPr>
            <w:sz w:val="20"/>
          </w:rPr>
          <w:delText>its</w:delText>
        </w:r>
        <w:r w:rsidDel="00F012A2">
          <w:rPr>
            <w:spacing w:val="13"/>
            <w:sz w:val="20"/>
          </w:rPr>
          <w:delText xml:space="preserve"> </w:delText>
        </w:r>
        <w:r w:rsidDel="00F012A2">
          <w:rPr>
            <w:spacing w:val="-2"/>
            <w:sz w:val="20"/>
          </w:rPr>
          <w:delText>evaluation</w:delText>
        </w:r>
        <w:r w:rsidDel="00F012A2">
          <w:rPr>
            <w:rFonts w:ascii="Times New Roman" w:hAnsi="Times New Roman"/>
            <w:sz w:val="20"/>
          </w:rPr>
          <w:tab/>
        </w:r>
        <w:r w:rsidDel="00F012A2">
          <w:rPr>
            <w:rFonts w:ascii="Trebuchet MS" w:hAnsi="Trebuchet MS"/>
            <w:spacing w:val="-5"/>
            <w:sz w:val="10"/>
          </w:rPr>
          <w:delText>587</w:delText>
        </w:r>
      </w:del>
    </w:p>
    <w:p w14:paraId="563575D5" w14:textId="0DB1542C" w:rsidR="00EA1924" w:rsidDel="00F012A2" w:rsidRDefault="00000000">
      <w:pPr>
        <w:tabs>
          <w:tab w:val="right" w:pos="11017"/>
        </w:tabs>
        <w:spacing w:before="30"/>
        <w:ind w:left="2761"/>
        <w:rPr>
          <w:del w:id="679" w:author="Phil Green" w:date="2026-08-30T18:39:00Z" w16du:dateUtc="2026-08-30T16:39:00Z"/>
          <w:rFonts w:ascii="Trebuchet MS"/>
          <w:sz w:val="10"/>
        </w:rPr>
      </w:pPr>
      <w:del w:id="680" w:author="Phil Green" w:date="2026-08-30T18:39:00Z" w16du:dateUtc="2026-08-30T16:39:00Z">
        <w:r w:rsidDel="00F012A2">
          <w:rPr>
            <w:spacing w:val="-2"/>
            <w:sz w:val="20"/>
          </w:rPr>
          <w:delText>budget having</w:delText>
        </w:r>
        <w:r w:rsidDel="00F012A2">
          <w:rPr>
            <w:spacing w:val="-1"/>
            <w:sz w:val="20"/>
          </w:rPr>
          <w:delText xml:space="preserve"> </w:delText>
        </w:r>
        <w:r w:rsidDel="00F012A2">
          <w:rPr>
            <w:spacing w:val="-2"/>
            <w:sz w:val="20"/>
          </w:rPr>
          <w:delText>barely</w:delText>
        </w:r>
        <w:r w:rsidDel="00F012A2">
          <w:rPr>
            <w:spacing w:val="-1"/>
            <w:sz w:val="20"/>
          </w:rPr>
          <w:delText xml:space="preserve"> </w:delText>
        </w:r>
        <w:r w:rsidDel="00F012A2">
          <w:rPr>
            <w:spacing w:val="-2"/>
            <w:sz w:val="20"/>
          </w:rPr>
          <w:delText>moved</w:delText>
        </w:r>
        <w:r w:rsidDel="00F012A2">
          <w:rPr>
            <w:spacing w:val="-1"/>
            <w:sz w:val="20"/>
          </w:rPr>
          <w:delText xml:space="preserve"> </w:delText>
        </w:r>
        <w:r w:rsidDel="00F012A2">
          <w:rPr>
            <w:spacing w:val="-2"/>
            <w:sz w:val="20"/>
          </w:rPr>
          <w:delText>off</w:delText>
        </w:r>
        <w:r w:rsidDel="00F012A2">
          <w:rPr>
            <w:sz w:val="20"/>
          </w:rPr>
          <w:delText xml:space="preserve"> </w:delText>
        </w:r>
        <w:r w:rsidDel="00F012A2">
          <w:rPr>
            <w:spacing w:val="-2"/>
            <w:sz w:val="20"/>
          </w:rPr>
          <w:delText>its</w:delText>
        </w:r>
        <w:r w:rsidDel="00F012A2">
          <w:rPr>
            <w:spacing w:val="-1"/>
            <w:sz w:val="20"/>
          </w:rPr>
          <w:delText xml:space="preserve"> </w:delText>
        </w:r>
        <w:r w:rsidDel="00F012A2">
          <w:rPr>
            <w:spacing w:val="-2"/>
            <w:sz w:val="20"/>
          </w:rPr>
          <w:delText>least-squares initialization,</w:delText>
        </w:r>
        <w:r w:rsidDel="00F012A2">
          <w:rPr>
            <w:spacing w:val="-1"/>
            <w:sz w:val="20"/>
          </w:rPr>
          <w:delText xml:space="preserve"> </w:delText>
        </w:r>
        <w:r w:rsidDel="00F012A2">
          <w:rPr>
            <w:spacing w:val="-2"/>
            <w:sz w:val="20"/>
          </w:rPr>
          <w:delText>so</w:delText>
        </w:r>
        <w:r w:rsidDel="00F012A2">
          <w:rPr>
            <w:spacing w:val="-1"/>
            <w:sz w:val="20"/>
          </w:rPr>
          <w:delText xml:space="preserve"> </w:delText>
        </w:r>
        <w:r w:rsidDel="00F012A2">
          <w:rPr>
            <w:spacing w:val="-2"/>
            <w:sz w:val="20"/>
          </w:rPr>
          <w:delText>its</w:delText>
        </w:r>
        <w:r w:rsidDel="00F012A2">
          <w:rPr>
            <w:sz w:val="20"/>
          </w:rPr>
          <w:delText xml:space="preserve"> </w:delText>
        </w:r>
        <w:r w:rsidDel="00F012A2">
          <w:rPr>
            <w:spacing w:val="-2"/>
            <w:sz w:val="20"/>
          </w:rPr>
          <w:delText>cross-validated</w:delText>
        </w:r>
        <w:r w:rsidDel="00F012A2">
          <w:rPr>
            <w:spacing w:val="-1"/>
            <w:sz w:val="20"/>
          </w:rPr>
          <w:delText xml:space="preserve"> </w:delText>
        </w:r>
        <w:r w:rsidDel="00F012A2">
          <w:rPr>
            <w:spacing w:val="-2"/>
            <w:sz w:val="20"/>
          </w:rPr>
          <w:delText>result</w:delText>
        </w:r>
        <w:r w:rsidDel="00F012A2">
          <w:rPr>
            <w:rFonts w:ascii="Times New Roman"/>
            <w:sz w:val="20"/>
          </w:rPr>
          <w:tab/>
        </w:r>
        <w:r w:rsidDel="00F012A2">
          <w:rPr>
            <w:rFonts w:ascii="Trebuchet MS"/>
            <w:spacing w:val="-5"/>
            <w:sz w:val="10"/>
          </w:rPr>
          <w:delText>588</w:delText>
        </w:r>
      </w:del>
    </w:p>
    <w:p w14:paraId="5BF63D4D" w14:textId="13075663" w:rsidR="00EA1924" w:rsidDel="00F012A2" w:rsidRDefault="00000000">
      <w:pPr>
        <w:tabs>
          <w:tab w:val="right" w:pos="11017"/>
        </w:tabs>
        <w:spacing w:before="30"/>
        <w:ind w:left="2761"/>
        <w:rPr>
          <w:del w:id="681" w:author="Phil Green" w:date="2026-08-30T18:39:00Z" w16du:dateUtc="2026-08-30T16:39:00Z"/>
          <w:rFonts w:ascii="Trebuchet MS"/>
          <w:sz w:val="10"/>
        </w:rPr>
      </w:pPr>
      <w:del w:id="682" w:author="Phil Green" w:date="2026-08-30T18:39:00Z" w16du:dateUtc="2026-08-30T16:39:00Z">
        <w:r w:rsidDel="00F012A2">
          <w:rPr>
            <w:sz w:val="20"/>
          </w:rPr>
          <w:delText>is</w:delText>
        </w:r>
        <w:r w:rsidDel="00F012A2">
          <w:rPr>
            <w:spacing w:val="-10"/>
            <w:sz w:val="20"/>
          </w:rPr>
          <w:delText xml:space="preserve"> </w:delText>
        </w:r>
        <w:r w:rsidDel="00F012A2">
          <w:rPr>
            <w:sz w:val="20"/>
          </w:rPr>
          <w:delText>essentially</w:delText>
        </w:r>
        <w:r w:rsidDel="00F012A2">
          <w:rPr>
            <w:spacing w:val="-9"/>
            <w:sz w:val="20"/>
          </w:rPr>
          <w:delText xml:space="preserve"> </w:delText>
        </w:r>
        <w:r w:rsidDel="00F012A2">
          <w:rPr>
            <w:sz w:val="20"/>
          </w:rPr>
          <w:delText>the</w:delText>
        </w:r>
        <w:r w:rsidDel="00F012A2">
          <w:rPr>
            <w:spacing w:val="-10"/>
            <w:sz w:val="20"/>
          </w:rPr>
          <w:delText xml:space="preserve"> </w:delText>
        </w:r>
        <w:r w:rsidDel="00F012A2">
          <w:rPr>
            <w:sz w:val="20"/>
          </w:rPr>
          <w:delText>plain</w:delText>
        </w:r>
        <w:r w:rsidDel="00F012A2">
          <w:rPr>
            <w:spacing w:val="-9"/>
            <w:sz w:val="20"/>
          </w:rPr>
          <w:delText xml:space="preserve"> </w:delText>
        </w:r>
        <w:r w:rsidDel="00F012A2">
          <w:rPr>
            <w:sz w:val="20"/>
          </w:rPr>
          <w:delText>least-squares</w:delText>
        </w:r>
        <w:r w:rsidDel="00F012A2">
          <w:rPr>
            <w:spacing w:val="-9"/>
            <w:sz w:val="20"/>
          </w:rPr>
          <w:delText xml:space="preserve"> </w:delText>
        </w:r>
        <w:r w:rsidDel="00F012A2">
          <w:rPr>
            <w:sz w:val="20"/>
          </w:rPr>
          <w:delText>polynomial</w:delText>
        </w:r>
        <w:r w:rsidDel="00F012A2">
          <w:rPr>
            <w:spacing w:val="-9"/>
            <w:sz w:val="20"/>
          </w:rPr>
          <w:delText xml:space="preserve"> </w:delText>
        </w:r>
        <w:r w:rsidDel="00F012A2">
          <w:rPr>
            <w:sz w:val="20"/>
          </w:rPr>
          <w:delText>(median</w:delText>
        </w:r>
        <w:r w:rsidDel="00F012A2">
          <w:rPr>
            <w:spacing w:val="-8"/>
            <w:sz w:val="20"/>
          </w:rPr>
          <w:delText xml:space="preserve"> </w:delText>
        </w:r>
        <w:r w:rsidDel="00F012A2">
          <w:rPr>
            <w:sz w:val="20"/>
          </w:rPr>
          <w:delText>5.375</w:delText>
        </w:r>
        <w:r w:rsidDel="00F012A2">
          <w:rPr>
            <w:spacing w:val="-10"/>
            <w:sz w:val="20"/>
          </w:rPr>
          <w:delText xml:space="preserve"> </w:delText>
        </w:r>
        <w:r w:rsidDel="00F012A2">
          <w:rPr>
            <w:sz w:val="20"/>
          </w:rPr>
          <w:delText>vs.</w:delText>
        </w:r>
        <w:r w:rsidDel="00F012A2">
          <w:rPr>
            <w:spacing w:val="-9"/>
            <w:sz w:val="20"/>
          </w:rPr>
          <w:delText xml:space="preserve"> </w:delText>
        </w:r>
        <w:r w:rsidDel="00F012A2">
          <w:rPr>
            <w:sz w:val="20"/>
          </w:rPr>
          <w:delText>5.386</w:delText>
        </w:r>
        <w:r w:rsidDel="00F012A2">
          <w:rPr>
            <w:spacing w:val="-9"/>
            <w:sz w:val="20"/>
          </w:rPr>
          <w:delText xml:space="preserve"> </w:delText>
        </w:r>
        <w:r w:rsidDel="00F012A2">
          <w:rPr>
            <w:sz w:val="20"/>
          </w:rPr>
          <w:delText>on</w:delText>
        </w:r>
        <w:r w:rsidDel="00F012A2">
          <w:rPr>
            <w:spacing w:val="-10"/>
            <w:sz w:val="20"/>
          </w:rPr>
          <w:delText xml:space="preserve"> </w:delText>
        </w:r>
        <w:r w:rsidDel="00F012A2">
          <w:rPr>
            <w:sz w:val="20"/>
          </w:rPr>
          <w:delText>CMYKOGV-</w:delText>
        </w:r>
        <w:r w:rsidDel="00F012A2">
          <w:rPr>
            <w:spacing w:val="-5"/>
            <w:sz w:val="20"/>
          </w:rPr>
          <w:delText>7;</w:delText>
        </w:r>
        <w:r w:rsidDel="00F012A2">
          <w:rPr>
            <w:rFonts w:ascii="Times New Roman"/>
            <w:sz w:val="20"/>
          </w:rPr>
          <w:tab/>
        </w:r>
        <w:r w:rsidDel="00F012A2">
          <w:rPr>
            <w:rFonts w:ascii="Trebuchet MS"/>
            <w:spacing w:val="-5"/>
            <w:sz w:val="10"/>
          </w:rPr>
          <w:delText>589</w:delText>
        </w:r>
      </w:del>
    </w:p>
    <w:p w14:paraId="109A9369" w14:textId="5F2B534A" w:rsidR="00EA1924" w:rsidDel="00F012A2" w:rsidRDefault="00000000">
      <w:pPr>
        <w:tabs>
          <w:tab w:val="right" w:pos="11017"/>
        </w:tabs>
        <w:spacing w:before="31"/>
        <w:ind w:left="2761"/>
        <w:rPr>
          <w:del w:id="683" w:author="Phil Green" w:date="2026-08-30T18:39:00Z" w16du:dateUtc="2026-08-30T16:39:00Z"/>
          <w:rFonts w:ascii="Trebuchet MS"/>
          <w:sz w:val="10"/>
        </w:rPr>
      </w:pPr>
      <w:del w:id="684" w:author="Phil Green" w:date="2026-08-30T18:39:00Z" w16du:dateUtc="2026-08-30T16:39:00Z">
        <w:r w:rsidDel="00F012A2">
          <w:rPr>
            <w:spacing w:val="-2"/>
            <w:sz w:val="20"/>
          </w:rPr>
          <w:delText>3.324</w:delText>
        </w:r>
        <w:r w:rsidDel="00F012A2">
          <w:rPr>
            <w:spacing w:val="-10"/>
            <w:sz w:val="20"/>
          </w:rPr>
          <w:delText xml:space="preserve"> </w:delText>
        </w:r>
        <w:r w:rsidDel="00F012A2">
          <w:rPr>
            <w:spacing w:val="-2"/>
            <w:sz w:val="20"/>
          </w:rPr>
          <w:delText>vs.</w:delText>
        </w:r>
        <w:r w:rsidDel="00F012A2">
          <w:rPr>
            <w:spacing w:val="-10"/>
            <w:sz w:val="20"/>
          </w:rPr>
          <w:delText xml:space="preserve"> </w:delText>
        </w:r>
        <w:r w:rsidDel="00F012A2">
          <w:rPr>
            <w:spacing w:val="-2"/>
            <w:sz w:val="20"/>
          </w:rPr>
          <w:delText>3.332</w:delText>
        </w:r>
        <w:r w:rsidDel="00F012A2">
          <w:rPr>
            <w:spacing w:val="-10"/>
            <w:sz w:val="20"/>
          </w:rPr>
          <w:delText xml:space="preserve"> </w:delText>
        </w:r>
        <w:r w:rsidDel="00F012A2">
          <w:rPr>
            <w:spacing w:val="-2"/>
            <w:sz w:val="20"/>
          </w:rPr>
          <w:delText>on</w:delText>
        </w:r>
        <w:r w:rsidDel="00F012A2">
          <w:rPr>
            <w:spacing w:val="-10"/>
            <w:sz w:val="20"/>
          </w:rPr>
          <w:delText xml:space="preserve"> </w:delText>
        </w:r>
        <w:r w:rsidDel="00F012A2">
          <w:rPr>
            <w:spacing w:val="-2"/>
            <w:sz w:val="20"/>
          </w:rPr>
          <w:delText>CMYKOGB-7):</w:delText>
        </w:r>
        <w:r w:rsidDel="00F012A2">
          <w:rPr>
            <w:spacing w:val="3"/>
            <w:sz w:val="20"/>
          </w:rPr>
          <w:delText xml:space="preserve"> </w:delText>
        </w:r>
        <w:r w:rsidDel="00F012A2">
          <w:rPr>
            <w:spacing w:val="-2"/>
            <w:sz w:val="20"/>
          </w:rPr>
          <w:delText>the</w:delText>
        </w:r>
        <w:r w:rsidDel="00F012A2">
          <w:rPr>
            <w:spacing w:val="-10"/>
            <w:sz w:val="20"/>
          </w:rPr>
          <w:delText xml:space="preserve"> </w:delText>
        </w:r>
        <w:r w:rsidDel="00F012A2">
          <w:rPr>
            <w:spacing w:val="-2"/>
            <w:sz w:val="20"/>
          </w:rPr>
          <w:delText>classical</w:delText>
        </w:r>
        <w:r w:rsidDel="00F012A2">
          <w:rPr>
            <w:spacing w:val="-10"/>
            <w:sz w:val="20"/>
          </w:rPr>
          <w:delText xml:space="preserve"> </w:delText>
        </w:r>
        <w:r w:rsidDel="00F012A2">
          <w:rPr>
            <w:spacing w:val="-2"/>
            <w:sz w:val="20"/>
          </w:rPr>
          <w:delText>direct</w:delText>
        </w:r>
        <w:r w:rsidDel="00F012A2">
          <w:rPr>
            <w:spacing w:val="-10"/>
            <w:sz w:val="20"/>
          </w:rPr>
          <w:delText xml:space="preserve"> </w:delText>
        </w:r>
        <w:r w:rsidDel="00F012A2">
          <w:rPr>
            <w:spacing w:val="-2"/>
            <w:sz w:val="20"/>
          </w:rPr>
          <w:delText>optimizer</w:delText>
        </w:r>
        <w:r w:rsidDel="00F012A2">
          <w:rPr>
            <w:spacing w:val="-10"/>
            <w:sz w:val="20"/>
          </w:rPr>
          <w:delText xml:space="preserve"> </w:delText>
        </w:r>
        <w:r w:rsidDel="00F012A2">
          <w:rPr>
            <w:spacing w:val="-2"/>
            <w:sz w:val="20"/>
          </w:rPr>
          <w:delText>fails</w:delText>
        </w:r>
        <w:r w:rsidDel="00F012A2">
          <w:rPr>
            <w:spacing w:val="-10"/>
            <w:sz w:val="20"/>
          </w:rPr>
          <w:delText xml:space="preserve"> </w:delText>
        </w:r>
        <w:r w:rsidDel="00F012A2">
          <w:rPr>
            <w:spacing w:val="-2"/>
            <w:sz w:val="20"/>
          </w:rPr>
          <w:delText>at</w:delText>
        </w:r>
        <w:r w:rsidDel="00F012A2">
          <w:rPr>
            <w:spacing w:val="-10"/>
            <w:sz w:val="20"/>
          </w:rPr>
          <w:delText xml:space="preserve"> </w:delText>
        </w:r>
        <w:r w:rsidDel="00F012A2">
          <w:rPr>
            <w:spacing w:val="-2"/>
            <w:sz w:val="20"/>
          </w:rPr>
          <w:delText>high</w:delText>
        </w:r>
        <w:r w:rsidDel="00F012A2">
          <w:rPr>
            <w:spacing w:val="-7"/>
            <w:sz w:val="20"/>
          </w:rPr>
          <w:delText xml:space="preserve"> </w:delText>
        </w:r>
        <w:r w:rsidDel="00F012A2">
          <w:rPr>
            <w:i/>
            <w:spacing w:val="-2"/>
            <w:sz w:val="20"/>
          </w:rPr>
          <w:delText>n</w:delText>
        </w:r>
        <w:r w:rsidDel="00F012A2">
          <w:rPr>
            <w:i/>
            <w:spacing w:val="-7"/>
            <w:sz w:val="20"/>
          </w:rPr>
          <w:delText xml:space="preserve"> </w:delText>
        </w:r>
        <w:r w:rsidDel="00F012A2">
          <w:rPr>
            <w:spacing w:val="-2"/>
            <w:sz w:val="20"/>
          </w:rPr>
          <w:delText>not</w:delText>
        </w:r>
        <w:r w:rsidDel="00F012A2">
          <w:rPr>
            <w:spacing w:val="-10"/>
            <w:sz w:val="20"/>
          </w:rPr>
          <w:delText xml:space="preserve"> </w:delText>
        </w:r>
        <w:r w:rsidDel="00F012A2">
          <w:rPr>
            <w:spacing w:val="-2"/>
            <w:sz w:val="20"/>
          </w:rPr>
          <w:delText>by</w:delText>
        </w:r>
        <w:r w:rsidDel="00F012A2">
          <w:rPr>
            <w:spacing w:val="-10"/>
            <w:sz w:val="20"/>
          </w:rPr>
          <w:delText xml:space="preserve"> </w:delText>
        </w:r>
        <w:r w:rsidDel="00F012A2">
          <w:rPr>
            <w:spacing w:val="-2"/>
            <w:sz w:val="20"/>
          </w:rPr>
          <w:delText>running</w:delText>
        </w:r>
        <w:r w:rsidDel="00F012A2">
          <w:rPr>
            <w:rFonts w:ascii="Times New Roman"/>
            <w:sz w:val="20"/>
          </w:rPr>
          <w:tab/>
        </w:r>
        <w:r w:rsidDel="00F012A2">
          <w:rPr>
            <w:rFonts w:ascii="Trebuchet MS"/>
            <w:spacing w:val="-5"/>
            <w:sz w:val="10"/>
          </w:rPr>
          <w:delText>590</w:delText>
        </w:r>
      </w:del>
    </w:p>
    <w:p w14:paraId="1515CDDB" w14:textId="572E88F1" w:rsidR="00EA1924" w:rsidDel="00F012A2" w:rsidRDefault="00000000">
      <w:pPr>
        <w:tabs>
          <w:tab w:val="right" w:pos="11017"/>
        </w:tabs>
        <w:spacing w:before="30"/>
        <w:ind w:left="2761"/>
        <w:rPr>
          <w:del w:id="685" w:author="Phil Green" w:date="2026-08-30T18:39:00Z" w16du:dateUtc="2026-08-30T16:39:00Z"/>
          <w:rFonts w:ascii="Trebuchet MS"/>
          <w:sz w:val="10"/>
        </w:rPr>
      </w:pPr>
      <w:del w:id="686" w:author="Phil Green" w:date="2026-08-30T18:39:00Z" w16du:dateUtc="2026-08-30T16:39:00Z">
        <w:r w:rsidDel="00F012A2">
          <w:rPr>
            <w:spacing w:val="-2"/>
            <w:sz w:val="20"/>
          </w:rPr>
          <w:delText>long</w:delText>
        </w:r>
        <w:r w:rsidDel="00F012A2">
          <w:rPr>
            <w:spacing w:val="-11"/>
            <w:sz w:val="20"/>
          </w:rPr>
          <w:delText xml:space="preserve"> </w:delText>
        </w:r>
        <w:r w:rsidDel="00F012A2">
          <w:rPr>
            <w:spacing w:val="-2"/>
            <w:sz w:val="20"/>
          </w:rPr>
          <w:delText>but</w:delText>
        </w:r>
        <w:r w:rsidDel="00F012A2">
          <w:rPr>
            <w:spacing w:val="-10"/>
            <w:sz w:val="20"/>
          </w:rPr>
          <w:delText xml:space="preserve"> </w:delText>
        </w:r>
        <w:r w:rsidDel="00F012A2">
          <w:rPr>
            <w:spacing w:val="-2"/>
            <w:sz w:val="20"/>
          </w:rPr>
          <w:delText>by</w:delText>
        </w:r>
        <w:r w:rsidDel="00F012A2">
          <w:rPr>
            <w:spacing w:val="-11"/>
            <w:sz w:val="20"/>
          </w:rPr>
          <w:delText xml:space="preserve"> </w:delText>
        </w:r>
        <w:r w:rsidDel="00F012A2">
          <w:rPr>
            <w:spacing w:val="-2"/>
            <w:sz w:val="20"/>
          </w:rPr>
          <w:delText>silently</w:delText>
        </w:r>
        <w:r w:rsidDel="00F012A2">
          <w:rPr>
            <w:spacing w:val="-10"/>
            <w:sz w:val="20"/>
          </w:rPr>
          <w:delText xml:space="preserve"> </w:delText>
        </w:r>
        <w:r w:rsidDel="00F012A2">
          <w:rPr>
            <w:spacing w:val="-2"/>
            <w:sz w:val="20"/>
          </w:rPr>
          <w:delText>giving</w:delText>
        </w:r>
        <w:r w:rsidDel="00F012A2">
          <w:rPr>
            <w:spacing w:val="-11"/>
            <w:sz w:val="20"/>
          </w:rPr>
          <w:delText xml:space="preserve"> </w:delText>
        </w:r>
        <w:r w:rsidDel="00F012A2">
          <w:rPr>
            <w:spacing w:val="-2"/>
            <w:sz w:val="20"/>
          </w:rPr>
          <w:delText>up.</w:delText>
        </w:r>
        <w:r w:rsidDel="00F012A2">
          <w:rPr>
            <w:spacing w:val="-5"/>
            <w:sz w:val="20"/>
          </w:rPr>
          <w:delText xml:space="preserve"> </w:delText>
        </w:r>
        <w:r w:rsidDel="00F012A2">
          <w:rPr>
            <w:spacing w:val="-2"/>
            <w:sz w:val="20"/>
          </w:rPr>
          <w:delText>Powell,</w:delText>
        </w:r>
        <w:r w:rsidDel="00F012A2">
          <w:rPr>
            <w:spacing w:val="-10"/>
            <w:sz w:val="20"/>
          </w:rPr>
          <w:delText xml:space="preserve"> </w:delText>
        </w:r>
        <w:r w:rsidDel="00F012A2">
          <w:rPr>
            <w:spacing w:val="-2"/>
            <w:sz w:val="20"/>
          </w:rPr>
          <w:delText>by</w:delText>
        </w:r>
        <w:r w:rsidDel="00F012A2">
          <w:rPr>
            <w:spacing w:val="-11"/>
            <w:sz w:val="20"/>
          </w:rPr>
          <w:delText xml:space="preserve"> </w:delText>
        </w:r>
        <w:r w:rsidDel="00F012A2">
          <w:rPr>
            <w:spacing w:val="-2"/>
            <w:sz w:val="20"/>
          </w:rPr>
          <w:delText>contrast,</w:delText>
        </w:r>
        <w:r w:rsidDel="00F012A2">
          <w:rPr>
            <w:spacing w:val="-10"/>
            <w:sz w:val="20"/>
          </w:rPr>
          <w:delText xml:space="preserve"> </w:delText>
        </w:r>
        <w:r w:rsidDel="00F012A2">
          <w:rPr>
            <w:spacing w:val="-2"/>
            <w:sz w:val="20"/>
          </w:rPr>
          <w:delText>still</w:delText>
        </w:r>
        <w:r w:rsidDel="00F012A2">
          <w:rPr>
            <w:spacing w:val="-11"/>
            <w:sz w:val="20"/>
          </w:rPr>
          <w:delText xml:space="preserve"> </w:delText>
        </w:r>
        <w:r w:rsidDel="00F012A2">
          <w:rPr>
            <w:spacing w:val="-2"/>
            <w:sz w:val="20"/>
          </w:rPr>
          <w:delText>genuinely</w:delText>
        </w:r>
        <w:r w:rsidDel="00F012A2">
          <w:rPr>
            <w:spacing w:val="-10"/>
            <w:sz w:val="20"/>
          </w:rPr>
          <w:delText xml:space="preserve"> </w:delText>
        </w:r>
        <w:r w:rsidDel="00F012A2">
          <w:rPr>
            <w:spacing w:val="-2"/>
            <w:sz w:val="20"/>
          </w:rPr>
          <w:delText>improves</w:delText>
        </w:r>
        <w:r w:rsidDel="00F012A2">
          <w:rPr>
            <w:spacing w:val="-11"/>
            <w:sz w:val="20"/>
          </w:rPr>
          <w:delText xml:space="preserve"> </w:delText>
        </w:r>
        <w:r w:rsidDel="00F012A2">
          <w:rPr>
            <w:spacing w:val="-2"/>
            <w:sz w:val="20"/>
          </w:rPr>
          <w:delText>on</w:delText>
        </w:r>
        <w:r w:rsidDel="00F012A2">
          <w:rPr>
            <w:spacing w:val="-10"/>
            <w:sz w:val="20"/>
          </w:rPr>
          <w:delText xml:space="preserve"> </w:delText>
        </w:r>
        <w:r w:rsidDel="00F012A2">
          <w:rPr>
            <w:spacing w:val="-2"/>
            <w:sz w:val="20"/>
          </w:rPr>
          <w:delText>least</w:delText>
        </w:r>
        <w:r w:rsidDel="00F012A2">
          <w:rPr>
            <w:spacing w:val="-11"/>
            <w:sz w:val="20"/>
          </w:rPr>
          <w:delText xml:space="preserve"> </w:delText>
        </w:r>
        <w:r w:rsidDel="00F012A2">
          <w:rPr>
            <w:spacing w:val="-2"/>
            <w:sz w:val="20"/>
          </w:rPr>
          <w:delText>squares</w:delText>
        </w:r>
        <w:r w:rsidDel="00F012A2">
          <w:rPr>
            <w:rFonts w:ascii="Times New Roman"/>
            <w:sz w:val="20"/>
          </w:rPr>
          <w:tab/>
        </w:r>
        <w:r w:rsidDel="00F012A2">
          <w:rPr>
            <w:rFonts w:ascii="Trebuchet MS"/>
            <w:spacing w:val="-5"/>
            <w:sz w:val="10"/>
          </w:rPr>
          <w:delText>591</w:delText>
        </w:r>
      </w:del>
    </w:p>
    <w:p w14:paraId="00871292" w14:textId="5B1DDAC8" w:rsidR="00EA1924" w:rsidDel="00F012A2" w:rsidRDefault="00000000">
      <w:pPr>
        <w:tabs>
          <w:tab w:val="right" w:pos="11017"/>
        </w:tabs>
        <w:spacing w:before="22"/>
        <w:ind w:left="2761"/>
        <w:rPr>
          <w:del w:id="687" w:author="Phil Green" w:date="2026-08-30T18:39:00Z" w16du:dateUtc="2026-08-30T16:39:00Z"/>
          <w:rFonts w:ascii="Trebuchet MS" w:hAnsi="Trebuchet MS"/>
          <w:sz w:val="10"/>
        </w:rPr>
      </w:pPr>
      <w:del w:id="688" w:author="Phil Green" w:date="2026-08-30T18:39:00Z" w16du:dateUtc="2026-08-30T16:39:00Z">
        <w:r w:rsidDel="00F012A2">
          <w:rPr>
            <w:sz w:val="20"/>
          </w:rPr>
          <w:lastRenderedPageBreak/>
          <w:delText>at</w:delText>
        </w:r>
        <w:r w:rsidDel="00F012A2">
          <w:rPr>
            <w:spacing w:val="8"/>
            <w:sz w:val="20"/>
          </w:rPr>
          <w:delText xml:space="preserve"> </w:delText>
        </w:r>
        <w:r w:rsidDel="00F012A2">
          <w:rPr>
            <w:i/>
            <w:sz w:val="20"/>
          </w:rPr>
          <w:delText>n</w:delText>
        </w:r>
        <w:r w:rsidDel="00F012A2">
          <w:rPr>
            <w:i/>
            <w:spacing w:val="21"/>
            <w:sz w:val="20"/>
          </w:rPr>
          <w:delText xml:space="preserve"> </w:delText>
        </w:r>
        <w:r w:rsidDel="00F012A2">
          <w:rPr>
            <w:rFonts w:ascii="Tahoma" w:hAnsi="Tahoma"/>
            <w:sz w:val="20"/>
          </w:rPr>
          <w:delText>=</w:delText>
        </w:r>
        <w:r w:rsidDel="00F012A2">
          <w:rPr>
            <w:rFonts w:ascii="Tahoma" w:hAnsi="Tahoma"/>
            <w:spacing w:val="7"/>
            <w:sz w:val="20"/>
          </w:rPr>
          <w:delText xml:space="preserve"> </w:delText>
        </w:r>
        <w:r w:rsidDel="00F012A2">
          <w:rPr>
            <w:sz w:val="20"/>
          </w:rPr>
          <w:delText>7</w:delText>
        </w:r>
        <w:r w:rsidDel="00F012A2">
          <w:rPr>
            <w:spacing w:val="6"/>
            <w:sz w:val="20"/>
          </w:rPr>
          <w:delText xml:space="preserve"> </w:delText>
        </w:r>
        <w:r w:rsidDel="00F012A2">
          <w:rPr>
            <w:sz w:val="20"/>
          </w:rPr>
          <w:delText>(median</w:delText>
        </w:r>
        <w:r w:rsidDel="00F012A2">
          <w:rPr>
            <w:spacing w:val="6"/>
            <w:sz w:val="20"/>
          </w:rPr>
          <w:delText xml:space="preserve"> </w:delText>
        </w:r>
        <w:r w:rsidDel="00F012A2">
          <w:rPr>
            <w:sz w:val="20"/>
          </w:rPr>
          <w:delText>5.386</w:delText>
        </w:r>
        <w:r w:rsidDel="00F012A2">
          <w:rPr>
            <w:spacing w:val="10"/>
            <w:sz w:val="20"/>
          </w:rPr>
          <w:delText xml:space="preserve"> </w:delText>
        </w:r>
        <w:r w:rsidDel="00F012A2">
          <w:rPr>
            <w:rFonts w:ascii="Libertinus Sans" w:hAnsi="Libertinus Sans"/>
            <w:i/>
            <w:sz w:val="20"/>
          </w:rPr>
          <w:delText>→</w:delText>
        </w:r>
        <w:r w:rsidDel="00F012A2">
          <w:rPr>
            <w:rFonts w:ascii="Libertinus Sans" w:hAnsi="Libertinus Sans"/>
            <w:i/>
            <w:spacing w:val="9"/>
            <w:sz w:val="20"/>
          </w:rPr>
          <w:delText xml:space="preserve"> </w:delText>
        </w:r>
        <w:r w:rsidDel="00F012A2">
          <w:rPr>
            <w:sz w:val="20"/>
          </w:rPr>
          <w:delText>3.104</w:delText>
        </w:r>
        <w:r w:rsidDel="00F012A2">
          <w:rPr>
            <w:spacing w:val="6"/>
            <w:sz w:val="20"/>
          </w:rPr>
          <w:delText xml:space="preserve"> </w:delText>
        </w:r>
        <w:r w:rsidDel="00F012A2">
          <w:rPr>
            <w:sz w:val="20"/>
          </w:rPr>
          <w:delText>and</w:delText>
        </w:r>
        <w:r w:rsidDel="00F012A2">
          <w:rPr>
            <w:spacing w:val="6"/>
            <w:sz w:val="20"/>
          </w:rPr>
          <w:delText xml:space="preserve"> </w:delText>
        </w:r>
        <w:r w:rsidDel="00F012A2">
          <w:rPr>
            <w:sz w:val="20"/>
          </w:rPr>
          <w:delText>3.332</w:delText>
        </w:r>
        <w:r w:rsidDel="00F012A2">
          <w:rPr>
            <w:spacing w:val="10"/>
            <w:sz w:val="20"/>
          </w:rPr>
          <w:delText xml:space="preserve"> </w:delText>
        </w:r>
        <w:r w:rsidDel="00F012A2">
          <w:rPr>
            <w:rFonts w:ascii="Libertinus Sans" w:hAnsi="Libertinus Sans"/>
            <w:i/>
            <w:sz w:val="20"/>
          </w:rPr>
          <w:delText>→</w:delText>
        </w:r>
        <w:r w:rsidDel="00F012A2">
          <w:rPr>
            <w:rFonts w:ascii="Libertinus Sans" w:hAnsi="Libertinus Sans"/>
            <w:i/>
            <w:spacing w:val="9"/>
            <w:sz w:val="20"/>
          </w:rPr>
          <w:delText xml:space="preserve"> </w:delText>
        </w:r>
        <w:r w:rsidDel="00F012A2">
          <w:rPr>
            <w:sz w:val="20"/>
          </w:rPr>
          <w:delText>2.979),</w:delText>
        </w:r>
        <w:r w:rsidDel="00F012A2">
          <w:rPr>
            <w:spacing w:val="7"/>
            <w:sz w:val="20"/>
          </w:rPr>
          <w:delText xml:space="preserve"> </w:delText>
        </w:r>
        <w:r w:rsidDel="00F012A2">
          <w:rPr>
            <w:sz w:val="20"/>
          </w:rPr>
          <w:delText>but</w:delText>
        </w:r>
        <w:r w:rsidDel="00F012A2">
          <w:rPr>
            <w:spacing w:val="7"/>
            <w:sz w:val="20"/>
          </w:rPr>
          <w:delText xml:space="preserve"> </w:delText>
        </w:r>
        <w:r w:rsidDel="00F012A2">
          <w:rPr>
            <w:sz w:val="20"/>
          </w:rPr>
          <w:delText>its</w:delText>
        </w:r>
        <w:r w:rsidDel="00F012A2">
          <w:rPr>
            <w:spacing w:val="6"/>
            <w:sz w:val="20"/>
          </w:rPr>
          <w:delText xml:space="preserve"> </w:delText>
        </w:r>
        <w:r w:rsidDel="00F012A2">
          <w:rPr>
            <w:sz w:val="20"/>
          </w:rPr>
          <w:delText>cost</w:delText>
        </w:r>
        <w:r w:rsidDel="00F012A2">
          <w:rPr>
            <w:spacing w:val="6"/>
            <w:sz w:val="20"/>
          </w:rPr>
          <w:delText xml:space="preserve"> </w:delText>
        </w:r>
        <w:r w:rsidDel="00F012A2">
          <w:rPr>
            <w:sz w:val="20"/>
          </w:rPr>
          <w:delText>grows</w:delText>
        </w:r>
        <w:r w:rsidDel="00F012A2">
          <w:rPr>
            <w:spacing w:val="6"/>
            <w:sz w:val="20"/>
          </w:rPr>
          <w:delText xml:space="preserve"> </w:delText>
        </w:r>
        <w:r w:rsidDel="00F012A2">
          <w:rPr>
            <w:sz w:val="20"/>
          </w:rPr>
          <w:delText>to</w:delText>
        </w:r>
        <w:r w:rsidDel="00F012A2">
          <w:rPr>
            <w:spacing w:val="6"/>
            <w:sz w:val="20"/>
          </w:rPr>
          <w:delText xml:space="preserve"> </w:delText>
        </w:r>
        <w:r w:rsidDel="00F012A2">
          <w:rPr>
            <w:sz w:val="20"/>
          </w:rPr>
          <w:delText>roughly</w:delText>
        </w:r>
        <w:r w:rsidDel="00F012A2">
          <w:rPr>
            <w:spacing w:val="7"/>
            <w:sz w:val="20"/>
          </w:rPr>
          <w:delText xml:space="preserve"> </w:delText>
        </w:r>
        <w:r w:rsidDel="00F012A2">
          <w:rPr>
            <w:sz w:val="20"/>
          </w:rPr>
          <w:delText>41–</w:delText>
        </w:r>
        <w:r w:rsidDel="00F012A2">
          <w:rPr>
            <w:spacing w:val="-5"/>
            <w:sz w:val="20"/>
          </w:rPr>
          <w:delText>62</w:delText>
        </w:r>
        <w:r w:rsidDel="00F012A2">
          <w:rPr>
            <w:rFonts w:ascii="Times New Roman" w:hAnsi="Times New Roman"/>
            <w:sz w:val="20"/>
          </w:rPr>
          <w:tab/>
        </w:r>
        <w:r w:rsidDel="00F012A2">
          <w:rPr>
            <w:rFonts w:ascii="Trebuchet MS" w:hAnsi="Trebuchet MS"/>
            <w:spacing w:val="-5"/>
            <w:sz w:val="10"/>
          </w:rPr>
          <w:delText>592</w:delText>
        </w:r>
      </w:del>
    </w:p>
    <w:p w14:paraId="58E00D81" w14:textId="77777777" w:rsidR="00EA1924" w:rsidRDefault="00EA1924">
      <w:pPr>
        <w:rPr>
          <w:rFonts w:ascii="Trebuchet MS" w:hAnsi="Trebuchet MS"/>
          <w:sz w:val="10"/>
        </w:rPr>
        <w:sectPr w:rsidR="00EA1924">
          <w:pgSz w:w="11910" w:h="16840"/>
          <w:pgMar w:top="1020" w:right="283" w:bottom="760" w:left="566" w:header="685" w:footer="563" w:gutter="0"/>
          <w:cols w:space="720"/>
        </w:sectPr>
      </w:pPr>
    </w:p>
    <w:p w14:paraId="2672FCFC" w14:textId="31844B8C" w:rsidR="00EA1924" w:rsidRDefault="00000000">
      <w:pPr>
        <w:tabs>
          <w:tab w:val="left" w:pos="10853"/>
        </w:tabs>
        <w:spacing w:before="410" w:line="268" w:lineRule="auto"/>
        <w:ind w:left="2755" w:right="36" w:firstLine="5"/>
        <w:jc w:val="both"/>
        <w:rPr>
          <w:rFonts w:ascii="Trebuchet MS" w:hAnsi="Trebuchet MS"/>
          <w:sz w:val="10"/>
        </w:rPr>
      </w:pPr>
      <w:del w:id="689" w:author="Phil Green" w:date="2026-08-30T18:40:00Z" w16du:dateUtc="2026-08-30T16:40:00Z">
        <w:r w:rsidDel="00F012A2">
          <w:rPr>
            <w:sz w:val="20"/>
          </w:rPr>
          <w:lastRenderedPageBreak/>
          <w:delText>minutes</w:delText>
        </w:r>
        <w:r w:rsidDel="00F012A2">
          <w:rPr>
            <w:spacing w:val="-13"/>
            <w:sz w:val="20"/>
          </w:rPr>
          <w:delText xml:space="preserve"> </w:delText>
        </w:r>
        <w:r w:rsidDel="00F012A2">
          <w:rPr>
            <w:sz w:val="20"/>
          </w:rPr>
          <w:delText>of</w:delText>
        </w:r>
        <w:r w:rsidDel="00F012A2">
          <w:rPr>
            <w:spacing w:val="-12"/>
            <w:sz w:val="20"/>
          </w:rPr>
          <w:delText xml:space="preserve"> </w:delText>
        </w:r>
        <w:r w:rsidDel="00F012A2">
          <w:rPr>
            <w:sz w:val="20"/>
          </w:rPr>
          <w:delText>training</w:delText>
        </w:r>
        <w:r w:rsidDel="00F012A2">
          <w:rPr>
            <w:spacing w:val="-13"/>
            <w:sz w:val="20"/>
          </w:rPr>
          <w:delText xml:space="preserve"> </w:delText>
        </w:r>
        <w:r w:rsidDel="00F012A2">
          <w:rPr>
            <w:sz w:val="20"/>
          </w:rPr>
          <w:delText>per</w:delText>
        </w:r>
        <w:r w:rsidDel="00F012A2">
          <w:rPr>
            <w:spacing w:val="-12"/>
            <w:sz w:val="20"/>
          </w:rPr>
          <w:delText xml:space="preserve"> </w:delText>
        </w:r>
        <w:r w:rsidDel="00F012A2">
          <w:rPr>
            <w:sz w:val="20"/>
          </w:rPr>
          <w:delText>dataset,</w:delText>
        </w:r>
        <w:r w:rsidDel="00F012A2">
          <w:rPr>
            <w:spacing w:val="-12"/>
            <w:sz w:val="20"/>
          </w:rPr>
          <w:delText xml:space="preserve"> </w:delText>
        </w:r>
        <w:r w:rsidDel="00F012A2">
          <w:rPr>
            <w:sz w:val="20"/>
          </w:rPr>
          <w:delText>versus</w:delText>
        </w:r>
        <w:r w:rsidDel="00F012A2">
          <w:rPr>
            <w:spacing w:val="-13"/>
            <w:sz w:val="20"/>
          </w:rPr>
          <w:delText xml:space="preserve"> </w:delText>
        </w:r>
        <w:r w:rsidDel="00F012A2">
          <w:rPr>
            <w:sz w:val="20"/>
          </w:rPr>
          <w:delText>seconds</w:delText>
        </w:r>
        <w:r w:rsidDel="00F012A2">
          <w:rPr>
            <w:spacing w:val="-12"/>
            <w:sz w:val="20"/>
          </w:rPr>
          <w:delText xml:space="preserve"> </w:delText>
        </w:r>
        <w:r w:rsidDel="00F012A2">
          <w:rPr>
            <w:sz w:val="20"/>
          </w:rPr>
          <w:delText>at</w:delText>
        </w:r>
        <w:r w:rsidDel="00F012A2">
          <w:rPr>
            <w:spacing w:val="-10"/>
            <w:sz w:val="20"/>
          </w:rPr>
          <w:delText xml:space="preserve"> </w:delText>
        </w:r>
        <w:r w:rsidDel="00F012A2">
          <w:rPr>
            <w:i/>
            <w:sz w:val="20"/>
          </w:rPr>
          <w:delText>n</w:delText>
        </w:r>
        <w:r w:rsidDel="00F012A2">
          <w:rPr>
            <w:i/>
            <w:spacing w:val="-1"/>
            <w:sz w:val="20"/>
          </w:rPr>
          <w:delText xml:space="preserve"> </w:delText>
        </w:r>
        <w:r w:rsidDel="00F012A2">
          <w:rPr>
            <w:rFonts w:ascii="Libertinus Sans" w:hAnsi="Libertinus Sans"/>
            <w:i/>
            <w:w w:val="125"/>
            <w:sz w:val="20"/>
          </w:rPr>
          <w:delText>≤</w:delText>
        </w:r>
        <w:r w:rsidDel="00F012A2">
          <w:rPr>
            <w:rFonts w:ascii="Libertinus Sans" w:hAnsi="Libertinus Sans"/>
            <w:i/>
            <w:spacing w:val="-15"/>
            <w:w w:val="125"/>
            <w:sz w:val="20"/>
          </w:rPr>
          <w:delText xml:space="preserve"> </w:delText>
        </w:r>
        <w:r w:rsidDel="00F012A2">
          <w:rPr>
            <w:sz w:val="20"/>
          </w:rPr>
          <w:delText>4.</w:delText>
        </w:r>
        <w:r w:rsidDel="00F012A2">
          <w:rPr>
            <w:spacing w:val="-1"/>
            <w:sz w:val="20"/>
          </w:rPr>
          <w:delText xml:space="preserve"> </w:delText>
        </w:r>
        <w:r w:rsidDel="00F012A2">
          <w:rPr>
            <w:sz w:val="20"/>
          </w:rPr>
          <w:delText>Direct</w:delText>
        </w:r>
        <w:r w:rsidDel="00F012A2">
          <w:rPr>
            <w:spacing w:val="-13"/>
            <w:sz w:val="20"/>
          </w:rPr>
          <w:delText xml:space="preserve"> </w:delText>
        </w:r>
        <w:r w:rsidDel="00F012A2">
          <w:rPr>
            <w:sz w:val="20"/>
          </w:rPr>
          <w:delText>optimization</w:delText>
        </w:r>
        <w:r w:rsidDel="00F012A2">
          <w:rPr>
            <w:spacing w:val="-12"/>
            <w:sz w:val="20"/>
          </w:rPr>
          <w:delText xml:space="preserve"> </w:delText>
        </w:r>
        <w:r w:rsidDel="00F012A2">
          <w:rPr>
            <w:sz w:val="20"/>
          </w:rPr>
          <w:delText>of</w:delText>
        </w:r>
        <w:r w:rsidDel="00F012A2">
          <w:rPr>
            <w:spacing w:val="-13"/>
            <w:sz w:val="20"/>
          </w:rPr>
          <w:delText xml:space="preserve"> </w:delText>
        </w:r>
        <w:r w:rsidDel="00F012A2">
          <w:rPr>
            <w:sz w:val="20"/>
          </w:rPr>
          <w:delText>the</w:delText>
        </w:r>
        <w:r w:rsidDel="00F012A2">
          <w:rPr>
            <w:spacing w:val="-12"/>
            <w:sz w:val="20"/>
          </w:rPr>
          <w:delText xml:space="preserve"> </w:delText>
        </w:r>
        <w:r w:rsidDel="00F012A2">
          <w:rPr>
            <w:sz w:val="20"/>
          </w:rPr>
          <w:delText>classical</w:delText>
        </w:r>
        <w:r w:rsidDel="00F012A2">
          <w:rPr>
            <w:spacing w:val="80"/>
            <w:w w:val="150"/>
            <w:sz w:val="20"/>
          </w:rPr>
          <w:delText xml:space="preserve"> </w:delText>
        </w:r>
        <w:r w:rsidDel="00F012A2">
          <w:rPr>
            <w:rFonts w:ascii="Trebuchet MS" w:hAnsi="Trebuchet MS"/>
            <w:sz w:val="10"/>
          </w:rPr>
          <w:delText>593</w:delText>
        </w:r>
        <w:r w:rsidDel="00F012A2">
          <w:rPr>
            <w:rFonts w:ascii="Trebuchet MS" w:hAnsi="Trebuchet MS"/>
            <w:spacing w:val="40"/>
            <w:sz w:val="10"/>
          </w:rPr>
          <w:delText xml:space="preserve"> </w:delText>
        </w:r>
        <w:r w:rsidDel="00F012A2">
          <w:rPr>
            <w:sz w:val="20"/>
          </w:rPr>
          <w:delText>polynomial thus fails to scale on both axes: one optimizer stops helping, the other stops</w:delText>
        </w:r>
        <w:r w:rsidDel="00F012A2">
          <w:rPr>
            <w:spacing w:val="80"/>
            <w:w w:val="150"/>
            <w:sz w:val="20"/>
          </w:rPr>
          <w:delText xml:space="preserve"> </w:delText>
        </w:r>
        <w:r w:rsidDel="00F012A2">
          <w:rPr>
            <w:rFonts w:ascii="Trebuchet MS" w:hAnsi="Trebuchet MS"/>
            <w:sz w:val="10"/>
          </w:rPr>
          <w:delText>594</w:delText>
        </w:r>
        <w:r w:rsidDel="00F012A2">
          <w:rPr>
            <w:rFonts w:ascii="Trebuchet MS" w:hAnsi="Trebuchet MS"/>
            <w:spacing w:val="40"/>
            <w:sz w:val="10"/>
          </w:rPr>
          <w:delText xml:space="preserve"> </w:delText>
        </w:r>
        <w:r w:rsidDel="00F012A2">
          <w:rPr>
            <w:sz w:val="20"/>
          </w:rPr>
          <w:delText>being</w:delText>
        </w:r>
        <w:r w:rsidDel="00F012A2">
          <w:rPr>
            <w:spacing w:val="-6"/>
            <w:sz w:val="20"/>
          </w:rPr>
          <w:delText xml:space="preserve"> </w:delText>
        </w:r>
        <w:r w:rsidDel="00F012A2">
          <w:rPr>
            <w:spacing w:val="-2"/>
            <w:sz w:val="20"/>
          </w:rPr>
          <w:delText>cheap.</w:delText>
        </w:r>
      </w:del>
      <w:r>
        <w:rPr>
          <w:rFonts w:ascii="Times New Roman" w:hAnsi="Times New Roman"/>
          <w:sz w:val="20"/>
        </w:rPr>
        <w:tab/>
      </w:r>
      <w:r>
        <w:rPr>
          <w:rFonts w:ascii="Trebuchet MS" w:hAnsi="Trebuchet MS"/>
          <w:spacing w:val="-5"/>
          <w:sz w:val="10"/>
        </w:rPr>
        <w:t>595</w:t>
      </w:r>
    </w:p>
    <w:p w14:paraId="24601CCD" w14:textId="77777777" w:rsidR="00EA1924" w:rsidRDefault="00000000">
      <w:pPr>
        <w:ind w:left="3187"/>
        <w:jc w:val="both"/>
        <w:rPr>
          <w:rFonts w:ascii="Trebuchet MS"/>
          <w:sz w:val="10"/>
        </w:rPr>
      </w:pPr>
      <w:r>
        <w:rPr>
          <w:sz w:val="20"/>
        </w:rPr>
        <w:t>One</w:t>
      </w:r>
      <w:r>
        <w:rPr>
          <w:spacing w:val="-2"/>
          <w:sz w:val="20"/>
        </w:rPr>
        <w:t xml:space="preserve"> </w:t>
      </w:r>
      <w:r>
        <w:rPr>
          <w:sz w:val="20"/>
        </w:rPr>
        <w:t>number</w:t>
      </w:r>
      <w:r>
        <w:rPr>
          <w:spacing w:val="-1"/>
          <w:sz w:val="20"/>
        </w:rPr>
        <w:t xml:space="preserve"> </w:t>
      </w:r>
      <w:r>
        <w:rPr>
          <w:sz w:val="20"/>
        </w:rPr>
        <w:t>in</w:t>
      </w:r>
      <w:r>
        <w:rPr>
          <w:spacing w:val="-2"/>
          <w:sz w:val="20"/>
        </w:rPr>
        <w:t xml:space="preserve"> </w:t>
      </w:r>
      <w:r>
        <w:rPr>
          <w:sz w:val="20"/>
        </w:rPr>
        <w:t>Table</w:t>
      </w:r>
      <w:r>
        <w:rPr>
          <w:spacing w:val="-2"/>
          <w:sz w:val="20"/>
        </w:rPr>
        <w:t xml:space="preserve"> </w:t>
      </w:r>
      <w:hyperlink w:anchor="_bookmark25" w:history="1">
        <w:r>
          <w:rPr>
            <w:color w:val="0774B7"/>
            <w:sz w:val="20"/>
          </w:rPr>
          <w:t>10</w:t>
        </w:r>
      </w:hyperlink>
      <w:r>
        <w:rPr>
          <w:color w:val="0774B7"/>
          <w:spacing w:val="-1"/>
          <w:sz w:val="20"/>
        </w:rPr>
        <w:t xml:space="preserve"> </w:t>
      </w:r>
      <w:r>
        <w:rPr>
          <w:sz w:val="20"/>
        </w:rPr>
        <w:t>demands</w:t>
      </w:r>
      <w:r>
        <w:rPr>
          <w:spacing w:val="-1"/>
          <w:sz w:val="20"/>
        </w:rPr>
        <w:t xml:space="preserve"> </w:t>
      </w:r>
      <w:r>
        <w:rPr>
          <w:sz w:val="20"/>
        </w:rPr>
        <w:t>a</w:t>
      </w:r>
      <w:r>
        <w:rPr>
          <w:spacing w:val="-1"/>
          <w:sz w:val="20"/>
        </w:rPr>
        <w:t xml:space="preserve"> </w:t>
      </w:r>
      <w:r>
        <w:rPr>
          <w:sz w:val="20"/>
        </w:rPr>
        <w:t>caveat</w:t>
      </w:r>
      <w:r>
        <w:rPr>
          <w:spacing w:val="-3"/>
          <w:sz w:val="20"/>
        </w:rPr>
        <w:t xml:space="preserve"> </w:t>
      </w:r>
      <w:r>
        <w:rPr>
          <w:sz w:val="20"/>
        </w:rPr>
        <w:t>rather</w:t>
      </w:r>
      <w:r>
        <w:rPr>
          <w:spacing w:val="-1"/>
          <w:sz w:val="20"/>
        </w:rPr>
        <w:t xml:space="preserve"> </w:t>
      </w:r>
      <w:r>
        <w:rPr>
          <w:sz w:val="20"/>
        </w:rPr>
        <w:t>than</w:t>
      </w:r>
      <w:r>
        <w:rPr>
          <w:spacing w:val="-1"/>
          <w:sz w:val="20"/>
        </w:rPr>
        <w:t xml:space="preserve"> </w:t>
      </w:r>
      <w:r>
        <w:rPr>
          <w:sz w:val="20"/>
        </w:rPr>
        <w:t>a</w:t>
      </w:r>
      <w:r>
        <w:rPr>
          <w:spacing w:val="-2"/>
          <w:sz w:val="20"/>
        </w:rPr>
        <w:t xml:space="preserve"> </w:t>
      </w:r>
      <w:r>
        <w:rPr>
          <w:sz w:val="20"/>
        </w:rPr>
        <w:t>headline:</w:t>
      </w:r>
      <w:r>
        <w:rPr>
          <w:spacing w:val="10"/>
          <w:sz w:val="20"/>
        </w:rPr>
        <w:t xml:space="preserve"> </w:t>
      </w:r>
      <w:r>
        <w:rPr>
          <w:sz w:val="20"/>
        </w:rPr>
        <w:t>Gaussian</w:t>
      </w:r>
      <w:r>
        <w:rPr>
          <w:spacing w:val="-1"/>
          <w:sz w:val="20"/>
        </w:rPr>
        <w:t xml:space="preserve"> </w:t>
      </w:r>
      <w:r>
        <w:rPr>
          <w:sz w:val="20"/>
        </w:rPr>
        <w:t>process</w:t>
      </w:r>
      <w:r>
        <w:rPr>
          <w:rFonts w:ascii="Times New Roman"/>
          <w:spacing w:val="66"/>
          <w:sz w:val="20"/>
        </w:rPr>
        <w:t xml:space="preserve">  </w:t>
      </w:r>
      <w:r>
        <w:rPr>
          <w:rFonts w:ascii="Trebuchet MS"/>
          <w:spacing w:val="-5"/>
          <w:sz w:val="10"/>
        </w:rPr>
        <w:t>596</w:t>
      </w:r>
    </w:p>
    <w:p w14:paraId="163DA25E" w14:textId="77777777" w:rsidR="00EA1924" w:rsidRDefault="00000000">
      <w:pPr>
        <w:tabs>
          <w:tab w:val="left" w:pos="10859"/>
        </w:tabs>
        <w:spacing w:before="30"/>
        <w:ind w:left="2761"/>
        <w:rPr>
          <w:rFonts w:ascii="Trebuchet MS" w:hAnsi="Trebuchet MS"/>
          <w:sz w:val="10"/>
        </w:rPr>
      </w:pPr>
      <w:r>
        <w:rPr>
          <w:spacing w:val="-4"/>
          <w:sz w:val="20"/>
        </w:rPr>
        <w:t>regression’s</w:t>
      </w:r>
      <w:r>
        <w:rPr>
          <w:spacing w:val="-6"/>
          <w:sz w:val="20"/>
        </w:rPr>
        <w:t xml:space="preserve"> </w:t>
      </w:r>
      <w:r>
        <w:rPr>
          <w:spacing w:val="-4"/>
          <w:sz w:val="20"/>
        </w:rPr>
        <w:t>median</w:t>
      </w:r>
      <w:r>
        <w:rPr>
          <w:spacing w:val="-6"/>
          <w:sz w:val="20"/>
        </w:rPr>
        <w:t xml:space="preserve"> </w:t>
      </w:r>
      <w:r>
        <w:rPr>
          <w:spacing w:val="-4"/>
          <w:sz w:val="20"/>
        </w:rPr>
        <w:t>on</w:t>
      </w:r>
      <w:r>
        <w:rPr>
          <w:spacing w:val="-6"/>
          <w:sz w:val="20"/>
        </w:rPr>
        <w:t xml:space="preserve"> </w:t>
      </w:r>
      <w:r>
        <w:rPr>
          <w:spacing w:val="-4"/>
          <w:sz w:val="20"/>
        </w:rPr>
        <w:t>CMYKOGV-7</w:t>
      </w:r>
      <w:r>
        <w:rPr>
          <w:spacing w:val="-5"/>
          <w:sz w:val="20"/>
        </w:rPr>
        <w:t xml:space="preserve"> </w:t>
      </w:r>
      <w:r>
        <w:rPr>
          <w:spacing w:val="-4"/>
          <w:sz w:val="20"/>
        </w:rPr>
        <w:t>is</w:t>
      </w:r>
      <w:r>
        <w:rPr>
          <w:spacing w:val="-6"/>
          <w:sz w:val="20"/>
        </w:rPr>
        <w:t xml:space="preserve"> </w:t>
      </w:r>
      <w:r>
        <w:rPr>
          <w:i/>
          <w:spacing w:val="-4"/>
          <w:sz w:val="20"/>
        </w:rPr>
        <w:t>better</w:t>
      </w:r>
      <w:r>
        <w:rPr>
          <w:i/>
          <w:spacing w:val="-6"/>
          <w:sz w:val="20"/>
        </w:rPr>
        <w:t xml:space="preserve"> </w:t>
      </w:r>
      <w:r>
        <w:rPr>
          <w:spacing w:val="-4"/>
          <w:sz w:val="20"/>
        </w:rPr>
        <w:t>than</w:t>
      </w:r>
      <w:r>
        <w:rPr>
          <w:spacing w:val="-6"/>
          <w:sz w:val="20"/>
        </w:rPr>
        <w:t xml:space="preserve"> </w:t>
      </w:r>
      <w:r>
        <w:rPr>
          <w:spacing w:val="-4"/>
          <w:sz w:val="20"/>
        </w:rPr>
        <w:t>its</w:t>
      </w:r>
      <w:r>
        <w:rPr>
          <w:spacing w:val="-5"/>
          <w:sz w:val="20"/>
        </w:rPr>
        <w:t xml:space="preserve"> </w:t>
      </w:r>
      <w:r>
        <w:rPr>
          <w:spacing w:val="-4"/>
          <w:sz w:val="20"/>
        </w:rPr>
        <w:t>median</w:t>
      </w:r>
      <w:r>
        <w:rPr>
          <w:spacing w:val="-6"/>
          <w:sz w:val="20"/>
        </w:rPr>
        <w:t xml:space="preserve"> </w:t>
      </w:r>
      <w:r>
        <w:rPr>
          <w:spacing w:val="-4"/>
          <w:sz w:val="20"/>
        </w:rPr>
        <w:t>on</w:t>
      </w:r>
      <w:r>
        <w:rPr>
          <w:spacing w:val="-6"/>
          <w:sz w:val="20"/>
        </w:rPr>
        <w:t xml:space="preserve"> </w:t>
      </w:r>
      <w:r>
        <w:rPr>
          <w:spacing w:val="-4"/>
          <w:sz w:val="20"/>
        </w:rPr>
        <w:t>the</w:t>
      </w:r>
      <w:r>
        <w:rPr>
          <w:spacing w:val="-6"/>
          <w:sz w:val="20"/>
        </w:rPr>
        <w:t xml:space="preserve"> </w:t>
      </w:r>
      <w:r>
        <w:rPr>
          <w:spacing w:val="-4"/>
          <w:sz w:val="20"/>
        </w:rPr>
        <w:t>five-ink</w:t>
      </w:r>
      <w:r>
        <w:rPr>
          <w:spacing w:val="-5"/>
          <w:sz w:val="20"/>
        </w:rPr>
        <w:t xml:space="preserve"> </w:t>
      </w:r>
      <w:r>
        <w:rPr>
          <w:spacing w:val="-4"/>
          <w:sz w:val="20"/>
        </w:rPr>
        <w:t>KCMYG</w:t>
      </w:r>
      <w:r>
        <w:rPr>
          <w:spacing w:val="-6"/>
          <w:sz w:val="20"/>
        </w:rPr>
        <w:t xml:space="preserve"> </w:t>
      </w:r>
      <w:r>
        <w:rPr>
          <w:spacing w:val="-4"/>
          <w:sz w:val="20"/>
        </w:rPr>
        <w:t>set,</w:t>
      </w:r>
      <w:r>
        <w:rPr>
          <w:spacing w:val="-5"/>
          <w:sz w:val="20"/>
        </w:rPr>
        <w:t xml:space="preserve"> in</w:t>
      </w:r>
      <w:r>
        <w:rPr>
          <w:rFonts w:ascii="Times New Roman" w:hAnsi="Times New Roman"/>
          <w:sz w:val="20"/>
        </w:rPr>
        <w:tab/>
      </w:r>
      <w:r>
        <w:rPr>
          <w:rFonts w:ascii="Trebuchet MS" w:hAnsi="Trebuchet MS"/>
          <w:spacing w:val="-5"/>
          <w:sz w:val="10"/>
        </w:rPr>
        <w:t>597</w:t>
      </w:r>
    </w:p>
    <w:p w14:paraId="558AA4F9" w14:textId="77777777" w:rsidR="00EA1924" w:rsidRDefault="00000000">
      <w:pPr>
        <w:tabs>
          <w:tab w:val="left" w:pos="10859"/>
        </w:tabs>
        <w:spacing w:before="30"/>
        <w:ind w:left="2761"/>
        <w:rPr>
          <w:rFonts w:ascii="Trebuchet MS"/>
          <w:sz w:val="10"/>
        </w:rPr>
      </w:pPr>
      <w:r>
        <w:rPr>
          <w:sz w:val="20"/>
        </w:rPr>
        <w:t>both</w:t>
      </w:r>
      <w:r>
        <w:rPr>
          <w:spacing w:val="-12"/>
          <w:sz w:val="20"/>
        </w:rPr>
        <w:t xml:space="preserve"> </w:t>
      </w:r>
      <w:r>
        <w:rPr>
          <w:sz w:val="20"/>
        </w:rPr>
        <w:t>fitting</w:t>
      </w:r>
      <w:r>
        <w:rPr>
          <w:spacing w:val="-11"/>
          <w:sz w:val="20"/>
        </w:rPr>
        <w:t xml:space="preserve"> </w:t>
      </w:r>
      <w:r>
        <w:rPr>
          <w:sz w:val="20"/>
        </w:rPr>
        <w:t>spaces</w:t>
      </w:r>
      <w:r>
        <w:rPr>
          <w:spacing w:val="-12"/>
          <w:sz w:val="20"/>
        </w:rPr>
        <w:t xml:space="preserve"> </w:t>
      </w:r>
      <w:r>
        <w:rPr>
          <w:sz w:val="20"/>
        </w:rPr>
        <w:t>(0.249</w:t>
      </w:r>
      <w:r>
        <w:rPr>
          <w:spacing w:val="-11"/>
          <w:sz w:val="20"/>
        </w:rPr>
        <w:t xml:space="preserve"> </w:t>
      </w:r>
      <w:r>
        <w:rPr>
          <w:sz w:val="20"/>
        </w:rPr>
        <w:t>against</w:t>
      </w:r>
      <w:r>
        <w:rPr>
          <w:spacing w:val="-11"/>
          <w:sz w:val="20"/>
        </w:rPr>
        <w:t xml:space="preserve"> </w:t>
      </w:r>
      <w:r>
        <w:rPr>
          <w:sz w:val="20"/>
        </w:rPr>
        <w:t>0.867</w:t>
      </w:r>
      <w:r>
        <w:rPr>
          <w:spacing w:val="-12"/>
          <w:sz w:val="20"/>
        </w:rPr>
        <w:t xml:space="preserve"> </w:t>
      </w:r>
      <w:r>
        <w:rPr>
          <w:sz w:val="20"/>
        </w:rPr>
        <w:t>in</w:t>
      </w:r>
      <w:r>
        <w:rPr>
          <w:spacing w:val="-11"/>
          <w:sz w:val="20"/>
        </w:rPr>
        <w:t xml:space="preserve"> </w:t>
      </w:r>
      <w:r>
        <w:rPr>
          <w:sz w:val="20"/>
        </w:rPr>
        <w:t>XYZ;</w:t>
      </w:r>
      <w:r>
        <w:rPr>
          <w:spacing w:val="-11"/>
          <w:sz w:val="20"/>
        </w:rPr>
        <w:t xml:space="preserve"> </w:t>
      </w:r>
      <w:r>
        <w:rPr>
          <w:sz w:val="20"/>
        </w:rPr>
        <w:t>0.160</w:t>
      </w:r>
      <w:r>
        <w:rPr>
          <w:spacing w:val="-12"/>
          <w:sz w:val="20"/>
        </w:rPr>
        <w:t xml:space="preserve"> </w:t>
      </w:r>
      <w:r>
        <w:rPr>
          <w:sz w:val="20"/>
        </w:rPr>
        <w:t>against</w:t>
      </w:r>
      <w:r>
        <w:rPr>
          <w:spacing w:val="-11"/>
          <w:sz w:val="20"/>
        </w:rPr>
        <w:t xml:space="preserve"> </w:t>
      </w:r>
      <w:r>
        <w:rPr>
          <w:sz w:val="20"/>
        </w:rPr>
        <w:t>0.764</w:t>
      </w:r>
      <w:r>
        <w:rPr>
          <w:spacing w:val="-11"/>
          <w:sz w:val="20"/>
        </w:rPr>
        <w:t xml:space="preserve"> </w:t>
      </w:r>
      <w:r>
        <w:rPr>
          <w:sz w:val="20"/>
        </w:rPr>
        <w:t>in</w:t>
      </w:r>
      <w:r>
        <w:rPr>
          <w:spacing w:val="-12"/>
          <w:sz w:val="20"/>
        </w:rPr>
        <w:t xml:space="preserve"> </w:t>
      </w:r>
      <w:r>
        <w:rPr>
          <w:sz w:val="20"/>
        </w:rPr>
        <w:t>cube-root</w:t>
      </w:r>
      <w:r>
        <w:rPr>
          <w:spacing w:val="-11"/>
          <w:sz w:val="20"/>
        </w:rPr>
        <w:t xml:space="preserve"> </w:t>
      </w:r>
      <w:r>
        <w:rPr>
          <w:sz w:val="20"/>
        </w:rPr>
        <w:t>space).</w:t>
      </w:r>
      <w:r>
        <w:rPr>
          <w:spacing w:val="-2"/>
          <w:sz w:val="20"/>
        </w:rPr>
        <w:t xml:space="preserve"> </w:t>
      </w:r>
      <w:r>
        <w:rPr>
          <w:spacing w:val="-4"/>
          <w:sz w:val="20"/>
        </w:rPr>
        <w:t>This</w:t>
      </w:r>
      <w:r>
        <w:rPr>
          <w:rFonts w:ascii="Times New Roman"/>
          <w:sz w:val="20"/>
        </w:rPr>
        <w:tab/>
      </w:r>
      <w:r>
        <w:rPr>
          <w:rFonts w:ascii="Trebuchet MS"/>
          <w:spacing w:val="-5"/>
          <w:sz w:val="10"/>
        </w:rPr>
        <w:t>598</w:t>
      </w:r>
    </w:p>
    <w:p w14:paraId="42E7C078" w14:textId="77777777" w:rsidR="00EA1924" w:rsidRDefault="00000000">
      <w:pPr>
        <w:tabs>
          <w:tab w:val="left" w:pos="10859"/>
        </w:tabs>
        <w:spacing w:before="30"/>
        <w:ind w:left="2761"/>
        <w:rPr>
          <w:rFonts w:ascii="Trebuchet MS"/>
          <w:sz w:val="10"/>
        </w:rPr>
      </w:pPr>
      <w:r>
        <w:rPr>
          <w:spacing w:val="-2"/>
          <w:sz w:val="20"/>
        </w:rPr>
        <w:t>is</w:t>
      </w:r>
      <w:r>
        <w:rPr>
          <w:spacing w:val="-7"/>
          <w:sz w:val="20"/>
        </w:rPr>
        <w:t xml:space="preserve"> </w:t>
      </w:r>
      <w:r>
        <w:rPr>
          <w:spacing w:val="-2"/>
          <w:sz w:val="20"/>
        </w:rPr>
        <w:t>not</w:t>
      </w:r>
      <w:r>
        <w:rPr>
          <w:spacing w:val="-6"/>
          <w:sz w:val="20"/>
        </w:rPr>
        <w:t xml:space="preserve"> </w:t>
      </w:r>
      <w:r>
        <w:rPr>
          <w:spacing w:val="-2"/>
          <w:sz w:val="20"/>
        </w:rPr>
        <w:t>evidence</w:t>
      </w:r>
      <w:r>
        <w:rPr>
          <w:spacing w:val="-7"/>
          <w:sz w:val="20"/>
        </w:rPr>
        <w:t xml:space="preserve"> </w:t>
      </w:r>
      <w:r>
        <w:rPr>
          <w:spacing w:val="-2"/>
          <w:sz w:val="20"/>
        </w:rPr>
        <w:t>that</w:t>
      </w:r>
      <w:r>
        <w:rPr>
          <w:spacing w:val="-6"/>
          <w:sz w:val="20"/>
        </w:rPr>
        <w:t xml:space="preserve"> </w:t>
      </w:r>
      <w:r>
        <w:rPr>
          <w:spacing w:val="-2"/>
          <w:sz w:val="20"/>
        </w:rPr>
        <w:t>seven</w:t>
      </w:r>
      <w:r>
        <w:rPr>
          <w:spacing w:val="-6"/>
          <w:sz w:val="20"/>
        </w:rPr>
        <w:t xml:space="preserve"> </w:t>
      </w:r>
      <w:r>
        <w:rPr>
          <w:spacing w:val="-2"/>
          <w:sz w:val="20"/>
        </w:rPr>
        <w:t>inks</w:t>
      </w:r>
      <w:r>
        <w:rPr>
          <w:spacing w:val="-7"/>
          <w:sz w:val="20"/>
        </w:rPr>
        <w:t xml:space="preserve"> </w:t>
      </w:r>
      <w:r>
        <w:rPr>
          <w:spacing w:val="-2"/>
          <w:sz w:val="20"/>
        </w:rPr>
        <w:t>are</w:t>
      </w:r>
      <w:r>
        <w:rPr>
          <w:spacing w:val="-6"/>
          <w:sz w:val="20"/>
        </w:rPr>
        <w:t xml:space="preserve"> </w:t>
      </w:r>
      <w:r>
        <w:rPr>
          <w:spacing w:val="-2"/>
          <w:sz w:val="20"/>
        </w:rPr>
        <w:t>easier</w:t>
      </w:r>
      <w:r>
        <w:rPr>
          <w:spacing w:val="-7"/>
          <w:sz w:val="20"/>
        </w:rPr>
        <w:t xml:space="preserve"> </w:t>
      </w:r>
      <w:r>
        <w:rPr>
          <w:spacing w:val="-2"/>
          <w:sz w:val="20"/>
        </w:rPr>
        <w:t>than</w:t>
      </w:r>
      <w:r>
        <w:rPr>
          <w:spacing w:val="-6"/>
          <w:sz w:val="20"/>
        </w:rPr>
        <w:t xml:space="preserve"> </w:t>
      </w:r>
      <w:r>
        <w:rPr>
          <w:spacing w:val="-2"/>
          <w:sz w:val="20"/>
        </w:rPr>
        <w:t>five.</w:t>
      </w:r>
      <w:r>
        <w:rPr>
          <w:spacing w:val="6"/>
          <w:sz w:val="20"/>
        </w:rPr>
        <w:t xml:space="preserve"> </w:t>
      </w:r>
      <w:r>
        <w:rPr>
          <w:spacing w:val="-2"/>
          <w:sz w:val="20"/>
        </w:rPr>
        <w:t>In</w:t>
      </w:r>
      <w:r>
        <w:rPr>
          <w:spacing w:val="-7"/>
          <w:sz w:val="20"/>
        </w:rPr>
        <w:t xml:space="preserve"> </w:t>
      </w:r>
      <w:r>
        <w:rPr>
          <w:spacing w:val="-2"/>
          <w:sz w:val="20"/>
        </w:rPr>
        <w:t>the</w:t>
      </w:r>
      <w:r>
        <w:rPr>
          <w:spacing w:val="-6"/>
          <w:sz w:val="20"/>
        </w:rPr>
        <w:t xml:space="preserve"> </w:t>
      </w:r>
      <w:r>
        <w:rPr>
          <w:spacing w:val="-2"/>
          <w:sz w:val="20"/>
        </w:rPr>
        <w:t>CMYKOGV</w:t>
      </w:r>
      <w:r>
        <w:rPr>
          <w:spacing w:val="-7"/>
          <w:sz w:val="20"/>
        </w:rPr>
        <w:t xml:space="preserve"> </w:t>
      </w:r>
      <w:r>
        <w:rPr>
          <w:spacing w:val="-2"/>
          <w:sz w:val="20"/>
        </w:rPr>
        <w:t>chart,</w:t>
      </w:r>
      <w:r>
        <w:rPr>
          <w:spacing w:val="-6"/>
          <w:sz w:val="20"/>
        </w:rPr>
        <w:t xml:space="preserve"> </w:t>
      </w:r>
      <w:r>
        <w:rPr>
          <w:spacing w:val="-2"/>
          <w:sz w:val="20"/>
        </w:rPr>
        <w:t>84%</w:t>
      </w:r>
      <w:r>
        <w:rPr>
          <w:spacing w:val="-6"/>
          <w:sz w:val="20"/>
        </w:rPr>
        <w:t xml:space="preserve"> </w:t>
      </w:r>
      <w:r>
        <w:rPr>
          <w:spacing w:val="-2"/>
          <w:sz w:val="20"/>
        </w:rPr>
        <w:t>of</w:t>
      </w:r>
      <w:r>
        <w:rPr>
          <w:spacing w:val="-7"/>
          <w:sz w:val="20"/>
        </w:rPr>
        <w:t xml:space="preserve"> </w:t>
      </w:r>
      <w:r>
        <w:rPr>
          <w:spacing w:val="-2"/>
          <w:sz w:val="20"/>
        </w:rPr>
        <w:t>patches</w:t>
      </w:r>
      <w:r>
        <w:rPr>
          <w:rFonts w:ascii="Times New Roman"/>
          <w:sz w:val="20"/>
        </w:rPr>
        <w:tab/>
      </w:r>
      <w:r>
        <w:rPr>
          <w:rFonts w:ascii="Trebuchet MS"/>
          <w:spacing w:val="-5"/>
          <w:sz w:val="10"/>
        </w:rPr>
        <w:t>599</w:t>
      </w:r>
    </w:p>
    <w:p w14:paraId="4FCF9788" w14:textId="77777777" w:rsidR="00EA1924" w:rsidRDefault="00000000">
      <w:pPr>
        <w:tabs>
          <w:tab w:val="left" w:pos="10859"/>
        </w:tabs>
        <w:spacing w:before="30"/>
        <w:ind w:left="2761"/>
        <w:rPr>
          <w:rFonts w:ascii="Trebuchet MS"/>
          <w:sz w:val="10"/>
        </w:rPr>
      </w:pPr>
      <w:r>
        <w:rPr>
          <w:sz w:val="20"/>
        </w:rPr>
        <w:t>use</w:t>
      </w:r>
      <w:r>
        <w:rPr>
          <w:spacing w:val="-10"/>
          <w:sz w:val="20"/>
        </w:rPr>
        <w:t xml:space="preserve"> </w:t>
      </w:r>
      <w:r>
        <w:rPr>
          <w:sz w:val="20"/>
        </w:rPr>
        <w:t>at</w:t>
      </w:r>
      <w:r>
        <w:rPr>
          <w:spacing w:val="-9"/>
          <w:sz w:val="20"/>
        </w:rPr>
        <w:t xml:space="preserve"> </w:t>
      </w:r>
      <w:r>
        <w:rPr>
          <w:sz w:val="20"/>
        </w:rPr>
        <w:t>most</w:t>
      </w:r>
      <w:r>
        <w:rPr>
          <w:spacing w:val="-10"/>
          <w:sz w:val="20"/>
        </w:rPr>
        <w:t xml:space="preserve"> </w:t>
      </w:r>
      <w:r>
        <w:rPr>
          <w:sz w:val="20"/>
        </w:rPr>
        <w:t>four</w:t>
      </w:r>
      <w:r>
        <w:rPr>
          <w:spacing w:val="-9"/>
          <w:sz w:val="20"/>
        </w:rPr>
        <w:t xml:space="preserve"> </w:t>
      </w:r>
      <w:r>
        <w:rPr>
          <w:sz w:val="20"/>
        </w:rPr>
        <w:t>nonzero</w:t>
      </w:r>
      <w:r>
        <w:rPr>
          <w:spacing w:val="-10"/>
          <w:sz w:val="20"/>
        </w:rPr>
        <w:t xml:space="preserve"> </w:t>
      </w:r>
      <w:r>
        <w:rPr>
          <w:sz w:val="20"/>
        </w:rPr>
        <w:t>inks,</w:t>
      </w:r>
      <w:r>
        <w:rPr>
          <w:spacing w:val="-9"/>
          <w:sz w:val="20"/>
        </w:rPr>
        <w:t xml:space="preserve"> </w:t>
      </w:r>
      <w:r>
        <w:rPr>
          <w:sz w:val="20"/>
        </w:rPr>
        <w:t>so</w:t>
      </w:r>
      <w:r>
        <w:rPr>
          <w:spacing w:val="-10"/>
          <w:sz w:val="20"/>
        </w:rPr>
        <w:t xml:space="preserve"> </w:t>
      </w:r>
      <w:r>
        <w:rPr>
          <w:sz w:val="20"/>
        </w:rPr>
        <w:t>the</w:t>
      </w:r>
      <w:r>
        <w:rPr>
          <w:spacing w:val="-9"/>
          <w:sz w:val="20"/>
        </w:rPr>
        <w:t xml:space="preserve"> </w:t>
      </w:r>
      <w:r>
        <w:rPr>
          <w:sz w:val="20"/>
        </w:rPr>
        <w:t>chart</w:t>
      </w:r>
      <w:r>
        <w:rPr>
          <w:spacing w:val="-9"/>
          <w:sz w:val="20"/>
        </w:rPr>
        <w:t xml:space="preserve"> </w:t>
      </w:r>
      <w:r>
        <w:rPr>
          <w:sz w:val="20"/>
        </w:rPr>
        <w:t>is</w:t>
      </w:r>
      <w:r>
        <w:rPr>
          <w:spacing w:val="-10"/>
          <w:sz w:val="20"/>
        </w:rPr>
        <w:t xml:space="preserve"> </w:t>
      </w:r>
      <w:r>
        <w:rPr>
          <w:sz w:val="20"/>
        </w:rPr>
        <w:t>a</w:t>
      </w:r>
      <w:r>
        <w:rPr>
          <w:spacing w:val="-9"/>
          <w:sz w:val="20"/>
        </w:rPr>
        <w:t xml:space="preserve"> </w:t>
      </w:r>
      <w:r>
        <w:rPr>
          <w:sz w:val="20"/>
        </w:rPr>
        <w:t>union</w:t>
      </w:r>
      <w:r>
        <w:rPr>
          <w:spacing w:val="-10"/>
          <w:sz w:val="20"/>
        </w:rPr>
        <w:t xml:space="preserve"> </w:t>
      </w:r>
      <w:r>
        <w:rPr>
          <w:sz w:val="20"/>
        </w:rPr>
        <w:t>of</w:t>
      </w:r>
      <w:r>
        <w:rPr>
          <w:spacing w:val="-9"/>
          <w:sz w:val="20"/>
        </w:rPr>
        <w:t xml:space="preserve"> </w:t>
      </w:r>
      <w:r>
        <w:rPr>
          <w:sz w:val="20"/>
        </w:rPr>
        <w:t>densely</w:t>
      </w:r>
      <w:r>
        <w:rPr>
          <w:spacing w:val="-10"/>
          <w:sz w:val="20"/>
        </w:rPr>
        <w:t xml:space="preserve"> </w:t>
      </w:r>
      <w:r>
        <w:rPr>
          <w:sz w:val="20"/>
        </w:rPr>
        <w:t>sampled</w:t>
      </w:r>
      <w:r>
        <w:rPr>
          <w:spacing w:val="-9"/>
          <w:sz w:val="20"/>
        </w:rPr>
        <w:t xml:space="preserve"> </w:t>
      </w:r>
      <w:r>
        <w:rPr>
          <w:sz w:val="20"/>
        </w:rPr>
        <w:t>low-</w:t>
      </w:r>
      <w:r>
        <w:rPr>
          <w:spacing w:val="-2"/>
          <w:sz w:val="20"/>
        </w:rPr>
        <w:t>dimensional</w:t>
      </w:r>
      <w:r>
        <w:rPr>
          <w:rFonts w:ascii="Times New Roman"/>
          <w:sz w:val="20"/>
        </w:rPr>
        <w:tab/>
      </w:r>
      <w:r>
        <w:rPr>
          <w:rFonts w:ascii="Trebuchet MS"/>
          <w:spacing w:val="-5"/>
          <w:sz w:val="10"/>
        </w:rPr>
        <w:t>600</w:t>
      </w:r>
    </w:p>
    <w:p w14:paraId="69F5115F" w14:textId="77777777" w:rsidR="00EA1924" w:rsidRDefault="00000000">
      <w:pPr>
        <w:tabs>
          <w:tab w:val="left" w:pos="10859"/>
        </w:tabs>
        <w:spacing w:before="30"/>
        <w:ind w:left="2753"/>
        <w:rPr>
          <w:rFonts w:ascii="Trebuchet MS"/>
          <w:sz w:val="10"/>
        </w:rPr>
      </w:pPr>
      <w:r>
        <w:rPr>
          <w:sz w:val="20"/>
        </w:rPr>
        <w:t>wedges</w:t>
      </w:r>
      <w:r>
        <w:rPr>
          <w:spacing w:val="-6"/>
          <w:sz w:val="20"/>
        </w:rPr>
        <w:t xml:space="preserve"> </w:t>
      </w:r>
      <w:r>
        <w:rPr>
          <w:sz w:val="20"/>
        </w:rPr>
        <w:t>that</w:t>
      </w:r>
      <w:r>
        <w:rPr>
          <w:spacing w:val="-6"/>
          <w:sz w:val="20"/>
        </w:rPr>
        <w:t xml:space="preserve"> </w:t>
      </w:r>
      <w:r>
        <w:rPr>
          <w:sz w:val="20"/>
        </w:rPr>
        <w:t>an</w:t>
      </w:r>
      <w:r>
        <w:rPr>
          <w:spacing w:val="-5"/>
          <w:sz w:val="20"/>
        </w:rPr>
        <w:t xml:space="preserve"> </w:t>
      </w:r>
      <w:r>
        <w:rPr>
          <w:sz w:val="20"/>
        </w:rPr>
        <w:t>RBF-kernel</w:t>
      </w:r>
      <w:r>
        <w:rPr>
          <w:spacing w:val="-6"/>
          <w:sz w:val="20"/>
        </w:rPr>
        <w:t xml:space="preserve"> </w:t>
      </w:r>
      <w:r>
        <w:rPr>
          <w:sz w:val="20"/>
        </w:rPr>
        <w:t>GP</w:t>
      </w:r>
      <w:r>
        <w:rPr>
          <w:spacing w:val="-5"/>
          <w:sz w:val="20"/>
        </w:rPr>
        <w:t xml:space="preserve"> </w:t>
      </w:r>
      <w:r>
        <w:rPr>
          <w:sz w:val="20"/>
        </w:rPr>
        <w:t>interpolates</w:t>
      </w:r>
      <w:r>
        <w:rPr>
          <w:spacing w:val="-5"/>
          <w:sz w:val="20"/>
        </w:rPr>
        <w:t xml:space="preserve"> </w:t>
      </w:r>
      <w:r>
        <w:rPr>
          <w:sz w:val="20"/>
        </w:rPr>
        <w:t>extremely</w:t>
      </w:r>
      <w:r>
        <w:rPr>
          <w:spacing w:val="-6"/>
          <w:sz w:val="20"/>
        </w:rPr>
        <w:t xml:space="preserve"> </w:t>
      </w:r>
      <w:r>
        <w:rPr>
          <w:sz w:val="20"/>
        </w:rPr>
        <w:t>well,</w:t>
      </w:r>
      <w:r>
        <w:rPr>
          <w:spacing w:val="-5"/>
          <w:sz w:val="20"/>
        </w:rPr>
        <w:t xml:space="preserve"> </w:t>
      </w:r>
      <w:r>
        <w:rPr>
          <w:sz w:val="20"/>
        </w:rPr>
        <w:t>and</w:t>
      </w:r>
      <w:r>
        <w:rPr>
          <w:spacing w:val="-6"/>
          <w:sz w:val="20"/>
        </w:rPr>
        <w:t xml:space="preserve"> </w:t>
      </w:r>
      <w:r>
        <w:rPr>
          <w:sz w:val="20"/>
        </w:rPr>
        <w:t>it</w:t>
      </w:r>
      <w:r>
        <w:rPr>
          <w:spacing w:val="-6"/>
          <w:sz w:val="20"/>
        </w:rPr>
        <w:t xml:space="preserve"> </w:t>
      </w:r>
      <w:r>
        <w:rPr>
          <w:sz w:val="20"/>
        </w:rPr>
        <w:t>is</w:t>
      </w:r>
      <w:r>
        <w:rPr>
          <w:spacing w:val="-5"/>
          <w:sz w:val="20"/>
        </w:rPr>
        <w:t xml:space="preserve"> </w:t>
      </w:r>
      <w:r>
        <w:rPr>
          <w:sz w:val="20"/>
        </w:rPr>
        <w:t>also</w:t>
      </w:r>
      <w:r>
        <w:rPr>
          <w:spacing w:val="-6"/>
          <w:sz w:val="20"/>
        </w:rPr>
        <w:t xml:space="preserve"> </w:t>
      </w:r>
      <w:r>
        <w:rPr>
          <w:sz w:val="20"/>
        </w:rPr>
        <w:t>the</w:t>
      </w:r>
      <w:r>
        <w:rPr>
          <w:spacing w:val="-5"/>
          <w:sz w:val="20"/>
        </w:rPr>
        <w:t xml:space="preserve"> </w:t>
      </w:r>
      <w:r>
        <w:rPr>
          <w:sz w:val="20"/>
        </w:rPr>
        <w:t>largest</w:t>
      </w:r>
      <w:r>
        <w:rPr>
          <w:spacing w:val="-5"/>
          <w:sz w:val="20"/>
        </w:rPr>
        <w:t xml:space="preserve"> </w:t>
      </w:r>
      <w:r>
        <w:rPr>
          <w:sz w:val="20"/>
        </w:rPr>
        <w:t>of</w:t>
      </w:r>
      <w:r>
        <w:rPr>
          <w:spacing w:val="-6"/>
          <w:sz w:val="20"/>
        </w:rPr>
        <w:t xml:space="preserve"> </w:t>
      </w:r>
      <w:r>
        <w:rPr>
          <w:spacing w:val="-5"/>
          <w:sz w:val="20"/>
        </w:rPr>
        <w:t>the</w:t>
      </w:r>
      <w:r>
        <w:rPr>
          <w:rFonts w:ascii="Times New Roman"/>
          <w:sz w:val="20"/>
        </w:rPr>
        <w:tab/>
      </w:r>
      <w:r>
        <w:rPr>
          <w:rFonts w:ascii="Trebuchet MS"/>
          <w:spacing w:val="-5"/>
          <w:sz w:val="10"/>
        </w:rPr>
        <w:t>601</w:t>
      </w:r>
    </w:p>
    <w:p w14:paraId="79A868F6" w14:textId="773DF043" w:rsidR="00EA1924" w:rsidDel="00F012A2" w:rsidRDefault="00000000" w:rsidP="00F012A2">
      <w:pPr>
        <w:tabs>
          <w:tab w:val="left" w:pos="10859"/>
        </w:tabs>
        <w:spacing w:before="30"/>
        <w:ind w:left="2761"/>
        <w:rPr>
          <w:del w:id="690" w:author="Phil Green" w:date="2026-08-30T18:41:00Z" w16du:dateUtc="2026-08-30T16:41:00Z"/>
          <w:rFonts w:ascii="Trebuchet MS"/>
          <w:sz w:val="10"/>
        </w:rPr>
      </w:pPr>
      <w:r>
        <w:rPr>
          <w:sz w:val="20"/>
        </w:rPr>
        <w:t>three</w:t>
      </w:r>
      <w:r>
        <w:rPr>
          <w:spacing w:val="5"/>
          <w:sz w:val="20"/>
        </w:rPr>
        <w:t xml:space="preserve"> </w:t>
      </w:r>
      <w:r>
        <w:rPr>
          <w:sz w:val="20"/>
        </w:rPr>
        <w:t>datasets</w:t>
      </w:r>
      <w:r>
        <w:rPr>
          <w:spacing w:val="5"/>
          <w:sz w:val="20"/>
        </w:rPr>
        <w:t xml:space="preserve"> </w:t>
      </w:r>
      <w:r>
        <w:rPr>
          <w:sz w:val="20"/>
        </w:rPr>
        <w:t>(3,302</w:t>
      </w:r>
      <w:r>
        <w:rPr>
          <w:spacing w:val="6"/>
          <w:sz w:val="20"/>
        </w:rPr>
        <w:t xml:space="preserve"> </w:t>
      </w:r>
      <w:r>
        <w:rPr>
          <w:sz w:val="20"/>
        </w:rPr>
        <w:t>analyzed</w:t>
      </w:r>
      <w:r>
        <w:rPr>
          <w:spacing w:val="5"/>
          <w:sz w:val="20"/>
        </w:rPr>
        <w:t xml:space="preserve"> </w:t>
      </w:r>
      <w:r>
        <w:rPr>
          <w:sz w:val="20"/>
        </w:rPr>
        <w:t>samples).</w:t>
      </w:r>
      <w:del w:id="691" w:author="Phil Green" w:date="2026-08-30T18:41:00Z" w16du:dateUtc="2026-08-30T16:41:00Z">
        <w:r w:rsidDel="00F012A2">
          <w:rPr>
            <w:spacing w:val="22"/>
            <w:sz w:val="20"/>
          </w:rPr>
          <w:delText xml:space="preserve"> </w:delText>
        </w:r>
        <w:r w:rsidDel="00F012A2">
          <w:rPr>
            <w:sz w:val="20"/>
          </w:rPr>
          <w:delText>The</w:delText>
        </w:r>
        <w:r w:rsidDel="00F012A2">
          <w:rPr>
            <w:spacing w:val="6"/>
            <w:sz w:val="20"/>
          </w:rPr>
          <w:delText xml:space="preserve"> </w:delText>
        </w:r>
        <w:r w:rsidDel="00F012A2">
          <w:rPr>
            <w:sz w:val="20"/>
          </w:rPr>
          <w:delText>GP</w:delText>
        </w:r>
        <w:r w:rsidDel="00F012A2">
          <w:rPr>
            <w:spacing w:val="5"/>
            <w:sz w:val="20"/>
          </w:rPr>
          <w:delText xml:space="preserve"> </w:delText>
        </w:r>
        <w:r w:rsidDel="00F012A2">
          <w:rPr>
            <w:sz w:val="20"/>
          </w:rPr>
          <w:delText>trajectory</w:delText>
        </w:r>
        <w:r w:rsidDel="00F012A2">
          <w:rPr>
            <w:spacing w:val="6"/>
            <w:sz w:val="20"/>
          </w:rPr>
          <w:delText xml:space="preserve"> </w:delText>
        </w:r>
        <w:r w:rsidDel="00F012A2">
          <w:rPr>
            <w:sz w:val="20"/>
          </w:rPr>
          <w:delText>across</w:delText>
        </w:r>
        <w:r w:rsidDel="00F012A2">
          <w:rPr>
            <w:spacing w:val="5"/>
            <w:sz w:val="20"/>
          </w:rPr>
          <w:delText xml:space="preserve"> </w:delText>
        </w:r>
        <w:r w:rsidDel="00F012A2">
          <w:rPr>
            <w:sz w:val="20"/>
          </w:rPr>
          <w:delText>the</w:delText>
        </w:r>
        <w:r w:rsidDel="00F012A2">
          <w:rPr>
            <w:spacing w:val="6"/>
            <w:sz w:val="20"/>
          </w:rPr>
          <w:delText xml:space="preserve"> </w:delText>
        </w:r>
        <w:r w:rsidDel="00F012A2">
          <w:rPr>
            <w:sz w:val="20"/>
          </w:rPr>
          <w:delText>ladder</w:delText>
        </w:r>
        <w:r w:rsidDel="00F012A2">
          <w:rPr>
            <w:spacing w:val="5"/>
            <w:sz w:val="20"/>
          </w:rPr>
          <w:delText xml:space="preserve"> </w:delText>
        </w:r>
        <w:r w:rsidDel="00F012A2">
          <w:rPr>
            <w:sz w:val="20"/>
          </w:rPr>
          <w:delText>is</w:delText>
        </w:r>
        <w:r w:rsidDel="00F012A2">
          <w:rPr>
            <w:spacing w:val="6"/>
            <w:sz w:val="20"/>
          </w:rPr>
          <w:delText xml:space="preserve"> </w:delText>
        </w:r>
        <w:r w:rsidDel="00F012A2">
          <w:rPr>
            <w:spacing w:val="-2"/>
            <w:sz w:val="20"/>
          </w:rPr>
          <w:delText>therefore</w:delText>
        </w:r>
        <w:r w:rsidDel="00F012A2">
          <w:rPr>
            <w:rFonts w:ascii="Times New Roman"/>
            <w:sz w:val="20"/>
          </w:rPr>
          <w:tab/>
        </w:r>
        <w:r w:rsidDel="00F012A2">
          <w:rPr>
            <w:rFonts w:ascii="Trebuchet MS"/>
            <w:spacing w:val="-5"/>
            <w:sz w:val="10"/>
          </w:rPr>
          <w:delText>602</w:delText>
        </w:r>
      </w:del>
    </w:p>
    <w:p w14:paraId="4CCFA472" w14:textId="02311608" w:rsidR="00EA1924" w:rsidRDefault="00000000" w:rsidP="00F012A2">
      <w:pPr>
        <w:tabs>
          <w:tab w:val="left" w:pos="10859"/>
        </w:tabs>
        <w:spacing w:before="30"/>
        <w:ind w:left="2761"/>
        <w:rPr>
          <w:rFonts w:ascii="Trebuchet MS"/>
          <w:sz w:val="10"/>
        </w:rPr>
      </w:pPr>
      <w:del w:id="692" w:author="Phil Green" w:date="2026-08-30T18:41:00Z" w16du:dateUtc="2026-08-30T16:41:00Z">
        <w:r w:rsidDel="00F012A2">
          <w:rPr>
            <w:sz w:val="20"/>
          </w:rPr>
          <w:delText>not</w:delText>
        </w:r>
        <w:r w:rsidDel="00F012A2">
          <w:rPr>
            <w:spacing w:val="-7"/>
            <w:sz w:val="20"/>
          </w:rPr>
          <w:delText xml:space="preserve"> </w:delText>
        </w:r>
        <w:r w:rsidDel="00F012A2">
          <w:rPr>
            <w:sz w:val="20"/>
          </w:rPr>
          <w:delText>monoton</w:delText>
        </w:r>
      </w:del>
      <w:del w:id="693" w:author="Phil Green" w:date="2026-08-30T18:40:00Z" w16du:dateUtc="2026-08-30T16:40:00Z">
        <w:r w:rsidDel="00F012A2">
          <w:rPr>
            <w:sz w:val="20"/>
          </w:rPr>
          <w:delText>e</w:delText>
        </w:r>
      </w:del>
      <w:del w:id="694" w:author="Phil Green" w:date="2026-08-30T18:41:00Z" w16du:dateUtc="2026-08-30T16:41:00Z">
        <w:r w:rsidDel="00F012A2">
          <w:rPr>
            <w:spacing w:val="-7"/>
            <w:sz w:val="20"/>
          </w:rPr>
          <w:delText xml:space="preserve"> </w:delText>
        </w:r>
        <w:r w:rsidDel="00F012A2">
          <w:rPr>
            <w:sz w:val="20"/>
          </w:rPr>
          <w:delText>in</w:delText>
        </w:r>
        <w:r w:rsidDel="00F012A2">
          <w:rPr>
            <w:spacing w:val="-5"/>
            <w:sz w:val="20"/>
          </w:rPr>
          <w:delText xml:space="preserve"> </w:delText>
        </w:r>
        <w:r w:rsidDel="00F012A2">
          <w:rPr>
            <w:i/>
            <w:sz w:val="20"/>
          </w:rPr>
          <w:delText>n</w:delText>
        </w:r>
        <w:r w:rsidDel="00F012A2">
          <w:rPr>
            <w:sz w:val="20"/>
          </w:rPr>
          <w:delText>,</w:delText>
        </w:r>
        <w:r w:rsidDel="00F012A2">
          <w:rPr>
            <w:spacing w:val="-7"/>
            <w:sz w:val="20"/>
          </w:rPr>
          <w:delText xml:space="preserve"> </w:delText>
        </w:r>
        <w:r w:rsidDel="00F012A2">
          <w:rPr>
            <w:sz w:val="20"/>
          </w:rPr>
          <w:delText>precisely</w:delText>
        </w:r>
        <w:r w:rsidDel="00F012A2">
          <w:rPr>
            <w:spacing w:val="-7"/>
            <w:sz w:val="20"/>
          </w:rPr>
          <w:delText xml:space="preserve"> </w:delText>
        </w:r>
        <w:r w:rsidDel="00F012A2">
          <w:rPr>
            <w:sz w:val="20"/>
          </w:rPr>
          <w:delText>the</w:delText>
        </w:r>
        <w:r w:rsidDel="00F012A2">
          <w:rPr>
            <w:spacing w:val="-6"/>
            <w:sz w:val="20"/>
          </w:rPr>
          <w:delText xml:space="preserve"> </w:delText>
        </w:r>
        <w:r w:rsidDel="00F012A2">
          <w:rPr>
            <w:sz w:val="20"/>
          </w:rPr>
          <w:delText>independent-datasets</w:delText>
        </w:r>
        <w:r w:rsidDel="00F012A2">
          <w:rPr>
            <w:spacing w:val="-7"/>
            <w:sz w:val="20"/>
          </w:rPr>
          <w:delText xml:space="preserve"> </w:delText>
        </w:r>
        <w:r w:rsidDel="00F012A2">
          <w:rPr>
            <w:sz w:val="20"/>
          </w:rPr>
          <w:delText>caveat</w:delText>
        </w:r>
        <w:r w:rsidDel="00F012A2">
          <w:rPr>
            <w:spacing w:val="-7"/>
            <w:sz w:val="20"/>
          </w:rPr>
          <w:delText xml:space="preserve"> </w:delText>
        </w:r>
        <w:r w:rsidDel="00F012A2">
          <w:rPr>
            <w:sz w:val="20"/>
          </w:rPr>
          <w:delText>above</w:delText>
        </w:r>
        <w:r w:rsidDel="00F012A2">
          <w:rPr>
            <w:spacing w:val="-7"/>
            <w:sz w:val="20"/>
          </w:rPr>
          <w:delText xml:space="preserve"> </w:delText>
        </w:r>
        <w:r w:rsidDel="00F012A2">
          <w:rPr>
            <w:sz w:val="20"/>
          </w:rPr>
          <w:delText>in</w:delText>
        </w:r>
        <w:r w:rsidDel="00F012A2">
          <w:rPr>
            <w:spacing w:val="-7"/>
            <w:sz w:val="20"/>
          </w:rPr>
          <w:delText xml:space="preserve"> </w:delText>
        </w:r>
        <w:r w:rsidDel="00F012A2">
          <w:rPr>
            <w:spacing w:val="-2"/>
            <w:sz w:val="20"/>
          </w:rPr>
          <w:delText>action.</w:delText>
        </w:r>
      </w:del>
      <w:r>
        <w:rPr>
          <w:rFonts w:ascii="Times New Roman"/>
          <w:sz w:val="20"/>
        </w:rPr>
        <w:tab/>
      </w:r>
      <w:r>
        <w:rPr>
          <w:rFonts w:ascii="Trebuchet MS"/>
          <w:spacing w:val="-5"/>
          <w:sz w:val="10"/>
        </w:rPr>
        <w:t>603</w:t>
      </w:r>
    </w:p>
    <w:p w14:paraId="54E485A6" w14:textId="44484229" w:rsidR="00EA1924" w:rsidDel="00F012A2" w:rsidRDefault="00000000">
      <w:pPr>
        <w:tabs>
          <w:tab w:val="left" w:pos="10859"/>
        </w:tabs>
        <w:spacing w:before="30"/>
        <w:ind w:left="3187"/>
        <w:rPr>
          <w:del w:id="695" w:author="Phil Green" w:date="2026-08-30T18:41:00Z" w16du:dateUtc="2026-08-30T16:41:00Z"/>
          <w:rFonts w:ascii="Trebuchet MS"/>
          <w:sz w:val="10"/>
        </w:rPr>
      </w:pPr>
      <w:del w:id="696" w:author="Phil Green" w:date="2026-08-30T18:41:00Z" w16du:dateUtc="2026-08-30T16:41:00Z">
        <w:r w:rsidDel="00F012A2">
          <w:rPr>
            <w:sz w:val="20"/>
          </w:rPr>
          <w:delText>The</w:delText>
        </w:r>
        <w:r w:rsidDel="00F012A2">
          <w:rPr>
            <w:spacing w:val="1"/>
            <w:sz w:val="20"/>
          </w:rPr>
          <w:delText xml:space="preserve"> </w:delText>
        </w:r>
        <w:r w:rsidDel="00F012A2">
          <w:rPr>
            <w:sz w:val="20"/>
          </w:rPr>
          <w:delText>error</w:delText>
        </w:r>
        <w:r w:rsidDel="00F012A2">
          <w:rPr>
            <w:spacing w:val="1"/>
            <w:sz w:val="20"/>
          </w:rPr>
          <w:delText xml:space="preserve"> </w:delText>
        </w:r>
        <w:r w:rsidDel="00F012A2">
          <w:rPr>
            <w:sz w:val="20"/>
          </w:rPr>
          <w:delText>tail</w:delText>
        </w:r>
        <w:r w:rsidDel="00F012A2">
          <w:rPr>
            <w:spacing w:val="1"/>
            <w:sz w:val="20"/>
          </w:rPr>
          <w:delText xml:space="preserve"> </w:delText>
        </w:r>
        <w:r w:rsidDel="00F012A2">
          <w:rPr>
            <w:sz w:val="20"/>
          </w:rPr>
          <w:delText>on</w:delText>
        </w:r>
        <w:r w:rsidDel="00F012A2">
          <w:rPr>
            <w:spacing w:val="1"/>
            <w:sz w:val="20"/>
          </w:rPr>
          <w:delText xml:space="preserve"> </w:delText>
        </w:r>
        <w:r w:rsidDel="00F012A2">
          <w:rPr>
            <w:sz w:val="20"/>
          </w:rPr>
          <w:delText>that</w:delText>
        </w:r>
        <w:r w:rsidDel="00F012A2">
          <w:rPr>
            <w:spacing w:val="1"/>
            <w:sz w:val="20"/>
          </w:rPr>
          <w:delText xml:space="preserve"> </w:delText>
        </w:r>
        <w:r w:rsidDel="00F012A2">
          <w:rPr>
            <w:sz w:val="20"/>
          </w:rPr>
          <w:delText>chart</w:delText>
        </w:r>
        <w:r w:rsidDel="00F012A2">
          <w:rPr>
            <w:spacing w:val="1"/>
            <w:sz w:val="20"/>
          </w:rPr>
          <w:delText xml:space="preserve"> </w:delText>
        </w:r>
        <w:r w:rsidDel="00F012A2">
          <w:rPr>
            <w:sz w:val="20"/>
          </w:rPr>
          <w:delText>tells</w:delText>
        </w:r>
        <w:r w:rsidDel="00F012A2">
          <w:rPr>
            <w:spacing w:val="1"/>
            <w:sz w:val="20"/>
          </w:rPr>
          <w:delText xml:space="preserve"> </w:delText>
        </w:r>
        <w:r w:rsidDel="00F012A2">
          <w:rPr>
            <w:sz w:val="20"/>
          </w:rPr>
          <w:delText>a</w:delText>
        </w:r>
        <w:r w:rsidDel="00F012A2">
          <w:rPr>
            <w:spacing w:val="2"/>
            <w:sz w:val="20"/>
          </w:rPr>
          <w:delText xml:space="preserve"> </w:delText>
        </w:r>
        <w:r w:rsidDel="00F012A2">
          <w:rPr>
            <w:sz w:val="20"/>
          </w:rPr>
          <w:delText>second</w:delText>
        </w:r>
        <w:r w:rsidDel="00F012A2">
          <w:rPr>
            <w:spacing w:val="1"/>
            <w:sz w:val="20"/>
          </w:rPr>
          <w:delText xml:space="preserve"> </w:delText>
        </w:r>
        <w:r w:rsidDel="00F012A2">
          <w:rPr>
            <w:sz w:val="20"/>
          </w:rPr>
          <w:delText>story.</w:delText>
        </w:r>
        <w:r w:rsidDel="00F012A2">
          <w:rPr>
            <w:spacing w:val="13"/>
            <w:sz w:val="20"/>
          </w:rPr>
          <w:delText xml:space="preserve"> </w:delText>
        </w:r>
        <w:r w:rsidDel="00F012A2">
          <w:rPr>
            <w:sz w:val="20"/>
          </w:rPr>
          <w:delText>Fitted</w:delText>
        </w:r>
        <w:r w:rsidDel="00F012A2">
          <w:rPr>
            <w:spacing w:val="1"/>
            <w:sz w:val="20"/>
          </w:rPr>
          <w:delText xml:space="preserve"> </w:delText>
        </w:r>
        <w:r w:rsidDel="00F012A2">
          <w:rPr>
            <w:sz w:val="20"/>
          </w:rPr>
          <w:delText>on</w:delText>
        </w:r>
        <w:r w:rsidDel="00F012A2">
          <w:rPr>
            <w:spacing w:val="2"/>
            <w:sz w:val="20"/>
          </w:rPr>
          <w:delText xml:space="preserve"> </w:delText>
        </w:r>
        <w:r w:rsidDel="00F012A2">
          <w:rPr>
            <w:sz w:val="20"/>
          </w:rPr>
          <w:delText>XYZ,</w:delText>
        </w:r>
        <w:r w:rsidDel="00F012A2">
          <w:rPr>
            <w:spacing w:val="1"/>
            <w:sz w:val="20"/>
          </w:rPr>
          <w:delText xml:space="preserve"> </w:delText>
        </w:r>
        <w:r w:rsidDel="00F012A2">
          <w:rPr>
            <w:sz w:val="20"/>
          </w:rPr>
          <w:delText>the</w:delText>
        </w:r>
        <w:r w:rsidDel="00F012A2">
          <w:rPr>
            <w:spacing w:val="1"/>
            <w:sz w:val="20"/>
          </w:rPr>
          <w:delText xml:space="preserve"> </w:delText>
        </w:r>
        <w:r w:rsidDel="00F012A2">
          <w:rPr>
            <w:sz w:val="20"/>
          </w:rPr>
          <w:delText>Gaussian</w:delText>
        </w:r>
        <w:r w:rsidDel="00F012A2">
          <w:rPr>
            <w:spacing w:val="1"/>
            <w:sz w:val="20"/>
          </w:rPr>
          <w:delText xml:space="preserve"> </w:delText>
        </w:r>
        <w:r w:rsidDel="00F012A2">
          <w:rPr>
            <w:spacing w:val="-2"/>
            <w:sz w:val="20"/>
          </w:rPr>
          <w:delText>process</w:delText>
        </w:r>
        <w:r w:rsidDel="00F012A2">
          <w:rPr>
            <w:rFonts w:ascii="Times New Roman"/>
            <w:sz w:val="20"/>
          </w:rPr>
          <w:tab/>
        </w:r>
        <w:r w:rsidDel="00F012A2">
          <w:rPr>
            <w:rFonts w:ascii="Trebuchet MS"/>
            <w:spacing w:val="-5"/>
            <w:sz w:val="10"/>
          </w:rPr>
          <w:delText>604</w:delText>
        </w:r>
      </w:del>
    </w:p>
    <w:p w14:paraId="5DE82225" w14:textId="1A85D0BA" w:rsidR="00EA1924" w:rsidDel="00F012A2" w:rsidRDefault="00000000">
      <w:pPr>
        <w:tabs>
          <w:tab w:val="left" w:pos="10859"/>
        </w:tabs>
        <w:spacing w:before="30"/>
        <w:ind w:left="2755"/>
        <w:rPr>
          <w:del w:id="697" w:author="Phil Green" w:date="2026-08-30T18:41:00Z" w16du:dateUtc="2026-08-30T16:41:00Z"/>
          <w:rFonts w:ascii="Trebuchet MS"/>
          <w:sz w:val="10"/>
        </w:rPr>
      </w:pPr>
      <w:del w:id="698" w:author="Phil Green" w:date="2026-08-30T18:41:00Z" w16du:dateUtc="2026-08-30T16:41:00Z">
        <w:r w:rsidDel="00F012A2">
          <w:rPr>
            <w:spacing w:val="-4"/>
            <w:sz w:val="20"/>
          </w:rPr>
          <w:delText>pairs</w:delText>
        </w:r>
        <w:r w:rsidDel="00F012A2">
          <w:rPr>
            <w:spacing w:val="-7"/>
            <w:sz w:val="20"/>
          </w:rPr>
          <w:delText xml:space="preserve"> </w:delText>
        </w:r>
        <w:r w:rsidDel="00F012A2">
          <w:rPr>
            <w:spacing w:val="-4"/>
            <w:sz w:val="20"/>
          </w:rPr>
          <w:delText>its</w:delText>
        </w:r>
        <w:r w:rsidDel="00F012A2">
          <w:rPr>
            <w:spacing w:val="-6"/>
            <w:sz w:val="20"/>
          </w:rPr>
          <w:delText xml:space="preserve"> </w:delText>
        </w:r>
        <w:r w:rsidDel="00F012A2">
          <w:rPr>
            <w:spacing w:val="-4"/>
            <w:sz w:val="20"/>
          </w:rPr>
          <w:delText>0.249</w:delText>
        </w:r>
        <w:r w:rsidDel="00F012A2">
          <w:rPr>
            <w:spacing w:val="-7"/>
            <w:sz w:val="20"/>
          </w:rPr>
          <w:delText xml:space="preserve"> </w:delText>
        </w:r>
        <w:r w:rsidDel="00F012A2">
          <w:rPr>
            <w:spacing w:val="-4"/>
            <w:sz w:val="20"/>
          </w:rPr>
          <w:delText>median</w:delText>
        </w:r>
        <w:r w:rsidDel="00F012A2">
          <w:rPr>
            <w:spacing w:val="-6"/>
            <w:sz w:val="20"/>
          </w:rPr>
          <w:delText xml:space="preserve"> </w:delText>
        </w:r>
        <w:r w:rsidDel="00F012A2">
          <w:rPr>
            <w:spacing w:val="-4"/>
            <w:sz w:val="20"/>
          </w:rPr>
          <w:delText>with</w:delText>
        </w:r>
        <w:r w:rsidDel="00F012A2">
          <w:rPr>
            <w:spacing w:val="-6"/>
            <w:sz w:val="20"/>
          </w:rPr>
          <w:delText xml:space="preserve"> </w:delText>
        </w:r>
        <w:r w:rsidDel="00F012A2">
          <w:rPr>
            <w:spacing w:val="-4"/>
            <w:sz w:val="20"/>
          </w:rPr>
          <w:delText>a</w:delText>
        </w:r>
        <w:r w:rsidDel="00F012A2">
          <w:rPr>
            <w:spacing w:val="-7"/>
            <w:sz w:val="20"/>
          </w:rPr>
          <w:delText xml:space="preserve"> </w:delText>
        </w:r>
        <w:r w:rsidDel="00F012A2">
          <w:rPr>
            <w:spacing w:val="-4"/>
            <w:sz w:val="20"/>
          </w:rPr>
          <w:delText>P95</w:delText>
        </w:r>
        <w:r w:rsidDel="00F012A2">
          <w:rPr>
            <w:spacing w:val="-6"/>
            <w:sz w:val="20"/>
          </w:rPr>
          <w:delText xml:space="preserve"> </w:delText>
        </w:r>
        <w:r w:rsidDel="00F012A2">
          <w:rPr>
            <w:spacing w:val="-4"/>
            <w:sz w:val="20"/>
          </w:rPr>
          <w:delText>of</w:delText>
        </w:r>
        <w:r w:rsidDel="00F012A2">
          <w:rPr>
            <w:spacing w:val="-6"/>
            <w:sz w:val="20"/>
          </w:rPr>
          <w:delText xml:space="preserve"> </w:delText>
        </w:r>
        <w:r w:rsidDel="00F012A2">
          <w:rPr>
            <w:spacing w:val="-4"/>
            <w:sz w:val="20"/>
          </w:rPr>
          <w:delText>4.497</w:delText>
        </w:r>
        <w:r w:rsidDel="00F012A2">
          <w:rPr>
            <w:spacing w:val="-7"/>
            <w:sz w:val="20"/>
          </w:rPr>
          <w:delText xml:space="preserve"> </w:delText>
        </w:r>
        <w:r w:rsidDel="00F012A2">
          <w:rPr>
            <w:spacing w:val="-4"/>
            <w:sz w:val="20"/>
          </w:rPr>
          <w:delText>and</w:delText>
        </w:r>
        <w:r w:rsidDel="00F012A2">
          <w:rPr>
            <w:spacing w:val="-6"/>
            <w:sz w:val="20"/>
          </w:rPr>
          <w:delText xml:space="preserve"> </w:delText>
        </w:r>
        <w:r w:rsidDel="00F012A2">
          <w:rPr>
            <w:spacing w:val="-4"/>
            <w:sz w:val="20"/>
          </w:rPr>
          <w:delText>a</w:delText>
        </w:r>
        <w:r w:rsidDel="00F012A2">
          <w:rPr>
            <w:spacing w:val="-6"/>
            <w:sz w:val="20"/>
          </w:rPr>
          <w:delText xml:space="preserve"> </w:delText>
        </w:r>
        <w:r w:rsidDel="00F012A2">
          <w:rPr>
            <w:spacing w:val="-4"/>
            <w:sz w:val="20"/>
          </w:rPr>
          <w:delText>maximum</w:delText>
        </w:r>
        <w:r w:rsidDel="00F012A2">
          <w:rPr>
            <w:spacing w:val="-7"/>
            <w:sz w:val="20"/>
          </w:rPr>
          <w:delText xml:space="preserve"> </w:delText>
        </w:r>
        <w:r w:rsidDel="00F012A2">
          <w:rPr>
            <w:spacing w:val="-4"/>
            <w:sz w:val="20"/>
          </w:rPr>
          <w:delText>of</w:delText>
        </w:r>
        <w:r w:rsidDel="00F012A2">
          <w:rPr>
            <w:spacing w:val="-6"/>
            <w:sz w:val="20"/>
          </w:rPr>
          <w:delText xml:space="preserve"> </w:delText>
        </w:r>
        <w:r w:rsidDel="00F012A2">
          <w:rPr>
            <w:spacing w:val="-4"/>
            <w:sz w:val="20"/>
          </w:rPr>
          <w:delText>49.757, which</w:delText>
        </w:r>
        <w:r w:rsidDel="00F012A2">
          <w:rPr>
            <w:spacing w:val="-7"/>
            <w:sz w:val="20"/>
          </w:rPr>
          <w:delText xml:space="preserve"> </w:delText>
        </w:r>
        <w:r w:rsidDel="00F012A2">
          <w:rPr>
            <w:spacing w:val="-4"/>
            <w:sz w:val="20"/>
          </w:rPr>
          <w:delText>reads</w:delText>
        </w:r>
        <w:r w:rsidDel="00F012A2">
          <w:rPr>
            <w:spacing w:val="-6"/>
            <w:sz w:val="20"/>
          </w:rPr>
          <w:delText xml:space="preserve"> </w:delText>
        </w:r>
        <w:r w:rsidDel="00F012A2">
          <w:rPr>
            <w:spacing w:val="-4"/>
            <w:sz w:val="20"/>
          </w:rPr>
          <w:delText>as</w:delText>
        </w:r>
        <w:r w:rsidDel="00F012A2">
          <w:rPr>
            <w:spacing w:val="-6"/>
            <w:sz w:val="20"/>
          </w:rPr>
          <w:delText xml:space="preserve"> </w:delText>
        </w:r>
        <w:r w:rsidDel="00F012A2">
          <w:rPr>
            <w:spacing w:val="-4"/>
            <w:sz w:val="20"/>
          </w:rPr>
          <w:delText>evidence</w:delText>
        </w:r>
        <w:r w:rsidDel="00F012A2">
          <w:rPr>
            <w:rFonts w:ascii="Times New Roman"/>
            <w:sz w:val="20"/>
          </w:rPr>
          <w:tab/>
        </w:r>
        <w:r w:rsidDel="00F012A2">
          <w:rPr>
            <w:rFonts w:ascii="Trebuchet MS"/>
            <w:spacing w:val="-5"/>
            <w:sz w:val="10"/>
          </w:rPr>
          <w:delText>605</w:delText>
        </w:r>
      </w:del>
    </w:p>
    <w:p w14:paraId="2D72D469" w14:textId="3EB151A6" w:rsidR="00EA1924" w:rsidDel="00F012A2" w:rsidRDefault="00000000">
      <w:pPr>
        <w:tabs>
          <w:tab w:val="left" w:pos="10859"/>
        </w:tabs>
        <w:spacing w:before="30"/>
        <w:ind w:left="2761"/>
        <w:rPr>
          <w:del w:id="699" w:author="Phil Green" w:date="2026-08-30T18:41:00Z" w16du:dateUtc="2026-08-30T16:41:00Z"/>
          <w:rFonts w:ascii="Trebuchet MS"/>
          <w:sz w:val="10"/>
        </w:rPr>
      </w:pPr>
      <w:del w:id="700" w:author="Phil Green" w:date="2026-08-30T18:41:00Z" w16du:dateUtc="2026-08-30T16:41:00Z">
        <w:r w:rsidDel="00F012A2">
          <w:rPr>
            <w:sz w:val="20"/>
          </w:rPr>
          <w:delText>that</w:delText>
        </w:r>
        <w:r w:rsidDel="00F012A2">
          <w:rPr>
            <w:spacing w:val="8"/>
            <w:sz w:val="20"/>
          </w:rPr>
          <w:delText xml:space="preserve"> </w:delText>
        </w:r>
        <w:r w:rsidDel="00F012A2">
          <w:rPr>
            <w:sz w:val="20"/>
          </w:rPr>
          <w:delText>the</w:delText>
        </w:r>
        <w:r w:rsidDel="00F012A2">
          <w:rPr>
            <w:spacing w:val="8"/>
            <w:sz w:val="20"/>
          </w:rPr>
          <w:delText xml:space="preserve"> </w:delText>
        </w:r>
        <w:r w:rsidDel="00F012A2">
          <w:rPr>
            <w:sz w:val="20"/>
          </w:rPr>
          <w:delText>sparsely</w:delText>
        </w:r>
        <w:r w:rsidDel="00F012A2">
          <w:rPr>
            <w:spacing w:val="8"/>
            <w:sz w:val="20"/>
          </w:rPr>
          <w:delText xml:space="preserve"> </w:delText>
        </w:r>
        <w:r w:rsidDel="00F012A2">
          <w:rPr>
            <w:sz w:val="20"/>
          </w:rPr>
          <w:delText>sampled</w:delText>
        </w:r>
        <w:r w:rsidDel="00F012A2">
          <w:rPr>
            <w:spacing w:val="9"/>
            <w:sz w:val="20"/>
          </w:rPr>
          <w:delText xml:space="preserve"> </w:delText>
        </w:r>
        <w:r w:rsidDel="00F012A2">
          <w:rPr>
            <w:sz w:val="20"/>
          </w:rPr>
          <w:delText>high-ink</w:delText>
        </w:r>
        <w:r w:rsidDel="00F012A2">
          <w:rPr>
            <w:spacing w:val="8"/>
            <w:sz w:val="20"/>
          </w:rPr>
          <w:delText xml:space="preserve"> </w:delText>
        </w:r>
        <w:r w:rsidDel="00F012A2">
          <w:rPr>
            <w:sz w:val="20"/>
          </w:rPr>
          <w:delText>regions</w:delText>
        </w:r>
        <w:r w:rsidDel="00F012A2">
          <w:rPr>
            <w:spacing w:val="8"/>
            <w:sz w:val="20"/>
          </w:rPr>
          <w:delText xml:space="preserve"> </w:delText>
        </w:r>
        <w:r w:rsidDel="00F012A2">
          <w:rPr>
            <w:sz w:val="20"/>
          </w:rPr>
          <w:delText>are</w:delText>
        </w:r>
        <w:r w:rsidDel="00F012A2">
          <w:rPr>
            <w:spacing w:val="8"/>
            <w:sz w:val="20"/>
          </w:rPr>
          <w:delText xml:space="preserve"> </w:delText>
        </w:r>
        <w:r w:rsidDel="00F012A2">
          <w:rPr>
            <w:sz w:val="20"/>
          </w:rPr>
          <w:delText>not</w:delText>
        </w:r>
        <w:r w:rsidDel="00F012A2">
          <w:rPr>
            <w:spacing w:val="9"/>
            <w:sz w:val="20"/>
          </w:rPr>
          <w:delText xml:space="preserve"> </w:delText>
        </w:r>
        <w:r w:rsidDel="00F012A2">
          <w:rPr>
            <w:sz w:val="20"/>
          </w:rPr>
          <w:delText>being</w:delText>
        </w:r>
        <w:r w:rsidDel="00F012A2">
          <w:rPr>
            <w:spacing w:val="8"/>
            <w:sz w:val="20"/>
          </w:rPr>
          <w:delText xml:space="preserve"> </w:delText>
        </w:r>
        <w:r w:rsidDel="00F012A2">
          <w:rPr>
            <w:sz w:val="20"/>
          </w:rPr>
          <w:delText>solved</w:delText>
        </w:r>
        <w:r w:rsidDel="00F012A2">
          <w:rPr>
            <w:spacing w:val="8"/>
            <w:sz w:val="20"/>
          </w:rPr>
          <w:delText xml:space="preserve"> </w:delText>
        </w:r>
        <w:r w:rsidDel="00F012A2">
          <w:rPr>
            <w:sz w:val="20"/>
          </w:rPr>
          <w:delText>along</w:delText>
        </w:r>
        <w:r w:rsidDel="00F012A2">
          <w:rPr>
            <w:spacing w:val="8"/>
            <w:sz w:val="20"/>
          </w:rPr>
          <w:delText xml:space="preserve"> </w:delText>
        </w:r>
        <w:r w:rsidDel="00F012A2">
          <w:rPr>
            <w:sz w:val="20"/>
          </w:rPr>
          <w:delText>with</w:delText>
        </w:r>
        <w:r w:rsidDel="00F012A2">
          <w:rPr>
            <w:spacing w:val="9"/>
            <w:sz w:val="20"/>
          </w:rPr>
          <w:delText xml:space="preserve"> </w:delText>
        </w:r>
        <w:r w:rsidDel="00F012A2">
          <w:rPr>
            <w:sz w:val="20"/>
          </w:rPr>
          <w:delText>the</w:delText>
        </w:r>
        <w:r w:rsidDel="00F012A2">
          <w:rPr>
            <w:spacing w:val="8"/>
            <w:sz w:val="20"/>
          </w:rPr>
          <w:delText xml:space="preserve"> </w:delText>
        </w:r>
        <w:r w:rsidDel="00F012A2">
          <w:rPr>
            <w:spacing w:val="-2"/>
            <w:sz w:val="20"/>
          </w:rPr>
          <w:delText>wedges.</w:delText>
        </w:r>
        <w:r w:rsidDel="00F012A2">
          <w:rPr>
            <w:sz w:val="20"/>
          </w:rPr>
          <w:tab/>
        </w:r>
        <w:r w:rsidDel="00F012A2">
          <w:rPr>
            <w:rFonts w:ascii="Trebuchet MS"/>
            <w:spacing w:val="-5"/>
            <w:sz w:val="10"/>
          </w:rPr>
          <w:delText>606</w:delText>
        </w:r>
      </w:del>
    </w:p>
    <w:p w14:paraId="294B9A5C" w14:textId="2CA42212" w:rsidR="00EA1924" w:rsidDel="00F012A2" w:rsidRDefault="00000000">
      <w:pPr>
        <w:tabs>
          <w:tab w:val="left" w:pos="10859"/>
        </w:tabs>
        <w:spacing w:before="30"/>
        <w:ind w:left="2755"/>
        <w:rPr>
          <w:del w:id="701" w:author="Phil Green" w:date="2026-08-30T18:41:00Z" w16du:dateUtc="2026-08-30T16:41:00Z"/>
          <w:rFonts w:ascii="Trebuchet MS"/>
          <w:sz w:val="10"/>
        </w:rPr>
      </w:pPr>
      <w:del w:id="702" w:author="Phil Green" w:date="2026-08-30T18:41:00Z" w16du:dateUtc="2026-08-30T16:41:00Z">
        <w:r w:rsidDel="00F012A2">
          <w:rPr>
            <w:sz w:val="20"/>
          </w:rPr>
          <w:delText>That</w:delText>
        </w:r>
        <w:r w:rsidDel="00F012A2">
          <w:rPr>
            <w:spacing w:val="-3"/>
            <w:sz w:val="20"/>
          </w:rPr>
          <w:delText xml:space="preserve"> </w:delText>
        </w:r>
        <w:r w:rsidDel="00F012A2">
          <w:rPr>
            <w:sz w:val="20"/>
          </w:rPr>
          <w:delText>tail,</w:delText>
        </w:r>
        <w:r w:rsidDel="00F012A2">
          <w:rPr>
            <w:spacing w:val="-2"/>
            <w:sz w:val="20"/>
          </w:rPr>
          <w:delText xml:space="preserve"> </w:delText>
        </w:r>
        <w:r w:rsidDel="00F012A2">
          <w:rPr>
            <w:sz w:val="20"/>
          </w:rPr>
          <w:delText>too,</w:delText>
        </w:r>
        <w:r w:rsidDel="00F012A2">
          <w:rPr>
            <w:spacing w:val="-1"/>
            <w:sz w:val="20"/>
          </w:rPr>
          <w:delText xml:space="preserve"> </w:delText>
        </w:r>
        <w:r w:rsidDel="00F012A2">
          <w:rPr>
            <w:sz w:val="20"/>
          </w:rPr>
          <w:delText>is</w:delText>
        </w:r>
        <w:r w:rsidDel="00F012A2">
          <w:rPr>
            <w:spacing w:val="-1"/>
            <w:sz w:val="20"/>
          </w:rPr>
          <w:delText xml:space="preserve"> </w:delText>
        </w:r>
        <w:r w:rsidDel="00F012A2">
          <w:rPr>
            <w:sz w:val="20"/>
          </w:rPr>
          <w:delText>an</w:delText>
        </w:r>
        <w:r w:rsidDel="00F012A2">
          <w:rPr>
            <w:spacing w:val="-3"/>
            <w:sz w:val="20"/>
          </w:rPr>
          <w:delText xml:space="preserve"> </w:delText>
        </w:r>
        <w:r w:rsidDel="00F012A2">
          <w:rPr>
            <w:sz w:val="20"/>
          </w:rPr>
          <w:delText>artifact</w:delText>
        </w:r>
        <w:r w:rsidDel="00F012A2">
          <w:rPr>
            <w:spacing w:val="-2"/>
            <w:sz w:val="20"/>
          </w:rPr>
          <w:delText xml:space="preserve"> </w:delText>
        </w:r>
        <w:r w:rsidDel="00F012A2">
          <w:rPr>
            <w:sz w:val="20"/>
          </w:rPr>
          <w:delText>of</w:delText>
        </w:r>
        <w:r w:rsidDel="00F012A2">
          <w:rPr>
            <w:spacing w:val="-2"/>
            <w:sz w:val="20"/>
          </w:rPr>
          <w:delText xml:space="preserve"> </w:delText>
        </w:r>
        <w:r w:rsidDel="00F012A2">
          <w:rPr>
            <w:sz w:val="20"/>
          </w:rPr>
          <w:delText>the</w:delText>
        </w:r>
        <w:r w:rsidDel="00F012A2">
          <w:rPr>
            <w:spacing w:val="-2"/>
            <w:sz w:val="20"/>
          </w:rPr>
          <w:delText xml:space="preserve"> </w:delText>
        </w:r>
        <w:r w:rsidDel="00F012A2">
          <w:rPr>
            <w:sz w:val="20"/>
          </w:rPr>
          <w:delText>fitting</w:delText>
        </w:r>
        <w:r w:rsidDel="00F012A2">
          <w:rPr>
            <w:spacing w:val="-3"/>
            <w:sz w:val="20"/>
          </w:rPr>
          <w:delText xml:space="preserve"> </w:delText>
        </w:r>
        <w:r w:rsidDel="00F012A2">
          <w:rPr>
            <w:sz w:val="20"/>
          </w:rPr>
          <w:delText>space:</w:delText>
        </w:r>
        <w:r w:rsidDel="00F012A2">
          <w:rPr>
            <w:spacing w:val="10"/>
            <w:sz w:val="20"/>
          </w:rPr>
          <w:delText xml:space="preserve"> </w:delText>
        </w:r>
        <w:r w:rsidDel="00F012A2">
          <w:rPr>
            <w:sz w:val="20"/>
          </w:rPr>
          <w:delText>refitted</w:delText>
        </w:r>
        <w:r w:rsidDel="00F012A2">
          <w:rPr>
            <w:spacing w:val="-1"/>
            <w:sz w:val="20"/>
          </w:rPr>
          <w:delText xml:space="preserve"> </w:delText>
        </w:r>
        <w:r w:rsidDel="00F012A2">
          <w:rPr>
            <w:sz w:val="20"/>
          </w:rPr>
          <w:delText>in</w:delText>
        </w:r>
        <w:r w:rsidDel="00F012A2">
          <w:rPr>
            <w:spacing w:val="-3"/>
            <w:sz w:val="20"/>
          </w:rPr>
          <w:delText xml:space="preserve"> </w:delText>
        </w:r>
        <w:r w:rsidDel="00F012A2">
          <w:rPr>
            <w:sz w:val="20"/>
          </w:rPr>
          <w:delText>cube-root</w:delText>
        </w:r>
        <w:r w:rsidDel="00F012A2">
          <w:rPr>
            <w:spacing w:val="-2"/>
            <w:sz w:val="20"/>
          </w:rPr>
          <w:delText xml:space="preserve"> </w:delText>
        </w:r>
        <w:r w:rsidDel="00F012A2">
          <w:rPr>
            <w:sz w:val="20"/>
          </w:rPr>
          <w:delText>space</w:delText>
        </w:r>
        <w:r w:rsidDel="00F012A2">
          <w:rPr>
            <w:spacing w:val="-2"/>
            <w:sz w:val="20"/>
          </w:rPr>
          <w:delText xml:space="preserve"> </w:delText>
        </w:r>
        <w:r w:rsidDel="00F012A2">
          <w:rPr>
            <w:sz w:val="20"/>
          </w:rPr>
          <w:delText>the</w:delText>
        </w:r>
        <w:r w:rsidDel="00F012A2">
          <w:rPr>
            <w:spacing w:val="-2"/>
            <w:sz w:val="20"/>
          </w:rPr>
          <w:delText xml:space="preserve"> </w:delText>
        </w:r>
        <w:r w:rsidDel="00F012A2">
          <w:rPr>
            <w:sz w:val="20"/>
          </w:rPr>
          <w:delText>same</w:delText>
        </w:r>
        <w:r w:rsidDel="00F012A2">
          <w:rPr>
            <w:spacing w:val="-3"/>
            <w:sz w:val="20"/>
          </w:rPr>
          <w:delText xml:space="preserve"> </w:delText>
        </w:r>
        <w:r w:rsidDel="00F012A2">
          <w:rPr>
            <w:spacing w:val="-2"/>
            <w:sz w:val="20"/>
          </w:rPr>
          <w:delText>model</w:delText>
        </w:r>
        <w:r w:rsidDel="00F012A2">
          <w:rPr>
            <w:rFonts w:ascii="Times New Roman"/>
            <w:sz w:val="20"/>
          </w:rPr>
          <w:tab/>
        </w:r>
        <w:r w:rsidDel="00F012A2">
          <w:rPr>
            <w:rFonts w:ascii="Trebuchet MS"/>
            <w:spacing w:val="-5"/>
            <w:sz w:val="10"/>
          </w:rPr>
          <w:delText>607</w:delText>
        </w:r>
      </w:del>
    </w:p>
    <w:p w14:paraId="546D8992" w14:textId="62B42834" w:rsidR="00EA1924" w:rsidDel="00F012A2" w:rsidRDefault="00000000">
      <w:pPr>
        <w:tabs>
          <w:tab w:val="left" w:pos="10859"/>
        </w:tabs>
        <w:spacing w:before="30"/>
        <w:ind w:left="2761"/>
        <w:rPr>
          <w:del w:id="703" w:author="Phil Green" w:date="2026-08-30T18:41:00Z" w16du:dateUtc="2026-08-30T16:41:00Z"/>
          <w:rFonts w:ascii="Trebuchet MS"/>
          <w:sz w:val="10"/>
        </w:rPr>
      </w:pPr>
      <w:del w:id="704" w:author="Phil Green" w:date="2026-08-30T18:41:00Z" w16du:dateUtc="2026-08-30T16:41:00Z">
        <w:r w:rsidDel="00F012A2">
          <w:rPr>
            <w:sz w:val="20"/>
          </w:rPr>
          <w:delText>gives</w:delText>
        </w:r>
        <w:r w:rsidDel="00F012A2">
          <w:rPr>
            <w:spacing w:val="-10"/>
            <w:sz w:val="20"/>
          </w:rPr>
          <w:delText xml:space="preserve"> </w:delText>
        </w:r>
        <w:r w:rsidDel="00F012A2">
          <w:rPr>
            <w:sz w:val="20"/>
          </w:rPr>
          <w:delText>P95</w:delText>
        </w:r>
        <w:r w:rsidDel="00F012A2">
          <w:rPr>
            <w:spacing w:val="-9"/>
            <w:sz w:val="20"/>
          </w:rPr>
          <w:delText xml:space="preserve"> </w:delText>
        </w:r>
        <w:r w:rsidDel="00F012A2">
          <w:rPr>
            <w:sz w:val="20"/>
          </w:rPr>
          <w:delText>0.677</w:delText>
        </w:r>
        <w:r w:rsidDel="00F012A2">
          <w:rPr>
            <w:spacing w:val="-10"/>
            <w:sz w:val="20"/>
          </w:rPr>
          <w:delText xml:space="preserve"> </w:delText>
        </w:r>
        <w:r w:rsidDel="00F012A2">
          <w:rPr>
            <w:sz w:val="20"/>
          </w:rPr>
          <w:delText>and</w:delText>
        </w:r>
        <w:r w:rsidDel="00F012A2">
          <w:rPr>
            <w:spacing w:val="-9"/>
            <w:sz w:val="20"/>
          </w:rPr>
          <w:delText xml:space="preserve"> </w:delText>
        </w:r>
        <w:r w:rsidDel="00F012A2">
          <w:rPr>
            <w:sz w:val="20"/>
          </w:rPr>
          <w:delText>maximum</w:delText>
        </w:r>
        <w:r w:rsidDel="00F012A2">
          <w:rPr>
            <w:spacing w:val="-9"/>
            <w:sz w:val="20"/>
          </w:rPr>
          <w:delText xml:space="preserve"> </w:delText>
        </w:r>
        <w:r w:rsidDel="00F012A2">
          <w:rPr>
            <w:sz w:val="20"/>
          </w:rPr>
          <w:delText>5.713</w:delText>
        </w:r>
        <w:r w:rsidDel="00F012A2">
          <w:rPr>
            <w:spacing w:val="-10"/>
            <w:sz w:val="20"/>
          </w:rPr>
          <w:delText xml:space="preserve"> </w:delText>
        </w:r>
        <w:r w:rsidDel="00F012A2">
          <w:rPr>
            <w:sz w:val="20"/>
          </w:rPr>
          <w:delText>on</w:delText>
        </w:r>
        <w:r w:rsidDel="00F012A2">
          <w:rPr>
            <w:spacing w:val="-9"/>
            <w:sz w:val="20"/>
          </w:rPr>
          <w:delText xml:space="preserve"> </w:delText>
        </w:r>
        <w:r w:rsidDel="00F012A2">
          <w:rPr>
            <w:sz w:val="20"/>
          </w:rPr>
          <w:delText>the</w:delText>
        </w:r>
        <w:r w:rsidDel="00F012A2">
          <w:rPr>
            <w:spacing w:val="-9"/>
            <w:sz w:val="20"/>
          </w:rPr>
          <w:delText xml:space="preserve"> </w:delText>
        </w:r>
        <w:r w:rsidDel="00F012A2">
          <w:rPr>
            <w:sz w:val="20"/>
          </w:rPr>
          <w:delText>same</w:delText>
        </w:r>
        <w:r w:rsidDel="00F012A2">
          <w:rPr>
            <w:spacing w:val="-10"/>
            <w:sz w:val="20"/>
          </w:rPr>
          <w:delText xml:space="preserve"> </w:delText>
        </w:r>
        <w:r w:rsidDel="00F012A2">
          <w:rPr>
            <w:sz w:val="20"/>
          </w:rPr>
          <w:delText>folds,</w:delText>
        </w:r>
        <w:r w:rsidDel="00F012A2">
          <w:rPr>
            <w:spacing w:val="-9"/>
            <w:sz w:val="20"/>
          </w:rPr>
          <w:delText xml:space="preserve"> </w:delText>
        </w:r>
        <w:r w:rsidDel="00F012A2">
          <w:rPr>
            <w:sz w:val="20"/>
          </w:rPr>
          <w:delText>an</w:delText>
        </w:r>
        <w:r w:rsidDel="00F012A2">
          <w:rPr>
            <w:spacing w:val="-9"/>
            <w:sz w:val="20"/>
          </w:rPr>
          <w:delText xml:space="preserve"> </w:delText>
        </w:r>
        <w:r w:rsidDel="00F012A2">
          <w:rPr>
            <w:sz w:val="20"/>
          </w:rPr>
          <w:delText>89%</w:delText>
        </w:r>
        <w:r w:rsidDel="00F012A2">
          <w:rPr>
            <w:spacing w:val="-9"/>
            <w:sz w:val="20"/>
          </w:rPr>
          <w:delText xml:space="preserve"> </w:delText>
        </w:r>
        <w:r w:rsidDel="00F012A2">
          <w:rPr>
            <w:sz w:val="20"/>
          </w:rPr>
          <w:delText>reduction</w:delText>
        </w:r>
        <w:r w:rsidDel="00F012A2">
          <w:rPr>
            <w:spacing w:val="-9"/>
            <w:sz w:val="20"/>
          </w:rPr>
          <w:delText xml:space="preserve"> </w:delText>
        </w:r>
        <w:r w:rsidDel="00F012A2">
          <w:rPr>
            <w:sz w:val="20"/>
          </w:rPr>
          <w:delText>in</w:delText>
        </w:r>
        <w:r w:rsidDel="00F012A2">
          <w:rPr>
            <w:spacing w:val="-10"/>
            <w:sz w:val="20"/>
          </w:rPr>
          <w:delText xml:space="preserve"> </w:delText>
        </w:r>
        <w:r w:rsidDel="00F012A2">
          <w:rPr>
            <w:sz w:val="20"/>
          </w:rPr>
          <w:delText>the</w:delText>
        </w:r>
        <w:r w:rsidDel="00F012A2">
          <w:rPr>
            <w:spacing w:val="-9"/>
            <w:sz w:val="20"/>
          </w:rPr>
          <w:delText xml:space="preserve"> </w:delText>
        </w:r>
        <w:r w:rsidDel="00F012A2">
          <w:rPr>
            <w:sz w:val="20"/>
          </w:rPr>
          <w:delText>worst</w:delText>
        </w:r>
        <w:r w:rsidDel="00F012A2">
          <w:rPr>
            <w:spacing w:val="-9"/>
            <w:sz w:val="20"/>
          </w:rPr>
          <w:delText xml:space="preserve"> </w:delText>
        </w:r>
        <w:r w:rsidDel="00F012A2">
          <w:rPr>
            <w:spacing w:val="-4"/>
            <w:sz w:val="20"/>
          </w:rPr>
          <w:delText>case</w:delText>
        </w:r>
        <w:r w:rsidDel="00F012A2">
          <w:rPr>
            <w:rFonts w:ascii="Times New Roman"/>
            <w:sz w:val="20"/>
          </w:rPr>
          <w:tab/>
        </w:r>
        <w:r w:rsidDel="00F012A2">
          <w:rPr>
            <w:rFonts w:ascii="Trebuchet MS"/>
            <w:spacing w:val="-5"/>
            <w:sz w:val="10"/>
          </w:rPr>
          <w:delText>608</w:delText>
        </w:r>
      </w:del>
    </w:p>
    <w:p w14:paraId="09439131" w14:textId="563B83AC" w:rsidR="00EA1924" w:rsidDel="00F012A2" w:rsidRDefault="00000000">
      <w:pPr>
        <w:tabs>
          <w:tab w:val="left" w:pos="10859"/>
        </w:tabs>
        <w:spacing w:before="30"/>
        <w:ind w:left="2761"/>
        <w:rPr>
          <w:del w:id="705" w:author="Phil Green" w:date="2026-08-30T18:41:00Z" w16du:dateUtc="2026-08-30T16:41:00Z"/>
          <w:rFonts w:ascii="Trebuchet MS"/>
          <w:sz w:val="10"/>
        </w:rPr>
      </w:pPr>
      <w:del w:id="706" w:author="Phil Green" w:date="2026-08-30T18:41:00Z" w16du:dateUtc="2026-08-30T16:41:00Z">
        <w:r w:rsidDel="00F012A2">
          <w:rPr>
            <w:sz w:val="20"/>
          </w:rPr>
          <w:delText>at</w:delText>
        </w:r>
        <w:r w:rsidDel="00F012A2">
          <w:rPr>
            <w:spacing w:val="2"/>
            <w:sz w:val="20"/>
          </w:rPr>
          <w:delText xml:space="preserve"> </w:delText>
        </w:r>
        <w:r w:rsidDel="00F012A2">
          <w:rPr>
            <w:sz w:val="20"/>
          </w:rPr>
          <w:delText>no</w:delText>
        </w:r>
        <w:r w:rsidDel="00F012A2">
          <w:rPr>
            <w:spacing w:val="3"/>
            <w:sz w:val="20"/>
          </w:rPr>
          <w:delText xml:space="preserve"> </w:delText>
        </w:r>
        <w:r w:rsidDel="00F012A2">
          <w:rPr>
            <w:sz w:val="20"/>
          </w:rPr>
          <w:delText>other</w:delText>
        </w:r>
        <w:r w:rsidDel="00F012A2">
          <w:rPr>
            <w:spacing w:val="3"/>
            <w:sz w:val="20"/>
          </w:rPr>
          <w:delText xml:space="preserve"> </w:delText>
        </w:r>
        <w:r w:rsidDel="00F012A2">
          <w:rPr>
            <w:sz w:val="20"/>
          </w:rPr>
          <w:delText>change.</w:delText>
        </w:r>
        <w:r w:rsidDel="00F012A2">
          <w:rPr>
            <w:spacing w:val="16"/>
            <w:sz w:val="20"/>
          </w:rPr>
          <w:delText xml:space="preserve"> </w:delText>
        </w:r>
        <w:r w:rsidDel="00F012A2">
          <w:rPr>
            <w:sz w:val="20"/>
          </w:rPr>
          <w:delText>The</w:delText>
        </w:r>
        <w:r w:rsidDel="00F012A2">
          <w:rPr>
            <w:spacing w:val="3"/>
            <w:sz w:val="20"/>
          </w:rPr>
          <w:delText xml:space="preserve"> </w:delText>
        </w:r>
        <w:r w:rsidDel="00F012A2">
          <w:rPr>
            <w:sz w:val="20"/>
          </w:rPr>
          <w:delText>pattern</w:delText>
        </w:r>
        <w:r w:rsidDel="00F012A2">
          <w:rPr>
            <w:spacing w:val="3"/>
            <w:sz w:val="20"/>
          </w:rPr>
          <w:delText xml:space="preserve"> </w:delText>
        </w:r>
        <w:r w:rsidDel="00F012A2">
          <w:rPr>
            <w:sz w:val="20"/>
          </w:rPr>
          <w:delText>is</w:delText>
        </w:r>
        <w:r w:rsidDel="00F012A2">
          <w:rPr>
            <w:spacing w:val="3"/>
            <w:sz w:val="20"/>
          </w:rPr>
          <w:delText xml:space="preserve"> </w:delText>
        </w:r>
        <w:r w:rsidDel="00F012A2">
          <w:rPr>
            <w:sz w:val="20"/>
          </w:rPr>
          <w:delText>general:</w:delText>
        </w:r>
        <w:r w:rsidDel="00F012A2">
          <w:rPr>
            <w:spacing w:val="16"/>
            <w:sz w:val="20"/>
          </w:rPr>
          <w:delText xml:space="preserve"> </w:delText>
        </w:r>
        <w:r w:rsidDel="00F012A2">
          <w:rPr>
            <w:sz w:val="20"/>
          </w:rPr>
          <w:delText>the</w:delText>
        </w:r>
        <w:r w:rsidDel="00F012A2">
          <w:rPr>
            <w:spacing w:val="3"/>
            <w:sz w:val="20"/>
          </w:rPr>
          <w:delText xml:space="preserve"> </w:delText>
        </w:r>
        <w:r w:rsidDel="00F012A2">
          <w:rPr>
            <w:sz w:val="20"/>
          </w:rPr>
          <w:delText>maximum</w:delText>
        </w:r>
        <w:r w:rsidDel="00F012A2">
          <w:rPr>
            <w:spacing w:val="3"/>
            <w:sz w:val="20"/>
          </w:rPr>
          <w:delText xml:space="preserve"> </w:delText>
        </w:r>
        <w:r w:rsidDel="00F012A2">
          <w:rPr>
            <w:sz w:val="20"/>
          </w:rPr>
          <w:delText>error</w:delText>
        </w:r>
        <w:r w:rsidDel="00F012A2">
          <w:rPr>
            <w:spacing w:val="3"/>
            <w:sz w:val="20"/>
          </w:rPr>
          <w:delText xml:space="preserve"> </w:delText>
        </w:r>
        <w:r w:rsidDel="00F012A2">
          <w:rPr>
            <w:sz w:val="20"/>
          </w:rPr>
          <w:delText>falls</w:delText>
        </w:r>
        <w:r w:rsidDel="00F012A2">
          <w:rPr>
            <w:spacing w:val="3"/>
            <w:sz w:val="20"/>
          </w:rPr>
          <w:delText xml:space="preserve"> </w:delText>
        </w:r>
        <w:r w:rsidDel="00F012A2">
          <w:rPr>
            <w:sz w:val="20"/>
          </w:rPr>
          <w:delText>under</w:delText>
        </w:r>
        <w:r w:rsidDel="00F012A2">
          <w:rPr>
            <w:spacing w:val="3"/>
            <w:sz w:val="20"/>
          </w:rPr>
          <w:delText xml:space="preserve"> </w:delText>
        </w:r>
        <w:r w:rsidDel="00F012A2">
          <w:rPr>
            <w:sz w:val="20"/>
          </w:rPr>
          <w:delText>the</w:delText>
        </w:r>
        <w:r w:rsidDel="00F012A2">
          <w:rPr>
            <w:spacing w:val="3"/>
            <w:sz w:val="20"/>
          </w:rPr>
          <w:delText xml:space="preserve"> </w:delText>
        </w:r>
        <w:r w:rsidDel="00F012A2">
          <w:rPr>
            <w:spacing w:val="-2"/>
            <w:sz w:val="20"/>
          </w:rPr>
          <w:delText>transform</w:delText>
        </w:r>
        <w:r w:rsidDel="00F012A2">
          <w:rPr>
            <w:rFonts w:ascii="Times New Roman"/>
            <w:sz w:val="20"/>
          </w:rPr>
          <w:tab/>
        </w:r>
        <w:r w:rsidDel="00F012A2">
          <w:rPr>
            <w:rFonts w:ascii="Trebuchet MS"/>
            <w:spacing w:val="-5"/>
            <w:sz w:val="10"/>
          </w:rPr>
          <w:delText>609</w:delText>
        </w:r>
      </w:del>
    </w:p>
    <w:p w14:paraId="0025AE8A" w14:textId="7BC5A798" w:rsidR="00EA1924" w:rsidDel="00F012A2" w:rsidRDefault="00000000">
      <w:pPr>
        <w:tabs>
          <w:tab w:val="left" w:pos="10859"/>
        </w:tabs>
        <w:spacing w:before="30"/>
        <w:ind w:left="2761"/>
        <w:rPr>
          <w:del w:id="707" w:author="Phil Green" w:date="2026-08-30T18:41:00Z" w16du:dateUtc="2026-08-30T16:41:00Z"/>
          <w:rFonts w:ascii="Trebuchet MS"/>
          <w:sz w:val="10"/>
        </w:rPr>
      </w:pPr>
      <w:del w:id="708" w:author="Phil Green" w:date="2026-08-30T18:41:00Z" w16du:dateUtc="2026-08-30T16:41:00Z">
        <w:r w:rsidDel="00F012A2">
          <w:rPr>
            <w:sz w:val="20"/>
          </w:rPr>
          <w:delText>for</w:delText>
        </w:r>
        <w:r w:rsidDel="00F012A2">
          <w:rPr>
            <w:spacing w:val="-8"/>
            <w:sz w:val="20"/>
          </w:rPr>
          <w:delText xml:space="preserve"> </w:delText>
        </w:r>
        <w:r w:rsidDel="00F012A2">
          <w:rPr>
            <w:sz w:val="20"/>
          </w:rPr>
          <w:delText>the</w:delText>
        </w:r>
        <w:r w:rsidDel="00F012A2">
          <w:rPr>
            <w:spacing w:val="-7"/>
            <w:sz w:val="20"/>
          </w:rPr>
          <w:delText xml:space="preserve"> </w:delText>
        </w:r>
        <w:r w:rsidDel="00F012A2">
          <w:rPr>
            <w:sz w:val="20"/>
          </w:rPr>
          <w:delText>Gaussian</w:delText>
        </w:r>
        <w:r w:rsidDel="00F012A2">
          <w:rPr>
            <w:spacing w:val="-8"/>
            <w:sz w:val="20"/>
          </w:rPr>
          <w:delText xml:space="preserve"> </w:delText>
        </w:r>
        <w:r w:rsidDel="00F012A2">
          <w:rPr>
            <w:sz w:val="20"/>
          </w:rPr>
          <w:delText>process</w:delText>
        </w:r>
        <w:r w:rsidDel="00F012A2">
          <w:rPr>
            <w:spacing w:val="-7"/>
            <w:sz w:val="20"/>
          </w:rPr>
          <w:delText xml:space="preserve"> </w:delText>
        </w:r>
        <w:r w:rsidDel="00F012A2">
          <w:rPr>
            <w:sz w:val="20"/>
          </w:rPr>
          <w:delText>on</w:delText>
        </w:r>
        <w:r w:rsidDel="00F012A2">
          <w:rPr>
            <w:spacing w:val="-8"/>
            <w:sz w:val="20"/>
          </w:rPr>
          <w:delText xml:space="preserve"> </w:delText>
        </w:r>
        <w:r w:rsidDel="00F012A2">
          <w:rPr>
            <w:sz w:val="20"/>
          </w:rPr>
          <w:delText>8</w:delText>
        </w:r>
        <w:r w:rsidDel="00F012A2">
          <w:rPr>
            <w:spacing w:val="-7"/>
            <w:sz w:val="20"/>
          </w:rPr>
          <w:delText xml:space="preserve"> </w:delText>
        </w:r>
        <w:r w:rsidDel="00F012A2">
          <w:rPr>
            <w:sz w:val="20"/>
          </w:rPr>
          <w:delText>of</w:delText>
        </w:r>
        <w:r w:rsidDel="00F012A2">
          <w:rPr>
            <w:spacing w:val="-8"/>
            <w:sz w:val="20"/>
          </w:rPr>
          <w:delText xml:space="preserve"> </w:delText>
        </w:r>
        <w:r w:rsidDel="00F012A2">
          <w:rPr>
            <w:sz w:val="20"/>
          </w:rPr>
          <w:delText>9</w:delText>
        </w:r>
        <w:r w:rsidDel="00F012A2">
          <w:rPr>
            <w:spacing w:val="-7"/>
            <w:sz w:val="20"/>
          </w:rPr>
          <w:delText xml:space="preserve"> </w:delText>
        </w:r>
        <w:r w:rsidDel="00F012A2">
          <w:rPr>
            <w:sz w:val="20"/>
          </w:rPr>
          <w:delText>datasets</w:delText>
        </w:r>
        <w:r w:rsidDel="00F012A2">
          <w:rPr>
            <w:spacing w:val="-8"/>
            <w:sz w:val="20"/>
          </w:rPr>
          <w:delText xml:space="preserve"> </w:delText>
        </w:r>
        <w:r w:rsidDel="00F012A2">
          <w:rPr>
            <w:sz w:val="20"/>
          </w:rPr>
          <w:delText>(the</w:delText>
        </w:r>
        <w:r w:rsidDel="00F012A2">
          <w:rPr>
            <w:spacing w:val="-7"/>
            <w:sz w:val="20"/>
          </w:rPr>
          <w:delText xml:space="preserve"> </w:delText>
        </w:r>
        <w:r w:rsidDel="00F012A2">
          <w:rPr>
            <w:sz w:val="20"/>
          </w:rPr>
          <w:delText>exception</w:delText>
        </w:r>
        <w:r w:rsidDel="00F012A2">
          <w:rPr>
            <w:spacing w:val="-8"/>
            <w:sz w:val="20"/>
          </w:rPr>
          <w:delText xml:space="preserve"> </w:delText>
        </w:r>
        <w:r w:rsidDel="00F012A2">
          <w:rPr>
            <w:sz w:val="20"/>
          </w:rPr>
          <w:delText>being</w:delText>
        </w:r>
        <w:r w:rsidDel="00F012A2">
          <w:rPr>
            <w:spacing w:val="-7"/>
            <w:sz w:val="20"/>
          </w:rPr>
          <w:delText xml:space="preserve"> </w:delText>
        </w:r>
        <w:r w:rsidDel="00F012A2">
          <w:rPr>
            <w:sz w:val="20"/>
          </w:rPr>
          <w:delText>PC11-CMY,</w:delText>
        </w:r>
        <w:r w:rsidDel="00F012A2">
          <w:rPr>
            <w:spacing w:val="-8"/>
            <w:sz w:val="20"/>
          </w:rPr>
          <w:delText xml:space="preserve"> </w:delText>
        </w:r>
        <w:r w:rsidDel="00F012A2">
          <w:rPr>
            <w:sz w:val="20"/>
          </w:rPr>
          <w:delText>where</w:delText>
        </w:r>
        <w:r w:rsidDel="00F012A2">
          <w:rPr>
            <w:spacing w:val="-7"/>
            <w:sz w:val="20"/>
          </w:rPr>
          <w:delText xml:space="preserve"> </w:delText>
        </w:r>
        <w:r w:rsidDel="00F012A2">
          <w:rPr>
            <w:sz w:val="20"/>
          </w:rPr>
          <w:delText>it</w:delText>
        </w:r>
        <w:r w:rsidDel="00F012A2">
          <w:rPr>
            <w:spacing w:val="-8"/>
            <w:sz w:val="20"/>
          </w:rPr>
          <w:delText xml:space="preserve"> </w:delText>
        </w:r>
        <w:r w:rsidDel="00F012A2">
          <w:rPr>
            <w:spacing w:val="-2"/>
            <w:sz w:val="20"/>
          </w:rPr>
          <w:delText>rises</w:delText>
        </w:r>
        <w:r w:rsidDel="00F012A2">
          <w:rPr>
            <w:rFonts w:ascii="Times New Roman"/>
            <w:sz w:val="20"/>
          </w:rPr>
          <w:tab/>
        </w:r>
        <w:r w:rsidDel="00F012A2">
          <w:rPr>
            <w:rFonts w:ascii="Trebuchet MS"/>
            <w:spacing w:val="-5"/>
            <w:sz w:val="10"/>
          </w:rPr>
          <w:delText>610</w:delText>
        </w:r>
      </w:del>
    </w:p>
    <w:p w14:paraId="40A59E47" w14:textId="59B71AA1" w:rsidR="00EA1924" w:rsidDel="00F012A2" w:rsidRDefault="00000000">
      <w:pPr>
        <w:tabs>
          <w:tab w:val="left" w:pos="10859"/>
        </w:tabs>
        <w:spacing w:before="30"/>
        <w:ind w:left="2761"/>
        <w:rPr>
          <w:del w:id="709" w:author="Phil Green" w:date="2026-08-30T18:41:00Z" w16du:dateUtc="2026-08-30T16:41:00Z"/>
          <w:rFonts w:ascii="Trebuchet MS" w:hAnsi="Trebuchet MS"/>
          <w:sz w:val="10"/>
        </w:rPr>
      </w:pPr>
      <w:del w:id="710" w:author="Phil Green" w:date="2026-08-30T18:41:00Z" w16du:dateUtc="2026-08-30T16:41:00Z">
        <w:r w:rsidDel="00F012A2">
          <w:rPr>
            <w:sz w:val="20"/>
          </w:rPr>
          <w:delText>by</w:delText>
        </w:r>
        <w:r w:rsidDel="00F012A2">
          <w:rPr>
            <w:spacing w:val="-3"/>
            <w:sz w:val="20"/>
          </w:rPr>
          <w:delText xml:space="preserve"> </w:delText>
        </w:r>
        <w:r w:rsidDel="00F012A2">
          <w:rPr>
            <w:sz w:val="20"/>
          </w:rPr>
          <w:delText xml:space="preserve">0.002 </w:delText>
        </w:r>
        <w:r w:rsidDel="00F012A2">
          <w:rPr>
            <w:rFonts w:ascii="Calibri" w:hAnsi="Calibri"/>
            <w:sz w:val="20"/>
          </w:rPr>
          <w:delText>∆</w:delText>
        </w:r>
        <w:r w:rsidDel="00F012A2">
          <w:rPr>
            <w:i/>
            <w:sz w:val="20"/>
          </w:rPr>
          <w:delText>E</w:delText>
        </w:r>
        <w:r w:rsidDel="00F012A2">
          <w:rPr>
            <w:sz w:val="20"/>
            <w:vertAlign w:val="subscript"/>
          </w:rPr>
          <w:delText>00</w:delText>
        </w:r>
        <w:r w:rsidDel="00F012A2">
          <w:rPr>
            <w:sz w:val="20"/>
          </w:rPr>
          <w:delText>),</w:delText>
        </w:r>
        <w:r w:rsidDel="00F012A2">
          <w:rPr>
            <w:spacing w:val="-3"/>
            <w:sz w:val="20"/>
          </w:rPr>
          <w:delText xml:space="preserve"> </w:delText>
        </w:r>
        <w:r w:rsidDel="00F012A2">
          <w:rPr>
            <w:sz w:val="20"/>
          </w:rPr>
          <w:delText>and</w:delText>
        </w:r>
        <w:r w:rsidDel="00F012A2">
          <w:rPr>
            <w:spacing w:val="-3"/>
            <w:sz w:val="20"/>
          </w:rPr>
          <w:delText xml:space="preserve"> </w:delText>
        </w:r>
        <w:r w:rsidDel="00F012A2">
          <w:rPr>
            <w:sz w:val="20"/>
          </w:rPr>
          <w:delText>for</w:delText>
        </w:r>
        <w:r w:rsidDel="00F012A2">
          <w:rPr>
            <w:spacing w:val="-3"/>
            <w:sz w:val="20"/>
          </w:rPr>
          <w:delText xml:space="preserve"> </w:delText>
        </w:r>
        <w:r w:rsidDel="00F012A2">
          <w:rPr>
            <w:sz w:val="20"/>
          </w:rPr>
          <w:delText>the</w:delText>
        </w:r>
        <w:r w:rsidDel="00F012A2">
          <w:rPr>
            <w:spacing w:val="-3"/>
            <w:sz w:val="20"/>
          </w:rPr>
          <w:delText xml:space="preserve"> </w:delText>
        </w:r>
        <w:r w:rsidDel="00F012A2">
          <w:rPr>
            <w:sz w:val="20"/>
          </w:rPr>
          <w:delText>degree-3</w:delText>
        </w:r>
        <w:r w:rsidDel="00F012A2">
          <w:rPr>
            <w:spacing w:val="-3"/>
            <w:sz w:val="20"/>
          </w:rPr>
          <w:delText xml:space="preserve"> </w:delText>
        </w:r>
        <w:r w:rsidDel="00F012A2">
          <w:rPr>
            <w:sz w:val="20"/>
          </w:rPr>
          <w:delText>polynomial</w:delText>
        </w:r>
        <w:r w:rsidDel="00F012A2">
          <w:rPr>
            <w:spacing w:val="-2"/>
            <w:sz w:val="20"/>
          </w:rPr>
          <w:delText xml:space="preserve"> </w:delText>
        </w:r>
        <w:r w:rsidDel="00F012A2">
          <w:rPr>
            <w:sz w:val="20"/>
          </w:rPr>
          <w:delText>on</w:delText>
        </w:r>
        <w:r w:rsidDel="00F012A2">
          <w:rPr>
            <w:spacing w:val="-3"/>
            <w:sz w:val="20"/>
          </w:rPr>
          <w:delText xml:space="preserve"> </w:delText>
        </w:r>
        <w:r w:rsidDel="00F012A2">
          <w:rPr>
            <w:sz w:val="20"/>
          </w:rPr>
          <w:delText>9</w:delText>
        </w:r>
        <w:r w:rsidDel="00F012A2">
          <w:rPr>
            <w:spacing w:val="-3"/>
            <w:sz w:val="20"/>
          </w:rPr>
          <w:delText xml:space="preserve"> </w:delText>
        </w:r>
        <w:r w:rsidDel="00F012A2">
          <w:rPr>
            <w:sz w:val="20"/>
          </w:rPr>
          <w:delText>of</w:delText>
        </w:r>
        <w:r w:rsidDel="00F012A2">
          <w:rPr>
            <w:spacing w:val="-3"/>
            <w:sz w:val="20"/>
          </w:rPr>
          <w:delText xml:space="preserve"> </w:delText>
        </w:r>
        <w:r w:rsidDel="00F012A2">
          <w:rPr>
            <w:sz w:val="20"/>
          </w:rPr>
          <w:delText>9</w:delText>
        </w:r>
        <w:r w:rsidDel="00F012A2">
          <w:rPr>
            <w:spacing w:val="-3"/>
            <w:sz w:val="20"/>
          </w:rPr>
          <w:delText xml:space="preserve"> </w:delText>
        </w:r>
        <w:r w:rsidDel="00F012A2">
          <w:rPr>
            <w:sz w:val="20"/>
          </w:rPr>
          <w:delText>(Table</w:delText>
        </w:r>
        <w:r w:rsidDel="00F012A2">
          <w:rPr>
            <w:spacing w:val="-3"/>
            <w:sz w:val="20"/>
          </w:rPr>
          <w:delText xml:space="preserve"> </w:delText>
        </w:r>
        <w:r w:rsidDel="00F012A2">
          <w:fldChar w:fldCharType="begin"/>
        </w:r>
        <w:r w:rsidDel="00F012A2">
          <w:delInstrText>HYPERLINK \l "_bookmark19"</w:delInstrText>
        </w:r>
        <w:r w:rsidDel="00F012A2">
          <w:fldChar w:fldCharType="separate"/>
        </w:r>
        <w:r w:rsidDel="00F012A2">
          <w:rPr>
            <w:color w:val="0774B7"/>
            <w:sz w:val="20"/>
          </w:rPr>
          <w:delText>6</w:delText>
        </w:r>
        <w:r w:rsidDel="00F012A2">
          <w:fldChar w:fldCharType="end"/>
        </w:r>
        <w:r w:rsidDel="00F012A2">
          <w:rPr>
            <w:sz w:val="20"/>
          </w:rPr>
          <w:delText>).</w:delText>
        </w:r>
        <w:r w:rsidDel="00F012A2">
          <w:rPr>
            <w:spacing w:val="9"/>
            <w:sz w:val="20"/>
          </w:rPr>
          <w:delText xml:space="preserve"> </w:delText>
        </w:r>
        <w:r w:rsidDel="00F012A2">
          <w:rPr>
            <w:sz w:val="20"/>
          </w:rPr>
          <w:delText>The</w:delText>
        </w:r>
        <w:r w:rsidDel="00F012A2">
          <w:rPr>
            <w:spacing w:val="-3"/>
            <w:sz w:val="20"/>
          </w:rPr>
          <w:delText xml:space="preserve"> </w:delText>
        </w:r>
        <w:r w:rsidDel="00F012A2">
          <w:rPr>
            <w:sz w:val="20"/>
          </w:rPr>
          <w:delText>transform</w:delText>
        </w:r>
        <w:r w:rsidDel="00F012A2">
          <w:rPr>
            <w:spacing w:val="-3"/>
            <w:sz w:val="20"/>
          </w:rPr>
          <w:delText xml:space="preserve"> </w:delText>
        </w:r>
        <w:r w:rsidDel="00F012A2">
          <w:rPr>
            <w:spacing w:val="-2"/>
            <w:sz w:val="20"/>
          </w:rPr>
          <w:delText>reduces</w:delText>
        </w:r>
        <w:r w:rsidDel="00F012A2">
          <w:rPr>
            <w:rFonts w:ascii="Times New Roman" w:hAnsi="Times New Roman"/>
            <w:sz w:val="20"/>
          </w:rPr>
          <w:tab/>
        </w:r>
        <w:r w:rsidDel="00F012A2">
          <w:rPr>
            <w:rFonts w:ascii="Trebuchet MS" w:hAnsi="Trebuchet MS"/>
            <w:spacing w:val="-5"/>
            <w:sz w:val="10"/>
          </w:rPr>
          <w:delText>611</w:delText>
        </w:r>
      </w:del>
    </w:p>
    <w:p w14:paraId="2CB5E1D6" w14:textId="4D377489" w:rsidR="00EA1924" w:rsidDel="00F012A2" w:rsidRDefault="00000000">
      <w:pPr>
        <w:tabs>
          <w:tab w:val="left" w:pos="10859"/>
        </w:tabs>
        <w:spacing w:before="30"/>
        <w:ind w:left="2753"/>
        <w:rPr>
          <w:del w:id="711" w:author="Phil Green" w:date="2026-08-30T18:41:00Z" w16du:dateUtc="2026-08-30T16:41:00Z"/>
          <w:rFonts w:ascii="Trebuchet MS"/>
          <w:sz w:val="10"/>
        </w:rPr>
      </w:pPr>
      <w:del w:id="712" w:author="Phil Green" w:date="2026-08-30T18:41:00Z" w16du:dateUtc="2026-08-30T16:41:00Z">
        <w:r w:rsidDel="00F012A2">
          <w:rPr>
            <w:spacing w:val="-4"/>
            <w:sz w:val="20"/>
          </w:rPr>
          <w:delText>worst-case</w:delText>
        </w:r>
        <w:r w:rsidDel="00F012A2">
          <w:rPr>
            <w:spacing w:val="-1"/>
            <w:sz w:val="20"/>
          </w:rPr>
          <w:delText xml:space="preserve"> </w:delText>
        </w:r>
        <w:r w:rsidDel="00F012A2">
          <w:rPr>
            <w:spacing w:val="-4"/>
            <w:sz w:val="20"/>
          </w:rPr>
          <w:delText>error</w:delText>
        </w:r>
        <w:r w:rsidDel="00F012A2">
          <w:rPr>
            <w:spacing w:val="-1"/>
            <w:sz w:val="20"/>
          </w:rPr>
          <w:delText xml:space="preserve"> </w:delText>
        </w:r>
        <w:r w:rsidDel="00F012A2">
          <w:rPr>
            <w:spacing w:val="-4"/>
            <w:sz w:val="20"/>
          </w:rPr>
          <w:delText>for</w:delText>
        </w:r>
        <w:r w:rsidDel="00F012A2">
          <w:rPr>
            <w:spacing w:val="-1"/>
            <w:sz w:val="20"/>
          </w:rPr>
          <w:delText xml:space="preserve"> </w:delText>
        </w:r>
        <w:r w:rsidDel="00F012A2">
          <w:rPr>
            <w:spacing w:val="-4"/>
            <w:sz w:val="20"/>
          </w:rPr>
          <w:delText>every</w:delText>
        </w:r>
        <w:r w:rsidDel="00F012A2">
          <w:rPr>
            <w:spacing w:val="-1"/>
            <w:sz w:val="20"/>
          </w:rPr>
          <w:delText xml:space="preserve"> </w:delText>
        </w:r>
        <w:r w:rsidDel="00F012A2">
          <w:rPr>
            <w:spacing w:val="-4"/>
            <w:sz w:val="20"/>
          </w:rPr>
          <w:delText>model</w:delText>
        </w:r>
        <w:r w:rsidDel="00F012A2">
          <w:rPr>
            <w:spacing w:val="-1"/>
            <w:sz w:val="20"/>
          </w:rPr>
          <w:delText xml:space="preserve"> </w:delText>
        </w:r>
        <w:r w:rsidDel="00F012A2">
          <w:rPr>
            <w:spacing w:val="-4"/>
            <w:sz w:val="20"/>
          </w:rPr>
          <w:delText>class</w:delText>
        </w:r>
        <w:r w:rsidDel="00F012A2">
          <w:rPr>
            <w:spacing w:val="-1"/>
            <w:sz w:val="20"/>
          </w:rPr>
          <w:delText xml:space="preserve"> </w:delText>
        </w:r>
        <w:r w:rsidDel="00F012A2">
          <w:rPr>
            <w:spacing w:val="-4"/>
            <w:sz w:val="20"/>
          </w:rPr>
          <w:delText>tested,</w:delText>
        </w:r>
        <w:r w:rsidDel="00F012A2">
          <w:rPr>
            <w:sz w:val="20"/>
          </w:rPr>
          <w:delText xml:space="preserve"> </w:delText>
        </w:r>
        <w:r w:rsidDel="00F012A2">
          <w:rPr>
            <w:spacing w:val="-4"/>
            <w:sz w:val="20"/>
          </w:rPr>
          <w:delText>the</w:delText>
        </w:r>
        <w:r w:rsidDel="00F012A2">
          <w:rPr>
            <w:spacing w:val="-1"/>
            <w:sz w:val="20"/>
          </w:rPr>
          <w:delText xml:space="preserve"> </w:delText>
        </w:r>
        <w:r w:rsidDel="00F012A2">
          <w:rPr>
            <w:spacing w:val="-4"/>
            <w:sz w:val="20"/>
          </w:rPr>
          <w:delText>strongest</w:delText>
        </w:r>
        <w:r w:rsidDel="00F012A2">
          <w:rPr>
            <w:spacing w:val="-1"/>
            <w:sz w:val="20"/>
          </w:rPr>
          <w:delText xml:space="preserve"> </w:delText>
        </w:r>
        <w:r w:rsidDel="00F012A2">
          <w:rPr>
            <w:spacing w:val="-4"/>
            <w:sz w:val="20"/>
          </w:rPr>
          <w:delText>practical</w:delText>
        </w:r>
        <w:r w:rsidDel="00F012A2">
          <w:rPr>
            <w:spacing w:val="-1"/>
            <w:sz w:val="20"/>
          </w:rPr>
          <w:delText xml:space="preserve"> </w:delText>
        </w:r>
        <w:r w:rsidDel="00F012A2">
          <w:rPr>
            <w:spacing w:val="-4"/>
            <w:sz w:val="20"/>
          </w:rPr>
          <w:delText>argument</w:delText>
        </w:r>
        <w:r w:rsidDel="00F012A2">
          <w:rPr>
            <w:spacing w:val="-1"/>
            <w:sz w:val="20"/>
          </w:rPr>
          <w:delText xml:space="preserve"> </w:delText>
        </w:r>
        <w:r w:rsidDel="00F012A2">
          <w:rPr>
            <w:spacing w:val="-4"/>
            <w:sz w:val="20"/>
          </w:rPr>
          <w:delText>for</w:delText>
        </w:r>
        <w:r w:rsidDel="00F012A2">
          <w:rPr>
            <w:spacing w:val="-1"/>
            <w:sz w:val="20"/>
          </w:rPr>
          <w:delText xml:space="preserve"> </w:delText>
        </w:r>
        <w:r w:rsidDel="00F012A2">
          <w:rPr>
            <w:spacing w:val="-4"/>
            <w:sz w:val="20"/>
          </w:rPr>
          <w:delText>not</w:delText>
        </w:r>
        <w:r w:rsidDel="00F012A2">
          <w:rPr>
            <w:spacing w:val="-1"/>
            <w:sz w:val="20"/>
          </w:rPr>
          <w:delText xml:space="preserve"> </w:delText>
        </w:r>
        <w:r w:rsidDel="00F012A2">
          <w:rPr>
            <w:spacing w:val="-4"/>
            <w:sz w:val="20"/>
          </w:rPr>
          <w:delText>fitting</w:delText>
        </w:r>
        <w:r w:rsidDel="00F012A2">
          <w:rPr>
            <w:rFonts w:ascii="Times New Roman"/>
            <w:sz w:val="20"/>
          </w:rPr>
          <w:tab/>
        </w:r>
        <w:r w:rsidDel="00F012A2">
          <w:rPr>
            <w:rFonts w:ascii="Trebuchet MS"/>
            <w:spacing w:val="-5"/>
            <w:sz w:val="10"/>
          </w:rPr>
          <w:delText>612</w:delText>
        </w:r>
      </w:del>
    </w:p>
    <w:p w14:paraId="58A5A103" w14:textId="4C29D164" w:rsidR="00EA1924" w:rsidRDefault="00000000">
      <w:pPr>
        <w:tabs>
          <w:tab w:val="left" w:pos="10859"/>
        </w:tabs>
        <w:spacing w:before="30"/>
        <w:ind w:left="2761"/>
        <w:rPr>
          <w:rFonts w:ascii="Trebuchet MS"/>
          <w:sz w:val="10"/>
        </w:rPr>
      </w:pPr>
      <w:del w:id="713" w:author="Phil Green" w:date="2026-08-30T18:41:00Z" w16du:dateUtc="2026-08-30T16:41:00Z">
        <w:r w:rsidDel="00F012A2">
          <w:rPr>
            <w:sz w:val="20"/>
          </w:rPr>
          <w:delText>characterization</w:delText>
        </w:r>
        <w:r w:rsidDel="00F012A2">
          <w:rPr>
            <w:spacing w:val="-9"/>
            <w:sz w:val="20"/>
          </w:rPr>
          <w:delText xml:space="preserve"> </w:delText>
        </w:r>
        <w:r w:rsidDel="00F012A2">
          <w:rPr>
            <w:sz w:val="20"/>
          </w:rPr>
          <w:delText>models</w:delText>
        </w:r>
        <w:r w:rsidDel="00F012A2">
          <w:rPr>
            <w:spacing w:val="-9"/>
            <w:sz w:val="20"/>
          </w:rPr>
          <w:delText xml:space="preserve"> </w:delText>
        </w:r>
        <w:r w:rsidDel="00F012A2">
          <w:rPr>
            <w:sz w:val="20"/>
          </w:rPr>
          <w:delText>on</w:delText>
        </w:r>
        <w:r w:rsidDel="00F012A2">
          <w:rPr>
            <w:spacing w:val="-8"/>
            <w:sz w:val="20"/>
          </w:rPr>
          <w:delText xml:space="preserve"> </w:delText>
        </w:r>
        <w:r w:rsidDel="00F012A2">
          <w:rPr>
            <w:spacing w:val="-4"/>
            <w:sz w:val="20"/>
          </w:rPr>
          <w:delText>XYZ.</w:delText>
        </w:r>
      </w:del>
      <w:r>
        <w:rPr>
          <w:rFonts w:ascii="Times New Roman"/>
          <w:sz w:val="20"/>
        </w:rPr>
        <w:tab/>
      </w:r>
      <w:r>
        <w:rPr>
          <w:rFonts w:ascii="Trebuchet MS"/>
          <w:spacing w:val="-5"/>
          <w:sz w:val="10"/>
        </w:rPr>
        <w:t>613</w:t>
      </w:r>
    </w:p>
    <w:p w14:paraId="651EDADC" w14:textId="77777777" w:rsidR="00EA1924" w:rsidRDefault="00000000">
      <w:pPr>
        <w:pStyle w:val="Heading2"/>
        <w:numPr>
          <w:ilvl w:val="1"/>
          <w:numId w:val="3"/>
        </w:numPr>
        <w:tabs>
          <w:tab w:val="left" w:pos="3120"/>
          <w:tab w:val="left" w:pos="10859"/>
        </w:tabs>
        <w:spacing w:before="230"/>
        <w:ind w:left="3120" w:hanging="359"/>
        <w:rPr>
          <w:rFonts w:ascii="Trebuchet MS"/>
          <w:i w:val="0"/>
          <w:sz w:val="10"/>
        </w:rPr>
      </w:pPr>
      <w:bookmarkStart w:id="714" w:name="Large_Language_Models_as_Equation_Writer"/>
      <w:bookmarkStart w:id="715" w:name="_bookmark27"/>
      <w:bookmarkEnd w:id="714"/>
      <w:bookmarkEnd w:id="715"/>
      <w:r>
        <w:t>Large</w:t>
      </w:r>
      <w:r>
        <w:rPr>
          <w:spacing w:val="-8"/>
        </w:rPr>
        <w:t xml:space="preserve"> </w:t>
      </w:r>
      <w:r>
        <w:t>Language</w:t>
      </w:r>
      <w:r>
        <w:rPr>
          <w:spacing w:val="-8"/>
        </w:rPr>
        <w:t xml:space="preserve"> </w:t>
      </w:r>
      <w:r>
        <w:t>Models</w:t>
      </w:r>
      <w:r>
        <w:rPr>
          <w:spacing w:val="-7"/>
        </w:rPr>
        <w:t xml:space="preserve"> </w:t>
      </w:r>
      <w:r>
        <w:t>as</w:t>
      </w:r>
      <w:r>
        <w:rPr>
          <w:spacing w:val="-8"/>
        </w:rPr>
        <w:t xml:space="preserve"> </w:t>
      </w:r>
      <w:r>
        <w:t>Equation</w:t>
      </w:r>
      <w:r>
        <w:rPr>
          <w:spacing w:val="-7"/>
        </w:rPr>
        <w:t xml:space="preserve"> </w:t>
      </w:r>
      <w:r>
        <w:t>Writers:</w:t>
      </w:r>
      <w:r>
        <w:rPr>
          <w:spacing w:val="2"/>
        </w:rPr>
        <w:t xml:space="preserve"> </w:t>
      </w:r>
      <w:r>
        <w:t>An</w:t>
      </w:r>
      <w:r>
        <w:rPr>
          <w:spacing w:val="-7"/>
        </w:rPr>
        <w:t xml:space="preserve"> </w:t>
      </w:r>
      <w:r>
        <w:t>Exploratory</w:t>
      </w:r>
      <w:r>
        <w:rPr>
          <w:spacing w:val="-8"/>
        </w:rPr>
        <w:t xml:space="preserve"> </w:t>
      </w:r>
      <w:r>
        <w:rPr>
          <w:spacing w:val="-2"/>
        </w:rPr>
        <w:t>Probe</w:t>
      </w:r>
      <w:r>
        <w:rPr>
          <w:rFonts w:ascii="Times New Roman"/>
          <w:i w:val="0"/>
        </w:rPr>
        <w:tab/>
      </w:r>
      <w:r>
        <w:rPr>
          <w:rFonts w:ascii="Trebuchet MS"/>
          <w:i w:val="0"/>
          <w:spacing w:val="-5"/>
          <w:sz w:val="10"/>
        </w:rPr>
        <w:t>614</w:t>
      </w:r>
    </w:p>
    <w:p w14:paraId="6BBF23E7" w14:textId="77777777" w:rsidR="00EA1924" w:rsidRDefault="00000000">
      <w:pPr>
        <w:tabs>
          <w:tab w:val="left" w:pos="10859"/>
        </w:tabs>
        <w:spacing w:before="44"/>
        <w:ind w:left="2761"/>
        <w:rPr>
          <w:rFonts w:ascii="Trebuchet MS"/>
          <w:sz w:val="10"/>
        </w:rPr>
      </w:pPr>
      <w:r>
        <w:rPr>
          <w:spacing w:val="-2"/>
          <w:sz w:val="20"/>
        </w:rPr>
        <w:t>Scope.</w:t>
      </w:r>
      <w:r>
        <w:rPr>
          <w:rFonts w:ascii="Times New Roman"/>
          <w:sz w:val="20"/>
        </w:rPr>
        <w:tab/>
      </w:r>
      <w:r>
        <w:rPr>
          <w:rFonts w:ascii="Trebuchet MS"/>
          <w:spacing w:val="-5"/>
          <w:sz w:val="10"/>
        </w:rPr>
        <w:t>615</w:t>
      </w:r>
    </w:p>
    <w:p w14:paraId="1ED14A09" w14:textId="77777777" w:rsidR="00EA1924" w:rsidRDefault="00000000">
      <w:pPr>
        <w:tabs>
          <w:tab w:val="left" w:pos="10859"/>
        </w:tabs>
        <w:spacing w:before="90"/>
        <w:ind w:left="3187"/>
        <w:rPr>
          <w:rFonts w:ascii="Trebuchet MS"/>
          <w:sz w:val="10"/>
        </w:rPr>
      </w:pPr>
      <w:r>
        <w:rPr>
          <w:sz w:val="20"/>
        </w:rPr>
        <w:t>This</w:t>
      </w:r>
      <w:r>
        <w:rPr>
          <w:spacing w:val="34"/>
          <w:sz w:val="20"/>
        </w:rPr>
        <w:t xml:space="preserve"> </w:t>
      </w:r>
      <w:r>
        <w:rPr>
          <w:sz w:val="20"/>
        </w:rPr>
        <w:t>subsection</w:t>
      </w:r>
      <w:r>
        <w:rPr>
          <w:spacing w:val="34"/>
          <w:sz w:val="20"/>
        </w:rPr>
        <w:t xml:space="preserve"> </w:t>
      </w:r>
      <w:r>
        <w:rPr>
          <w:sz w:val="20"/>
        </w:rPr>
        <w:t>is</w:t>
      </w:r>
      <w:r>
        <w:rPr>
          <w:spacing w:val="34"/>
          <w:sz w:val="20"/>
        </w:rPr>
        <w:t xml:space="preserve"> </w:t>
      </w:r>
      <w:r>
        <w:rPr>
          <w:sz w:val="20"/>
        </w:rPr>
        <w:t>an</w:t>
      </w:r>
      <w:r>
        <w:rPr>
          <w:spacing w:val="34"/>
          <w:sz w:val="20"/>
        </w:rPr>
        <w:t xml:space="preserve"> </w:t>
      </w:r>
      <w:r>
        <w:rPr>
          <w:sz w:val="20"/>
        </w:rPr>
        <w:t>exploratory</w:t>
      </w:r>
      <w:r>
        <w:rPr>
          <w:spacing w:val="35"/>
          <w:sz w:val="20"/>
        </w:rPr>
        <w:t xml:space="preserve"> </w:t>
      </w:r>
      <w:r>
        <w:rPr>
          <w:sz w:val="20"/>
        </w:rPr>
        <w:t>probe,</w:t>
      </w:r>
      <w:r>
        <w:rPr>
          <w:spacing w:val="41"/>
          <w:sz w:val="20"/>
        </w:rPr>
        <w:t xml:space="preserve"> </w:t>
      </w:r>
      <w:r>
        <w:rPr>
          <w:sz w:val="20"/>
        </w:rPr>
        <w:t>not</w:t>
      </w:r>
      <w:r>
        <w:rPr>
          <w:spacing w:val="34"/>
          <w:sz w:val="20"/>
        </w:rPr>
        <w:t xml:space="preserve"> </w:t>
      </w:r>
      <w:r>
        <w:rPr>
          <w:sz w:val="20"/>
        </w:rPr>
        <w:t>a</w:t>
      </w:r>
      <w:r>
        <w:rPr>
          <w:spacing w:val="35"/>
          <w:sz w:val="20"/>
        </w:rPr>
        <w:t xml:space="preserve"> </w:t>
      </w:r>
      <w:r>
        <w:rPr>
          <w:sz w:val="20"/>
        </w:rPr>
        <w:t>benchmark,</w:t>
      </w:r>
      <w:r>
        <w:rPr>
          <w:spacing w:val="41"/>
          <w:sz w:val="20"/>
        </w:rPr>
        <w:t xml:space="preserve"> </w:t>
      </w:r>
      <w:r>
        <w:rPr>
          <w:sz w:val="20"/>
        </w:rPr>
        <w:t>and</w:t>
      </w:r>
      <w:r>
        <w:rPr>
          <w:spacing w:val="35"/>
          <w:sz w:val="20"/>
        </w:rPr>
        <w:t xml:space="preserve"> </w:t>
      </w:r>
      <w:r>
        <w:rPr>
          <w:sz w:val="20"/>
        </w:rPr>
        <w:t>it</w:t>
      </w:r>
      <w:r>
        <w:rPr>
          <w:spacing w:val="34"/>
          <w:sz w:val="20"/>
        </w:rPr>
        <w:t xml:space="preserve"> </w:t>
      </w:r>
      <w:r>
        <w:rPr>
          <w:sz w:val="20"/>
        </w:rPr>
        <w:t>should</w:t>
      </w:r>
      <w:r>
        <w:rPr>
          <w:spacing w:val="34"/>
          <w:sz w:val="20"/>
        </w:rPr>
        <w:t xml:space="preserve"> </w:t>
      </w:r>
      <w:r>
        <w:rPr>
          <w:sz w:val="20"/>
        </w:rPr>
        <w:t>not</w:t>
      </w:r>
      <w:r>
        <w:rPr>
          <w:spacing w:val="34"/>
          <w:sz w:val="20"/>
        </w:rPr>
        <w:t xml:space="preserve"> </w:t>
      </w:r>
      <w:r>
        <w:rPr>
          <w:spacing w:val="-5"/>
          <w:sz w:val="20"/>
        </w:rPr>
        <w:t>be</w:t>
      </w:r>
      <w:r>
        <w:rPr>
          <w:rFonts w:ascii="Times New Roman"/>
          <w:sz w:val="20"/>
        </w:rPr>
        <w:tab/>
      </w:r>
      <w:r>
        <w:rPr>
          <w:rFonts w:ascii="Trebuchet MS"/>
          <w:spacing w:val="-5"/>
          <w:sz w:val="10"/>
        </w:rPr>
        <w:t>616</w:t>
      </w:r>
    </w:p>
    <w:p w14:paraId="5E11EB26" w14:textId="77777777" w:rsidR="00EA1924" w:rsidRDefault="00000000">
      <w:pPr>
        <w:tabs>
          <w:tab w:val="left" w:pos="10859"/>
        </w:tabs>
        <w:spacing w:before="22"/>
        <w:ind w:left="2761"/>
        <w:rPr>
          <w:rFonts w:ascii="Trebuchet MS"/>
          <w:sz w:val="10"/>
        </w:rPr>
      </w:pPr>
      <w:r>
        <w:rPr>
          <w:sz w:val="20"/>
        </w:rPr>
        <w:t>read</w:t>
      </w:r>
      <w:r>
        <w:rPr>
          <w:spacing w:val="33"/>
          <w:sz w:val="20"/>
        </w:rPr>
        <w:t xml:space="preserve"> </w:t>
      </w:r>
      <w:r>
        <w:rPr>
          <w:sz w:val="20"/>
        </w:rPr>
        <w:t>as</w:t>
      </w:r>
      <w:r>
        <w:rPr>
          <w:spacing w:val="33"/>
          <w:sz w:val="20"/>
        </w:rPr>
        <w:t xml:space="preserve"> </w:t>
      </w:r>
      <w:r>
        <w:rPr>
          <w:sz w:val="20"/>
        </w:rPr>
        <w:t>one.</w:t>
      </w:r>
      <w:r>
        <w:rPr>
          <w:spacing w:val="30"/>
          <w:sz w:val="20"/>
        </w:rPr>
        <w:t xml:space="preserve">  </w:t>
      </w:r>
      <w:r>
        <w:rPr>
          <w:sz w:val="20"/>
        </w:rPr>
        <w:t>Each</w:t>
      </w:r>
      <w:r>
        <w:rPr>
          <w:spacing w:val="33"/>
          <w:sz w:val="20"/>
        </w:rPr>
        <w:t xml:space="preserve"> </w:t>
      </w:r>
      <w:r>
        <w:rPr>
          <w:sz w:val="20"/>
        </w:rPr>
        <w:t>row</w:t>
      </w:r>
      <w:r>
        <w:rPr>
          <w:spacing w:val="33"/>
          <w:sz w:val="20"/>
        </w:rPr>
        <w:t xml:space="preserve"> </w:t>
      </w:r>
      <w:r>
        <w:rPr>
          <w:sz w:val="20"/>
        </w:rPr>
        <w:t>of</w:t>
      </w:r>
      <w:r>
        <w:rPr>
          <w:spacing w:val="33"/>
          <w:sz w:val="20"/>
        </w:rPr>
        <w:t xml:space="preserve"> </w:t>
      </w:r>
      <w:r>
        <w:rPr>
          <w:sz w:val="20"/>
        </w:rPr>
        <w:t>Table</w:t>
      </w:r>
      <w:r>
        <w:rPr>
          <w:spacing w:val="33"/>
          <w:sz w:val="20"/>
        </w:rPr>
        <w:t xml:space="preserve"> </w:t>
      </w:r>
      <w:hyperlink w:anchor="_bookmark28" w:history="1">
        <w:r>
          <w:rPr>
            <w:color w:val="0774B7"/>
            <w:sz w:val="20"/>
          </w:rPr>
          <w:t>11</w:t>
        </w:r>
      </w:hyperlink>
      <w:r>
        <w:rPr>
          <w:color w:val="0774B7"/>
          <w:spacing w:val="33"/>
          <w:sz w:val="20"/>
        </w:rPr>
        <w:t xml:space="preserve"> </w:t>
      </w:r>
      <w:r>
        <w:rPr>
          <w:sz w:val="20"/>
        </w:rPr>
        <w:t>is</w:t>
      </w:r>
      <w:r>
        <w:rPr>
          <w:spacing w:val="33"/>
          <w:sz w:val="20"/>
        </w:rPr>
        <w:t xml:space="preserve"> </w:t>
      </w:r>
      <w:r>
        <w:rPr>
          <w:sz w:val="20"/>
        </w:rPr>
        <w:t>a</w:t>
      </w:r>
      <w:r>
        <w:rPr>
          <w:spacing w:val="33"/>
          <w:sz w:val="20"/>
        </w:rPr>
        <w:t xml:space="preserve"> </w:t>
      </w:r>
      <w:r>
        <w:rPr>
          <w:sz w:val="20"/>
        </w:rPr>
        <w:t>single</w:t>
      </w:r>
      <w:r>
        <w:rPr>
          <w:spacing w:val="33"/>
          <w:sz w:val="20"/>
        </w:rPr>
        <w:t xml:space="preserve"> </w:t>
      </w:r>
      <w:r>
        <w:rPr>
          <w:sz w:val="20"/>
        </w:rPr>
        <w:t>query</w:t>
      </w:r>
      <w:r>
        <w:rPr>
          <w:spacing w:val="33"/>
          <w:sz w:val="20"/>
        </w:rPr>
        <w:t xml:space="preserve"> </w:t>
      </w:r>
      <w:r>
        <w:rPr>
          <w:sz w:val="20"/>
        </w:rPr>
        <w:t>to</w:t>
      </w:r>
      <w:r>
        <w:rPr>
          <w:spacing w:val="33"/>
          <w:sz w:val="20"/>
        </w:rPr>
        <w:t xml:space="preserve"> </w:t>
      </w:r>
      <w:r>
        <w:rPr>
          <w:sz w:val="20"/>
        </w:rPr>
        <w:t>a</w:t>
      </w:r>
      <w:r>
        <w:rPr>
          <w:spacing w:val="34"/>
          <w:sz w:val="20"/>
        </w:rPr>
        <w:t xml:space="preserve"> </w:t>
      </w:r>
      <w:r>
        <w:rPr>
          <w:sz w:val="20"/>
        </w:rPr>
        <w:t>single</w:t>
      </w:r>
      <w:r>
        <w:rPr>
          <w:spacing w:val="33"/>
          <w:sz w:val="20"/>
        </w:rPr>
        <w:t xml:space="preserve"> </w:t>
      </w:r>
      <w:r>
        <w:rPr>
          <w:sz w:val="20"/>
        </w:rPr>
        <w:t>model</w:t>
      </w:r>
      <w:r>
        <w:rPr>
          <w:spacing w:val="33"/>
          <w:sz w:val="20"/>
        </w:rPr>
        <w:t xml:space="preserve"> </w:t>
      </w:r>
      <w:r>
        <w:rPr>
          <w:sz w:val="20"/>
        </w:rPr>
        <w:t>(</w:t>
      </w:r>
      <w:r>
        <w:rPr>
          <w:i/>
          <w:sz w:val="20"/>
        </w:rPr>
        <w:t>n</w:t>
      </w:r>
      <w:r>
        <w:rPr>
          <w:i/>
          <w:spacing w:val="71"/>
          <w:sz w:val="20"/>
        </w:rPr>
        <w:t xml:space="preserve"> </w:t>
      </w:r>
      <w:r>
        <w:rPr>
          <w:rFonts w:ascii="Tahoma"/>
          <w:sz w:val="20"/>
        </w:rPr>
        <w:t>=</w:t>
      </w:r>
      <w:r>
        <w:rPr>
          <w:rFonts w:ascii="Tahoma"/>
          <w:spacing w:val="56"/>
          <w:sz w:val="20"/>
        </w:rPr>
        <w:t xml:space="preserve"> </w:t>
      </w:r>
      <w:r>
        <w:rPr>
          <w:sz w:val="20"/>
        </w:rPr>
        <w:t>1);</w:t>
      </w:r>
      <w:r>
        <w:rPr>
          <w:spacing w:val="49"/>
          <w:sz w:val="20"/>
        </w:rPr>
        <w:t xml:space="preserve"> </w:t>
      </w:r>
      <w:r>
        <w:rPr>
          <w:spacing w:val="-5"/>
          <w:sz w:val="20"/>
        </w:rPr>
        <w:t>the</w:t>
      </w:r>
      <w:r>
        <w:rPr>
          <w:rFonts w:ascii="Times New Roman"/>
          <w:sz w:val="20"/>
        </w:rPr>
        <w:tab/>
      </w:r>
      <w:r>
        <w:rPr>
          <w:rFonts w:ascii="Trebuchet MS"/>
          <w:spacing w:val="-5"/>
          <w:sz w:val="10"/>
        </w:rPr>
        <w:t>617</w:t>
      </w:r>
    </w:p>
    <w:p w14:paraId="7076ED43" w14:textId="77777777" w:rsidR="00EA1924" w:rsidRDefault="00000000">
      <w:pPr>
        <w:tabs>
          <w:tab w:val="left" w:pos="10859"/>
        </w:tabs>
        <w:spacing w:before="30"/>
        <w:ind w:left="2761"/>
        <w:rPr>
          <w:rFonts w:ascii="Trebuchet MS"/>
          <w:sz w:val="10"/>
        </w:rPr>
      </w:pPr>
      <w:r>
        <w:rPr>
          <w:sz w:val="20"/>
        </w:rPr>
        <w:t>conditions</w:t>
      </w:r>
      <w:r>
        <w:rPr>
          <w:spacing w:val="37"/>
          <w:sz w:val="20"/>
        </w:rPr>
        <w:t xml:space="preserve"> </w:t>
      </w:r>
      <w:r>
        <w:rPr>
          <w:sz w:val="20"/>
        </w:rPr>
        <w:t>differ</w:t>
      </w:r>
      <w:r>
        <w:rPr>
          <w:spacing w:val="37"/>
          <w:sz w:val="20"/>
        </w:rPr>
        <w:t xml:space="preserve"> </w:t>
      </w:r>
      <w:r>
        <w:rPr>
          <w:sz w:val="20"/>
        </w:rPr>
        <w:t>from</w:t>
      </w:r>
      <w:r>
        <w:rPr>
          <w:spacing w:val="38"/>
          <w:sz w:val="20"/>
        </w:rPr>
        <w:t xml:space="preserve"> </w:t>
      </w:r>
      <w:r>
        <w:rPr>
          <w:sz w:val="20"/>
        </w:rPr>
        <w:t>row</w:t>
      </w:r>
      <w:r>
        <w:rPr>
          <w:spacing w:val="37"/>
          <w:sz w:val="20"/>
        </w:rPr>
        <w:t xml:space="preserve"> </w:t>
      </w:r>
      <w:r>
        <w:rPr>
          <w:sz w:val="20"/>
        </w:rPr>
        <w:t>to</w:t>
      </w:r>
      <w:r>
        <w:rPr>
          <w:spacing w:val="37"/>
          <w:sz w:val="20"/>
        </w:rPr>
        <w:t xml:space="preserve"> </w:t>
      </w:r>
      <w:r>
        <w:rPr>
          <w:sz w:val="20"/>
        </w:rPr>
        <w:t>row</w:t>
      </w:r>
      <w:r>
        <w:rPr>
          <w:spacing w:val="38"/>
          <w:sz w:val="20"/>
        </w:rPr>
        <w:t xml:space="preserve"> </w:t>
      </w:r>
      <w:r>
        <w:rPr>
          <w:sz w:val="20"/>
        </w:rPr>
        <w:t>in</w:t>
      </w:r>
      <w:r>
        <w:rPr>
          <w:spacing w:val="37"/>
          <w:sz w:val="20"/>
        </w:rPr>
        <w:t xml:space="preserve"> </w:t>
      </w:r>
      <w:r>
        <w:rPr>
          <w:sz w:val="20"/>
        </w:rPr>
        <w:t>ways</w:t>
      </w:r>
      <w:r>
        <w:rPr>
          <w:spacing w:val="38"/>
          <w:sz w:val="20"/>
        </w:rPr>
        <w:t xml:space="preserve"> </w:t>
      </w:r>
      <w:r>
        <w:rPr>
          <w:sz w:val="20"/>
        </w:rPr>
        <w:t>that</w:t>
      </w:r>
      <w:r>
        <w:rPr>
          <w:spacing w:val="37"/>
          <w:sz w:val="20"/>
        </w:rPr>
        <w:t xml:space="preserve"> </w:t>
      </w:r>
      <w:r>
        <w:rPr>
          <w:sz w:val="20"/>
        </w:rPr>
        <w:t>demonstrably</w:t>
      </w:r>
      <w:r>
        <w:rPr>
          <w:spacing w:val="37"/>
          <w:sz w:val="20"/>
        </w:rPr>
        <w:t xml:space="preserve"> </w:t>
      </w:r>
      <w:r>
        <w:rPr>
          <w:sz w:val="20"/>
        </w:rPr>
        <w:t>matter</w:t>
      </w:r>
      <w:r>
        <w:rPr>
          <w:spacing w:val="38"/>
          <w:sz w:val="20"/>
        </w:rPr>
        <w:t xml:space="preserve"> </w:t>
      </w:r>
      <w:r>
        <w:rPr>
          <w:sz w:val="20"/>
        </w:rPr>
        <w:t>more</w:t>
      </w:r>
      <w:r>
        <w:rPr>
          <w:spacing w:val="37"/>
          <w:sz w:val="20"/>
        </w:rPr>
        <w:t xml:space="preserve"> </w:t>
      </w:r>
      <w:r>
        <w:rPr>
          <w:sz w:val="20"/>
        </w:rPr>
        <w:t>than</w:t>
      </w:r>
      <w:r>
        <w:rPr>
          <w:spacing w:val="37"/>
          <w:sz w:val="20"/>
        </w:rPr>
        <w:t xml:space="preserve"> </w:t>
      </w:r>
      <w:r>
        <w:rPr>
          <w:spacing w:val="-5"/>
          <w:sz w:val="20"/>
        </w:rPr>
        <w:t>the</w:t>
      </w:r>
      <w:r>
        <w:rPr>
          <w:rFonts w:ascii="Times New Roman"/>
          <w:sz w:val="20"/>
        </w:rPr>
        <w:tab/>
      </w:r>
      <w:r>
        <w:rPr>
          <w:rFonts w:ascii="Trebuchet MS"/>
          <w:spacing w:val="-5"/>
          <w:sz w:val="10"/>
        </w:rPr>
        <w:t>618</w:t>
      </w:r>
    </w:p>
    <w:p w14:paraId="1D792917" w14:textId="77777777" w:rsidR="00EA1924" w:rsidRDefault="00000000">
      <w:pPr>
        <w:tabs>
          <w:tab w:val="left" w:pos="10859"/>
        </w:tabs>
        <w:spacing w:before="30"/>
        <w:ind w:left="2761"/>
        <w:rPr>
          <w:rFonts w:ascii="Trebuchet MS"/>
          <w:sz w:val="10"/>
        </w:rPr>
      </w:pPr>
      <w:r>
        <w:rPr>
          <w:sz w:val="20"/>
        </w:rPr>
        <w:t>model</w:t>
      </w:r>
      <w:r>
        <w:rPr>
          <w:spacing w:val="7"/>
          <w:sz w:val="20"/>
        </w:rPr>
        <w:t xml:space="preserve"> </w:t>
      </w:r>
      <w:r>
        <w:rPr>
          <w:sz w:val="20"/>
        </w:rPr>
        <w:t>identity,</w:t>
      </w:r>
      <w:r>
        <w:rPr>
          <w:spacing w:val="8"/>
          <w:sz w:val="20"/>
        </w:rPr>
        <w:t xml:space="preserve"> </w:t>
      </w:r>
      <w:r>
        <w:rPr>
          <w:sz w:val="20"/>
        </w:rPr>
        <w:t>including</w:t>
      </w:r>
      <w:r>
        <w:rPr>
          <w:spacing w:val="7"/>
          <w:sz w:val="20"/>
        </w:rPr>
        <w:t xml:space="preserve"> </w:t>
      </w:r>
      <w:r>
        <w:rPr>
          <w:sz w:val="20"/>
        </w:rPr>
        <w:t>whether</w:t>
      </w:r>
      <w:r>
        <w:rPr>
          <w:spacing w:val="7"/>
          <w:sz w:val="20"/>
        </w:rPr>
        <w:t xml:space="preserve"> </w:t>
      </w:r>
      <w:r>
        <w:rPr>
          <w:sz w:val="20"/>
        </w:rPr>
        <w:t>the</w:t>
      </w:r>
      <w:r>
        <w:rPr>
          <w:spacing w:val="7"/>
          <w:sz w:val="20"/>
        </w:rPr>
        <w:t xml:space="preserve"> </w:t>
      </w:r>
      <w:r>
        <w:rPr>
          <w:sz w:val="20"/>
        </w:rPr>
        <w:t>model</w:t>
      </w:r>
      <w:r>
        <w:rPr>
          <w:spacing w:val="7"/>
          <w:sz w:val="20"/>
        </w:rPr>
        <w:t xml:space="preserve"> </w:t>
      </w:r>
      <w:r>
        <w:rPr>
          <w:sz w:val="20"/>
        </w:rPr>
        <w:t>was</w:t>
      </w:r>
      <w:r>
        <w:rPr>
          <w:spacing w:val="7"/>
          <w:sz w:val="20"/>
        </w:rPr>
        <w:t xml:space="preserve"> </w:t>
      </w:r>
      <w:r>
        <w:rPr>
          <w:sz w:val="20"/>
        </w:rPr>
        <w:t>given</w:t>
      </w:r>
      <w:r>
        <w:rPr>
          <w:spacing w:val="7"/>
          <w:sz w:val="20"/>
        </w:rPr>
        <w:t xml:space="preserve"> </w:t>
      </w:r>
      <w:r>
        <w:rPr>
          <w:sz w:val="20"/>
        </w:rPr>
        <w:t>a</w:t>
      </w:r>
      <w:r>
        <w:rPr>
          <w:spacing w:val="7"/>
          <w:sz w:val="20"/>
        </w:rPr>
        <w:t xml:space="preserve"> </w:t>
      </w:r>
      <w:r>
        <w:rPr>
          <w:sz w:val="20"/>
        </w:rPr>
        <w:t>code</w:t>
      </w:r>
      <w:r>
        <w:rPr>
          <w:spacing w:val="7"/>
          <w:sz w:val="20"/>
        </w:rPr>
        <w:t xml:space="preserve"> </w:t>
      </w:r>
      <w:r>
        <w:rPr>
          <w:sz w:val="20"/>
        </w:rPr>
        <w:t>interpreter</w:t>
      </w:r>
      <w:r>
        <w:rPr>
          <w:spacing w:val="7"/>
          <w:sz w:val="20"/>
        </w:rPr>
        <w:t xml:space="preserve"> </w:t>
      </w:r>
      <w:r>
        <w:rPr>
          <w:sz w:val="20"/>
        </w:rPr>
        <w:t>and</w:t>
      </w:r>
      <w:r>
        <w:rPr>
          <w:spacing w:val="7"/>
          <w:sz w:val="20"/>
        </w:rPr>
        <w:t xml:space="preserve"> </w:t>
      </w:r>
      <w:r>
        <w:rPr>
          <w:spacing w:val="-2"/>
          <w:sz w:val="20"/>
        </w:rPr>
        <w:t>whether</w:t>
      </w:r>
      <w:r>
        <w:rPr>
          <w:rFonts w:ascii="Times New Roman"/>
          <w:sz w:val="20"/>
        </w:rPr>
        <w:tab/>
      </w:r>
      <w:r>
        <w:rPr>
          <w:rFonts w:ascii="Trebuchet MS"/>
          <w:spacing w:val="-5"/>
          <w:sz w:val="10"/>
        </w:rPr>
        <w:t>619</w:t>
      </w:r>
    </w:p>
    <w:p w14:paraId="4C2A13AC" w14:textId="77777777" w:rsidR="00EA1924" w:rsidRDefault="00000000">
      <w:pPr>
        <w:spacing w:before="30" w:line="264" w:lineRule="auto"/>
        <w:ind w:left="2761" w:right="36"/>
        <w:jc w:val="both"/>
        <w:rPr>
          <w:rFonts w:ascii="Trebuchet MS"/>
          <w:sz w:val="10"/>
        </w:rPr>
      </w:pPr>
      <w:r>
        <w:rPr>
          <w:sz w:val="20"/>
        </w:rPr>
        <w:t>its reasoning mode was enabled;</w:t>
      </w:r>
      <w:r>
        <w:rPr>
          <w:spacing w:val="40"/>
          <w:sz w:val="20"/>
        </w:rPr>
        <w:t xml:space="preserve"> </w:t>
      </w:r>
      <w:r>
        <w:rPr>
          <w:sz w:val="20"/>
        </w:rPr>
        <w:t>and every row concerns one three-ink chart,</w:t>
      </w:r>
      <w:r>
        <w:rPr>
          <w:spacing w:val="40"/>
          <w:sz w:val="20"/>
        </w:rPr>
        <w:t xml:space="preserve"> </w:t>
      </w:r>
      <w:r>
        <w:rPr>
          <w:sz w:val="20"/>
        </w:rPr>
        <w:t>PC10-</w:t>
      </w:r>
      <w:r>
        <w:rPr>
          <w:spacing w:val="80"/>
          <w:sz w:val="20"/>
        </w:rPr>
        <w:t xml:space="preserve"> </w:t>
      </w:r>
      <w:r>
        <w:rPr>
          <w:rFonts w:ascii="Trebuchet MS"/>
          <w:sz w:val="10"/>
        </w:rPr>
        <w:t>620</w:t>
      </w:r>
      <w:r>
        <w:rPr>
          <w:rFonts w:ascii="Trebuchet MS"/>
          <w:spacing w:val="40"/>
          <w:sz w:val="10"/>
        </w:rPr>
        <w:t xml:space="preserve"> </w:t>
      </w:r>
      <w:r>
        <w:rPr>
          <w:sz w:val="20"/>
        </w:rPr>
        <w:t xml:space="preserve">CMY, so nothing here bears on the </w:t>
      </w:r>
      <w:r>
        <w:rPr>
          <w:i/>
          <w:sz w:val="20"/>
        </w:rPr>
        <w:t xml:space="preserve">n </w:t>
      </w:r>
      <w:r>
        <w:rPr>
          <w:rFonts w:ascii="Verdana"/>
          <w:i/>
          <w:sz w:val="20"/>
        </w:rPr>
        <w:t xml:space="preserve">&gt; </w:t>
      </w:r>
      <w:r>
        <w:rPr>
          <w:sz w:val="20"/>
        </w:rPr>
        <w:t>4 question that motivates the rest of the paper.</w:t>
      </w:r>
      <w:r>
        <w:rPr>
          <w:spacing w:val="80"/>
          <w:sz w:val="20"/>
        </w:rPr>
        <w:t xml:space="preserve"> </w:t>
      </w:r>
      <w:r>
        <w:rPr>
          <w:rFonts w:ascii="Trebuchet MS"/>
          <w:sz w:val="10"/>
        </w:rPr>
        <w:t>621</w:t>
      </w:r>
      <w:r>
        <w:rPr>
          <w:rFonts w:ascii="Trebuchet MS"/>
          <w:spacing w:val="40"/>
          <w:sz w:val="10"/>
        </w:rPr>
        <w:t xml:space="preserve"> </w:t>
      </w:r>
      <w:r>
        <w:rPr>
          <w:sz w:val="20"/>
        </w:rPr>
        <w:t>Model</w:t>
      </w:r>
      <w:r>
        <w:rPr>
          <w:spacing w:val="2"/>
          <w:sz w:val="20"/>
        </w:rPr>
        <w:t xml:space="preserve"> </w:t>
      </w:r>
      <w:r>
        <w:rPr>
          <w:sz w:val="20"/>
        </w:rPr>
        <w:t>identifiers,</w:t>
      </w:r>
      <w:r>
        <w:rPr>
          <w:spacing w:val="2"/>
          <w:sz w:val="20"/>
        </w:rPr>
        <w:t xml:space="preserve"> </w:t>
      </w:r>
      <w:r>
        <w:rPr>
          <w:sz w:val="20"/>
        </w:rPr>
        <w:t>providers,</w:t>
      </w:r>
      <w:r>
        <w:rPr>
          <w:spacing w:val="3"/>
          <w:sz w:val="20"/>
        </w:rPr>
        <w:t xml:space="preserve"> </w:t>
      </w:r>
      <w:r>
        <w:rPr>
          <w:sz w:val="20"/>
        </w:rPr>
        <w:t>temperature,</w:t>
      </w:r>
      <w:r>
        <w:rPr>
          <w:spacing w:val="3"/>
          <w:sz w:val="20"/>
        </w:rPr>
        <w:t xml:space="preserve"> </w:t>
      </w:r>
      <w:r>
        <w:rPr>
          <w:sz w:val="20"/>
        </w:rPr>
        <w:t>token</w:t>
      </w:r>
      <w:r>
        <w:rPr>
          <w:spacing w:val="1"/>
          <w:sz w:val="20"/>
        </w:rPr>
        <w:t xml:space="preserve"> </w:t>
      </w:r>
      <w:r>
        <w:rPr>
          <w:sz w:val="20"/>
        </w:rPr>
        <w:t>usage</w:t>
      </w:r>
      <w:r>
        <w:rPr>
          <w:spacing w:val="3"/>
          <w:sz w:val="20"/>
        </w:rPr>
        <w:t xml:space="preserve"> </w:t>
      </w:r>
      <w:r>
        <w:rPr>
          <w:sz w:val="20"/>
        </w:rPr>
        <w:t>and</w:t>
      </w:r>
      <w:r>
        <w:rPr>
          <w:spacing w:val="3"/>
          <w:sz w:val="20"/>
        </w:rPr>
        <w:t xml:space="preserve"> </w:t>
      </w:r>
      <w:r>
        <w:rPr>
          <w:sz w:val="20"/>
        </w:rPr>
        <w:t>cost</w:t>
      </w:r>
      <w:r>
        <w:rPr>
          <w:spacing w:val="2"/>
          <w:sz w:val="20"/>
        </w:rPr>
        <w:t xml:space="preserve"> </w:t>
      </w:r>
      <w:r>
        <w:rPr>
          <w:sz w:val="20"/>
        </w:rPr>
        <w:t>are</w:t>
      </w:r>
      <w:r>
        <w:rPr>
          <w:spacing w:val="2"/>
          <w:sz w:val="20"/>
        </w:rPr>
        <w:t xml:space="preserve"> </w:t>
      </w:r>
      <w:r>
        <w:rPr>
          <w:sz w:val="20"/>
        </w:rPr>
        <w:t>recorded</w:t>
      </w:r>
      <w:r>
        <w:rPr>
          <w:spacing w:val="2"/>
          <w:sz w:val="20"/>
        </w:rPr>
        <w:t xml:space="preserve"> </w:t>
      </w:r>
      <w:r>
        <w:rPr>
          <w:sz w:val="20"/>
        </w:rPr>
        <w:t>per</w:t>
      </w:r>
      <w:r>
        <w:rPr>
          <w:spacing w:val="2"/>
          <w:sz w:val="20"/>
        </w:rPr>
        <w:t xml:space="preserve"> </w:t>
      </w:r>
      <w:r>
        <w:rPr>
          <w:sz w:val="20"/>
        </w:rPr>
        <w:t>row</w:t>
      </w:r>
      <w:r>
        <w:rPr>
          <w:spacing w:val="2"/>
          <w:sz w:val="20"/>
        </w:rPr>
        <w:t xml:space="preserve"> </w:t>
      </w:r>
      <w:r>
        <w:rPr>
          <w:sz w:val="20"/>
        </w:rPr>
        <w:t>in</w:t>
      </w:r>
      <w:r>
        <w:rPr>
          <w:rFonts w:ascii="Times New Roman"/>
          <w:spacing w:val="76"/>
          <w:sz w:val="20"/>
        </w:rPr>
        <w:t xml:space="preserve">  </w:t>
      </w:r>
      <w:r>
        <w:rPr>
          <w:rFonts w:ascii="Trebuchet MS"/>
          <w:spacing w:val="-5"/>
          <w:sz w:val="10"/>
        </w:rPr>
        <w:t>622</w:t>
      </w:r>
    </w:p>
    <w:p w14:paraId="05418FCB" w14:textId="77777777" w:rsidR="00EA1924" w:rsidRDefault="00000000">
      <w:pPr>
        <w:tabs>
          <w:tab w:val="left" w:pos="10859"/>
        </w:tabs>
        <w:spacing w:before="6"/>
        <w:ind w:left="2761"/>
        <w:rPr>
          <w:rFonts w:ascii="Trebuchet MS"/>
          <w:sz w:val="10"/>
        </w:rPr>
      </w:pPr>
      <w:r>
        <w:rPr>
          <w:rFonts w:ascii="Cambria"/>
          <w:spacing w:val="2"/>
          <w:sz w:val="20"/>
        </w:rPr>
        <w:t>journal/results/llm/equation_summary.csv</w:t>
      </w:r>
      <w:r>
        <w:rPr>
          <w:spacing w:val="2"/>
          <w:sz w:val="20"/>
        </w:rPr>
        <w:t>,</w:t>
      </w:r>
      <w:r>
        <w:rPr>
          <w:spacing w:val="36"/>
          <w:sz w:val="20"/>
        </w:rPr>
        <w:t xml:space="preserve"> </w:t>
      </w:r>
      <w:r>
        <w:rPr>
          <w:spacing w:val="2"/>
          <w:sz w:val="20"/>
        </w:rPr>
        <w:t>and</w:t>
      </w:r>
      <w:r>
        <w:rPr>
          <w:spacing w:val="36"/>
          <w:sz w:val="20"/>
        </w:rPr>
        <w:t xml:space="preserve"> </w:t>
      </w:r>
      <w:r>
        <w:rPr>
          <w:spacing w:val="2"/>
          <w:sz w:val="20"/>
        </w:rPr>
        <w:t>the</w:t>
      </w:r>
      <w:r>
        <w:rPr>
          <w:spacing w:val="36"/>
          <w:sz w:val="20"/>
        </w:rPr>
        <w:t xml:space="preserve"> </w:t>
      </w:r>
      <w:r>
        <w:rPr>
          <w:spacing w:val="2"/>
          <w:sz w:val="20"/>
        </w:rPr>
        <w:t>verbatim</w:t>
      </w:r>
      <w:r>
        <w:rPr>
          <w:spacing w:val="37"/>
          <w:sz w:val="20"/>
        </w:rPr>
        <w:t xml:space="preserve"> </w:t>
      </w:r>
      <w:r>
        <w:rPr>
          <w:spacing w:val="2"/>
          <w:sz w:val="20"/>
        </w:rPr>
        <w:t>prompt</w:t>
      </w:r>
      <w:r>
        <w:rPr>
          <w:spacing w:val="36"/>
          <w:sz w:val="20"/>
        </w:rPr>
        <w:t xml:space="preserve"> </w:t>
      </w:r>
      <w:r>
        <w:rPr>
          <w:spacing w:val="2"/>
          <w:sz w:val="20"/>
        </w:rPr>
        <w:t>and</w:t>
      </w:r>
      <w:r>
        <w:rPr>
          <w:spacing w:val="36"/>
          <w:sz w:val="20"/>
        </w:rPr>
        <w:t xml:space="preserve"> </w:t>
      </w:r>
      <w:r>
        <w:rPr>
          <w:spacing w:val="2"/>
          <w:sz w:val="20"/>
        </w:rPr>
        <w:t>every</w:t>
      </w:r>
      <w:r>
        <w:rPr>
          <w:spacing w:val="36"/>
          <w:sz w:val="20"/>
        </w:rPr>
        <w:t xml:space="preserve"> </w:t>
      </w:r>
      <w:r>
        <w:rPr>
          <w:spacing w:val="-5"/>
          <w:sz w:val="20"/>
        </w:rPr>
        <w:t>raw</w:t>
      </w:r>
      <w:r>
        <w:rPr>
          <w:rFonts w:ascii="Times New Roman"/>
          <w:sz w:val="20"/>
        </w:rPr>
        <w:tab/>
      </w:r>
      <w:r>
        <w:rPr>
          <w:rFonts w:ascii="Trebuchet MS"/>
          <w:spacing w:val="-5"/>
          <w:sz w:val="10"/>
        </w:rPr>
        <w:t>623</w:t>
      </w:r>
    </w:p>
    <w:p w14:paraId="3F361E36" w14:textId="77777777" w:rsidR="00EA1924" w:rsidRDefault="00000000">
      <w:pPr>
        <w:tabs>
          <w:tab w:val="left" w:pos="10859"/>
        </w:tabs>
        <w:spacing w:before="30"/>
        <w:ind w:left="2761"/>
        <w:rPr>
          <w:rFonts w:ascii="Trebuchet MS"/>
          <w:sz w:val="10"/>
        </w:rPr>
      </w:pPr>
      <w:r>
        <w:rPr>
          <w:sz w:val="20"/>
        </w:rPr>
        <w:t>response</w:t>
      </w:r>
      <w:r>
        <w:rPr>
          <w:spacing w:val="-8"/>
          <w:sz w:val="20"/>
        </w:rPr>
        <w:t xml:space="preserve"> </w:t>
      </w:r>
      <w:r>
        <w:rPr>
          <w:sz w:val="20"/>
        </w:rPr>
        <w:t>are</w:t>
      </w:r>
      <w:r>
        <w:rPr>
          <w:spacing w:val="-8"/>
          <w:sz w:val="20"/>
        </w:rPr>
        <w:t xml:space="preserve"> </w:t>
      </w:r>
      <w:r>
        <w:rPr>
          <w:sz w:val="20"/>
        </w:rPr>
        <w:t>archived,</w:t>
      </w:r>
      <w:r>
        <w:rPr>
          <w:spacing w:val="-7"/>
          <w:sz w:val="20"/>
        </w:rPr>
        <w:t xml:space="preserve"> </w:t>
      </w:r>
      <w:r>
        <w:rPr>
          <w:sz w:val="20"/>
        </w:rPr>
        <w:t>so</w:t>
      </w:r>
      <w:r>
        <w:rPr>
          <w:spacing w:val="-8"/>
          <w:sz w:val="20"/>
        </w:rPr>
        <w:t xml:space="preserve"> </w:t>
      </w:r>
      <w:r>
        <w:rPr>
          <w:sz w:val="20"/>
        </w:rPr>
        <w:t>the</w:t>
      </w:r>
      <w:r>
        <w:rPr>
          <w:spacing w:val="-7"/>
          <w:sz w:val="20"/>
        </w:rPr>
        <w:t xml:space="preserve"> </w:t>
      </w:r>
      <w:r>
        <w:rPr>
          <w:sz w:val="20"/>
        </w:rPr>
        <w:t>probe</w:t>
      </w:r>
      <w:r>
        <w:rPr>
          <w:spacing w:val="-8"/>
          <w:sz w:val="20"/>
        </w:rPr>
        <w:t xml:space="preserve"> </w:t>
      </w:r>
      <w:r>
        <w:rPr>
          <w:sz w:val="20"/>
        </w:rPr>
        <w:t>is</w:t>
      </w:r>
      <w:r>
        <w:rPr>
          <w:spacing w:val="-7"/>
          <w:sz w:val="20"/>
        </w:rPr>
        <w:t xml:space="preserve"> </w:t>
      </w:r>
      <w:r>
        <w:rPr>
          <w:sz w:val="20"/>
        </w:rPr>
        <w:t>reproducible</w:t>
      </w:r>
      <w:r>
        <w:rPr>
          <w:spacing w:val="-8"/>
          <w:sz w:val="20"/>
        </w:rPr>
        <w:t xml:space="preserve"> </w:t>
      </w:r>
      <w:r>
        <w:rPr>
          <w:sz w:val="20"/>
        </w:rPr>
        <w:t>even</w:t>
      </w:r>
      <w:r>
        <w:rPr>
          <w:spacing w:val="-7"/>
          <w:sz w:val="20"/>
        </w:rPr>
        <w:t xml:space="preserve"> </w:t>
      </w:r>
      <w:r>
        <w:rPr>
          <w:sz w:val="20"/>
        </w:rPr>
        <w:t>though</w:t>
      </w:r>
      <w:r>
        <w:rPr>
          <w:spacing w:val="-8"/>
          <w:sz w:val="20"/>
        </w:rPr>
        <w:t xml:space="preserve"> </w:t>
      </w:r>
      <w:r>
        <w:rPr>
          <w:sz w:val="20"/>
        </w:rPr>
        <w:t>it</w:t>
      </w:r>
      <w:r>
        <w:rPr>
          <w:spacing w:val="-8"/>
          <w:sz w:val="20"/>
        </w:rPr>
        <w:t xml:space="preserve"> </w:t>
      </w:r>
      <w:r>
        <w:rPr>
          <w:sz w:val="20"/>
        </w:rPr>
        <w:t>is</w:t>
      </w:r>
      <w:r>
        <w:rPr>
          <w:spacing w:val="-7"/>
          <w:sz w:val="20"/>
        </w:rPr>
        <w:t xml:space="preserve"> </w:t>
      </w:r>
      <w:r>
        <w:rPr>
          <w:sz w:val="20"/>
        </w:rPr>
        <w:t>not</w:t>
      </w:r>
      <w:r>
        <w:rPr>
          <w:spacing w:val="-8"/>
          <w:sz w:val="20"/>
        </w:rPr>
        <w:t xml:space="preserve"> </w:t>
      </w:r>
      <w:r>
        <w:rPr>
          <w:sz w:val="20"/>
        </w:rPr>
        <w:t>statistically</w:t>
      </w:r>
      <w:r>
        <w:rPr>
          <w:spacing w:val="-7"/>
          <w:sz w:val="20"/>
        </w:rPr>
        <w:t xml:space="preserve"> </w:t>
      </w:r>
      <w:r>
        <w:rPr>
          <w:spacing w:val="-4"/>
          <w:sz w:val="20"/>
        </w:rPr>
        <w:t>pow-</w:t>
      </w:r>
      <w:r>
        <w:rPr>
          <w:sz w:val="20"/>
        </w:rPr>
        <w:tab/>
      </w:r>
      <w:r>
        <w:rPr>
          <w:rFonts w:ascii="Trebuchet MS"/>
          <w:spacing w:val="-5"/>
          <w:sz w:val="10"/>
        </w:rPr>
        <w:t>624</w:t>
      </w:r>
    </w:p>
    <w:p w14:paraId="1A31D1B0" w14:textId="77777777" w:rsidR="00EA1924" w:rsidRDefault="00000000">
      <w:pPr>
        <w:tabs>
          <w:tab w:val="left" w:pos="10859"/>
        </w:tabs>
        <w:spacing w:before="30"/>
        <w:ind w:left="2761"/>
        <w:rPr>
          <w:rFonts w:ascii="Trebuchet MS"/>
          <w:sz w:val="10"/>
        </w:rPr>
      </w:pPr>
      <w:r>
        <w:rPr>
          <w:spacing w:val="-2"/>
          <w:sz w:val="20"/>
        </w:rPr>
        <w:t>ered.</w:t>
      </w:r>
      <w:r>
        <w:rPr>
          <w:spacing w:val="2"/>
          <w:sz w:val="20"/>
        </w:rPr>
        <w:t xml:space="preserve"> </w:t>
      </w:r>
      <w:r>
        <w:rPr>
          <w:spacing w:val="-2"/>
          <w:sz w:val="20"/>
        </w:rPr>
        <w:t>We</w:t>
      </w:r>
      <w:r>
        <w:rPr>
          <w:spacing w:val="-8"/>
          <w:sz w:val="20"/>
        </w:rPr>
        <w:t xml:space="preserve"> </w:t>
      </w:r>
      <w:r>
        <w:rPr>
          <w:spacing w:val="-2"/>
          <w:sz w:val="20"/>
        </w:rPr>
        <w:t>report</w:t>
      </w:r>
      <w:r>
        <w:rPr>
          <w:spacing w:val="-9"/>
          <w:sz w:val="20"/>
        </w:rPr>
        <w:t xml:space="preserve"> </w:t>
      </w:r>
      <w:r>
        <w:rPr>
          <w:spacing w:val="-2"/>
          <w:sz w:val="20"/>
        </w:rPr>
        <w:t>it</w:t>
      </w:r>
      <w:r>
        <w:rPr>
          <w:spacing w:val="-9"/>
          <w:sz w:val="20"/>
        </w:rPr>
        <w:t xml:space="preserve"> </w:t>
      </w:r>
      <w:r>
        <w:rPr>
          <w:spacing w:val="-2"/>
          <w:sz w:val="20"/>
        </w:rPr>
        <w:t>because</w:t>
      </w:r>
      <w:r>
        <w:rPr>
          <w:spacing w:val="-8"/>
          <w:sz w:val="20"/>
        </w:rPr>
        <w:t xml:space="preserve"> </w:t>
      </w:r>
      <w:r>
        <w:rPr>
          <w:spacing w:val="-2"/>
          <w:sz w:val="20"/>
        </w:rPr>
        <w:t>the</w:t>
      </w:r>
      <w:r>
        <w:rPr>
          <w:spacing w:val="-9"/>
          <w:sz w:val="20"/>
        </w:rPr>
        <w:t xml:space="preserve"> </w:t>
      </w:r>
      <w:r>
        <w:rPr>
          <w:spacing w:val="-2"/>
          <w:sz w:val="20"/>
        </w:rPr>
        <w:t>effect</w:t>
      </w:r>
      <w:r>
        <w:rPr>
          <w:spacing w:val="-8"/>
          <w:sz w:val="20"/>
        </w:rPr>
        <w:t xml:space="preserve"> </w:t>
      </w:r>
      <w:r>
        <w:rPr>
          <w:spacing w:val="-2"/>
          <w:sz w:val="20"/>
        </w:rPr>
        <w:t>sizes</w:t>
      </w:r>
      <w:r>
        <w:rPr>
          <w:spacing w:val="-9"/>
          <w:sz w:val="20"/>
        </w:rPr>
        <w:t xml:space="preserve"> </w:t>
      </w:r>
      <w:r>
        <w:rPr>
          <w:spacing w:val="-2"/>
          <w:sz w:val="20"/>
        </w:rPr>
        <w:t>are</w:t>
      </w:r>
      <w:r>
        <w:rPr>
          <w:spacing w:val="-9"/>
          <w:sz w:val="20"/>
        </w:rPr>
        <w:t xml:space="preserve"> </w:t>
      </w:r>
      <w:r>
        <w:rPr>
          <w:spacing w:val="-2"/>
          <w:sz w:val="20"/>
        </w:rPr>
        <w:t>large</w:t>
      </w:r>
      <w:r>
        <w:rPr>
          <w:spacing w:val="-8"/>
          <w:sz w:val="20"/>
        </w:rPr>
        <w:t xml:space="preserve"> </w:t>
      </w:r>
      <w:r>
        <w:rPr>
          <w:spacing w:val="-2"/>
          <w:sz w:val="20"/>
        </w:rPr>
        <w:t>enough</w:t>
      </w:r>
      <w:r>
        <w:rPr>
          <w:spacing w:val="-9"/>
          <w:sz w:val="20"/>
        </w:rPr>
        <w:t xml:space="preserve"> </w:t>
      </w:r>
      <w:r>
        <w:rPr>
          <w:spacing w:val="-2"/>
          <w:sz w:val="20"/>
        </w:rPr>
        <w:t>to</w:t>
      </w:r>
      <w:r>
        <w:rPr>
          <w:spacing w:val="-8"/>
          <w:sz w:val="20"/>
        </w:rPr>
        <w:t xml:space="preserve"> </w:t>
      </w:r>
      <w:r>
        <w:rPr>
          <w:spacing w:val="-2"/>
          <w:sz w:val="20"/>
        </w:rPr>
        <w:t>be</w:t>
      </w:r>
      <w:r>
        <w:rPr>
          <w:spacing w:val="-9"/>
          <w:sz w:val="20"/>
        </w:rPr>
        <w:t xml:space="preserve"> </w:t>
      </w:r>
      <w:r>
        <w:rPr>
          <w:spacing w:val="-2"/>
          <w:sz w:val="20"/>
        </w:rPr>
        <w:t>informative</w:t>
      </w:r>
      <w:r>
        <w:rPr>
          <w:spacing w:val="-9"/>
          <w:sz w:val="20"/>
        </w:rPr>
        <w:t xml:space="preserve"> </w:t>
      </w:r>
      <w:r>
        <w:rPr>
          <w:spacing w:val="-2"/>
          <w:sz w:val="20"/>
        </w:rPr>
        <w:t>in</w:t>
      </w:r>
      <w:r>
        <w:rPr>
          <w:spacing w:val="-8"/>
          <w:sz w:val="20"/>
        </w:rPr>
        <w:t xml:space="preserve"> </w:t>
      </w:r>
      <w:r>
        <w:rPr>
          <w:spacing w:val="-2"/>
          <w:sz w:val="20"/>
        </w:rPr>
        <w:t>spite</w:t>
      </w:r>
      <w:r>
        <w:rPr>
          <w:spacing w:val="-9"/>
          <w:sz w:val="20"/>
        </w:rPr>
        <w:t xml:space="preserve"> </w:t>
      </w:r>
      <w:r>
        <w:rPr>
          <w:spacing w:val="-2"/>
          <w:sz w:val="20"/>
        </w:rPr>
        <w:t>of</w:t>
      </w:r>
      <w:r>
        <w:rPr>
          <w:spacing w:val="-9"/>
          <w:sz w:val="20"/>
        </w:rPr>
        <w:t xml:space="preserve"> </w:t>
      </w:r>
      <w:r>
        <w:rPr>
          <w:spacing w:val="-2"/>
          <w:sz w:val="20"/>
        </w:rPr>
        <w:t>that,</w:t>
      </w:r>
      <w:r>
        <w:rPr>
          <w:rFonts w:ascii="Times New Roman"/>
          <w:sz w:val="20"/>
        </w:rPr>
        <w:tab/>
      </w:r>
      <w:r>
        <w:rPr>
          <w:rFonts w:ascii="Trebuchet MS"/>
          <w:spacing w:val="-5"/>
          <w:sz w:val="10"/>
        </w:rPr>
        <w:t>625</w:t>
      </w:r>
    </w:p>
    <w:p w14:paraId="04461F23" w14:textId="77777777" w:rsidR="00EA1924" w:rsidRDefault="00000000">
      <w:pPr>
        <w:tabs>
          <w:tab w:val="left" w:pos="10859"/>
        </w:tabs>
        <w:spacing w:before="30"/>
        <w:ind w:left="2761"/>
        <w:rPr>
          <w:rFonts w:ascii="Trebuchet MS"/>
          <w:sz w:val="10"/>
        </w:rPr>
      </w:pPr>
      <w:r>
        <w:rPr>
          <w:sz w:val="20"/>
        </w:rPr>
        <w:t>and</w:t>
      </w:r>
      <w:r>
        <w:rPr>
          <w:spacing w:val="-6"/>
          <w:sz w:val="20"/>
        </w:rPr>
        <w:t xml:space="preserve"> </w:t>
      </w:r>
      <w:r>
        <w:rPr>
          <w:sz w:val="20"/>
        </w:rPr>
        <w:t>because</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its</w:t>
      </w:r>
      <w:r>
        <w:rPr>
          <w:spacing w:val="-6"/>
          <w:sz w:val="20"/>
        </w:rPr>
        <w:t xml:space="preserve"> </w:t>
      </w:r>
      <w:r>
        <w:rPr>
          <w:sz w:val="20"/>
        </w:rPr>
        <w:t>findings</w:t>
      </w:r>
      <w:r>
        <w:rPr>
          <w:spacing w:val="-6"/>
          <w:sz w:val="20"/>
        </w:rPr>
        <w:t xml:space="preserve"> </w:t>
      </w:r>
      <w:r>
        <w:rPr>
          <w:sz w:val="20"/>
        </w:rPr>
        <w:t>is</w:t>
      </w:r>
      <w:r>
        <w:rPr>
          <w:spacing w:val="-6"/>
          <w:sz w:val="20"/>
        </w:rPr>
        <w:t xml:space="preserve"> </w:t>
      </w:r>
      <w:r>
        <w:rPr>
          <w:sz w:val="20"/>
        </w:rPr>
        <w:t>methodological</w:t>
      </w:r>
      <w:r>
        <w:rPr>
          <w:spacing w:val="-6"/>
          <w:sz w:val="20"/>
        </w:rPr>
        <w:t xml:space="preserve"> </w:t>
      </w:r>
      <w:r>
        <w:rPr>
          <w:sz w:val="20"/>
        </w:rPr>
        <w:t>rather</w:t>
      </w:r>
      <w:r>
        <w:rPr>
          <w:spacing w:val="-6"/>
          <w:sz w:val="20"/>
        </w:rPr>
        <w:t xml:space="preserve"> </w:t>
      </w:r>
      <w:r>
        <w:rPr>
          <w:sz w:val="20"/>
        </w:rPr>
        <w:t>than</w:t>
      </w:r>
      <w:r>
        <w:rPr>
          <w:spacing w:val="-6"/>
          <w:sz w:val="20"/>
        </w:rPr>
        <w:t xml:space="preserve"> </w:t>
      </w:r>
      <w:r>
        <w:rPr>
          <w:spacing w:val="-2"/>
          <w:sz w:val="20"/>
        </w:rPr>
        <w:t>colorimetric.</w:t>
      </w:r>
      <w:r>
        <w:rPr>
          <w:rFonts w:ascii="Times New Roman"/>
          <w:sz w:val="20"/>
        </w:rPr>
        <w:tab/>
      </w:r>
      <w:r>
        <w:rPr>
          <w:rFonts w:ascii="Trebuchet MS"/>
          <w:spacing w:val="-5"/>
          <w:sz w:val="10"/>
        </w:rPr>
        <w:t>626</w:t>
      </w:r>
    </w:p>
    <w:p w14:paraId="11253F29" w14:textId="77777777" w:rsidR="00EA1924" w:rsidRDefault="00000000">
      <w:pPr>
        <w:tabs>
          <w:tab w:val="left" w:pos="10859"/>
        </w:tabs>
        <w:spacing w:before="223"/>
        <w:ind w:left="2761"/>
        <w:rPr>
          <w:rFonts w:ascii="Trebuchet MS"/>
          <w:sz w:val="10"/>
        </w:rPr>
      </w:pPr>
      <w:r>
        <w:rPr>
          <w:sz w:val="20"/>
        </w:rPr>
        <w:t>The</w:t>
      </w:r>
      <w:r>
        <w:rPr>
          <w:spacing w:val="-5"/>
          <w:sz w:val="20"/>
        </w:rPr>
        <w:t xml:space="preserve"> </w:t>
      </w:r>
      <w:r>
        <w:rPr>
          <w:spacing w:val="-2"/>
          <w:sz w:val="20"/>
        </w:rPr>
        <w:t>task.</w:t>
      </w:r>
      <w:r>
        <w:rPr>
          <w:rFonts w:ascii="Times New Roman"/>
          <w:sz w:val="20"/>
        </w:rPr>
        <w:tab/>
      </w:r>
      <w:r>
        <w:rPr>
          <w:rFonts w:ascii="Trebuchet MS"/>
          <w:spacing w:val="-5"/>
          <w:sz w:val="10"/>
        </w:rPr>
        <w:t>627</w:t>
      </w:r>
    </w:p>
    <w:p w14:paraId="5CF4B945" w14:textId="2F2D6BF1" w:rsidR="00EA1924" w:rsidRDefault="00000000">
      <w:pPr>
        <w:tabs>
          <w:tab w:val="left" w:pos="10859"/>
        </w:tabs>
        <w:spacing w:before="90"/>
        <w:ind w:left="3187"/>
        <w:rPr>
          <w:rFonts w:ascii="Trebuchet MS" w:hAnsi="Trebuchet MS"/>
          <w:sz w:val="10"/>
        </w:rPr>
      </w:pPr>
      <w:del w:id="716" w:author="Phil Green" w:date="2026-08-30T18:43:00Z" w16du:dateUtc="2026-08-30T16:43:00Z">
        <w:r w:rsidDel="00F012A2">
          <w:rPr>
            <w:sz w:val="20"/>
          </w:rPr>
          <w:delText>The</w:delText>
        </w:r>
        <w:r w:rsidDel="00F012A2">
          <w:rPr>
            <w:spacing w:val="16"/>
            <w:sz w:val="20"/>
          </w:rPr>
          <w:delText xml:space="preserve"> </w:delText>
        </w:r>
        <w:r w:rsidDel="00F012A2">
          <w:rPr>
            <w:sz w:val="20"/>
          </w:rPr>
          <w:delText>second</w:delText>
        </w:r>
        <w:r w:rsidDel="00F012A2">
          <w:rPr>
            <w:spacing w:val="17"/>
            <w:sz w:val="20"/>
          </w:rPr>
          <w:delText xml:space="preserve"> </w:delText>
        </w:r>
        <w:r w:rsidDel="00F012A2">
          <w:rPr>
            <w:sz w:val="20"/>
          </w:rPr>
          <w:delText>author’s</w:delText>
        </w:r>
        <w:r w:rsidDel="00F012A2">
          <w:rPr>
            <w:spacing w:val="17"/>
            <w:sz w:val="20"/>
          </w:rPr>
          <w:delText xml:space="preserve"> </w:delText>
        </w:r>
        <w:r w:rsidDel="00F012A2">
          <w:rPr>
            <w:sz w:val="20"/>
          </w:rPr>
          <w:delText>brief,</w:delText>
        </w:r>
        <w:r w:rsidDel="00F012A2">
          <w:rPr>
            <w:spacing w:val="20"/>
            <w:sz w:val="20"/>
          </w:rPr>
          <w:delText xml:space="preserve"> </w:delText>
        </w:r>
        <w:r w:rsidDel="00F012A2">
          <w:rPr>
            <w:sz w:val="20"/>
          </w:rPr>
          <w:delText>issued</w:delText>
        </w:r>
        <w:r w:rsidDel="00F012A2">
          <w:rPr>
            <w:spacing w:val="17"/>
            <w:sz w:val="20"/>
          </w:rPr>
          <w:delText xml:space="preserve"> </w:delText>
        </w:r>
        <w:r w:rsidDel="00F012A2">
          <w:rPr>
            <w:sz w:val="20"/>
          </w:rPr>
          <w:delText>verbatim</w:delText>
        </w:r>
        <w:r w:rsidDel="00F012A2">
          <w:rPr>
            <w:spacing w:val="17"/>
            <w:sz w:val="20"/>
          </w:rPr>
          <w:delText xml:space="preserve"> </w:delText>
        </w:r>
        <w:r w:rsidDel="00F012A2">
          <w:rPr>
            <w:sz w:val="20"/>
          </w:rPr>
          <w:delText>to</w:delText>
        </w:r>
        <w:r w:rsidDel="00F012A2">
          <w:rPr>
            <w:spacing w:val="17"/>
            <w:sz w:val="20"/>
          </w:rPr>
          <w:delText xml:space="preserve"> </w:delText>
        </w:r>
        <w:r w:rsidDel="00F012A2">
          <w:rPr>
            <w:sz w:val="20"/>
          </w:rPr>
          <w:delText>every</w:delText>
        </w:r>
        <w:r w:rsidDel="00F012A2">
          <w:rPr>
            <w:spacing w:val="17"/>
            <w:sz w:val="20"/>
          </w:rPr>
          <w:delText xml:space="preserve"> </w:delText>
        </w:r>
        <w:r w:rsidDel="00F012A2">
          <w:rPr>
            <w:sz w:val="20"/>
          </w:rPr>
          <w:delText>model,</w:delText>
        </w:r>
      </w:del>
      <w:ins w:id="717" w:author="Phil Green" w:date="2026-08-30T18:43:00Z" w16du:dateUtc="2026-08-30T16:43:00Z">
        <w:r w:rsidR="00F012A2">
          <w:rPr>
            <w:sz w:val="20"/>
          </w:rPr>
          <w:t>For the LLMs we asked</w:t>
        </w:r>
      </w:ins>
      <w:del w:id="718" w:author="Phil Green" w:date="2026-08-30T18:43:00Z" w16du:dateUtc="2026-08-30T16:43:00Z">
        <w:r w:rsidDel="00F012A2">
          <w:rPr>
            <w:spacing w:val="20"/>
            <w:sz w:val="20"/>
          </w:rPr>
          <w:delText xml:space="preserve"> </w:delText>
        </w:r>
        <w:r w:rsidDel="00F012A2">
          <w:rPr>
            <w:sz w:val="20"/>
          </w:rPr>
          <w:delText>asks</w:delText>
        </w:r>
      </w:del>
      <w:r>
        <w:rPr>
          <w:spacing w:val="17"/>
          <w:sz w:val="20"/>
        </w:rPr>
        <w:t xml:space="preserve"> </w:t>
      </w:r>
      <w:r>
        <w:rPr>
          <w:sz w:val="20"/>
        </w:rPr>
        <w:t>not</w:t>
      </w:r>
      <w:r>
        <w:rPr>
          <w:spacing w:val="16"/>
          <w:sz w:val="20"/>
        </w:rPr>
        <w:t xml:space="preserve"> </w:t>
      </w:r>
      <w:r>
        <w:rPr>
          <w:sz w:val="20"/>
        </w:rPr>
        <w:t>for</w:t>
      </w:r>
      <w:r>
        <w:rPr>
          <w:spacing w:val="17"/>
          <w:sz w:val="20"/>
        </w:rPr>
        <w:t xml:space="preserve"> </w:t>
      </w:r>
      <w:r>
        <w:rPr>
          <w:sz w:val="20"/>
        </w:rPr>
        <w:t>per-</w:t>
      </w:r>
      <w:r>
        <w:rPr>
          <w:spacing w:val="-2"/>
          <w:sz w:val="20"/>
        </w:rPr>
        <w:t>patch</w:t>
      </w:r>
      <w:r>
        <w:rPr>
          <w:rFonts w:ascii="Times New Roman" w:hAnsi="Times New Roman"/>
          <w:sz w:val="20"/>
        </w:rPr>
        <w:tab/>
      </w:r>
      <w:r>
        <w:rPr>
          <w:rFonts w:ascii="Trebuchet MS" w:hAnsi="Trebuchet MS"/>
          <w:spacing w:val="-5"/>
          <w:sz w:val="10"/>
        </w:rPr>
        <w:t>628</w:t>
      </w:r>
    </w:p>
    <w:p w14:paraId="337480CE" w14:textId="77777777" w:rsidR="00EA1924" w:rsidRDefault="00000000">
      <w:pPr>
        <w:tabs>
          <w:tab w:val="left" w:pos="10859"/>
        </w:tabs>
        <w:spacing w:before="30"/>
        <w:ind w:left="2755"/>
        <w:rPr>
          <w:rFonts w:ascii="Trebuchet MS" w:hAnsi="Trebuchet MS"/>
          <w:sz w:val="10"/>
        </w:rPr>
      </w:pPr>
      <w:r>
        <w:rPr>
          <w:spacing w:val="-4"/>
          <w:sz w:val="20"/>
        </w:rPr>
        <w:t>predictions</w:t>
      </w:r>
      <w:r>
        <w:rPr>
          <w:spacing w:val="-1"/>
          <w:sz w:val="20"/>
        </w:rPr>
        <w:t xml:space="preserve"> </w:t>
      </w:r>
      <w:r>
        <w:rPr>
          <w:spacing w:val="-4"/>
          <w:sz w:val="20"/>
        </w:rPr>
        <w:t>but</w:t>
      </w:r>
      <w:r>
        <w:rPr>
          <w:sz w:val="20"/>
        </w:rPr>
        <w:t xml:space="preserve"> </w:t>
      </w:r>
      <w:r>
        <w:rPr>
          <w:spacing w:val="-4"/>
          <w:sz w:val="20"/>
        </w:rPr>
        <w:t>for</w:t>
      </w:r>
      <w:r>
        <w:rPr>
          <w:sz w:val="20"/>
        </w:rPr>
        <w:t xml:space="preserve"> </w:t>
      </w:r>
      <w:r>
        <w:rPr>
          <w:spacing w:val="-4"/>
          <w:sz w:val="20"/>
        </w:rPr>
        <w:t>a</w:t>
      </w:r>
      <w:r>
        <w:rPr>
          <w:spacing w:val="-1"/>
          <w:sz w:val="20"/>
        </w:rPr>
        <w:t xml:space="preserve"> </w:t>
      </w:r>
      <w:r>
        <w:rPr>
          <w:i/>
          <w:spacing w:val="-4"/>
          <w:sz w:val="20"/>
        </w:rPr>
        <w:t>portable</w:t>
      </w:r>
      <w:r>
        <w:rPr>
          <w:i/>
          <w:sz w:val="20"/>
        </w:rPr>
        <w:t xml:space="preserve"> </w:t>
      </w:r>
      <w:r>
        <w:rPr>
          <w:i/>
          <w:spacing w:val="-4"/>
          <w:sz w:val="20"/>
        </w:rPr>
        <w:t>equation</w:t>
      </w:r>
      <w:r>
        <w:rPr>
          <w:spacing w:val="-4"/>
          <w:sz w:val="20"/>
        </w:rPr>
        <w:t>:</w:t>
      </w:r>
      <w:r>
        <w:rPr>
          <w:spacing w:val="17"/>
          <w:sz w:val="20"/>
        </w:rPr>
        <w:t xml:space="preserve"> </w:t>
      </w:r>
      <w:r>
        <w:rPr>
          <w:spacing w:val="-4"/>
          <w:sz w:val="20"/>
        </w:rPr>
        <w:t>“Generate</w:t>
      </w:r>
      <w:r>
        <w:rPr>
          <w:sz w:val="20"/>
        </w:rPr>
        <w:t xml:space="preserve"> </w:t>
      </w:r>
      <w:r>
        <w:rPr>
          <w:spacing w:val="-4"/>
          <w:sz w:val="20"/>
        </w:rPr>
        <w:t>an</w:t>
      </w:r>
      <w:r>
        <w:rPr>
          <w:sz w:val="20"/>
        </w:rPr>
        <w:t xml:space="preserve"> </w:t>
      </w:r>
      <w:r>
        <w:rPr>
          <w:spacing w:val="-4"/>
          <w:sz w:val="20"/>
        </w:rPr>
        <w:t>equation</w:t>
      </w:r>
      <w:r>
        <w:rPr>
          <w:spacing w:val="-1"/>
          <w:sz w:val="20"/>
        </w:rPr>
        <w:t xml:space="preserve"> </w:t>
      </w:r>
      <w:r>
        <w:rPr>
          <w:spacing w:val="-4"/>
          <w:sz w:val="20"/>
        </w:rPr>
        <w:t>that</w:t>
      </w:r>
      <w:r>
        <w:rPr>
          <w:sz w:val="20"/>
        </w:rPr>
        <w:t xml:space="preserve"> </w:t>
      </w:r>
      <w:r>
        <w:rPr>
          <w:spacing w:val="-4"/>
          <w:sz w:val="20"/>
        </w:rPr>
        <w:t>transforms</w:t>
      </w:r>
      <w:r>
        <w:rPr>
          <w:sz w:val="20"/>
        </w:rPr>
        <w:t xml:space="preserve"> </w:t>
      </w:r>
      <w:r>
        <w:rPr>
          <w:spacing w:val="-4"/>
          <w:sz w:val="20"/>
        </w:rPr>
        <w:t>any</w:t>
      </w:r>
      <w:r>
        <w:rPr>
          <w:spacing w:val="-1"/>
          <w:sz w:val="20"/>
        </w:rPr>
        <w:t xml:space="preserve"> </w:t>
      </w:r>
      <w:r>
        <w:rPr>
          <w:spacing w:val="-4"/>
          <w:sz w:val="20"/>
        </w:rPr>
        <w:t>coordinate</w:t>
      </w:r>
      <w:r>
        <w:rPr>
          <w:rFonts w:ascii="Times New Roman" w:hAnsi="Times New Roman"/>
          <w:sz w:val="20"/>
        </w:rPr>
        <w:tab/>
      </w:r>
      <w:r>
        <w:rPr>
          <w:rFonts w:ascii="Trebuchet MS" w:hAnsi="Trebuchet MS"/>
          <w:spacing w:val="-5"/>
          <w:sz w:val="10"/>
        </w:rPr>
        <w:t>629</w:t>
      </w:r>
    </w:p>
    <w:p w14:paraId="177E3887" w14:textId="77777777" w:rsidR="00EA1924" w:rsidRDefault="00000000">
      <w:pPr>
        <w:tabs>
          <w:tab w:val="left" w:pos="10859"/>
        </w:tabs>
        <w:spacing w:before="30"/>
        <w:ind w:left="2761"/>
        <w:rPr>
          <w:rFonts w:ascii="Trebuchet MS"/>
          <w:sz w:val="10"/>
        </w:rPr>
      </w:pPr>
      <w:r>
        <w:rPr>
          <w:sz w:val="20"/>
        </w:rPr>
        <w:t>in</w:t>
      </w:r>
      <w:r>
        <w:rPr>
          <w:spacing w:val="-5"/>
          <w:sz w:val="20"/>
        </w:rPr>
        <w:t xml:space="preserve"> </w:t>
      </w:r>
      <w:r>
        <w:rPr>
          <w:sz w:val="20"/>
        </w:rPr>
        <w:t>data</w:t>
      </w:r>
      <w:r>
        <w:rPr>
          <w:spacing w:val="-5"/>
          <w:sz w:val="20"/>
        </w:rPr>
        <w:t xml:space="preserve"> </w:t>
      </w:r>
      <w:r>
        <w:rPr>
          <w:sz w:val="20"/>
        </w:rPr>
        <w:t>set</w:t>
      </w:r>
      <w:r>
        <w:rPr>
          <w:spacing w:val="-5"/>
          <w:sz w:val="20"/>
        </w:rPr>
        <w:t xml:space="preserve"> </w:t>
      </w:r>
      <w:r>
        <w:rPr>
          <w:sz w:val="20"/>
        </w:rPr>
        <w:t>A</w:t>
      </w:r>
      <w:r>
        <w:rPr>
          <w:spacing w:val="-4"/>
          <w:sz w:val="20"/>
        </w:rPr>
        <w:t xml:space="preserve"> </w:t>
      </w:r>
      <w:r>
        <w:rPr>
          <w:sz w:val="20"/>
        </w:rPr>
        <w:t>into</w:t>
      </w:r>
      <w:r>
        <w:rPr>
          <w:spacing w:val="-5"/>
          <w:sz w:val="20"/>
        </w:rPr>
        <w:t xml:space="preserve"> </w:t>
      </w:r>
      <w:r>
        <w:rPr>
          <w:sz w:val="20"/>
        </w:rPr>
        <w:t>a</w:t>
      </w:r>
      <w:r>
        <w:rPr>
          <w:spacing w:val="-5"/>
          <w:sz w:val="20"/>
        </w:rPr>
        <w:t xml:space="preserve"> </w:t>
      </w:r>
      <w:r>
        <w:rPr>
          <w:sz w:val="20"/>
        </w:rPr>
        <w:t>coordinate</w:t>
      </w:r>
      <w:r>
        <w:rPr>
          <w:spacing w:val="-5"/>
          <w:sz w:val="20"/>
        </w:rPr>
        <w:t xml:space="preserve"> </w:t>
      </w:r>
      <w:r>
        <w:rPr>
          <w:sz w:val="20"/>
        </w:rPr>
        <w:t>in</w:t>
      </w:r>
      <w:r>
        <w:rPr>
          <w:spacing w:val="-4"/>
          <w:sz w:val="20"/>
        </w:rPr>
        <w:t xml:space="preserve"> </w:t>
      </w:r>
      <w:r>
        <w:rPr>
          <w:sz w:val="20"/>
        </w:rPr>
        <w:t>data</w:t>
      </w:r>
      <w:r>
        <w:rPr>
          <w:spacing w:val="-5"/>
          <w:sz w:val="20"/>
        </w:rPr>
        <w:t xml:space="preserve"> </w:t>
      </w:r>
      <w:r>
        <w:rPr>
          <w:sz w:val="20"/>
        </w:rPr>
        <w:t>set</w:t>
      </w:r>
      <w:r>
        <w:rPr>
          <w:spacing w:val="-5"/>
          <w:sz w:val="20"/>
        </w:rPr>
        <w:t xml:space="preserve"> </w:t>
      </w:r>
      <w:r>
        <w:rPr>
          <w:sz w:val="20"/>
        </w:rPr>
        <w:t>B.</w:t>
      </w:r>
      <w:r>
        <w:rPr>
          <w:spacing w:val="-5"/>
          <w:sz w:val="20"/>
        </w:rPr>
        <w:t xml:space="preserve"> </w:t>
      </w:r>
      <w:r>
        <w:rPr>
          <w:sz w:val="20"/>
        </w:rPr>
        <w:t>The</w:t>
      </w:r>
      <w:r>
        <w:rPr>
          <w:spacing w:val="-4"/>
          <w:sz w:val="20"/>
        </w:rPr>
        <w:t xml:space="preserve"> </w:t>
      </w:r>
      <w:r>
        <w:rPr>
          <w:sz w:val="20"/>
        </w:rPr>
        <w:t>equation</w:t>
      </w:r>
      <w:r>
        <w:rPr>
          <w:spacing w:val="-5"/>
          <w:sz w:val="20"/>
        </w:rPr>
        <w:t xml:space="preserve"> </w:t>
      </w:r>
      <w:r>
        <w:rPr>
          <w:sz w:val="20"/>
        </w:rPr>
        <w:t>should</w:t>
      </w:r>
      <w:r>
        <w:rPr>
          <w:spacing w:val="-5"/>
          <w:sz w:val="20"/>
        </w:rPr>
        <w:t xml:space="preserve"> </w:t>
      </w:r>
      <w:r>
        <w:rPr>
          <w:sz w:val="20"/>
        </w:rPr>
        <w:t>be</w:t>
      </w:r>
      <w:r>
        <w:rPr>
          <w:spacing w:val="-5"/>
          <w:sz w:val="20"/>
        </w:rPr>
        <w:t xml:space="preserve"> </w:t>
      </w:r>
      <w:r>
        <w:rPr>
          <w:sz w:val="20"/>
        </w:rPr>
        <w:t>as</w:t>
      </w:r>
      <w:r>
        <w:rPr>
          <w:spacing w:val="-4"/>
          <w:sz w:val="20"/>
        </w:rPr>
        <w:t xml:space="preserve"> </w:t>
      </w:r>
      <w:r>
        <w:rPr>
          <w:sz w:val="20"/>
        </w:rPr>
        <w:t>simple</w:t>
      </w:r>
      <w:r>
        <w:rPr>
          <w:spacing w:val="-5"/>
          <w:sz w:val="20"/>
        </w:rPr>
        <w:t xml:space="preserve"> </w:t>
      </w:r>
      <w:r>
        <w:rPr>
          <w:sz w:val="20"/>
        </w:rPr>
        <w:t>as</w:t>
      </w:r>
      <w:r>
        <w:rPr>
          <w:spacing w:val="-5"/>
          <w:sz w:val="20"/>
        </w:rPr>
        <w:t xml:space="preserve"> </w:t>
      </w:r>
      <w:r>
        <w:rPr>
          <w:spacing w:val="-2"/>
          <w:sz w:val="20"/>
        </w:rPr>
        <w:t>possible,</w:t>
      </w:r>
      <w:r>
        <w:rPr>
          <w:rFonts w:ascii="Times New Roman"/>
          <w:sz w:val="20"/>
        </w:rPr>
        <w:tab/>
      </w:r>
      <w:r>
        <w:rPr>
          <w:rFonts w:ascii="Trebuchet MS"/>
          <w:spacing w:val="-5"/>
          <w:sz w:val="10"/>
        </w:rPr>
        <w:t>630</w:t>
      </w:r>
    </w:p>
    <w:p w14:paraId="604B56C7" w14:textId="77777777" w:rsidR="00EA1924" w:rsidRDefault="00000000">
      <w:pPr>
        <w:tabs>
          <w:tab w:val="left" w:pos="10859"/>
        </w:tabs>
        <w:spacing w:before="30"/>
        <w:ind w:left="2761"/>
        <w:rPr>
          <w:rFonts w:ascii="Trebuchet MS"/>
          <w:sz w:val="10"/>
        </w:rPr>
      </w:pPr>
      <w:r>
        <w:rPr>
          <w:sz w:val="20"/>
        </w:rPr>
        <w:t>and</w:t>
      </w:r>
      <w:r>
        <w:rPr>
          <w:spacing w:val="24"/>
          <w:sz w:val="20"/>
        </w:rPr>
        <w:t xml:space="preserve"> </w:t>
      </w:r>
      <w:r>
        <w:rPr>
          <w:sz w:val="20"/>
        </w:rPr>
        <w:t>avoid</w:t>
      </w:r>
      <w:r>
        <w:rPr>
          <w:spacing w:val="24"/>
          <w:sz w:val="20"/>
        </w:rPr>
        <w:t xml:space="preserve"> </w:t>
      </w:r>
      <w:r>
        <w:rPr>
          <w:sz w:val="20"/>
        </w:rPr>
        <w:t>exponents</w:t>
      </w:r>
      <w:r>
        <w:rPr>
          <w:spacing w:val="25"/>
          <w:sz w:val="20"/>
        </w:rPr>
        <w:t xml:space="preserve"> </w:t>
      </w:r>
      <w:r>
        <w:rPr>
          <w:sz w:val="20"/>
        </w:rPr>
        <w:t>greater</w:t>
      </w:r>
      <w:r>
        <w:rPr>
          <w:spacing w:val="24"/>
          <w:sz w:val="20"/>
        </w:rPr>
        <w:t xml:space="preserve"> </w:t>
      </w:r>
      <w:r>
        <w:rPr>
          <w:sz w:val="20"/>
        </w:rPr>
        <w:t>than</w:t>
      </w:r>
      <w:r>
        <w:rPr>
          <w:spacing w:val="25"/>
          <w:sz w:val="20"/>
        </w:rPr>
        <w:t xml:space="preserve"> </w:t>
      </w:r>
      <w:r>
        <w:rPr>
          <w:sz w:val="20"/>
        </w:rPr>
        <w:t>3.</w:t>
      </w:r>
      <w:r>
        <w:rPr>
          <w:spacing w:val="56"/>
          <w:w w:val="150"/>
          <w:sz w:val="20"/>
        </w:rPr>
        <w:t xml:space="preserve"> </w:t>
      </w:r>
      <w:r>
        <w:rPr>
          <w:sz w:val="20"/>
        </w:rPr>
        <w:t>The</w:t>
      </w:r>
      <w:r>
        <w:rPr>
          <w:spacing w:val="25"/>
          <w:sz w:val="20"/>
        </w:rPr>
        <w:t xml:space="preserve"> </w:t>
      </w:r>
      <w:r>
        <w:rPr>
          <w:sz w:val="20"/>
        </w:rPr>
        <w:t>success</w:t>
      </w:r>
      <w:r>
        <w:rPr>
          <w:spacing w:val="24"/>
          <w:sz w:val="20"/>
        </w:rPr>
        <w:t xml:space="preserve"> </w:t>
      </w:r>
      <w:r>
        <w:rPr>
          <w:sz w:val="20"/>
        </w:rPr>
        <w:t>criterion</w:t>
      </w:r>
      <w:r>
        <w:rPr>
          <w:spacing w:val="25"/>
          <w:sz w:val="20"/>
        </w:rPr>
        <w:t xml:space="preserve"> </w:t>
      </w:r>
      <w:r>
        <w:rPr>
          <w:sz w:val="20"/>
        </w:rPr>
        <w:t>is</w:t>
      </w:r>
      <w:r>
        <w:rPr>
          <w:spacing w:val="24"/>
          <w:sz w:val="20"/>
        </w:rPr>
        <w:t xml:space="preserve"> </w:t>
      </w:r>
      <w:r>
        <w:rPr>
          <w:sz w:val="20"/>
        </w:rPr>
        <w:t>minimisation</w:t>
      </w:r>
      <w:r>
        <w:rPr>
          <w:spacing w:val="25"/>
          <w:sz w:val="20"/>
        </w:rPr>
        <w:t xml:space="preserve"> </w:t>
      </w:r>
      <w:r>
        <w:rPr>
          <w:sz w:val="20"/>
        </w:rPr>
        <w:t>of</w:t>
      </w:r>
      <w:r>
        <w:rPr>
          <w:spacing w:val="24"/>
          <w:sz w:val="20"/>
        </w:rPr>
        <w:t xml:space="preserve"> </w:t>
      </w:r>
      <w:r>
        <w:rPr>
          <w:spacing w:val="-2"/>
          <w:sz w:val="20"/>
        </w:rPr>
        <w:t>average</w:t>
      </w:r>
      <w:r>
        <w:rPr>
          <w:rFonts w:ascii="Times New Roman"/>
          <w:sz w:val="20"/>
        </w:rPr>
        <w:tab/>
      </w:r>
      <w:r>
        <w:rPr>
          <w:rFonts w:ascii="Trebuchet MS"/>
          <w:spacing w:val="-5"/>
          <w:sz w:val="10"/>
        </w:rPr>
        <w:t>631</w:t>
      </w:r>
    </w:p>
    <w:p w14:paraId="454CF1ED" w14:textId="77777777" w:rsidR="00EA1924" w:rsidRDefault="00000000">
      <w:pPr>
        <w:tabs>
          <w:tab w:val="left" w:pos="10859"/>
        </w:tabs>
        <w:spacing w:before="30"/>
        <w:ind w:left="2761"/>
        <w:rPr>
          <w:rFonts w:ascii="Trebuchet MS"/>
          <w:sz w:val="10"/>
        </w:rPr>
      </w:pPr>
      <w:r>
        <w:rPr>
          <w:sz w:val="20"/>
        </w:rPr>
        <w:t>and</w:t>
      </w:r>
      <w:r>
        <w:rPr>
          <w:spacing w:val="27"/>
          <w:sz w:val="20"/>
        </w:rPr>
        <w:t xml:space="preserve"> </w:t>
      </w:r>
      <w:r>
        <w:rPr>
          <w:sz w:val="20"/>
        </w:rPr>
        <w:t>maximum</w:t>
      </w:r>
      <w:r>
        <w:rPr>
          <w:spacing w:val="27"/>
          <w:sz w:val="20"/>
        </w:rPr>
        <w:t xml:space="preserve"> </w:t>
      </w:r>
      <w:r>
        <w:rPr>
          <w:sz w:val="20"/>
        </w:rPr>
        <w:t>differences</w:t>
      </w:r>
      <w:r>
        <w:rPr>
          <w:spacing w:val="27"/>
          <w:sz w:val="20"/>
        </w:rPr>
        <w:t xml:space="preserve"> </w:t>
      </w:r>
      <w:r>
        <w:rPr>
          <w:sz w:val="20"/>
        </w:rPr>
        <w:t>between</w:t>
      </w:r>
      <w:r>
        <w:rPr>
          <w:spacing w:val="28"/>
          <w:sz w:val="20"/>
        </w:rPr>
        <w:t xml:space="preserve"> </w:t>
      </w:r>
      <w:r>
        <w:rPr>
          <w:sz w:val="20"/>
        </w:rPr>
        <w:t>CIELAB</w:t>
      </w:r>
      <w:r>
        <w:rPr>
          <w:spacing w:val="27"/>
          <w:sz w:val="20"/>
        </w:rPr>
        <w:t xml:space="preserve"> </w:t>
      </w:r>
      <w:r>
        <w:rPr>
          <w:sz w:val="20"/>
        </w:rPr>
        <w:t>values</w:t>
      </w:r>
      <w:r>
        <w:rPr>
          <w:spacing w:val="27"/>
          <w:sz w:val="20"/>
        </w:rPr>
        <w:t xml:space="preserve"> </w:t>
      </w:r>
      <w:r>
        <w:rPr>
          <w:sz w:val="20"/>
        </w:rPr>
        <w:t>in</w:t>
      </w:r>
      <w:r>
        <w:rPr>
          <w:spacing w:val="27"/>
          <w:sz w:val="20"/>
        </w:rPr>
        <w:t xml:space="preserve"> </w:t>
      </w:r>
      <w:r>
        <w:rPr>
          <w:sz w:val="20"/>
        </w:rPr>
        <w:t>data</w:t>
      </w:r>
      <w:r>
        <w:rPr>
          <w:spacing w:val="28"/>
          <w:sz w:val="20"/>
        </w:rPr>
        <w:t xml:space="preserve"> </w:t>
      </w:r>
      <w:r>
        <w:rPr>
          <w:sz w:val="20"/>
        </w:rPr>
        <w:t>set</w:t>
      </w:r>
      <w:r>
        <w:rPr>
          <w:spacing w:val="27"/>
          <w:sz w:val="20"/>
        </w:rPr>
        <w:t xml:space="preserve"> </w:t>
      </w:r>
      <w:r>
        <w:rPr>
          <w:sz w:val="20"/>
        </w:rPr>
        <w:t>B</w:t>
      </w:r>
      <w:r>
        <w:rPr>
          <w:spacing w:val="27"/>
          <w:sz w:val="20"/>
        </w:rPr>
        <w:t xml:space="preserve"> </w:t>
      </w:r>
      <w:r>
        <w:rPr>
          <w:sz w:val="20"/>
        </w:rPr>
        <w:t>and</w:t>
      </w:r>
      <w:r>
        <w:rPr>
          <w:spacing w:val="27"/>
          <w:sz w:val="20"/>
        </w:rPr>
        <w:t xml:space="preserve"> </w:t>
      </w:r>
      <w:r>
        <w:rPr>
          <w:sz w:val="20"/>
        </w:rPr>
        <w:t>those</w:t>
      </w:r>
      <w:r>
        <w:rPr>
          <w:spacing w:val="28"/>
          <w:sz w:val="20"/>
        </w:rPr>
        <w:t xml:space="preserve"> </w:t>
      </w:r>
      <w:r>
        <w:rPr>
          <w:spacing w:val="-2"/>
          <w:sz w:val="20"/>
        </w:rPr>
        <w:t>estimated</w:t>
      </w:r>
      <w:r>
        <w:rPr>
          <w:rFonts w:ascii="Times New Roman"/>
          <w:sz w:val="20"/>
        </w:rPr>
        <w:tab/>
      </w:r>
      <w:r>
        <w:rPr>
          <w:rFonts w:ascii="Trebuchet MS"/>
          <w:spacing w:val="-5"/>
          <w:sz w:val="10"/>
        </w:rPr>
        <w:t>632</w:t>
      </w:r>
    </w:p>
    <w:p w14:paraId="33E9DE93" w14:textId="77777777" w:rsidR="00EA1924" w:rsidRDefault="00000000">
      <w:pPr>
        <w:tabs>
          <w:tab w:val="left" w:pos="10859"/>
        </w:tabs>
        <w:spacing w:before="30"/>
        <w:ind w:left="2761"/>
        <w:rPr>
          <w:rFonts w:ascii="Trebuchet MS" w:hAnsi="Trebuchet MS"/>
          <w:sz w:val="10"/>
        </w:rPr>
      </w:pPr>
      <w:r>
        <w:rPr>
          <w:sz w:val="20"/>
        </w:rPr>
        <w:t>by</w:t>
      </w:r>
      <w:r>
        <w:rPr>
          <w:spacing w:val="19"/>
          <w:sz w:val="20"/>
        </w:rPr>
        <w:t xml:space="preserve"> </w:t>
      </w:r>
      <w:r>
        <w:rPr>
          <w:sz w:val="20"/>
        </w:rPr>
        <w:t>the</w:t>
      </w:r>
      <w:r>
        <w:rPr>
          <w:spacing w:val="19"/>
          <w:sz w:val="20"/>
        </w:rPr>
        <w:t xml:space="preserve"> </w:t>
      </w:r>
      <w:r>
        <w:rPr>
          <w:sz w:val="20"/>
        </w:rPr>
        <w:t>equation,</w:t>
      </w:r>
      <w:r>
        <w:rPr>
          <w:spacing w:val="23"/>
          <w:sz w:val="20"/>
        </w:rPr>
        <w:t xml:space="preserve"> </w:t>
      </w:r>
      <w:r>
        <w:rPr>
          <w:sz w:val="20"/>
        </w:rPr>
        <w:t>as</w:t>
      </w:r>
      <w:r>
        <w:rPr>
          <w:spacing w:val="19"/>
          <w:sz w:val="20"/>
        </w:rPr>
        <w:t xml:space="preserve"> </w:t>
      </w:r>
      <w:r>
        <w:rPr>
          <w:sz w:val="20"/>
        </w:rPr>
        <w:t>defined</w:t>
      </w:r>
      <w:r>
        <w:rPr>
          <w:spacing w:val="19"/>
          <w:sz w:val="20"/>
        </w:rPr>
        <w:t xml:space="preserve"> </w:t>
      </w:r>
      <w:r>
        <w:rPr>
          <w:sz w:val="20"/>
        </w:rPr>
        <w:t>by</w:t>
      </w:r>
      <w:r>
        <w:rPr>
          <w:spacing w:val="20"/>
          <w:sz w:val="20"/>
        </w:rPr>
        <w:t xml:space="preserve"> </w:t>
      </w:r>
      <w:r>
        <w:rPr>
          <w:sz w:val="20"/>
        </w:rPr>
        <w:t>the</w:t>
      </w:r>
      <w:r>
        <w:rPr>
          <w:spacing w:val="19"/>
          <w:sz w:val="20"/>
        </w:rPr>
        <w:t xml:space="preserve"> </w:t>
      </w:r>
      <w:r>
        <w:rPr>
          <w:sz w:val="20"/>
        </w:rPr>
        <w:t>CIEDE2000</w:t>
      </w:r>
      <w:r>
        <w:rPr>
          <w:spacing w:val="19"/>
          <w:sz w:val="20"/>
        </w:rPr>
        <w:t xml:space="preserve"> </w:t>
      </w:r>
      <w:r>
        <w:rPr>
          <w:sz w:val="20"/>
        </w:rPr>
        <w:t>equation.”</w:t>
      </w:r>
      <w:r>
        <w:rPr>
          <w:spacing w:val="64"/>
          <w:sz w:val="20"/>
        </w:rPr>
        <w:t xml:space="preserve"> </w:t>
      </w:r>
      <w:r>
        <w:rPr>
          <w:sz w:val="20"/>
        </w:rPr>
        <w:t>Each</w:t>
      </w:r>
      <w:r>
        <w:rPr>
          <w:spacing w:val="20"/>
          <w:sz w:val="20"/>
        </w:rPr>
        <w:t xml:space="preserve"> </w:t>
      </w:r>
      <w:r>
        <w:rPr>
          <w:sz w:val="20"/>
        </w:rPr>
        <w:t>model</w:t>
      </w:r>
      <w:r>
        <w:rPr>
          <w:spacing w:val="19"/>
          <w:sz w:val="20"/>
        </w:rPr>
        <w:t xml:space="preserve"> </w:t>
      </w:r>
      <w:r>
        <w:rPr>
          <w:sz w:val="20"/>
        </w:rPr>
        <w:t>was</w:t>
      </w:r>
      <w:r>
        <w:rPr>
          <w:spacing w:val="19"/>
          <w:sz w:val="20"/>
        </w:rPr>
        <w:t xml:space="preserve"> </w:t>
      </w:r>
      <w:r>
        <w:rPr>
          <w:sz w:val="20"/>
        </w:rPr>
        <w:t>shown</w:t>
      </w:r>
      <w:r>
        <w:rPr>
          <w:spacing w:val="20"/>
          <w:sz w:val="20"/>
        </w:rPr>
        <w:t xml:space="preserve"> </w:t>
      </w:r>
      <w:r>
        <w:rPr>
          <w:spacing w:val="-5"/>
          <w:sz w:val="20"/>
        </w:rPr>
        <w:t>150</w:t>
      </w:r>
      <w:r>
        <w:rPr>
          <w:rFonts w:ascii="Times New Roman" w:hAnsi="Times New Roman"/>
          <w:sz w:val="20"/>
        </w:rPr>
        <w:tab/>
      </w:r>
      <w:r>
        <w:rPr>
          <w:rFonts w:ascii="Trebuchet MS" w:hAnsi="Trebuchet MS"/>
          <w:spacing w:val="-5"/>
          <w:sz w:val="10"/>
        </w:rPr>
        <w:t>633</w:t>
      </w:r>
    </w:p>
    <w:p w14:paraId="2E0C8033" w14:textId="77777777" w:rsidR="00EA1924" w:rsidRDefault="00000000">
      <w:pPr>
        <w:tabs>
          <w:tab w:val="left" w:pos="10859"/>
        </w:tabs>
        <w:spacing w:before="22"/>
        <w:ind w:left="2755"/>
        <w:rPr>
          <w:rFonts w:ascii="Trebuchet MS" w:hAnsi="Trebuchet MS"/>
          <w:sz w:val="10"/>
        </w:rPr>
      </w:pPr>
      <w:r>
        <w:rPr>
          <w:rFonts w:ascii="Tahoma" w:hAnsi="Tahoma"/>
          <w:sz w:val="20"/>
        </w:rPr>
        <w:t>(</w:t>
      </w:r>
      <w:r>
        <w:rPr>
          <w:i/>
          <w:sz w:val="20"/>
        </w:rPr>
        <w:t>c</w:t>
      </w:r>
      <w:r>
        <w:rPr>
          <w:sz w:val="20"/>
        </w:rPr>
        <w:t>,</w:t>
      </w:r>
      <w:r>
        <w:rPr>
          <w:spacing w:val="-13"/>
          <w:sz w:val="20"/>
        </w:rPr>
        <w:t xml:space="preserve"> </w:t>
      </w:r>
      <w:r>
        <w:rPr>
          <w:i/>
          <w:sz w:val="20"/>
        </w:rPr>
        <w:t>m</w:t>
      </w:r>
      <w:r>
        <w:rPr>
          <w:sz w:val="20"/>
        </w:rPr>
        <w:t>,</w:t>
      </w:r>
      <w:r>
        <w:rPr>
          <w:spacing w:val="-13"/>
          <w:sz w:val="20"/>
        </w:rPr>
        <w:t xml:space="preserve"> </w:t>
      </w:r>
      <w:r>
        <w:rPr>
          <w:i/>
          <w:sz w:val="20"/>
        </w:rPr>
        <w:t>y</w:t>
      </w:r>
      <w:r>
        <w:rPr>
          <w:rFonts w:ascii="Tahoma" w:hAnsi="Tahoma"/>
          <w:sz w:val="20"/>
        </w:rPr>
        <w:t>)</w:t>
      </w:r>
      <w:r>
        <w:rPr>
          <w:rFonts w:ascii="Tahoma" w:hAnsi="Tahoma"/>
          <w:spacing w:val="25"/>
          <w:sz w:val="20"/>
        </w:rPr>
        <w:t xml:space="preserve"> </w:t>
      </w:r>
      <w:r>
        <w:rPr>
          <w:rFonts w:ascii="Libertinus Sans" w:hAnsi="Libertinus Sans"/>
          <w:i/>
          <w:sz w:val="20"/>
        </w:rPr>
        <w:t>→</w:t>
      </w:r>
      <w:r>
        <w:rPr>
          <w:rFonts w:ascii="Libertinus Sans" w:hAnsi="Libertinus Sans"/>
          <w:i/>
          <w:spacing w:val="39"/>
          <w:sz w:val="20"/>
        </w:rPr>
        <w:t xml:space="preserve"> </w:t>
      </w:r>
      <w:r>
        <w:rPr>
          <w:rFonts w:ascii="Tahoma" w:hAnsi="Tahoma"/>
          <w:sz w:val="20"/>
        </w:rPr>
        <w:t>(</w:t>
      </w:r>
      <w:r>
        <w:rPr>
          <w:i/>
          <w:sz w:val="20"/>
        </w:rPr>
        <w:t>X</w:t>
      </w:r>
      <w:r>
        <w:rPr>
          <w:sz w:val="20"/>
        </w:rPr>
        <w:t>,</w:t>
      </w:r>
      <w:r>
        <w:rPr>
          <w:spacing w:val="-17"/>
          <w:sz w:val="20"/>
        </w:rPr>
        <w:t xml:space="preserve"> </w:t>
      </w:r>
      <w:r>
        <w:rPr>
          <w:i/>
          <w:sz w:val="20"/>
        </w:rPr>
        <w:t>Y</w:t>
      </w:r>
      <w:r>
        <w:rPr>
          <w:sz w:val="20"/>
        </w:rPr>
        <w:t>,</w:t>
      </w:r>
      <w:r>
        <w:rPr>
          <w:spacing w:val="-10"/>
          <w:sz w:val="20"/>
        </w:rPr>
        <w:t xml:space="preserve"> </w:t>
      </w:r>
      <w:r>
        <w:rPr>
          <w:i/>
          <w:sz w:val="20"/>
        </w:rPr>
        <w:t>Z</w:t>
      </w:r>
      <w:r>
        <w:rPr>
          <w:rFonts w:ascii="Tahoma" w:hAnsi="Tahoma"/>
          <w:sz w:val="20"/>
        </w:rPr>
        <w:t>)</w:t>
      </w:r>
      <w:r>
        <w:rPr>
          <w:rFonts w:ascii="Tahoma" w:hAnsi="Tahoma"/>
          <w:spacing w:val="6"/>
          <w:sz w:val="20"/>
        </w:rPr>
        <w:t xml:space="preserve"> </w:t>
      </w:r>
      <w:r>
        <w:rPr>
          <w:sz w:val="20"/>
        </w:rPr>
        <w:t>training</w:t>
      </w:r>
      <w:r>
        <w:rPr>
          <w:spacing w:val="16"/>
          <w:sz w:val="20"/>
        </w:rPr>
        <w:t xml:space="preserve"> </w:t>
      </w:r>
      <w:r>
        <w:rPr>
          <w:sz w:val="20"/>
        </w:rPr>
        <w:t>pairs</w:t>
      </w:r>
      <w:r>
        <w:rPr>
          <w:spacing w:val="15"/>
          <w:sz w:val="20"/>
        </w:rPr>
        <w:t xml:space="preserve"> </w:t>
      </w:r>
      <w:r>
        <w:rPr>
          <w:sz w:val="20"/>
        </w:rPr>
        <w:t>in</w:t>
      </w:r>
      <w:r>
        <w:rPr>
          <w:spacing w:val="16"/>
          <w:sz w:val="20"/>
        </w:rPr>
        <w:t xml:space="preserve"> </w:t>
      </w:r>
      <w:r>
        <w:rPr>
          <w:sz w:val="20"/>
        </w:rPr>
        <w:t>its</w:t>
      </w:r>
      <w:r>
        <w:rPr>
          <w:spacing w:val="17"/>
          <w:sz w:val="20"/>
        </w:rPr>
        <w:t xml:space="preserve"> </w:t>
      </w:r>
      <w:r>
        <w:rPr>
          <w:sz w:val="20"/>
        </w:rPr>
        <w:t>prompt</w:t>
      </w:r>
      <w:r>
        <w:rPr>
          <w:spacing w:val="15"/>
          <w:sz w:val="20"/>
        </w:rPr>
        <w:t xml:space="preserve"> </w:t>
      </w:r>
      <w:r>
        <w:rPr>
          <w:sz w:val="20"/>
        </w:rPr>
        <w:t>and</w:t>
      </w:r>
      <w:r>
        <w:rPr>
          <w:spacing w:val="16"/>
          <w:sz w:val="20"/>
        </w:rPr>
        <w:t xml:space="preserve"> </w:t>
      </w:r>
      <w:r>
        <w:rPr>
          <w:sz w:val="20"/>
        </w:rPr>
        <w:t>asked</w:t>
      </w:r>
      <w:r>
        <w:rPr>
          <w:spacing w:val="15"/>
          <w:sz w:val="20"/>
        </w:rPr>
        <w:t xml:space="preserve"> </w:t>
      </w:r>
      <w:r>
        <w:rPr>
          <w:sz w:val="20"/>
        </w:rPr>
        <w:t>to</w:t>
      </w:r>
      <w:r>
        <w:rPr>
          <w:spacing w:val="17"/>
          <w:sz w:val="20"/>
        </w:rPr>
        <w:t xml:space="preserve"> </w:t>
      </w:r>
      <w:r>
        <w:rPr>
          <w:sz w:val="20"/>
        </w:rPr>
        <w:t>return</w:t>
      </w:r>
      <w:r>
        <w:rPr>
          <w:spacing w:val="16"/>
          <w:sz w:val="20"/>
        </w:rPr>
        <w:t xml:space="preserve"> </w:t>
      </w:r>
      <w:r>
        <w:rPr>
          <w:sz w:val="20"/>
        </w:rPr>
        <w:t>three</w:t>
      </w:r>
      <w:r>
        <w:rPr>
          <w:spacing w:val="16"/>
          <w:sz w:val="20"/>
        </w:rPr>
        <w:t xml:space="preserve"> </w:t>
      </w:r>
      <w:r>
        <w:rPr>
          <w:spacing w:val="-2"/>
          <w:sz w:val="20"/>
        </w:rPr>
        <w:t>expressions</w:t>
      </w:r>
      <w:r>
        <w:rPr>
          <w:rFonts w:ascii="Times New Roman" w:hAnsi="Times New Roman"/>
          <w:sz w:val="20"/>
        </w:rPr>
        <w:tab/>
      </w:r>
      <w:r>
        <w:rPr>
          <w:rFonts w:ascii="Trebuchet MS" w:hAnsi="Trebuchet MS"/>
          <w:spacing w:val="-5"/>
          <w:sz w:val="10"/>
        </w:rPr>
        <w:t>634</w:t>
      </w:r>
    </w:p>
    <w:p w14:paraId="309EF35A" w14:textId="77777777" w:rsidR="00EA1924" w:rsidRDefault="00000000">
      <w:pPr>
        <w:tabs>
          <w:tab w:val="left" w:pos="10859"/>
        </w:tabs>
        <w:spacing w:before="30"/>
        <w:ind w:left="2761"/>
        <w:rPr>
          <w:rFonts w:ascii="Trebuchet MS"/>
          <w:sz w:val="10"/>
        </w:rPr>
      </w:pPr>
      <w:r>
        <w:rPr>
          <w:sz w:val="20"/>
        </w:rPr>
        <w:t>in</w:t>
      </w:r>
      <w:r>
        <w:rPr>
          <w:spacing w:val="6"/>
          <w:sz w:val="20"/>
        </w:rPr>
        <w:t xml:space="preserve"> </w:t>
      </w:r>
      <w:r>
        <w:rPr>
          <w:i/>
          <w:sz w:val="20"/>
        </w:rPr>
        <w:t>c</w:t>
      </w:r>
      <w:r>
        <w:rPr>
          <w:sz w:val="20"/>
        </w:rPr>
        <w:t>,</w:t>
      </w:r>
      <w:r>
        <w:rPr>
          <w:spacing w:val="7"/>
          <w:sz w:val="20"/>
        </w:rPr>
        <w:t xml:space="preserve"> </w:t>
      </w:r>
      <w:r>
        <w:rPr>
          <w:i/>
          <w:sz w:val="20"/>
        </w:rPr>
        <w:t>m</w:t>
      </w:r>
      <w:r>
        <w:rPr>
          <w:sz w:val="20"/>
        </w:rPr>
        <w:t>,</w:t>
      </w:r>
      <w:r>
        <w:rPr>
          <w:spacing w:val="7"/>
          <w:sz w:val="20"/>
        </w:rPr>
        <w:t xml:space="preserve"> </w:t>
      </w:r>
      <w:r>
        <w:rPr>
          <w:i/>
          <w:sz w:val="20"/>
        </w:rPr>
        <w:t>y</w:t>
      </w:r>
      <w:r>
        <w:rPr>
          <w:sz w:val="20"/>
        </w:rPr>
        <w:t>.</w:t>
      </w:r>
      <w:r>
        <w:rPr>
          <w:spacing w:val="25"/>
          <w:sz w:val="20"/>
        </w:rPr>
        <w:t xml:space="preserve"> </w:t>
      </w:r>
      <w:r>
        <w:rPr>
          <w:sz w:val="20"/>
        </w:rPr>
        <w:t>Answers</w:t>
      </w:r>
      <w:r>
        <w:rPr>
          <w:spacing w:val="3"/>
          <w:sz w:val="20"/>
        </w:rPr>
        <w:t xml:space="preserve"> </w:t>
      </w:r>
      <w:r>
        <w:rPr>
          <w:sz w:val="20"/>
        </w:rPr>
        <w:t>were</w:t>
      </w:r>
      <w:r>
        <w:rPr>
          <w:spacing w:val="3"/>
          <w:sz w:val="20"/>
        </w:rPr>
        <w:t xml:space="preserve"> </w:t>
      </w:r>
      <w:r>
        <w:rPr>
          <w:sz w:val="20"/>
        </w:rPr>
        <w:t>parsed</w:t>
      </w:r>
      <w:r>
        <w:rPr>
          <w:spacing w:val="5"/>
          <w:sz w:val="20"/>
        </w:rPr>
        <w:t xml:space="preserve"> </w:t>
      </w:r>
      <w:r>
        <w:rPr>
          <w:sz w:val="20"/>
        </w:rPr>
        <w:t>by</w:t>
      </w:r>
      <w:r>
        <w:rPr>
          <w:spacing w:val="3"/>
          <w:sz w:val="20"/>
        </w:rPr>
        <w:t xml:space="preserve"> </w:t>
      </w:r>
      <w:r>
        <w:rPr>
          <w:sz w:val="20"/>
        </w:rPr>
        <w:t>a</w:t>
      </w:r>
      <w:r>
        <w:rPr>
          <w:spacing w:val="4"/>
          <w:sz w:val="20"/>
        </w:rPr>
        <w:t xml:space="preserve"> </w:t>
      </w:r>
      <w:r>
        <w:rPr>
          <w:sz w:val="20"/>
        </w:rPr>
        <w:t>tokenizer</w:t>
      </w:r>
      <w:r>
        <w:rPr>
          <w:spacing w:val="4"/>
          <w:sz w:val="20"/>
        </w:rPr>
        <w:t xml:space="preserve"> </w:t>
      </w:r>
      <w:r>
        <w:rPr>
          <w:sz w:val="20"/>
        </w:rPr>
        <w:t>whitelist</w:t>
      </w:r>
      <w:r>
        <w:rPr>
          <w:spacing w:val="4"/>
          <w:sz w:val="20"/>
        </w:rPr>
        <w:t xml:space="preserve"> </w:t>
      </w:r>
      <w:r>
        <w:rPr>
          <w:sz w:val="20"/>
        </w:rPr>
        <w:t>and</w:t>
      </w:r>
      <w:r>
        <w:rPr>
          <w:spacing w:val="4"/>
          <w:sz w:val="20"/>
        </w:rPr>
        <w:t xml:space="preserve"> </w:t>
      </w:r>
      <w:r>
        <w:rPr>
          <w:rFonts w:ascii="Cambria"/>
          <w:sz w:val="20"/>
        </w:rPr>
        <w:t>sympy</w:t>
      </w:r>
      <w:r>
        <w:rPr>
          <w:rFonts w:ascii="Cambria"/>
          <w:spacing w:val="9"/>
          <w:sz w:val="20"/>
        </w:rPr>
        <w:t xml:space="preserve"> </w:t>
      </w:r>
      <w:r>
        <w:rPr>
          <w:sz w:val="20"/>
        </w:rPr>
        <w:t>(model</w:t>
      </w:r>
      <w:r>
        <w:rPr>
          <w:spacing w:val="4"/>
          <w:sz w:val="20"/>
        </w:rPr>
        <w:t xml:space="preserve"> </w:t>
      </w:r>
      <w:r>
        <w:rPr>
          <w:sz w:val="20"/>
        </w:rPr>
        <w:t>text</w:t>
      </w:r>
      <w:r>
        <w:rPr>
          <w:spacing w:val="4"/>
          <w:sz w:val="20"/>
        </w:rPr>
        <w:t xml:space="preserve"> </w:t>
      </w:r>
      <w:r>
        <w:rPr>
          <w:sz w:val="20"/>
        </w:rPr>
        <w:t>is</w:t>
      </w:r>
      <w:r>
        <w:rPr>
          <w:spacing w:val="4"/>
          <w:sz w:val="20"/>
        </w:rPr>
        <w:t xml:space="preserve"> </w:t>
      </w:r>
      <w:r>
        <w:rPr>
          <w:spacing w:val="-2"/>
          <w:sz w:val="20"/>
        </w:rPr>
        <w:t>never</w:t>
      </w:r>
      <w:r>
        <w:rPr>
          <w:rFonts w:ascii="Times New Roman"/>
          <w:sz w:val="20"/>
        </w:rPr>
        <w:tab/>
      </w:r>
      <w:r>
        <w:rPr>
          <w:rFonts w:ascii="Trebuchet MS"/>
          <w:spacing w:val="-5"/>
          <w:sz w:val="10"/>
        </w:rPr>
        <w:t>635</w:t>
      </w:r>
    </w:p>
    <w:p w14:paraId="5CEAA0D4" w14:textId="77777777" w:rsidR="00EA1924" w:rsidRDefault="00000000">
      <w:pPr>
        <w:tabs>
          <w:tab w:val="left" w:pos="10859"/>
        </w:tabs>
        <w:spacing w:before="30"/>
        <w:ind w:left="2761"/>
        <w:rPr>
          <w:rFonts w:ascii="Trebuchet MS" w:hAnsi="Trebuchet MS"/>
          <w:sz w:val="10"/>
        </w:rPr>
      </w:pPr>
      <w:r>
        <w:rPr>
          <w:sz w:val="20"/>
        </w:rPr>
        <w:t>evaluated</w:t>
      </w:r>
      <w:r>
        <w:rPr>
          <w:spacing w:val="5"/>
          <w:sz w:val="20"/>
        </w:rPr>
        <w:t xml:space="preserve"> </w:t>
      </w:r>
      <w:r>
        <w:rPr>
          <w:sz w:val="20"/>
        </w:rPr>
        <w:t>as</w:t>
      </w:r>
      <w:r>
        <w:rPr>
          <w:spacing w:val="6"/>
          <w:sz w:val="20"/>
        </w:rPr>
        <w:t xml:space="preserve"> </w:t>
      </w:r>
      <w:r>
        <w:rPr>
          <w:sz w:val="20"/>
        </w:rPr>
        <w:t>code)</w:t>
      </w:r>
      <w:r>
        <w:rPr>
          <w:spacing w:val="6"/>
          <w:sz w:val="20"/>
        </w:rPr>
        <w:t xml:space="preserve"> </w:t>
      </w:r>
      <w:r>
        <w:rPr>
          <w:sz w:val="20"/>
        </w:rPr>
        <w:t>and</w:t>
      </w:r>
      <w:r>
        <w:rPr>
          <w:spacing w:val="6"/>
          <w:sz w:val="20"/>
        </w:rPr>
        <w:t xml:space="preserve"> </w:t>
      </w:r>
      <w:r>
        <w:rPr>
          <w:sz w:val="20"/>
        </w:rPr>
        <w:t>scored</w:t>
      </w:r>
      <w:r>
        <w:rPr>
          <w:spacing w:val="5"/>
          <w:sz w:val="20"/>
        </w:rPr>
        <w:t xml:space="preserve"> </w:t>
      </w:r>
      <w:r>
        <w:rPr>
          <w:sz w:val="20"/>
        </w:rPr>
        <w:t>on</w:t>
      </w:r>
      <w:r>
        <w:rPr>
          <w:spacing w:val="6"/>
          <w:sz w:val="20"/>
        </w:rPr>
        <w:t xml:space="preserve"> </w:t>
      </w:r>
      <w:r>
        <w:rPr>
          <w:sz w:val="20"/>
        </w:rPr>
        <w:t>100</w:t>
      </w:r>
      <w:r>
        <w:rPr>
          <w:spacing w:val="6"/>
          <w:sz w:val="20"/>
        </w:rPr>
        <w:t xml:space="preserve"> </w:t>
      </w:r>
      <w:r>
        <w:rPr>
          <w:sz w:val="20"/>
        </w:rPr>
        <w:t>held-out</w:t>
      </w:r>
      <w:r>
        <w:rPr>
          <w:spacing w:val="6"/>
          <w:sz w:val="20"/>
        </w:rPr>
        <w:t xml:space="preserve"> </w:t>
      </w:r>
      <w:r>
        <w:rPr>
          <w:sz w:val="20"/>
        </w:rPr>
        <w:t>patches</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same</w:t>
      </w:r>
      <w:r>
        <w:rPr>
          <w:spacing w:val="9"/>
          <w:sz w:val="20"/>
        </w:rPr>
        <w:t xml:space="preserve"> </w:t>
      </w:r>
      <w:r>
        <w:rPr>
          <w:rFonts w:ascii="Calibri" w:hAnsi="Calibri"/>
          <w:sz w:val="20"/>
        </w:rPr>
        <w:t>∆</w:t>
      </w:r>
      <w:r>
        <w:rPr>
          <w:i/>
          <w:sz w:val="20"/>
        </w:rPr>
        <w:t>E</w:t>
      </w:r>
      <w:r>
        <w:rPr>
          <w:sz w:val="20"/>
          <w:vertAlign w:val="subscript"/>
        </w:rPr>
        <w:t>00</w:t>
      </w:r>
      <w:r>
        <w:rPr>
          <w:spacing w:val="18"/>
          <w:sz w:val="20"/>
        </w:rPr>
        <w:t xml:space="preserve"> </w:t>
      </w:r>
      <w:r>
        <w:rPr>
          <w:sz w:val="20"/>
        </w:rPr>
        <w:t>path</w:t>
      </w:r>
      <w:r>
        <w:rPr>
          <w:spacing w:val="5"/>
          <w:sz w:val="20"/>
        </w:rPr>
        <w:t xml:space="preserve"> </w:t>
      </w:r>
      <w:r>
        <w:rPr>
          <w:sz w:val="20"/>
        </w:rPr>
        <w:t>as</w:t>
      </w:r>
      <w:r>
        <w:rPr>
          <w:spacing w:val="6"/>
          <w:sz w:val="20"/>
        </w:rPr>
        <w:t xml:space="preserve"> </w:t>
      </w:r>
      <w:r>
        <w:rPr>
          <w:spacing w:val="-2"/>
          <w:sz w:val="20"/>
        </w:rPr>
        <w:t>every</w:t>
      </w:r>
      <w:r>
        <w:rPr>
          <w:rFonts w:ascii="Times New Roman" w:hAnsi="Times New Roman"/>
          <w:sz w:val="20"/>
        </w:rPr>
        <w:tab/>
      </w:r>
      <w:r>
        <w:rPr>
          <w:rFonts w:ascii="Trebuchet MS" w:hAnsi="Trebuchet MS"/>
          <w:spacing w:val="-5"/>
          <w:sz w:val="10"/>
        </w:rPr>
        <w:t>636</w:t>
      </w:r>
    </w:p>
    <w:p w14:paraId="3028DCC1" w14:textId="77777777" w:rsidR="00EA1924" w:rsidRDefault="00000000">
      <w:pPr>
        <w:tabs>
          <w:tab w:val="left" w:pos="10859"/>
        </w:tabs>
        <w:spacing w:before="30"/>
        <w:ind w:left="2761"/>
        <w:rPr>
          <w:rFonts w:ascii="Trebuchet MS"/>
          <w:sz w:val="10"/>
        </w:rPr>
      </w:pPr>
      <w:r>
        <w:rPr>
          <w:w w:val="105"/>
          <w:sz w:val="20"/>
        </w:rPr>
        <w:t>classical</w:t>
      </w:r>
      <w:r>
        <w:rPr>
          <w:spacing w:val="3"/>
          <w:w w:val="105"/>
          <w:sz w:val="20"/>
        </w:rPr>
        <w:t xml:space="preserve"> </w:t>
      </w:r>
      <w:r>
        <w:rPr>
          <w:w w:val="105"/>
          <w:sz w:val="20"/>
        </w:rPr>
        <w:t>model</w:t>
      </w:r>
      <w:r>
        <w:rPr>
          <w:spacing w:val="3"/>
          <w:w w:val="105"/>
          <w:sz w:val="20"/>
        </w:rPr>
        <w:t xml:space="preserve"> </w:t>
      </w:r>
      <w:r>
        <w:rPr>
          <w:w w:val="105"/>
          <w:sz w:val="20"/>
        </w:rPr>
        <w:t>in</w:t>
      </w:r>
      <w:r>
        <w:rPr>
          <w:spacing w:val="3"/>
          <w:w w:val="105"/>
          <w:sz w:val="20"/>
        </w:rPr>
        <w:t xml:space="preserve"> </w:t>
      </w:r>
      <w:r>
        <w:rPr>
          <w:w w:val="105"/>
          <w:sz w:val="20"/>
        </w:rPr>
        <w:t>this</w:t>
      </w:r>
      <w:r>
        <w:rPr>
          <w:spacing w:val="4"/>
          <w:w w:val="105"/>
          <w:sz w:val="20"/>
        </w:rPr>
        <w:t xml:space="preserve"> </w:t>
      </w:r>
      <w:r>
        <w:rPr>
          <w:w w:val="105"/>
          <w:sz w:val="20"/>
        </w:rPr>
        <w:t>paper.</w:t>
      </w:r>
      <w:r>
        <w:rPr>
          <w:spacing w:val="30"/>
          <w:w w:val="105"/>
          <w:sz w:val="20"/>
        </w:rPr>
        <w:t xml:space="preserve"> </w:t>
      </w:r>
      <w:r>
        <w:rPr>
          <w:w w:val="105"/>
          <w:sz w:val="20"/>
        </w:rPr>
        <w:t>The</w:t>
      </w:r>
      <w:r>
        <w:rPr>
          <w:spacing w:val="4"/>
          <w:w w:val="105"/>
          <w:sz w:val="20"/>
        </w:rPr>
        <w:t xml:space="preserve"> </w:t>
      </w:r>
      <w:r>
        <w:rPr>
          <w:w w:val="105"/>
          <w:sz w:val="20"/>
        </w:rPr>
        <w:t>comparator,</w:t>
      </w:r>
      <w:r>
        <w:rPr>
          <w:spacing w:val="5"/>
          <w:w w:val="105"/>
          <w:sz w:val="20"/>
        </w:rPr>
        <w:t xml:space="preserve"> </w:t>
      </w:r>
      <w:r>
        <w:rPr>
          <w:rFonts w:ascii="Cambria"/>
          <w:w w:val="105"/>
          <w:sz w:val="20"/>
        </w:rPr>
        <w:t>poly3-ls-local</w:t>
      </w:r>
      <w:r>
        <w:rPr>
          <w:w w:val="105"/>
          <w:sz w:val="20"/>
        </w:rPr>
        <w:t>,</w:t>
      </w:r>
      <w:r>
        <w:rPr>
          <w:spacing w:val="5"/>
          <w:w w:val="105"/>
          <w:sz w:val="20"/>
        </w:rPr>
        <w:t xml:space="preserve"> </w:t>
      </w:r>
      <w:r>
        <w:rPr>
          <w:w w:val="105"/>
          <w:sz w:val="20"/>
        </w:rPr>
        <w:t>is</w:t>
      </w:r>
      <w:r>
        <w:rPr>
          <w:spacing w:val="3"/>
          <w:w w:val="105"/>
          <w:sz w:val="20"/>
        </w:rPr>
        <w:t xml:space="preserve"> </w:t>
      </w:r>
      <w:r>
        <w:rPr>
          <w:w w:val="105"/>
          <w:sz w:val="20"/>
        </w:rPr>
        <w:t>a</w:t>
      </w:r>
      <w:r>
        <w:rPr>
          <w:spacing w:val="4"/>
          <w:w w:val="105"/>
          <w:sz w:val="20"/>
        </w:rPr>
        <w:t xml:space="preserve"> </w:t>
      </w:r>
      <w:r>
        <w:rPr>
          <w:w w:val="105"/>
          <w:sz w:val="20"/>
        </w:rPr>
        <w:t>least-squares</w:t>
      </w:r>
      <w:r>
        <w:rPr>
          <w:spacing w:val="3"/>
          <w:w w:val="105"/>
          <w:sz w:val="20"/>
        </w:rPr>
        <w:t xml:space="preserve"> </w:t>
      </w:r>
      <w:r>
        <w:rPr>
          <w:spacing w:val="-2"/>
          <w:w w:val="105"/>
          <w:sz w:val="20"/>
        </w:rPr>
        <w:t>cubic</w:t>
      </w:r>
      <w:r>
        <w:rPr>
          <w:rFonts w:ascii="Times New Roman"/>
          <w:sz w:val="20"/>
        </w:rPr>
        <w:tab/>
      </w:r>
      <w:r>
        <w:rPr>
          <w:rFonts w:ascii="Trebuchet MS"/>
          <w:spacing w:val="-5"/>
          <w:w w:val="105"/>
          <w:sz w:val="10"/>
        </w:rPr>
        <w:t>637</w:t>
      </w:r>
    </w:p>
    <w:p w14:paraId="2AA995A2" w14:textId="77777777" w:rsidR="00EA1924" w:rsidRDefault="00000000">
      <w:pPr>
        <w:tabs>
          <w:tab w:val="left" w:pos="10859"/>
        </w:tabs>
        <w:spacing w:before="30"/>
        <w:ind w:left="2761"/>
        <w:rPr>
          <w:rFonts w:ascii="Trebuchet MS"/>
          <w:sz w:val="10"/>
        </w:rPr>
      </w:pPr>
      <w:r>
        <w:rPr>
          <w:sz w:val="20"/>
        </w:rPr>
        <w:t>fitted</w:t>
      </w:r>
      <w:r>
        <w:rPr>
          <w:spacing w:val="-2"/>
          <w:sz w:val="20"/>
        </w:rPr>
        <w:t xml:space="preserve"> </w:t>
      </w:r>
      <w:r>
        <w:rPr>
          <w:sz w:val="20"/>
        </w:rPr>
        <w:t>on</w:t>
      </w:r>
      <w:r>
        <w:rPr>
          <w:spacing w:val="-2"/>
          <w:sz w:val="20"/>
        </w:rPr>
        <w:t xml:space="preserve"> </w:t>
      </w:r>
      <w:r>
        <w:rPr>
          <w:sz w:val="20"/>
        </w:rPr>
        <w:t>exactly</w:t>
      </w:r>
      <w:r>
        <w:rPr>
          <w:spacing w:val="-2"/>
          <w:sz w:val="20"/>
        </w:rPr>
        <w:t xml:space="preserve"> </w:t>
      </w:r>
      <w:r>
        <w:rPr>
          <w:sz w:val="20"/>
        </w:rPr>
        <w:t>those</w:t>
      </w:r>
      <w:r>
        <w:rPr>
          <w:spacing w:val="-2"/>
          <w:sz w:val="20"/>
        </w:rPr>
        <w:t xml:space="preserve"> </w:t>
      </w:r>
      <w:r>
        <w:rPr>
          <w:sz w:val="20"/>
        </w:rPr>
        <w:t>150</w:t>
      </w:r>
      <w:r>
        <w:rPr>
          <w:spacing w:val="-1"/>
          <w:sz w:val="20"/>
        </w:rPr>
        <w:t xml:space="preserve"> </w:t>
      </w:r>
      <w:r>
        <w:rPr>
          <w:sz w:val="20"/>
        </w:rPr>
        <w:t>rows</w:t>
      </w:r>
      <w:r>
        <w:rPr>
          <w:spacing w:val="-2"/>
          <w:sz w:val="20"/>
        </w:rPr>
        <w:t xml:space="preserve"> </w:t>
      </w:r>
      <w:r>
        <w:rPr>
          <w:sz w:val="20"/>
        </w:rPr>
        <w:t>and</w:t>
      </w:r>
      <w:r>
        <w:rPr>
          <w:spacing w:val="-2"/>
          <w:sz w:val="20"/>
        </w:rPr>
        <w:t xml:space="preserve"> </w:t>
      </w:r>
      <w:r>
        <w:rPr>
          <w:sz w:val="20"/>
        </w:rPr>
        <w:t>scored</w:t>
      </w:r>
      <w:r>
        <w:rPr>
          <w:spacing w:val="-2"/>
          <w:sz w:val="20"/>
        </w:rPr>
        <w:t xml:space="preserve"> </w:t>
      </w:r>
      <w:r>
        <w:rPr>
          <w:sz w:val="20"/>
        </w:rPr>
        <w:t>on</w:t>
      </w:r>
      <w:r>
        <w:rPr>
          <w:spacing w:val="-2"/>
          <w:sz w:val="20"/>
        </w:rPr>
        <w:t xml:space="preserve"> </w:t>
      </w:r>
      <w:r>
        <w:rPr>
          <w:sz w:val="20"/>
        </w:rPr>
        <w:t>exactly</w:t>
      </w:r>
      <w:r>
        <w:rPr>
          <w:spacing w:val="-1"/>
          <w:sz w:val="20"/>
        </w:rPr>
        <w:t xml:space="preserve"> </w:t>
      </w:r>
      <w:r>
        <w:rPr>
          <w:sz w:val="20"/>
        </w:rPr>
        <w:t>those</w:t>
      </w:r>
      <w:r>
        <w:rPr>
          <w:spacing w:val="-2"/>
          <w:sz w:val="20"/>
        </w:rPr>
        <w:t xml:space="preserve"> </w:t>
      </w:r>
      <w:r>
        <w:rPr>
          <w:sz w:val="20"/>
        </w:rPr>
        <w:t>100</w:t>
      </w:r>
      <w:r>
        <w:rPr>
          <w:spacing w:val="-2"/>
          <w:sz w:val="20"/>
        </w:rPr>
        <w:t xml:space="preserve"> </w:t>
      </w:r>
      <w:r>
        <w:rPr>
          <w:sz w:val="20"/>
        </w:rPr>
        <w:t>patches,</w:t>
      </w:r>
      <w:r>
        <w:rPr>
          <w:spacing w:val="-2"/>
          <w:sz w:val="20"/>
        </w:rPr>
        <w:t xml:space="preserve"> </w:t>
      </w:r>
      <w:r>
        <w:rPr>
          <w:sz w:val="20"/>
        </w:rPr>
        <w:t>so</w:t>
      </w:r>
      <w:r>
        <w:rPr>
          <w:spacing w:val="-2"/>
          <w:sz w:val="20"/>
        </w:rPr>
        <w:t xml:space="preserve"> </w:t>
      </w:r>
      <w:r>
        <w:rPr>
          <w:sz w:val="20"/>
        </w:rPr>
        <w:t>the</w:t>
      </w:r>
      <w:r>
        <w:rPr>
          <w:spacing w:val="-1"/>
          <w:sz w:val="20"/>
        </w:rPr>
        <w:t xml:space="preserve"> </w:t>
      </w:r>
      <w:r>
        <w:rPr>
          <w:sz w:val="20"/>
        </w:rPr>
        <w:t>LLM</w:t>
      </w:r>
      <w:r>
        <w:rPr>
          <w:spacing w:val="-2"/>
          <w:sz w:val="20"/>
        </w:rPr>
        <w:t xml:space="preserve"> </w:t>
      </w:r>
      <w:r>
        <w:rPr>
          <w:spacing w:val="-5"/>
          <w:sz w:val="20"/>
        </w:rPr>
        <w:t>and</w:t>
      </w:r>
      <w:r>
        <w:rPr>
          <w:rFonts w:ascii="Times New Roman"/>
          <w:sz w:val="20"/>
        </w:rPr>
        <w:tab/>
      </w:r>
      <w:r>
        <w:rPr>
          <w:rFonts w:ascii="Trebuchet MS"/>
          <w:spacing w:val="-5"/>
          <w:sz w:val="10"/>
        </w:rPr>
        <w:t>638</w:t>
      </w:r>
    </w:p>
    <w:p w14:paraId="46DE2033" w14:textId="77777777" w:rsidR="00EA1924" w:rsidRDefault="00000000">
      <w:pPr>
        <w:tabs>
          <w:tab w:val="left" w:pos="10859"/>
        </w:tabs>
        <w:spacing w:before="30"/>
        <w:ind w:left="2761"/>
        <w:rPr>
          <w:rFonts w:ascii="Trebuchet MS"/>
          <w:sz w:val="10"/>
        </w:rPr>
      </w:pPr>
      <w:r>
        <w:rPr>
          <w:sz w:val="20"/>
        </w:rPr>
        <w:t>the</w:t>
      </w:r>
      <w:r>
        <w:rPr>
          <w:spacing w:val="-7"/>
          <w:sz w:val="20"/>
        </w:rPr>
        <w:t xml:space="preserve"> </w:t>
      </w:r>
      <w:r>
        <w:rPr>
          <w:sz w:val="20"/>
        </w:rPr>
        <w:t>classical</w:t>
      </w:r>
      <w:r>
        <w:rPr>
          <w:spacing w:val="-6"/>
          <w:sz w:val="20"/>
        </w:rPr>
        <w:t xml:space="preserve"> </w:t>
      </w:r>
      <w:r>
        <w:rPr>
          <w:sz w:val="20"/>
        </w:rPr>
        <w:t>method</w:t>
      </w:r>
      <w:r>
        <w:rPr>
          <w:spacing w:val="-7"/>
          <w:sz w:val="20"/>
        </w:rPr>
        <w:t xml:space="preserve"> </w:t>
      </w:r>
      <w:r>
        <w:rPr>
          <w:sz w:val="20"/>
        </w:rPr>
        <w:t>see</w:t>
      </w:r>
      <w:r>
        <w:rPr>
          <w:spacing w:val="-6"/>
          <w:sz w:val="20"/>
        </w:rPr>
        <w:t xml:space="preserve"> </w:t>
      </w:r>
      <w:r>
        <w:rPr>
          <w:sz w:val="20"/>
        </w:rPr>
        <w:t>identical</w:t>
      </w:r>
      <w:r>
        <w:rPr>
          <w:spacing w:val="-7"/>
          <w:sz w:val="20"/>
        </w:rPr>
        <w:t xml:space="preserve"> </w:t>
      </w:r>
      <w:r>
        <w:rPr>
          <w:spacing w:val="-2"/>
          <w:sz w:val="20"/>
        </w:rPr>
        <w:t>data.</w:t>
      </w:r>
      <w:r>
        <w:rPr>
          <w:rFonts w:ascii="Times New Roman"/>
          <w:sz w:val="20"/>
        </w:rPr>
        <w:tab/>
      </w:r>
      <w:r>
        <w:rPr>
          <w:rFonts w:ascii="Trebuchet MS"/>
          <w:spacing w:val="-5"/>
          <w:sz w:val="10"/>
        </w:rPr>
        <w:t>639</w:t>
      </w:r>
    </w:p>
    <w:p w14:paraId="52860EC8" w14:textId="77777777" w:rsidR="00EA1924" w:rsidRDefault="00EA1924">
      <w:pPr>
        <w:rPr>
          <w:rFonts w:ascii="Trebuchet MS"/>
          <w:sz w:val="10"/>
        </w:rPr>
        <w:sectPr w:rsidR="00EA1924">
          <w:pgSz w:w="11910" w:h="16840"/>
          <w:pgMar w:top="1020" w:right="283" w:bottom="760" w:left="566" w:header="685" w:footer="563" w:gutter="0"/>
          <w:cols w:space="720"/>
        </w:sectPr>
      </w:pPr>
    </w:p>
    <w:p w14:paraId="7BF1E8B7" w14:textId="70566679" w:rsidR="00EA1924" w:rsidRDefault="00000000">
      <w:pPr>
        <w:pStyle w:val="BodyText"/>
        <w:spacing w:before="409" w:line="273" w:lineRule="auto"/>
        <w:ind w:left="2755" w:right="399"/>
        <w:jc w:val="both"/>
      </w:pPr>
      <w:bookmarkStart w:id="719" w:name="_bookmark28"/>
      <w:bookmarkEnd w:id="719"/>
      <w:r>
        <w:rPr>
          <w:b/>
        </w:rPr>
        <w:lastRenderedPageBreak/>
        <w:t>Table 11.</w:t>
      </w:r>
      <w:r>
        <w:rPr>
          <w:b/>
          <w:spacing w:val="40"/>
        </w:rPr>
        <w:t xml:space="preserve"> </w:t>
      </w:r>
      <w:r>
        <w:t>Large language models asked to write a CMY</w:t>
      </w:r>
      <w:r>
        <w:rPr>
          <w:rFonts w:ascii="Libertinus Sans" w:hAnsi="Libertinus Sans"/>
          <w:i/>
        </w:rPr>
        <w:t>→</w:t>
      </w:r>
      <w:r>
        <w:t>XYZ characterization equation, PC10-CMY, 150 in-prompt training pairs,</w:t>
      </w:r>
      <w:r>
        <w:rPr>
          <w:spacing w:val="27"/>
        </w:rPr>
        <w:t xml:space="preserve"> </w:t>
      </w:r>
      <w:r>
        <w:t xml:space="preserve">scored on 100 held-out patches with this paper’s </w:t>
      </w:r>
      <w:r>
        <w:rPr>
          <w:rFonts w:ascii="Calibri" w:hAnsi="Calibri"/>
        </w:rPr>
        <w:t>∆</w:t>
      </w:r>
      <w:r>
        <w:rPr>
          <w:i/>
        </w:rPr>
        <w:t>E</w:t>
      </w:r>
      <w:r>
        <w:rPr>
          <w:vertAlign w:val="subscript"/>
        </w:rPr>
        <w:t>00</w:t>
      </w:r>
      <w:r>
        <w:rPr>
          <w:spacing w:val="34"/>
        </w:rPr>
        <w:t xml:space="preserve"> </w:t>
      </w:r>
      <w:r>
        <w:t xml:space="preserve">path. </w:t>
      </w:r>
      <w:del w:id="720" w:author="Phil Green" w:date="2026-08-30T18:44:00Z" w16du:dateUtc="2026-08-30T16:44:00Z">
        <w:r w:rsidDel="00F012A2">
          <w:rPr>
            <w:b/>
          </w:rPr>
          <w:delText>The</w:delText>
        </w:r>
        <w:r w:rsidDel="00F012A2">
          <w:rPr>
            <w:b/>
            <w:spacing w:val="21"/>
          </w:rPr>
          <w:delText xml:space="preserve"> </w:delText>
        </w:r>
        <w:r w:rsidDel="00F012A2">
          <w:rPr>
            <w:b/>
          </w:rPr>
          <w:delText>condition</w:delText>
        </w:r>
        <w:r w:rsidDel="00F012A2">
          <w:rPr>
            <w:b/>
            <w:spacing w:val="20"/>
          </w:rPr>
          <w:delText xml:space="preserve"> </w:delText>
        </w:r>
        <w:r w:rsidDel="00F012A2">
          <w:rPr>
            <w:b/>
          </w:rPr>
          <w:delText>column</w:delText>
        </w:r>
        <w:r w:rsidDel="00F012A2">
          <w:rPr>
            <w:b/>
            <w:spacing w:val="21"/>
          </w:rPr>
          <w:delText xml:space="preserve"> </w:delText>
        </w:r>
        <w:r w:rsidDel="00F012A2">
          <w:rPr>
            <w:b/>
          </w:rPr>
          <w:delText>is</w:delText>
        </w:r>
        <w:r w:rsidDel="00F012A2">
          <w:rPr>
            <w:b/>
            <w:spacing w:val="21"/>
          </w:rPr>
          <w:delText xml:space="preserve"> </w:delText>
        </w:r>
        <w:r w:rsidDel="00F012A2">
          <w:rPr>
            <w:b/>
          </w:rPr>
          <w:delText>not</w:delText>
        </w:r>
        <w:r w:rsidDel="00F012A2">
          <w:rPr>
            <w:b/>
            <w:spacing w:val="21"/>
          </w:rPr>
          <w:delText xml:space="preserve"> </w:delText>
        </w:r>
        <w:r w:rsidDel="00F012A2">
          <w:rPr>
            <w:b/>
          </w:rPr>
          <w:delText>a</w:delText>
        </w:r>
        <w:r w:rsidDel="00F012A2">
          <w:rPr>
            <w:b/>
            <w:spacing w:val="21"/>
          </w:rPr>
          <w:delText xml:space="preserve"> </w:delText>
        </w:r>
        <w:r w:rsidDel="00F012A2">
          <w:rPr>
            <w:b/>
          </w:rPr>
          <w:delText>nuisance</w:delText>
        </w:r>
        <w:r w:rsidDel="00F012A2">
          <w:rPr>
            <w:b/>
            <w:spacing w:val="20"/>
          </w:rPr>
          <w:delText xml:space="preserve"> </w:delText>
        </w:r>
        <w:r w:rsidDel="00F012A2">
          <w:rPr>
            <w:b/>
          </w:rPr>
          <w:delText>variable:</w:delText>
        </w:r>
        <w:r w:rsidDel="00F012A2">
          <w:rPr>
            <w:b/>
            <w:spacing w:val="40"/>
          </w:rPr>
          <w:delText xml:space="preserve"> </w:delText>
        </w:r>
        <w:r w:rsidDel="00F012A2">
          <w:rPr>
            <w:b/>
          </w:rPr>
          <w:delText>it</w:delText>
        </w:r>
        <w:r w:rsidDel="00F012A2">
          <w:rPr>
            <w:b/>
            <w:spacing w:val="20"/>
          </w:rPr>
          <w:delText xml:space="preserve"> </w:delText>
        </w:r>
        <w:r w:rsidDel="00F012A2">
          <w:rPr>
            <w:b/>
          </w:rPr>
          <w:delText>is</w:delText>
        </w:r>
        <w:r w:rsidDel="00F012A2">
          <w:rPr>
            <w:b/>
            <w:spacing w:val="21"/>
          </w:rPr>
          <w:delText xml:space="preserve"> </w:delText>
        </w:r>
        <w:r w:rsidDel="00F012A2">
          <w:rPr>
            <w:b/>
          </w:rPr>
          <w:delText>the</w:delText>
        </w:r>
        <w:r w:rsidDel="00F012A2">
          <w:rPr>
            <w:b/>
            <w:spacing w:val="21"/>
          </w:rPr>
          <w:delText xml:space="preserve"> </w:delText>
        </w:r>
        <w:r w:rsidDel="00F012A2">
          <w:rPr>
            <w:b/>
          </w:rPr>
          <w:delText>finding.</w:delText>
        </w:r>
        <w:r w:rsidDel="00F012A2">
          <w:rPr>
            <w:b/>
            <w:spacing w:val="74"/>
          </w:rPr>
          <w:delText xml:space="preserve"> </w:delText>
        </w:r>
        <w:r w:rsidDel="00F012A2">
          <w:rPr>
            <w:i/>
          </w:rPr>
          <w:delText>n</w:delText>
        </w:r>
        <w:r w:rsidDel="00F012A2">
          <w:rPr>
            <w:i/>
            <w:spacing w:val="40"/>
          </w:rPr>
          <w:delText xml:space="preserve"> </w:delText>
        </w:r>
        <w:r w:rsidDel="00F012A2">
          <w:rPr>
            <w:rFonts w:ascii="Tahoma" w:hAnsi="Tahoma"/>
          </w:rPr>
          <w:delText>=</w:delText>
        </w:r>
        <w:r w:rsidDel="00F012A2">
          <w:rPr>
            <w:rFonts w:ascii="Tahoma" w:hAnsi="Tahoma"/>
            <w:spacing w:val="34"/>
          </w:rPr>
          <w:delText xml:space="preserve"> </w:delText>
        </w:r>
        <w:r w:rsidDel="00F012A2">
          <w:delText>1</w:delText>
        </w:r>
        <w:r w:rsidDel="00F012A2">
          <w:rPr>
            <w:spacing w:val="21"/>
          </w:rPr>
          <w:delText xml:space="preserve"> </w:delText>
        </w:r>
        <w:r w:rsidDel="00F012A2">
          <w:delText>per</w:delText>
        </w:r>
        <w:r w:rsidDel="00F012A2">
          <w:rPr>
            <w:spacing w:val="21"/>
          </w:rPr>
          <w:delText xml:space="preserve"> </w:delText>
        </w:r>
        <w:r w:rsidDel="00F012A2">
          <w:delText>row.</w:delText>
        </w:r>
        <w:r w:rsidDel="00F012A2">
          <w:rPr>
            <w:spacing w:val="72"/>
          </w:rPr>
          <w:delText xml:space="preserve"> </w:delText>
        </w:r>
      </w:del>
      <w:r>
        <w:t>“Degree” is the total degree of the expanded expression; the brief asked for exponents no greater than 3. Source:</w:t>
      </w:r>
      <w:r>
        <w:rPr>
          <w:spacing w:val="40"/>
        </w:rPr>
        <w:t xml:space="preserve"> </w:t>
      </w:r>
      <w:r>
        <w:rPr>
          <w:rFonts w:ascii="Cambria" w:hAnsi="Cambria"/>
        </w:rPr>
        <w:t>journal/results/llm/equation_summary.csv</w:t>
      </w:r>
      <w:r>
        <w:t>;</w:t>
      </w:r>
      <w:r>
        <w:rPr>
          <w:spacing w:val="35"/>
        </w:rPr>
        <w:t xml:space="preserve"> </w:t>
      </w:r>
      <w:r>
        <w:t>the</w:t>
      </w:r>
      <w:r>
        <w:rPr>
          <w:spacing w:val="35"/>
        </w:rPr>
        <w:t xml:space="preserve"> </w:t>
      </w:r>
      <w:r>
        <w:t>web/code-execution</w:t>
      </w:r>
      <w:r>
        <w:rPr>
          <w:spacing w:val="35"/>
        </w:rPr>
        <w:t xml:space="preserve"> </w:t>
      </w:r>
      <w:r>
        <w:t>row</w:t>
      </w:r>
      <w:r>
        <w:rPr>
          <w:spacing w:val="35"/>
        </w:rPr>
        <w:t xml:space="preserve"> </w:t>
      </w:r>
      <w:r>
        <w:t>is</w:t>
      </w:r>
      <w:r>
        <w:rPr>
          <w:spacing w:val="35"/>
        </w:rPr>
        <w:t xml:space="preserve"> </w:t>
      </w:r>
      <w:r>
        <w:t>scored</w:t>
      </w:r>
      <w:r>
        <w:rPr>
          <w:spacing w:val="35"/>
        </w:rPr>
        <w:t xml:space="preserve"> </w:t>
      </w:r>
      <w:r>
        <w:t>from the</w:t>
      </w:r>
      <w:r>
        <w:rPr>
          <w:spacing w:val="38"/>
        </w:rPr>
        <w:t xml:space="preserve"> </w:t>
      </w:r>
      <w:r>
        <w:t>archived</w:t>
      </w:r>
      <w:r>
        <w:rPr>
          <w:spacing w:val="38"/>
        </w:rPr>
        <w:t xml:space="preserve"> </w:t>
      </w:r>
      <w:r>
        <w:t>answer</w:t>
      </w:r>
      <w:r>
        <w:rPr>
          <w:spacing w:val="38"/>
        </w:rPr>
        <w:t xml:space="preserve"> </w:t>
      </w:r>
      <w:r>
        <w:t>in</w:t>
      </w:r>
      <w:r>
        <w:rPr>
          <w:spacing w:val="38"/>
        </w:rPr>
        <w:t xml:space="preserve"> </w:t>
      </w:r>
      <w:r>
        <w:rPr>
          <w:rFonts w:ascii="Cambria" w:hAnsi="Cambria"/>
        </w:rPr>
        <w:t>journal/llm/raw/equation_harness/</w:t>
      </w:r>
      <w:r>
        <w:rPr>
          <w:rFonts w:ascii="Cambria" w:hAnsi="Cambria"/>
          <w:spacing w:val="40"/>
        </w:rPr>
        <w:t xml:space="preserve"> </w:t>
      </w:r>
      <w:r>
        <w:t>by</w:t>
      </w:r>
      <w:r>
        <w:rPr>
          <w:spacing w:val="38"/>
        </w:rPr>
        <w:t xml:space="preserve"> </w:t>
      </w:r>
      <w:r>
        <w:t>the</w:t>
      </w:r>
      <w:r>
        <w:rPr>
          <w:spacing w:val="38"/>
        </w:rPr>
        <w:t xml:space="preserve"> </w:t>
      </w:r>
      <w:r>
        <w:t>same</w:t>
      </w:r>
      <w:r>
        <w:rPr>
          <w:spacing w:val="38"/>
        </w:rPr>
        <w:t xml:space="preserve"> </w:t>
      </w:r>
      <w:r>
        <w:t>parser</w:t>
      </w:r>
      <w:r>
        <w:rPr>
          <w:spacing w:val="38"/>
        </w:rPr>
        <w:t xml:space="preserve"> </w:t>
      </w:r>
      <w:r>
        <w:t>and</w:t>
      </w:r>
      <w:r>
        <w:rPr>
          <w:spacing w:val="38"/>
        </w:rPr>
        <w:t xml:space="preserve"> </w:t>
      </w:r>
      <w:r>
        <w:t>metric.</w:t>
      </w:r>
    </w:p>
    <w:p w14:paraId="0A79C16D" w14:textId="77777777" w:rsidR="00EA1924" w:rsidRDefault="00EA1924">
      <w:pPr>
        <w:pStyle w:val="BodyText"/>
        <w:spacing w:before="1"/>
        <w:rPr>
          <w:sz w:val="13"/>
        </w:rPr>
      </w:pPr>
    </w:p>
    <w:tbl>
      <w:tblPr>
        <w:tblW w:w="0" w:type="auto"/>
        <w:tblInd w:w="1333" w:type="dxa"/>
        <w:tblLayout w:type="fixed"/>
        <w:tblCellMar>
          <w:left w:w="0" w:type="dxa"/>
          <w:right w:w="0" w:type="dxa"/>
        </w:tblCellMar>
        <w:tblLook w:val="01E0" w:firstRow="1" w:lastRow="1" w:firstColumn="1" w:lastColumn="1" w:noHBand="0" w:noVBand="0"/>
      </w:tblPr>
      <w:tblGrid>
        <w:gridCol w:w="1793"/>
        <w:gridCol w:w="2286"/>
        <w:gridCol w:w="806"/>
        <w:gridCol w:w="678"/>
        <w:gridCol w:w="678"/>
        <w:gridCol w:w="820"/>
        <w:gridCol w:w="1056"/>
      </w:tblGrid>
      <w:tr w:rsidR="00EA1924" w14:paraId="2FA0551D" w14:textId="77777777">
        <w:trPr>
          <w:trHeight w:val="277"/>
        </w:trPr>
        <w:tc>
          <w:tcPr>
            <w:tcW w:w="1793" w:type="dxa"/>
            <w:tcBorders>
              <w:top w:val="single" w:sz="8" w:space="0" w:color="000000"/>
              <w:bottom w:val="single" w:sz="4" w:space="0" w:color="000000"/>
            </w:tcBorders>
          </w:tcPr>
          <w:p w14:paraId="7BFE1955" w14:textId="77777777" w:rsidR="00EA1924" w:rsidRDefault="00000000">
            <w:pPr>
              <w:pStyle w:val="TableParagraph"/>
              <w:spacing w:before="35" w:line="240" w:lineRule="auto"/>
              <w:jc w:val="left"/>
              <w:rPr>
                <w:b/>
                <w:sz w:val="16"/>
              </w:rPr>
            </w:pPr>
            <w:r>
              <w:rPr>
                <w:b/>
                <w:spacing w:val="-2"/>
                <w:sz w:val="16"/>
              </w:rPr>
              <w:t>Model</w:t>
            </w:r>
          </w:p>
        </w:tc>
        <w:tc>
          <w:tcPr>
            <w:tcW w:w="2286" w:type="dxa"/>
            <w:tcBorders>
              <w:top w:val="single" w:sz="8" w:space="0" w:color="000000"/>
              <w:bottom w:val="single" w:sz="4" w:space="0" w:color="000000"/>
            </w:tcBorders>
          </w:tcPr>
          <w:p w14:paraId="5E1ECE8F" w14:textId="77777777" w:rsidR="00EA1924" w:rsidRDefault="00000000">
            <w:pPr>
              <w:pStyle w:val="TableParagraph"/>
              <w:spacing w:before="35" w:line="240" w:lineRule="auto"/>
              <w:ind w:left="119"/>
              <w:jc w:val="left"/>
              <w:rPr>
                <w:b/>
                <w:sz w:val="16"/>
              </w:rPr>
            </w:pPr>
            <w:r>
              <w:rPr>
                <w:b/>
                <w:spacing w:val="-2"/>
                <w:sz w:val="16"/>
              </w:rPr>
              <w:t>Condition</w:t>
            </w:r>
          </w:p>
        </w:tc>
        <w:tc>
          <w:tcPr>
            <w:tcW w:w="806" w:type="dxa"/>
            <w:tcBorders>
              <w:top w:val="single" w:sz="8" w:space="0" w:color="000000"/>
              <w:bottom w:val="single" w:sz="4" w:space="0" w:color="000000"/>
            </w:tcBorders>
          </w:tcPr>
          <w:p w14:paraId="5EE72761" w14:textId="77777777" w:rsidR="00EA1924" w:rsidRDefault="00000000">
            <w:pPr>
              <w:pStyle w:val="TableParagraph"/>
              <w:spacing w:before="35" w:line="240" w:lineRule="auto"/>
              <w:rPr>
                <w:b/>
                <w:sz w:val="16"/>
              </w:rPr>
            </w:pPr>
            <w:r>
              <w:rPr>
                <w:b/>
                <w:spacing w:val="-2"/>
                <w:sz w:val="16"/>
              </w:rPr>
              <w:t>Median</w:t>
            </w:r>
          </w:p>
        </w:tc>
        <w:tc>
          <w:tcPr>
            <w:tcW w:w="678" w:type="dxa"/>
            <w:tcBorders>
              <w:top w:val="single" w:sz="8" w:space="0" w:color="000000"/>
              <w:bottom w:val="single" w:sz="4" w:space="0" w:color="000000"/>
            </w:tcBorders>
          </w:tcPr>
          <w:p w14:paraId="64DE8F80" w14:textId="77777777" w:rsidR="00EA1924" w:rsidRDefault="00000000">
            <w:pPr>
              <w:pStyle w:val="TableParagraph"/>
              <w:spacing w:before="35" w:line="240" w:lineRule="auto"/>
              <w:ind w:left="1" w:right="1"/>
              <w:rPr>
                <w:b/>
                <w:sz w:val="16"/>
              </w:rPr>
            </w:pPr>
            <w:r>
              <w:rPr>
                <w:b/>
                <w:spacing w:val="-5"/>
                <w:sz w:val="16"/>
              </w:rPr>
              <w:t>P95</w:t>
            </w:r>
          </w:p>
        </w:tc>
        <w:tc>
          <w:tcPr>
            <w:tcW w:w="678" w:type="dxa"/>
            <w:tcBorders>
              <w:top w:val="single" w:sz="8" w:space="0" w:color="000000"/>
              <w:bottom w:val="single" w:sz="4" w:space="0" w:color="000000"/>
            </w:tcBorders>
          </w:tcPr>
          <w:p w14:paraId="4934047B" w14:textId="77777777" w:rsidR="00EA1924" w:rsidRDefault="00000000">
            <w:pPr>
              <w:pStyle w:val="TableParagraph"/>
              <w:spacing w:before="35" w:line="240" w:lineRule="auto"/>
              <w:ind w:right="1"/>
              <w:rPr>
                <w:b/>
                <w:sz w:val="16"/>
              </w:rPr>
            </w:pPr>
            <w:r>
              <w:rPr>
                <w:b/>
                <w:spacing w:val="-5"/>
                <w:sz w:val="16"/>
              </w:rPr>
              <w:t>Max</w:t>
            </w:r>
          </w:p>
        </w:tc>
        <w:tc>
          <w:tcPr>
            <w:tcW w:w="820" w:type="dxa"/>
            <w:tcBorders>
              <w:top w:val="single" w:sz="8" w:space="0" w:color="000000"/>
              <w:bottom w:val="single" w:sz="4" w:space="0" w:color="000000"/>
            </w:tcBorders>
          </w:tcPr>
          <w:p w14:paraId="6B9CBA7F" w14:textId="77777777" w:rsidR="00EA1924" w:rsidRDefault="00000000">
            <w:pPr>
              <w:pStyle w:val="TableParagraph"/>
              <w:spacing w:before="35" w:line="240" w:lineRule="auto"/>
              <w:ind w:right="256"/>
              <w:jc w:val="right"/>
              <w:rPr>
                <w:b/>
                <w:sz w:val="16"/>
              </w:rPr>
            </w:pPr>
            <w:r>
              <w:rPr>
                <w:b/>
                <w:spacing w:val="-2"/>
                <w:sz w:val="16"/>
              </w:rPr>
              <w:t>Terms</w:t>
            </w:r>
          </w:p>
        </w:tc>
        <w:tc>
          <w:tcPr>
            <w:tcW w:w="1056" w:type="dxa"/>
            <w:tcBorders>
              <w:top w:val="single" w:sz="8" w:space="0" w:color="000000"/>
              <w:bottom w:val="single" w:sz="4" w:space="0" w:color="000000"/>
            </w:tcBorders>
          </w:tcPr>
          <w:p w14:paraId="76AB95D7" w14:textId="77777777" w:rsidR="00EA1924" w:rsidRDefault="00000000">
            <w:pPr>
              <w:pStyle w:val="TableParagraph"/>
              <w:spacing w:before="35" w:line="240" w:lineRule="auto"/>
              <w:ind w:right="19"/>
              <w:rPr>
                <w:b/>
                <w:sz w:val="16"/>
              </w:rPr>
            </w:pPr>
            <w:r>
              <w:rPr>
                <w:b/>
                <w:spacing w:val="-2"/>
                <w:sz w:val="16"/>
              </w:rPr>
              <w:t>Degree</w:t>
            </w:r>
          </w:p>
        </w:tc>
      </w:tr>
      <w:tr w:rsidR="00EA1924" w14:paraId="4171FF5A" w14:textId="77777777">
        <w:trPr>
          <w:trHeight w:val="231"/>
        </w:trPr>
        <w:tc>
          <w:tcPr>
            <w:tcW w:w="1793" w:type="dxa"/>
            <w:tcBorders>
              <w:top w:val="single" w:sz="4" w:space="0" w:color="000000"/>
            </w:tcBorders>
          </w:tcPr>
          <w:p w14:paraId="34EE04B0" w14:textId="77777777" w:rsidR="00EA1924" w:rsidRDefault="00000000">
            <w:pPr>
              <w:pStyle w:val="TableParagraph"/>
              <w:spacing w:before="34" w:line="177" w:lineRule="exact"/>
              <w:jc w:val="left"/>
              <w:rPr>
                <w:sz w:val="16"/>
              </w:rPr>
            </w:pPr>
            <w:r>
              <w:rPr>
                <w:sz w:val="16"/>
              </w:rPr>
              <w:t>Claude</w:t>
            </w:r>
            <w:r>
              <w:rPr>
                <w:spacing w:val="-6"/>
                <w:sz w:val="16"/>
              </w:rPr>
              <w:t xml:space="preserve"> </w:t>
            </w:r>
            <w:r>
              <w:rPr>
                <w:sz w:val="16"/>
              </w:rPr>
              <w:t>Fable</w:t>
            </w:r>
            <w:r>
              <w:rPr>
                <w:spacing w:val="-5"/>
                <w:sz w:val="16"/>
              </w:rPr>
              <w:t xml:space="preserve"> </w:t>
            </w:r>
            <w:r>
              <w:rPr>
                <w:spacing w:val="-10"/>
                <w:sz w:val="16"/>
              </w:rPr>
              <w:t>5</w:t>
            </w:r>
          </w:p>
        </w:tc>
        <w:tc>
          <w:tcPr>
            <w:tcW w:w="2286" w:type="dxa"/>
            <w:tcBorders>
              <w:top w:val="single" w:sz="4" w:space="0" w:color="000000"/>
            </w:tcBorders>
          </w:tcPr>
          <w:p w14:paraId="2A36B4E5" w14:textId="77777777" w:rsidR="00EA1924" w:rsidRDefault="00000000">
            <w:pPr>
              <w:pStyle w:val="TableParagraph"/>
              <w:spacing w:before="34" w:line="177" w:lineRule="exact"/>
              <w:ind w:left="119"/>
              <w:jc w:val="left"/>
              <w:rPr>
                <w:b/>
                <w:sz w:val="16"/>
              </w:rPr>
            </w:pPr>
            <w:r>
              <w:rPr>
                <w:sz w:val="16"/>
              </w:rPr>
              <w:t>web</w:t>
            </w:r>
            <w:r>
              <w:rPr>
                <w:spacing w:val="-4"/>
                <w:sz w:val="16"/>
              </w:rPr>
              <w:t xml:space="preserve"> </w:t>
            </w:r>
            <w:r>
              <w:rPr>
                <w:sz w:val="16"/>
              </w:rPr>
              <w:t>UI,</w:t>
            </w:r>
            <w:r>
              <w:rPr>
                <w:spacing w:val="-4"/>
                <w:sz w:val="16"/>
              </w:rPr>
              <w:t xml:space="preserve"> </w:t>
            </w:r>
            <w:r>
              <w:rPr>
                <w:b/>
                <w:sz w:val="16"/>
              </w:rPr>
              <w:t>with</w:t>
            </w:r>
            <w:r>
              <w:rPr>
                <w:b/>
                <w:spacing w:val="-4"/>
                <w:sz w:val="16"/>
              </w:rPr>
              <w:t xml:space="preserve"> </w:t>
            </w:r>
            <w:r>
              <w:rPr>
                <w:b/>
                <w:sz w:val="16"/>
              </w:rPr>
              <w:t>code</w:t>
            </w:r>
            <w:r>
              <w:rPr>
                <w:b/>
                <w:spacing w:val="-4"/>
                <w:sz w:val="16"/>
              </w:rPr>
              <w:t xml:space="preserve"> </w:t>
            </w:r>
            <w:r>
              <w:rPr>
                <w:b/>
                <w:spacing w:val="-2"/>
                <w:sz w:val="16"/>
              </w:rPr>
              <w:t>execution</w:t>
            </w:r>
          </w:p>
        </w:tc>
        <w:tc>
          <w:tcPr>
            <w:tcW w:w="806" w:type="dxa"/>
            <w:tcBorders>
              <w:top w:val="single" w:sz="4" w:space="0" w:color="000000"/>
            </w:tcBorders>
          </w:tcPr>
          <w:p w14:paraId="0FC690AF" w14:textId="77777777" w:rsidR="00EA1924" w:rsidRDefault="00000000">
            <w:pPr>
              <w:pStyle w:val="TableParagraph"/>
              <w:spacing w:before="34" w:line="177" w:lineRule="exact"/>
              <w:rPr>
                <w:sz w:val="16"/>
              </w:rPr>
            </w:pPr>
            <w:r>
              <w:rPr>
                <w:spacing w:val="-2"/>
                <w:sz w:val="16"/>
              </w:rPr>
              <w:t>0.082</w:t>
            </w:r>
          </w:p>
        </w:tc>
        <w:tc>
          <w:tcPr>
            <w:tcW w:w="678" w:type="dxa"/>
            <w:tcBorders>
              <w:top w:val="single" w:sz="4" w:space="0" w:color="000000"/>
            </w:tcBorders>
          </w:tcPr>
          <w:p w14:paraId="4FA934BB" w14:textId="77777777" w:rsidR="00EA1924" w:rsidRDefault="00000000">
            <w:pPr>
              <w:pStyle w:val="TableParagraph"/>
              <w:spacing w:before="34" w:line="177" w:lineRule="exact"/>
              <w:ind w:left="1" w:right="1"/>
              <w:rPr>
                <w:sz w:val="16"/>
              </w:rPr>
            </w:pPr>
            <w:r>
              <w:rPr>
                <w:spacing w:val="-2"/>
                <w:sz w:val="16"/>
              </w:rPr>
              <w:t>0.241</w:t>
            </w:r>
          </w:p>
        </w:tc>
        <w:tc>
          <w:tcPr>
            <w:tcW w:w="678" w:type="dxa"/>
            <w:tcBorders>
              <w:top w:val="single" w:sz="4" w:space="0" w:color="000000"/>
            </w:tcBorders>
          </w:tcPr>
          <w:p w14:paraId="2958DBC0" w14:textId="77777777" w:rsidR="00EA1924" w:rsidRDefault="00000000">
            <w:pPr>
              <w:pStyle w:val="TableParagraph"/>
              <w:spacing w:before="34" w:line="177" w:lineRule="exact"/>
              <w:ind w:right="1"/>
              <w:rPr>
                <w:sz w:val="16"/>
              </w:rPr>
            </w:pPr>
            <w:r>
              <w:rPr>
                <w:spacing w:val="-2"/>
                <w:sz w:val="16"/>
              </w:rPr>
              <w:t>0.752</w:t>
            </w:r>
          </w:p>
        </w:tc>
        <w:tc>
          <w:tcPr>
            <w:tcW w:w="820" w:type="dxa"/>
            <w:tcBorders>
              <w:top w:val="single" w:sz="4" w:space="0" w:color="000000"/>
            </w:tcBorders>
          </w:tcPr>
          <w:p w14:paraId="50F32B37" w14:textId="77777777" w:rsidR="00EA1924" w:rsidRDefault="00000000">
            <w:pPr>
              <w:pStyle w:val="TableParagraph"/>
              <w:spacing w:before="34" w:line="177" w:lineRule="exact"/>
              <w:ind w:right="298"/>
              <w:jc w:val="right"/>
              <w:rPr>
                <w:sz w:val="16"/>
              </w:rPr>
            </w:pPr>
            <w:r>
              <w:rPr>
                <w:spacing w:val="-2"/>
                <w:sz w:val="16"/>
              </w:rPr>
              <w:t>2,542</w:t>
            </w:r>
          </w:p>
        </w:tc>
        <w:tc>
          <w:tcPr>
            <w:tcW w:w="1056" w:type="dxa"/>
            <w:tcBorders>
              <w:top w:val="single" w:sz="4" w:space="0" w:color="000000"/>
            </w:tcBorders>
          </w:tcPr>
          <w:p w14:paraId="1BCDCE59" w14:textId="77777777" w:rsidR="00EA1924" w:rsidRDefault="00000000">
            <w:pPr>
              <w:pStyle w:val="TableParagraph"/>
              <w:spacing w:before="34" w:line="177" w:lineRule="exact"/>
              <w:ind w:right="19"/>
              <w:rPr>
                <w:sz w:val="16"/>
              </w:rPr>
            </w:pPr>
            <w:r>
              <w:rPr>
                <w:spacing w:val="-5"/>
                <w:sz w:val="16"/>
              </w:rPr>
              <w:t>27</w:t>
            </w:r>
          </w:p>
        </w:tc>
      </w:tr>
      <w:tr w:rsidR="00EA1924" w14:paraId="1C3C167F" w14:textId="77777777">
        <w:trPr>
          <w:trHeight w:val="189"/>
        </w:trPr>
        <w:tc>
          <w:tcPr>
            <w:tcW w:w="1793" w:type="dxa"/>
          </w:tcPr>
          <w:p w14:paraId="4D5E036D" w14:textId="77777777" w:rsidR="00EA1924" w:rsidRDefault="00000000">
            <w:pPr>
              <w:pStyle w:val="TableParagraph"/>
              <w:jc w:val="left"/>
              <w:rPr>
                <w:i/>
                <w:sz w:val="16"/>
              </w:rPr>
            </w:pPr>
            <w:r>
              <w:rPr>
                <w:i/>
                <w:sz w:val="16"/>
              </w:rPr>
              <w:t>Least-squares</w:t>
            </w:r>
            <w:r>
              <w:rPr>
                <w:i/>
                <w:spacing w:val="-9"/>
                <w:sz w:val="16"/>
              </w:rPr>
              <w:t xml:space="preserve"> </w:t>
            </w:r>
            <w:r>
              <w:rPr>
                <w:i/>
                <w:sz w:val="16"/>
              </w:rPr>
              <w:t>cubic</w:t>
            </w:r>
            <w:r>
              <w:rPr>
                <w:i/>
                <w:spacing w:val="-9"/>
                <w:sz w:val="16"/>
              </w:rPr>
              <w:t xml:space="preserve"> </w:t>
            </w:r>
            <w:r>
              <w:rPr>
                <w:i/>
                <w:spacing w:val="-2"/>
                <w:sz w:val="16"/>
              </w:rPr>
              <w:t>(ours)</w:t>
            </w:r>
          </w:p>
        </w:tc>
        <w:tc>
          <w:tcPr>
            <w:tcW w:w="2286" w:type="dxa"/>
          </w:tcPr>
          <w:p w14:paraId="2AB63D5F" w14:textId="77777777" w:rsidR="00EA1924" w:rsidRDefault="00000000">
            <w:pPr>
              <w:pStyle w:val="TableParagraph"/>
              <w:ind w:left="119"/>
              <w:jc w:val="left"/>
              <w:rPr>
                <w:i/>
                <w:sz w:val="16"/>
              </w:rPr>
            </w:pPr>
            <w:r>
              <w:rPr>
                <w:i/>
                <w:sz w:val="16"/>
              </w:rPr>
              <w:t>not</w:t>
            </w:r>
            <w:r>
              <w:rPr>
                <w:i/>
                <w:spacing w:val="-4"/>
                <w:sz w:val="16"/>
              </w:rPr>
              <w:t xml:space="preserve"> </w:t>
            </w:r>
            <w:r>
              <w:rPr>
                <w:i/>
                <w:sz w:val="16"/>
              </w:rPr>
              <w:t>an</w:t>
            </w:r>
            <w:r>
              <w:rPr>
                <w:i/>
                <w:spacing w:val="-4"/>
                <w:sz w:val="16"/>
              </w:rPr>
              <w:t xml:space="preserve"> </w:t>
            </w:r>
            <w:r>
              <w:rPr>
                <w:i/>
                <w:sz w:val="16"/>
              </w:rPr>
              <w:t>LLM;</w:t>
            </w:r>
            <w:r>
              <w:rPr>
                <w:i/>
                <w:spacing w:val="-3"/>
                <w:sz w:val="16"/>
              </w:rPr>
              <w:t xml:space="preserve"> </w:t>
            </w:r>
            <w:r>
              <w:rPr>
                <w:i/>
                <w:sz w:val="16"/>
              </w:rPr>
              <w:t>same</w:t>
            </w:r>
            <w:r>
              <w:rPr>
                <w:i/>
                <w:spacing w:val="-4"/>
                <w:sz w:val="16"/>
              </w:rPr>
              <w:t xml:space="preserve"> </w:t>
            </w:r>
            <w:r>
              <w:rPr>
                <w:i/>
                <w:sz w:val="16"/>
              </w:rPr>
              <w:t>150</w:t>
            </w:r>
            <w:r>
              <w:rPr>
                <w:i/>
                <w:spacing w:val="-4"/>
                <w:sz w:val="16"/>
              </w:rPr>
              <w:t xml:space="preserve"> rows</w:t>
            </w:r>
          </w:p>
        </w:tc>
        <w:tc>
          <w:tcPr>
            <w:tcW w:w="806" w:type="dxa"/>
          </w:tcPr>
          <w:p w14:paraId="2C5D3802" w14:textId="77777777" w:rsidR="00EA1924" w:rsidRDefault="00000000">
            <w:pPr>
              <w:pStyle w:val="TableParagraph"/>
              <w:rPr>
                <w:i/>
                <w:sz w:val="16"/>
              </w:rPr>
            </w:pPr>
            <w:r>
              <w:rPr>
                <w:i/>
                <w:spacing w:val="-2"/>
                <w:sz w:val="16"/>
              </w:rPr>
              <w:t>0.234</w:t>
            </w:r>
          </w:p>
        </w:tc>
        <w:tc>
          <w:tcPr>
            <w:tcW w:w="678" w:type="dxa"/>
          </w:tcPr>
          <w:p w14:paraId="0F3A7E0B" w14:textId="77777777" w:rsidR="00EA1924" w:rsidRDefault="00000000">
            <w:pPr>
              <w:pStyle w:val="TableParagraph"/>
              <w:ind w:right="1"/>
              <w:rPr>
                <w:i/>
                <w:sz w:val="16"/>
              </w:rPr>
            </w:pPr>
            <w:r>
              <w:rPr>
                <w:i/>
                <w:spacing w:val="-2"/>
                <w:sz w:val="16"/>
              </w:rPr>
              <w:t>0.917</w:t>
            </w:r>
          </w:p>
        </w:tc>
        <w:tc>
          <w:tcPr>
            <w:tcW w:w="678" w:type="dxa"/>
          </w:tcPr>
          <w:p w14:paraId="52023341" w14:textId="77777777" w:rsidR="00EA1924" w:rsidRDefault="00000000">
            <w:pPr>
              <w:pStyle w:val="TableParagraph"/>
              <w:ind w:right="1"/>
              <w:rPr>
                <w:i/>
                <w:sz w:val="16"/>
              </w:rPr>
            </w:pPr>
            <w:r>
              <w:rPr>
                <w:i/>
                <w:spacing w:val="-2"/>
                <w:sz w:val="16"/>
              </w:rPr>
              <w:t>3.052</w:t>
            </w:r>
          </w:p>
        </w:tc>
        <w:tc>
          <w:tcPr>
            <w:tcW w:w="820" w:type="dxa"/>
          </w:tcPr>
          <w:p w14:paraId="3975147D" w14:textId="77777777" w:rsidR="00EA1924" w:rsidRDefault="00000000">
            <w:pPr>
              <w:pStyle w:val="TableParagraph"/>
              <w:ind w:left="259"/>
              <w:jc w:val="left"/>
              <w:rPr>
                <w:i/>
                <w:sz w:val="16"/>
              </w:rPr>
            </w:pPr>
            <w:r>
              <w:rPr>
                <w:i/>
                <w:spacing w:val="-5"/>
                <w:sz w:val="16"/>
              </w:rPr>
              <w:t>57</w:t>
            </w:r>
          </w:p>
        </w:tc>
        <w:tc>
          <w:tcPr>
            <w:tcW w:w="1056" w:type="dxa"/>
          </w:tcPr>
          <w:p w14:paraId="5B9FCB03" w14:textId="77777777" w:rsidR="00EA1924" w:rsidRDefault="00000000">
            <w:pPr>
              <w:pStyle w:val="TableParagraph"/>
              <w:ind w:right="19"/>
              <w:rPr>
                <w:i/>
                <w:sz w:val="16"/>
              </w:rPr>
            </w:pPr>
            <w:r>
              <w:rPr>
                <w:i/>
                <w:spacing w:val="-10"/>
                <w:sz w:val="16"/>
              </w:rPr>
              <w:t>3</w:t>
            </w:r>
          </w:p>
        </w:tc>
      </w:tr>
      <w:tr w:rsidR="00EA1924" w14:paraId="3CC7A699" w14:textId="77777777">
        <w:trPr>
          <w:trHeight w:val="187"/>
        </w:trPr>
        <w:tc>
          <w:tcPr>
            <w:tcW w:w="1793" w:type="dxa"/>
          </w:tcPr>
          <w:p w14:paraId="4837C8E6" w14:textId="77777777" w:rsidR="00EA1924" w:rsidRDefault="00000000">
            <w:pPr>
              <w:pStyle w:val="TableParagraph"/>
              <w:spacing w:line="168" w:lineRule="exact"/>
              <w:jc w:val="left"/>
              <w:rPr>
                <w:sz w:val="16"/>
              </w:rPr>
            </w:pPr>
            <w:r>
              <w:rPr>
                <w:spacing w:val="-2"/>
                <w:sz w:val="16"/>
              </w:rPr>
              <w:t xml:space="preserve">GPT-5.6 </w:t>
            </w:r>
            <w:r>
              <w:rPr>
                <w:spacing w:val="-5"/>
                <w:sz w:val="16"/>
              </w:rPr>
              <w:t>Sol</w:t>
            </w:r>
          </w:p>
        </w:tc>
        <w:tc>
          <w:tcPr>
            <w:tcW w:w="2286" w:type="dxa"/>
          </w:tcPr>
          <w:p w14:paraId="1F22F354" w14:textId="77777777" w:rsidR="00EA1924" w:rsidRDefault="00000000">
            <w:pPr>
              <w:pStyle w:val="TableParagraph"/>
              <w:spacing w:line="168" w:lineRule="exact"/>
              <w:ind w:left="119"/>
              <w:jc w:val="left"/>
              <w:rPr>
                <w:sz w:val="16"/>
              </w:rPr>
            </w:pPr>
            <w:r>
              <w:rPr>
                <w:sz w:val="16"/>
              </w:rPr>
              <w:t>API,</w:t>
            </w:r>
            <w:r>
              <w:rPr>
                <w:spacing w:val="-8"/>
                <w:sz w:val="16"/>
              </w:rPr>
              <w:t xml:space="preserve"> </w:t>
            </w:r>
            <w:r>
              <w:rPr>
                <w:sz w:val="16"/>
              </w:rPr>
              <w:t>reasoning</w:t>
            </w:r>
            <w:r>
              <w:rPr>
                <w:spacing w:val="-8"/>
                <w:sz w:val="16"/>
              </w:rPr>
              <w:t xml:space="preserve"> </w:t>
            </w:r>
            <w:r>
              <w:rPr>
                <w:spacing w:val="-2"/>
                <w:sz w:val="16"/>
              </w:rPr>
              <w:t>enabled</w:t>
            </w:r>
          </w:p>
        </w:tc>
        <w:tc>
          <w:tcPr>
            <w:tcW w:w="806" w:type="dxa"/>
          </w:tcPr>
          <w:p w14:paraId="1ADD93D7" w14:textId="77777777" w:rsidR="00EA1924" w:rsidRDefault="00000000">
            <w:pPr>
              <w:pStyle w:val="TableParagraph"/>
              <w:spacing w:line="168" w:lineRule="exact"/>
              <w:rPr>
                <w:sz w:val="16"/>
              </w:rPr>
            </w:pPr>
            <w:r>
              <w:rPr>
                <w:spacing w:val="-2"/>
                <w:sz w:val="16"/>
              </w:rPr>
              <w:t>3.070</w:t>
            </w:r>
          </w:p>
        </w:tc>
        <w:tc>
          <w:tcPr>
            <w:tcW w:w="678" w:type="dxa"/>
          </w:tcPr>
          <w:p w14:paraId="417D6D08" w14:textId="77777777" w:rsidR="00EA1924" w:rsidRDefault="00000000">
            <w:pPr>
              <w:pStyle w:val="TableParagraph"/>
              <w:spacing w:line="168" w:lineRule="exact"/>
              <w:ind w:left="1" w:right="1"/>
              <w:rPr>
                <w:sz w:val="16"/>
              </w:rPr>
            </w:pPr>
            <w:r>
              <w:rPr>
                <w:spacing w:val="-2"/>
                <w:sz w:val="16"/>
              </w:rPr>
              <w:t>7.312</w:t>
            </w:r>
          </w:p>
        </w:tc>
        <w:tc>
          <w:tcPr>
            <w:tcW w:w="678" w:type="dxa"/>
          </w:tcPr>
          <w:p w14:paraId="03CCA227" w14:textId="77777777" w:rsidR="00EA1924" w:rsidRDefault="00000000">
            <w:pPr>
              <w:pStyle w:val="TableParagraph"/>
              <w:spacing w:line="168" w:lineRule="exact"/>
              <w:ind w:right="1"/>
              <w:rPr>
                <w:sz w:val="16"/>
              </w:rPr>
            </w:pPr>
            <w:r>
              <w:rPr>
                <w:spacing w:val="-2"/>
                <w:sz w:val="16"/>
              </w:rPr>
              <w:t>10.318</w:t>
            </w:r>
          </w:p>
        </w:tc>
        <w:tc>
          <w:tcPr>
            <w:tcW w:w="820" w:type="dxa"/>
          </w:tcPr>
          <w:p w14:paraId="5C756844" w14:textId="77777777" w:rsidR="00EA1924" w:rsidRDefault="00000000">
            <w:pPr>
              <w:pStyle w:val="TableParagraph"/>
              <w:spacing w:line="168" w:lineRule="exact"/>
              <w:ind w:left="220"/>
              <w:jc w:val="left"/>
              <w:rPr>
                <w:sz w:val="16"/>
              </w:rPr>
            </w:pPr>
            <w:r>
              <w:rPr>
                <w:spacing w:val="-5"/>
                <w:sz w:val="16"/>
              </w:rPr>
              <w:t>192</w:t>
            </w:r>
          </w:p>
        </w:tc>
        <w:tc>
          <w:tcPr>
            <w:tcW w:w="1056" w:type="dxa"/>
          </w:tcPr>
          <w:p w14:paraId="1F2DD817" w14:textId="77777777" w:rsidR="00EA1924" w:rsidRDefault="00000000">
            <w:pPr>
              <w:pStyle w:val="TableParagraph"/>
              <w:spacing w:line="168" w:lineRule="exact"/>
              <w:ind w:right="19"/>
              <w:rPr>
                <w:sz w:val="16"/>
              </w:rPr>
            </w:pPr>
            <w:r>
              <w:rPr>
                <w:spacing w:val="-10"/>
                <w:sz w:val="16"/>
              </w:rPr>
              <w:t>9</w:t>
            </w:r>
          </w:p>
        </w:tc>
      </w:tr>
      <w:tr w:rsidR="00EA1924" w14:paraId="6142C5BA" w14:textId="77777777">
        <w:trPr>
          <w:trHeight w:val="189"/>
        </w:trPr>
        <w:tc>
          <w:tcPr>
            <w:tcW w:w="1793" w:type="dxa"/>
          </w:tcPr>
          <w:p w14:paraId="524F16EB" w14:textId="77777777" w:rsidR="00EA1924" w:rsidRDefault="00000000">
            <w:pPr>
              <w:pStyle w:val="TableParagraph"/>
              <w:jc w:val="left"/>
              <w:rPr>
                <w:sz w:val="16"/>
              </w:rPr>
            </w:pPr>
            <w:r>
              <w:rPr>
                <w:sz w:val="16"/>
              </w:rPr>
              <w:t>Claude</w:t>
            </w:r>
            <w:r>
              <w:rPr>
                <w:spacing w:val="-6"/>
                <w:sz w:val="16"/>
              </w:rPr>
              <w:t xml:space="preserve"> </w:t>
            </w:r>
            <w:r>
              <w:rPr>
                <w:sz w:val="16"/>
              </w:rPr>
              <w:t>Opus</w:t>
            </w:r>
            <w:r>
              <w:rPr>
                <w:spacing w:val="-5"/>
                <w:sz w:val="16"/>
              </w:rPr>
              <w:t xml:space="preserve"> </w:t>
            </w:r>
            <w:r>
              <w:rPr>
                <w:spacing w:val="-10"/>
                <w:sz w:val="16"/>
              </w:rPr>
              <w:t>5</w:t>
            </w:r>
          </w:p>
        </w:tc>
        <w:tc>
          <w:tcPr>
            <w:tcW w:w="2286" w:type="dxa"/>
          </w:tcPr>
          <w:p w14:paraId="3F2F1F52" w14:textId="77777777" w:rsidR="00EA1924" w:rsidRDefault="00000000">
            <w:pPr>
              <w:pStyle w:val="TableParagraph"/>
              <w:ind w:left="119"/>
              <w:jc w:val="left"/>
              <w:rPr>
                <w:sz w:val="16"/>
              </w:rPr>
            </w:pPr>
            <w:r>
              <w:rPr>
                <w:sz w:val="16"/>
              </w:rPr>
              <w:t>API,</w:t>
            </w:r>
            <w:r>
              <w:rPr>
                <w:spacing w:val="-8"/>
                <w:sz w:val="16"/>
              </w:rPr>
              <w:t xml:space="preserve"> </w:t>
            </w:r>
            <w:r>
              <w:rPr>
                <w:sz w:val="16"/>
              </w:rPr>
              <w:t>reasoning</w:t>
            </w:r>
            <w:r>
              <w:rPr>
                <w:spacing w:val="-8"/>
                <w:sz w:val="16"/>
              </w:rPr>
              <w:t xml:space="preserve"> </w:t>
            </w:r>
            <w:r>
              <w:rPr>
                <w:spacing w:val="-2"/>
                <w:sz w:val="16"/>
              </w:rPr>
              <w:t>disabled</w:t>
            </w:r>
          </w:p>
        </w:tc>
        <w:tc>
          <w:tcPr>
            <w:tcW w:w="806" w:type="dxa"/>
          </w:tcPr>
          <w:p w14:paraId="0DD1607D" w14:textId="77777777" w:rsidR="00EA1924" w:rsidRDefault="00000000">
            <w:pPr>
              <w:pStyle w:val="TableParagraph"/>
              <w:rPr>
                <w:sz w:val="16"/>
              </w:rPr>
            </w:pPr>
            <w:r>
              <w:rPr>
                <w:spacing w:val="-2"/>
                <w:sz w:val="16"/>
              </w:rPr>
              <w:t>14.291</w:t>
            </w:r>
          </w:p>
        </w:tc>
        <w:tc>
          <w:tcPr>
            <w:tcW w:w="678" w:type="dxa"/>
          </w:tcPr>
          <w:p w14:paraId="346F4AC4" w14:textId="77777777" w:rsidR="00EA1924" w:rsidRDefault="00000000">
            <w:pPr>
              <w:pStyle w:val="TableParagraph"/>
              <w:ind w:left="1" w:right="1"/>
              <w:rPr>
                <w:sz w:val="16"/>
              </w:rPr>
            </w:pPr>
            <w:r>
              <w:rPr>
                <w:spacing w:val="-2"/>
                <w:sz w:val="16"/>
              </w:rPr>
              <w:t>24.081</w:t>
            </w:r>
          </w:p>
        </w:tc>
        <w:tc>
          <w:tcPr>
            <w:tcW w:w="678" w:type="dxa"/>
          </w:tcPr>
          <w:p w14:paraId="2C941340" w14:textId="77777777" w:rsidR="00EA1924" w:rsidRDefault="00000000">
            <w:pPr>
              <w:pStyle w:val="TableParagraph"/>
              <w:ind w:right="1"/>
              <w:rPr>
                <w:sz w:val="16"/>
              </w:rPr>
            </w:pPr>
            <w:r>
              <w:rPr>
                <w:spacing w:val="-2"/>
                <w:sz w:val="16"/>
              </w:rPr>
              <w:t>39.999</w:t>
            </w:r>
          </w:p>
        </w:tc>
        <w:tc>
          <w:tcPr>
            <w:tcW w:w="820" w:type="dxa"/>
          </w:tcPr>
          <w:p w14:paraId="47B3541E" w14:textId="77777777" w:rsidR="00EA1924" w:rsidRDefault="00000000">
            <w:pPr>
              <w:pStyle w:val="TableParagraph"/>
              <w:ind w:left="220"/>
              <w:jc w:val="left"/>
              <w:rPr>
                <w:sz w:val="16"/>
              </w:rPr>
            </w:pPr>
            <w:r>
              <w:rPr>
                <w:spacing w:val="-5"/>
                <w:sz w:val="16"/>
              </w:rPr>
              <w:t>192</w:t>
            </w:r>
          </w:p>
        </w:tc>
        <w:tc>
          <w:tcPr>
            <w:tcW w:w="1056" w:type="dxa"/>
          </w:tcPr>
          <w:p w14:paraId="45AEE2E2" w14:textId="77777777" w:rsidR="00EA1924" w:rsidRDefault="00000000">
            <w:pPr>
              <w:pStyle w:val="TableParagraph"/>
              <w:ind w:right="19"/>
              <w:rPr>
                <w:sz w:val="16"/>
              </w:rPr>
            </w:pPr>
            <w:r>
              <w:rPr>
                <w:spacing w:val="-10"/>
                <w:sz w:val="16"/>
              </w:rPr>
              <w:t>9</w:t>
            </w:r>
          </w:p>
        </w:tc>
      </w:tr>
      <w:tr w:rsidR="00EA1924" w14:paraId="248EA029" w14:textId="77777777">
        <w:trPr>
          <w:trHeight w:val="189"/>
        </w:trPr>
        <w:tc>
          <w:tcPr>
            <w:tcW w:w="1793" w:type="dxa"/>
          </w:tcPr>
          <w:p w14:paraId="59A8514D" w14:textId="77777777" w:rsidR="00EA1924" w:rsidRDefault="00000000">
            <w:pPr>
              <w:pStyle w:val="TableParagraph"/>
              <w:jc w:val="left"/>
              <w:rPr>
                <w:sz w:val="16"/>
              </w:rPr>
            </w:pPr>
            <w:r>
              <w:rPr>
                <w:sz w:val="16"/>
              </w:rPr>
              <w:t>DeepSeek</w:t>
            </w:r>
            <w:r>
              <w:rPr>
                <w:spacing w:val="-6"/>
                <w:sz w:val="16"/>
              </w:rPr>
              <w:t xml:space="preserve"> </w:t>
            </w:r>
            <w:r>
              <w:rPr>
                <w:sz w:val="16"/>
              </w:rPr>
              <w:t>V4</w:t>
            </w:r>
            <w:r>
              <w:rPr>
                <w:spacing w:val="-5"/>
                <w:sz w:val="16"/>
              </w:rPr>
              <w:t xml:space="preserve"> Pro</w:t>
            </w:r>
          </w:p>
        </w:tc>
        <w:tc>
          <w:tcPr>
            <w:tcW w:w="2286" w:type="dxa"/>
          </w:tcPr>
          <w:p w14:paraId="2943E3EC" w14:textId="77777777" w:rsidR="00EA1924" w:rsidRDefault="00000000">
            <w:pPr>
              <w:pStyle w:val="TableParagraph"/>
              <w:ind w:left="119"/>
              <w:jc w:val="left"/>
              <w:rPr>
                <w:sz w:val="16"/>
              </w:rPr>
            </w:pPr>
            <w:r>
              <w:rPr>
                <w:sz w:val="16"/>
              </w:rPr>
              <w:t>API,</w:t>
            </w:r>
            <w:r>
              <w:rPr>
                <w:spacing w:val="-8"/>
                <w:sz w:val="16"/>
              </w:rPr>
              <w:t xml:space="preserve"> </w:t>
            </w:r>
            <w:r>
              <w:rPr>
                <w:sz w:val="16"/>
              </w:rPr>
              <w:t>reasoning</w:t>
            </w:r>
            <w:r>
              <w:rPr>
                <w:spacing w:val="-8"/>
                <w:sz w:val="16"/>
              </w:rPr>
              <w:t xml:space="preserve"> </w:t>
            </w:r>
            <w:r>
              <w:rPr>
                <w:spacing w:val="-2"/>
                <w:sz w:val="16"/>
              </w:rPr>
              <w:t>disabled</w:t>
            </w:r>
          </w:p>
        </w:tc>
        <w:tc>
          <w:tcPr>
            <w:tcW w:w="806" w:type="dxa"/>
          </w:tcPr>
          <w:p w14:paraId="2C8B8C42" w14:textId="77777777" w:rsidR="00EA1924" w:rsidRDefault="00000000">
            <w:pPr>
              <w:pStyle w:val="TableParagraph"/>
              <w:rPr>
                <w:sz w:val="16"/>
              </w:rPr>
            </w:pPr>
            <w:r>
              <w:rPr>
                <w:spacing w:val="-2"/>
                <w:sz w:val="16"/>
              </w:rPr>
              <w:t>23.764</w:t>
            </w:r>
          </w:p>
        </w:tc>
        <w:tc>
          <w:tcPr>
            <w:tcW w:w="678" w:type="dxa"/>
          </w:tcPr>
          <w:p w14:paraId="00908A4F" w14:textId="77777777" w:rsidR="00EA1924" w:rsidRDefault="00000000">
            <w:pPr>
              <w:pStyle w:val="TableParagraph"/>
              <w:ind w:left="1" w:right="1"/>
              <w:rPr>
                <w:sz w:val="16"/>
              </w:rPr>
            </w:pPr>
            <w:r>
              <w:rPr>
                <w:spacing w:val="-2"/>
                <w:sz w:val="16"/>
              </w:rPr>
              <w:t>42.444</w:t>
            </w:r>
          </w:p>
        </w:tc>
        <w:tc>
          <w:tcPr>
            <w:tcW w:w="678" w:type="dxa"/>
          </w:tcPr>
          <w:p w14:paraId="4416B35E" w14:textId="77777777" w:rsidR="00EA1924" w:rsidRDefault="00000000">
            <w:pPr>
              <w:pStyle w:val="TableParagraph"/>
              <w:ind w:right="1"/>
              <w:rPr>
                <w:sz w:val="16"/>
              </w:rPr>
            </w:pPr>
            <w:r>
              <w:rPr>
                <w:spacing w:val="-2"/>
                <w:sz w:val="16"/>
              </w:rPr>
              <w:t>49.739</w:t>
            </w:r>
          </w:p>
        </w:tc>
        <w:tc>
          <w:tcPr>
            <w:tcW w:w="820" w:type="dxa"/>
          </w:tcPr>
          <w:p w14:paraId="35EBFF9B" w14:textId="77777777" w:rsidR="00EA1924" w:rsidRDefault="00000000">
            <w:pPr>
              <w:pStyle w:val="TableParagraph"/>
              <w:ind w:left="260"/>
              <w:jc w:val="left"/>
              <w:rPr>
                <w:sz w:val="16"/>
              </w:rPr>
            </w:pPr>
            <w:r>
              <w:rPr>
                <w:spacing w:val="-5"/>
                <w:sz w:val="16"/>
              </w:rPr>
              <w:t>39</w:t>
            </w:r>
          </w:p>
        </w:tc>
        <w:tc>
          <w:tcPr>
            <w:tcW w:w="1056" w:type="dxa"/>
          </w:tcPr>
          <w:p w14:paraId="39B9B62D" w14:textId="77777777" w:rsidR="00EA1924" w:rsidRDefault="00000000">
            <w:pPr>
              <w:pStyle w:val="TableParagraph"/>
              <w:ind w:right="19"/>
              <w:rPr>
                <w:sz w:val="16"/>
              </w:rPr>
            </w:pPr>
            <w:r>
              <w:rPr>
                <w:spacing w:val="-10"/>
                <w:sz w:val="16"/>
              </w:rPr>
              <w:t>3</w:t>
            </w:r>
          </w:p>
        </w:tc>
      </w:tr>
      <w:tr w:rsidR="00EA1924" w14:paraId="0183F00E" w14:textId="77777777">
        <w:trPr>
          <w:trHeight w:val="238"/>
        </w:trPr>
        <w:tc>
          <w:tcPr>
            <w:tcW w:w="1793" w:type="dxa"/>
            <w:tcBorders>
              <w:bottom w:val="single" w:sz="4" w:space="0" w:color="000000"/>
            </w:tcBorders>
          </w:tcPr>
          <w:p w14:paraId="0EA30722" w14:textId="77777777" w:rsidR="00EA1924" w:rsidRDefault="00000000">
            <w:pPr>
              <w:pStyle w:val="TableParagraph"/>
              <w:spacing w:line="192" w:lineRule="exact"/>
              <w:jc w:val="left"/>
              <w:rPr>
                <w:sz w:val="16"/>
              </w:rPr>
            </w:pPr>
            <w:r>
              <w:rPr>
                <w:sz w:val="16"/>
              </w:rPr>
              <w:t>Claude</w:t>
            </w:r>
            <w:r>
              <w:rPr>
                <w:spacing w:val="-6"/>
                <w:sz w:val="16"/>
              </w:rPr>
              <w:t xml:space="preserve"> </w:t>
            </w:r>
            <w:r>
              <w:rPr>
                <w:sz w:val="16"/>
              </w:rPr>
              <w:t>Haiku</w:t>
            </w:r>
            <w:r>
              <w:rPr>
                <w:spacing w:val="-6"/>
                <w:sz w:val="16"/>
              </w:rPr>
              <w:t xml:space="preserve"> </w:t>
            </w:r>
            <w:r>
              <w:rPr>
                <w:spacing w:val="-5"/>
                <w:sz w:val="16"/>
              </w:rPr>
              <w:t>4.5</w:t>
            </w:r>
          </w:p>
        </w:tc>
        <w:tc>
          <w:tcPr>
            <w:tcW w:w="2286" w:type="dxa"/>
            <w:tcBorders>
              <w:bottom w:val="single" w:sz="4" w:space="0" w:color="000000"/>
            </w:tcBorders>
          </w:tcPr>
          <w:p w14:paraId="1F556CB5" w14:textId="77777777" w:rsidR="00EA1924" w:rsidRDefault="00000000">
            <w:pPr>
              <w:pStyle w:val="TableParagraph"/>
              <w:spacing w:line="192" w:lineRule="exact"/>
              <w:ind w:left="119"/>
              <w:jc w:val="left"/>
              <w:rPr>
                <w:sz w:val="16"/>
              </w:rPr>
            </w:pPr>
            <w:r>
              <w:rPr>
                <w:sz w:val="16"/>
              </w:rPr>
              <w:t>API,</w:t>
            </w:r>
            <w:r>
              <w:rPr>
                <w:spacing w:val="-8"/>
                <w:sz w:val="16"/>
              </w:rPr>
              <w:t xml:space="preserve"> </w:t>
            </w:r>
            <w:r>
              <w:rPr>
                <w:sz w:val="16"/>
              </w:rPr>
              <w:t>reasoning</w:t>
            </w:r>
            <w:r>
              <w:rPr>
                <w:spacing w:val="-8"/>
                <w:sz w:val="16"/>
              </w:rPr>
              <w:t xml:space="preserve"> </w:t>
            </w:r>
            <w:r>
              <w:rPr>
                <w:spacing w:val="-2"/>
                <w:sz w:val="16"/>
              </w:rPr>
              <w:t>enabled</w:t>
            </w:r>
          </w:p>
        </w:tc>
        <w:tc>
          <w:tcPr>
            <w:tcW w:w="806" w:type="dxa"/>
            <w:tcBorders>
              <w:bottom w:val="single" w:sz="4" w:space="0" w:color="000000"/>
            </w:tcBorders>
          </w:tcPr>
          <w:p w14:paraId="2B382EED" w14:textId="77777777" w:rsidR="00EA1924" w:rsidRDefault="00000000">
            <w:pPr>
              <w:pStyle w:val="TableParagraph"/>
              <w:spacing w:line="192" w:lineRule="exact"/>
              <w:rPr>
                <w:sz w:val="16"/>
              </w:rPr>
            </w:pPr>
            <w:r>
              <w:rPr>
                <w:spacing w:val="-2"/>
                <w:sz w:val="16"/>
              </w:rPr>
              <w:t>28.781</w:t>
            </w:r>
          </w:p>
        </w:tc>
        <w:tc>
          <w:tcPr>
            <w:tcW w:w="678" w:type="dxa"/>
            <w:tcBorders>
              <w:bottom w:val="single" w:sz="4" w:space="0" w:color="000000"/>
            </w:tcBorders>
          </w:tcPr>
          <w:p w14:paraId="256D0567" w14:textId="77777777" w:rsidR="00EA1924" w:rsidRDefault="00000000">
            <w:pPr>
              <w:pStyle w:val="TableParagraph"/>
              <w:spacing w:line="192" w:lineRule="exact"/>
              <w:ind w:left="1" w:right="1"/>
              <w:rPr>
                <w:sz w:val="16"/>
              </w:rPr>
            </w:pPr>
            <w:r>
              <w:rPr>
                <w:spacing w:val="-2"/>
                <w:sz w:val="16"/>
              </w:rPr>
              <w:t>46.822</w:t>
            </w:r>
          </w:p>
        </w:tc>
        <w:tc>
          <w:tcPr>
            <w:tcW w:w="678" w:type="dxa"/>
            <w:tcBorders>
              <w:bottom w:val="single" w:sz="4" w:space="0" w:color="000000"/>
            </w:tcBorders>
          </w:tcPr>
          <w:p w14:paraId="627508F2" w14:textId="77777777" w:rsidR="00EA1924" w:rsidRDefault="00000000">
            <w:pPr>
              <w:pStyle w:val="TableParagraph"/>
              <w:spacing w:line="192" w:lineRule="exact"/>
              <w:ind w:right="1"/>
              <w:rPr>
                <w:sz w:val="16"/>
              </w:rPr>
            </w:pPr>
            <w:r>
              <w:rPr>
                <w:spacing w:val="-2"/>
                <w:sz w:val="16"/>
              </w:rPr>
              <w:t>57.556</w:t>
            </w:r>
          </w:p>
        </w:tc>
        <w:tc>
          <w:tcPr>
            <w:tcW w:w="820" w:type="dxa"/>
            <w:tcBorders>
              <w:bottom w:val="single" w:sz="4" w:space="0" w:color="000000"/>
            </w:tcBorders>
          </w:tcPr>
          <w:p w14:paraId="3EE52586" w14:textId="77777777" w:rsidR="00EA1924" w:rsidRDefault="00000000">
            <w:pPr>
              <w:pStyle w:val="TableParagraph"/>
              <w:spacing w:line="192" w:lineRule="exact"/>
              <w:ind w:left="260"/>
              <w:jc w:val="left"/>
              <w:rPr>
                <w:sz w:val="16"/>
              </w:rPr>
            </w:pPr>
            <w:r>
              <w:rPr>
                <w:spacing w:val="-5"/>
                <w:sz w:val="16"/>
              </w:rPr>
              <w:t>33</w:t>
            </w:r>
          </w:p>
        </w:tc>
        <w:tc>
          <w:tcPr>
            <w:tcW w:w="1056" w:type="dxa"/>
            <w:tcBorders>
              <w:bottom w:val="single" w:sz="4" w:space="0" w:color="000000"/>
            </w:tcBorders>
          </w:tcPr>
          <w:p w14:paraId="77DD57F3" w14:textId="77777777" w:rsidR="00EA1924" w:rsidRDefault="00000000">
            <w:pPr>
              <w:pStyle w:val="TableParagraph"/>
              <w:spacing w:line="192" w:lineRule="exact"/>
              <w:ind w:right="19"/>
              <w:rPr>
                <w:sz w:val="16"/>
              </w:rPr>
            </w:pPr>
            <w:r>
              <w:rPr>
                <w:spacing w:val="-10"/>
                <w:sz w:val="16"/>
              </w:rPr>
              <w:t>3</w:t>
            </w:r>
          </w:p>
        </w:tc>
      </w:tr>
      <w:tr w:rsidR="00EA1924" w14:paraId="0D84C601" w14:textId="77777777">
        <w:trPr>
          <w:trHeight w:val="232"/>
        </w:trPr>
        <w:tc>
          <w:tcPr>
            <w:tcW w:w="1793" w:type="dxa"/>
          </w:tcPr>
          <w:p w14:paraId="3D9CF66B" w14:textId="77777777" w:rsidR="00EA1924" w:rsidRDefault="00000000">
            <w:pPr>
              <w:pStyle w:val="TableParagraph"/>
              <w:spacing w:before="29" w:line="177" w:lineRule="exact"/>
              <w:jc w:val="left"/>
              <w:rPr>
                <w:sz w:val="16"/>
              </w:rPr>
            </w:pPr>
            <w:r>
              <w:rPr>
                <w:sz w:val="16"/>
              </w:rPr>
              <w:t>Claude</w:t>
            </w:r>
            <w:r>
              <w:rPr>
                <w:spacing w:val="-6"/>
                <w:sz w:val="16"/>
              </w:rPr>
              <w:t xml:space="preserve"> </w:t>
            </w:r>
            <w:r>
              <w:rPr>
                <w:sz w:val="16"/>
              </w:rPr>
              <w:t>Fable</w:t>
            </w:r>
            <w:r>
              <w:rPr>
                <w:spacing w:val="-5"/>
                <w:sz w:val="16"/>
              </w:rPr>
              <w:t xml:space="preserve"> </w:t>
            </w:r>
            <w:r>
              <w:rPr>
                <w:spacing w:val="-10"/>
                <w:sz w:val="16"/>
              </w:rPr>
              <w:t>5</w:t>
            </w:r>
          </w:p>
        </w:tc>
        <w:tc>
          <w:tcPr>
            <w:tcW w:w="2286" w:type="dxa"/>
          </w:tcPr>
          <w:p w14:paraId="49A63C97" w14:textId="77777777" w:rsidR="00EA1924" w:rsidRDefault="00000000">
            <w:pPr>
              <w:pStyle w:val="TableParagraph"/>
              <w:spacing w:before="29" w:line="177" w:lineRule="exact"/>
              <w:ind w:left="119"/>
              <w:jc w:val="left"/>
              <w:rPr>
                <w:sz w:val="16"/>
              </w:rPr>
            </w:pPr>
            <w:r>
              <w:rPr>
                <w:sz w:val="16"/>
              </w:rPr>
              <w:t>API,</w:t>
            </w:r>
            <w:r>
              <w:rPr>
                <w:spacing w:val="-8"/>
                <w:sz w:val="16"/>
              </w:rPr>
              <w:t xml:space="preserve"> </w:t>
            </w:r>
            <w:r>
              <w:rPr>
                <w:sz w:val="16"/>
              </w:rPr>
              <w:t>reasoning</w:t>
            </w:r>
            <w:r>
              <w:rPr>
                <w:spacing w:val="-8"/>
                <w:sz w:val="16"/>
              </w:rPr>
              <w:t xml:space="preserve"> </w:t>
            </w:r>
            <w:r>
              <w:rPr>
                <w:spacing w:val="-2"/>
                <w:sz w:val="16"/>
              </w:rPr>
              <w:t>enabled</w:t>
            </w:r>
          </w:p>
        </w:tc>
        <w:tc>
          <w:tcPr>
            <w:tcW w:w="4038" w:type="dxa"/>
            <w:gridSpan w:val="5"/>
          </w:tcPr>
          <w:p w14:paraId="096F4A5F" w14:textId="77777777" w:rsidR="00EA1924" w:rsidRDefault="00000000">
            <w:pPr>
              <w:pStyle w:val="TableParagraph"/>
              <w:spacing w:before="35" w:line="172" w:lineRule="exact"/>
              <w:ind w:left="119"/>
              <w:jc w:val="left"/>
              <w:rPr>
                <w:i/>
                <w:sz w:val="16"/>
              </w:rPr>
            </w:pPr>
            <w:r>
              <w:rPr>
                <w:i/>
                <w:sz w:val="16"/>
              </w:rPr>
              <w:t>no</w:t>
            </w:r>
            <w:r>
              <w:rPr>
                <w:i/>
                <w:spacing w:val="-6"/>
                <w:sz w:val="16"/>
              </w:rPr>
              <w:t xml:space="preserve"> </w:t>
            </w:r>
            <w:r>
              <w:rPr>
                <w:i/>
                <w:sz w:val="16"/>
              </w:rPr>
              <w:t>equation</w:t>
            </w:r>
            <w:r>
              <w:rPr>
                <w:i/>
                <w:spacing w:val="-6"/>
                <w:sz w:val="16"/>
              </w:rPr>
              <w:t xml:space="preserve"> </w:t>
            </w:r>
            <w:r>
              <w:rPr>
                <w:i/>
                <w:sz w:val="16"/>
              </w:rPr>
              <w:t>returned</w:t>
            </w:r>
            <w:r>
              <w:rPr>
                <w:i/>
                <w:spacing w:val="-6"/>
                <w:sz w:val="16"/>
              </w:rPr>
              <w:t xml:space="preserve"> </w:t>
            </w:r>
            <w:r>
              <w:rPr>
                <w:i/>
                <w:sz w:val="16"/>
              </w:rPr>
              <w:t>(1,600</w:t>
            </w:r>
            <w:r>
              <w:rPr>
                <w:i/>
                <w:spacing w:val="-6"/>
                <w:sz w:val="16"/>
              </w:rPr>
              <w:t xml:space="preserve"> </w:t>
            </w:r>
            <w:r>
              <w:rPr>
                <w:i/>
                <w:sz w:val="16"/>
              </w:rPr>
              <w:t>and</w:t>
            </w:r>
            <w:r>
              <w:rPr>
                <w:i/>
                <w:spacing w:val="-6"/>
                <w:sz w:val="16"/>
              </w:rPr>
              <w:t xml:space="preserve"> </w:t>
            </w:r>
            <w:r>
              <w:rPr>
                <w:i/>
                <w:sz w:val="16"/>
              </w:rPr>
              <w:t>78,000</w:t>
            </w:r>
            <w:r>
              <w:rPr>
                <w:i/>
                <w:spacing w:val="-5"/>
                <w:sz w:val="16"/>
              </w:rPr>
              <w:t xml:space="preserve"> </w:t>
            </w:r>
            <w:r>
              <w:rPr>
                <w:i/>
                <w:sz w:val="16"/>
              </w:rPr>
              <w:t>completion</w:t>
            </w:r>
            <w:r>
              <w:rPr>
                <w:i/>
                <w:spacing w:val="-6"/>
                <w:sz w:val="16"/>
              </w:rPr>
              <w:t xml:space="preserve"> </w:t>
            </w:r>
            <w:r>
              <w:rPr>
                <w:i/>
                <w:spacing w:val="-2"/>
                <w:sz w:val="16"/>
              </w:rPr>
              <w:t>tokens)</w:t>
            </w:r>
          </w:p>
        </w:tc>
      </w:tr>
      <w:tr w:rsidR="00EA1924" w14:paraId="6BD9EE35" w14:textId="77777777">
        <w:trPr>
          <w:trHeight w:val="234"/>
        </w:trPr>
        <w:tc>
          <w:tcPr>
            <w:tcW w:w="1793" w:type="dxa"/>
            <w:tcBorders>
              <w:bottom w:val="single" w:sz="8" w:space="0" w:color="000000"/>
            </w:tcBorders>
          </w:tcPr>
          <w:p w14:paraId="39ACBD46" w14:textId="77777777" w:rsidR="00EA1924" w:rsidRDefault="00000000">
            <w:pPr>
              <w:pStyle w:val="TableParagraph"/>
              <w:spacing w:line="191" w:lineRule="exact"/>
              <w:jc w:val="left"/>
              <w:rPr>
                <w:sz w:val="16"/>
              </w:rPr>
            </w:pPr>
            <w:r>
              <w:rPr>
                <w:sz w:val="16"/>
              </w:rPr>
              <w:t>DeepSeek</w:t>
            </w:r>
            <w:r>
              <w:rPr>
                <w:spacing w:val="-6"/>
                <w:sz w:val="16"/>
              </w:rPr>
              <w:t xml:space="preserve"> </w:t>
            </w:r>
            <w:r>
              <w:rPr>
                <w:sz w:val="16"/>
              </w:rPr>
              <w:t>V4</w:t>
            </w:r>
            <w:r>
              <w:rPr>
                <w:spacing w:val="-5"/>
                <w:sz w:val="16"/>
              </w:rPr>
              <w:t xml:space="preserve"> Pro</w:t>
            </w:r>
          </w:p>
        </w:tc>
        <w:tc>
          <w:tcPr>
            <w:tcW w:w="2286" w:type="dxa"/>
            <w:tcBorders>
              <w:bottom w:val="single" w:sz="8" w:space="0" w:color="000000"/>
            </w:tcBorders>
          </w:tcPr>
          <w:p w14:paraId="32E60703" w14:textId="77777777" w:rsidR="00EA1924" w:rsidRDefault="00000000">
            <w:pPr>
              <w:pStyle w:val="TableParagraph"/>
              <w:spacing w:line="191" w:lineRule="exact"/>
              <w:ind w:left="119"/>
              <w:jc w:val="left"/>
              <w:rPr>
                <w:sz w:val="16"/>
              </w:rPr>
            </w:pPr>
            <w:r>
              <w:rPr>
                <w:sz w:val="16"/>
              </w:rPr>
              <w:t>API,</w:t>
            </w:r>
            <w:r>
              <w:rPr>
                <w:spacing w:val="-8"/>
                <w:sz w:val="16"/>
              </w:rPr>
              <w:t xml:space="preserve"> </w:t>
            </w:r>
            <w:r>
              <w:rPr>
                <w:sz w:val="16"/>
              </w:rPr>
              <w:t>reasoning</w:t>
            </w:r>
            <w:r>
              <w:rPr>
                <w:spacing w:val="-8"/>
                <w:sz w:val="16"/>
              </w:rPr>
              <w:t xml:space="preserve"> </w:t>
            </w:r>
            <w:r>
              <w:rPr>
                <w:spacing w:val="-2"/>
                <w:sz w:val="16"/>
              </w:rPr>
              <w:t>enabled</w:t>
            </w:r>
          </w:p>
        </w:tc>
        <w:tc>
          <w:tcPr>
            <w:tcW w:w="4038" w:type="dxa"/>
            <w:gridSpan w:val="5"/>
            <w:tcBorders>
              <w:bottom w:val="single" w:sz="8" w:space="0" w:color="000000"/>
            </w:tcBorders>
          </w:tcPr>
          <w:p w14:paraId="3DA7DD19" w14:textId="77777777" w:rsidR="00EA1924" w:rsidRDefault="00000000">
            <w:pPr>
              <w:pStyle w:val="TableParagraph"/>
              <w:spacing w:line="190" w:lineRule="exact"/>
              <w:ind w:left="159"/>
              <w:jc w:val="left"/>
              <w:rPr>
                <w:i/>
                <w:sz w:val="16"/>
              </w:rPr>
            </w:pPr>
            <w:r>
              <w:rPr>
                <w:i/>
                <w:sz w:val="16"/>
              </w:rPr>
              <w:t>no</w:t>
            </w:r>
            <w:r>
              <w:rPr>
                <w:i/>
                <w:spacing w:val="-6"/>
                <w:sz w:val="16"/>
              </w:rPr>
              <w:t xml:space="preserve"> </w:t>
            </w:r>
            <w:r>
              <w:rPr>
                <w:i/>
                <w:sz w:val="16"/>
              </w:rPr>
              <w:t>equation</w:t>
            </w:r>
            <w:r>
              <w:rPr>
                <w:i/>
                <w:spacing w:val="-6"/>
                <w:sz w:val="16"/>
              </w:rPr>
              <w:t xml:space="preserve"> </w:t>
            </w:r>
            <w:r>
              <w:rPr>
                <w:i/>
                <w:sz w:val="16"/>
              </w:rPr>
              <w:t>returned</w:t>
            </w:r>
            <w:r>
              <w:rPr>
                <w:i/>
                <w:spacing w:val="-6"/>
                <w:sz w:val="16"/>
              </w:rPr>
              <w:t xml:space="preserve"> </w:t>
            </w:r>
            <w:r>
              <w:rPr>
                <w:i/>
                <w:sz w:val="16"/>
              </w:rPr>
              <w:t>(2,400</w:t>
            </w:r>
            <w:r>
              <w:rPr>
                <w:i/>
                <w:spacing w:val="-5"/>
                <w:sz w:val="16"/>
              </w:rPr>
              <w:t xml:space="preserve"> </w:t>
            </w:r>
            <w:r>
              <w:rPr>
                <w:i/>
                <w:sz w:val="16"/>
              </w:rPr>
              <w:t>and</w:t>
            </w:r>
            <w:r>
              <w:rPr>
                <w:i/>
                <w:spacing w:val="-6"/>
                <w:sz w:val="16"/>
              </w:rPr>
              <w:t xml:space="preserve"> </w:t>
            </w:r>
            <w:r>
              <w:rPr>
                <w:i/>
                <w:sz w:val="16"/>
              </w:rPr>
              <w:t>8,000</w:t>
            </w:r>
            <w:r>
              <w:rPr>
                <w:i/>
                <w:spacing w:val="-6"/>
                <w:sz w:val="16"/>
              </w:rPr>
              <w:t xml:space="preserve"> </w:t>
            </w:r>
            <w:r>
              <w:rPr>
                <w:i/>
                <w:sz w:val="16"/>
              </w:rPr>
              <w:t>completion</w:t>
            </w:r>
            <w:r>
              <w:rPr>
                <w:i/>
                <w:spacing w:val="-5"/>
                <w:sz w:val="16"/>
              </w:rPr>
              <w:t xml:space="preserve"> </w:t>
            </w:r>
            <w:r>
              <w:rPr>
                <w:i/>
                <w:spacing w:val="-2"/>
                <w:sz w:val="16"/>
              </w:rPr>
              <w:t>tokens)</w:t>
            </w:r>
          </w:p>
        </w:tc>
      </w:tr>
    </w:tbl>
    <w:p w14:paraId="22945733" w14:textId="77777777" w:rsidR="00EA1924" w:rsidRDefault="00EA1924">
      <w:pPr>
        <w:pStyle w:val="BodyText"/>
        <w:spacing w:before="86"/>
      </w:pPr>
    </w:p>
    <w:p w14:paraId="2FE20164" w14:textId="77777777" w:rsidR="00EA1924" w:rsidRDefault="00000000">
      <w:pPr>
        <w:tabs>
          <w:tab w:val="left" w:pos="10859"/>
        </w:tabs>
        <w:spacing w:before="1"/>
        <w:ind w:left="2761"/>
        <w:rPr>
          <w:rFonts w:ascii="Trebuchet MS"/>
          <w:sz w:val="10"/>
        </w:rPr>
      </w:pPr>
      <w:r>
        <w:rPr>
          <w:sz w:val="20"/>
        </w:rPr>
        <w:t>Unaided,</w:t>
      </w:r>
      <w:r>
        <w:rPr>
          <w:spacing w:val="-6"/>
          <w:sz w:val="20"/>
        </w:rPr>
        <w:t xml:space="preserve"> </w:t>
      </w:r>
      <w:r>
        <w:rPr>
          <w:sz w:val="20"/>
        </w:rPr>
        <w:t>no</w:t>
      </w:r>
      <w:r>
        <w:rPr>
          <w:spacing w:val="-5"/>
          <w:sz w:val="20"/>
        </w:rPr>
        <w:t xml:space="preserve"> </w:t>
      </w:r>
      <w:r>
        <w:rPr>
          <w:sz w:val="20"/>
        </w:rPr>
        <w:t>model</w:t>
      </w:r>
      <w:r>
        <w:rPr>
          <w:spacing w:val="-6"/>
          <w:sz w:val="20"/>
        </w:rPr>
        <w:t xml:space="preserve"> </w:t>
      </w:r>
      <w:r>
        <w:rPr>
          <w:sz w:val="20"/>
        </w:rPr>
        <w:t>is</w:t>
      </w:r>
      <w:r>
        <w:rPr>
          <w:spacing w:val="-5"/>
          <w:sz w:val="20"/>
        </w:rPr>
        <w:t xml:space="preserve"> </w:t>
      </w:r>
      <w:r>
        <w:rPr>
          <w:spacing w:val="-2"/>
          <w:sz w:val="20"/>
        </w:rPr>
        <w:t>competitive.</w:t>
      </w:r>
      <w:r>
        <w:rPr>
          <w:rFonts w:ascii="Times New Roman"/>
          <w:sz w:val="20"/>
        </w:rPr>
        <w:tab/>
      </w:r>
      <w:r>
        <w:rPr>
          <w:rFonts w:ascii="Trebuchet MS"/>
          <w:spacing w:val="-5"/>
          <w:sz w:val="10"/>
        </w:rPr>
        <w:t>640</w:t>
      </w:r>
    </w:p>
    <w:p w14:paraId="0C5C2635" w14:textId="77777777" w:rsidR="00EA1924" w:rsidRDefault="00000000">
      <w:pPr>
        <w:tabs>
          <w:tab w:val="left" w:pos="10859"/>
        </w:tabs>
        <w:spacing w:before="89"/>
        <w:ind w:left="3187"/>
        <w:rPr>
          <w:rFonts w:ascii="Trebuchet MS"/>
          <w:sz w:val="10"/>
        </w:rPr>
      </w:pPr>
      <w:r>
        <w:rPr>
          <w:spacing w:val="-2"/>
          <w:sz w:val="20"/>
        </w:rPr>
        <w:t>The</w:t>
      </w:r>
      <w:r>
        <w:rPr>
          <w:spacing w:val="-4"/>
          <w:sz w:val="20"/>
        </w:rPr>
        <w:t xml:space="preserve"> </w:t>
      </w:r>
      <w:r>
        <w:rPr>
          <w:spacing w:val="-2"/>
          <w:sz w:val="20"/>
        </w:rPr>
        <w:t>best</w:t>
      </w:r>
      <w:r>
        <w:rPr>
          <w:spacing w:val="-3"/>
          <w:sz w:val="20"/>
        </w:rPr>
        <w:t xml:space="preserve"> </w:t>
      </w:r>
      <w:r>
        <w:rPr>
          <w:spacing w:val="-2"/>
          <w:sz w:val="20"/>
        </w:rPr>
        <w:t>equation</w:t>
      </w:r>
      <w:r>
        <w:rPr>
          <w:spacing w:val="-3"/>
          <w:sz w:val="20"/>
        </w:rPr>
        <w:t xml:space="preserve"> </w:t>
      </w:r>
      <w:r>
        <w:rPr>
          <w:spacing w:val="-2"/>
          <w:sz w:val="20"/>
        </w:rPr>
        <w:t>produced</w:t>
      </w:r>
      <w:r>
        <w:rPr>
          <w:spacing w:val="-3"/>
          <w:sz w:val="20"/>
        </w:rPr>
        <w:t xml:space="preserve"> </w:t>
      </w:r>
      <w:r>
        <w:rPr>
          <w:spacing w:val="-2"/>
          <w:sz w:val="20"/>
        </w:rPr>
        <w:t>by</w:t>
      </w:r>
      <w:r>
        <w:rPr>
          <w:spacing w:val="-3"/>
          <w:sz w:val="20"/>
        </w:rPr>
        <w:t xml:space="preserve"> </w:t>
      </w:r>
      <w:r>
        <w:rPr>
          <w:spacing w:val="-2"/>
          <w:sz w:val="20"/>
        </w:rPr>
        <w:t>a</w:t>
      </w:r>
      <w:r>
        <w:rPr>
          <w:spacing w:val="-3"/>
          <w:sz w:val="20"/>
        </w:rPr>
        <w:t xml:space="preserve"> </w:t>
      </w:r>
      <w:r>
        <w:rPr>
          <w:spacing w:val="-2"/>
          <w:sz w:val="20"/>
        </w:rPr>
        <w:t>model</w:t>
      </w:r>
      <w:r>
        <w:rPr>
          <w:spacing w:val="-3"/>
          <w:sz w:val="20"/>
        </w:rPr>
        <w:t xml:space="preserve"> </w:t>
      </w:r>
      <w:r>
        <w:rPr>
          <w:spacing w:val="-2"/>
          <w:sz w:val="20"/>
        </w:rPr>
        <w:t>reasoning</w:t>
      </w:r>
      <w:r>
        <w:rPr>
          <w:spacing w:val="-3"/>
          <w:sz w:val="20"/>
        </w:rPr>
        <w:t xml:space="preserve"> </w:t>
      </w:r>
      <w:r>
        <w:rPr>
          <w:spacing w:val="-2"/>
          <w:sz w:val="20"/>
        </w:rPr>
        <w:t>from</w:t>
      </w:r>
      <w:r>
        <w:rPr>
          <w:spacing w:val="-3"/>
          <w:sz w:val="20"/>
        </w:rPr>
        <w:t xml:space="preserve"> </w:t>
      </w:r>
      <w:r>
        <w:rPr>
          <w:spacing w:val="-2"/>
          <w:sz w:val="20"/>
        </w:rPr>
        <w:t>the</w:t>
      </w:r>
      <w:r>
        <w:rPr>
          <w:spacing w:val="-3"/>
          <w:sz w:val="20"/>
        </w:rPr>
        <w:t xml:space="preserve"> </w:t>
      </w:r>
      <w:r>
        <w:rPr>
          <w:spacing w:val="-2"/>
          <w:sz w:val="20"/>
        </w:rPr>
        <w:t>numbers</w:t>
      </w:r>
      <w:r>
        <w:rPr>
          <w:spacing w:val="-3"/>
          <w:sz w:val="20"/>
        </w:rPr>
        <w:t xml:space="preserve"> </w:t>
      </w:r>
      <w:r>
        <w:rPr>
          <w:spacing w:val="-2"/>
          <w:sz w:val="20"/>
        </w:rPr>
        <w:t>alone</w:t>
      </w:r>
      <w:r>
        <w:rPr>
          <w:spacing w:val="-4"/>
          <w:sz w:val="20"/>
        </w:rPr>
        <w:t xml:space="preserve"> </w:t>
      </w:r>
      <w:r>
        <w:rPr>
          <w:spacing w:val="-2"/>
          <w:sz w:val="20"/>
        </w:rPr>
        <w:t>is</w:t>
      </w:r>
      <w:r>
        <w:rPr>
          <w:spacing w:val="-3"/>
          <w:sz w:val="20"/>
        </w:rPr>
        <w:t xml:space="preserve"> </w:t>
      </w:r>
      <w:r>
        <w:rPr>
          <w:spacing w:val="-2"/>
          <w:sz w:val="20"/>
        </w:rPr>
        <w:t>GPT-</w:t>
      </w:r>
      <w:r>
        <w:rPr>
          <w:spacing w:val="-5"/>
          <w:sz w:val="20"/>
        </w:rPr>
        <w:t>5.6</w:t>
      </w:r>
      <w:r>
        <w:rPr>
          <w:rFonts w:ascii="Times New Roman"/>
          <w:sz w:val="20"/>
        </w:rPr>
        <w:tab/>
      </w:r>
      <w:r>
        <w:rPr>
          <w:rFonts w:ascii="Trebuchet MS"/>
          <w:spacing w:val="-5"/>
          <w:sz w:val="10"/>
        </w:rPr>
        <w:t>641</w:t>
      </w:r>
    </w:p>
    <w:p w14:paraId="463280AB" w14:textId="77777777" w:rsidR="00EA1924" w:rsidRDefault="00000000">
      <w:pPr>
        <w:tabs>
          <w:tab w:val="left" w:pos="10859"/>
        </w:tabs>
        <w:spacing w:before="30"/>
        <w:ind w:left="2761"/>
        <w:rPr>
          <w:rFonts w:ascii="Trebuchet MS" w:hAnsi="Trebuchet MS"/>
          <w:sz w:val="10"/>
        </w:rPr>
      </w:pPr>
      <w:r>
        <w:rPr>
          <w:sz w:val="20"/>
        </w:rPr>
        <w:t>Sol’s,</w:t>
      </w:r>
      <w:r>
        <w:rPr>
          <w:spacing w:val="30"/>
          <w:sz w:val="20"/>
        </w:rPr>
        <w:t xml:space="preserve"> </w:t>
      </w:r>
      <w:r>
        <w:rPr>
          <w:sz w:val="20"/>
        </w:rPr>
        <w:t>at</w:t>
      </w:r>
      <w:r>
        <w:rPr>
          <w:spacing w:val="25"/>
          <w:sz w:val="20"/>
        </w:rPr>
        <w:t xml:space="preserve"> </w:t>
      </w:r>
      <w:r>
        <w:rPr>
          <w:sz w:val="20"/>
        </w:rPr>
        <w:t>median</w:t>
      </w:r>
      <w:r>
        <w:rPr>
          <w:spacing w:val="25"/>
          <w:sz w:val="20"/>
        </w:rPr>
        <w:t xml:space="preserve"> </w:t>
      </w:r>
      <w:r>
        <w:rPr>
          <w:sz w:val="20"/>
        </w:rPr>
        <w:t>3.070</w:t>
      </w:r>
      <w:r>
        <w:rPr>
          <w:spacing w:val="29"/>
          <w:sz w:val="20"/>
        </w:rPr>
        <w:t xml:space="preserve"> </w:t>
      </w:r>
      <w:r>
        <w:rPr>
          <w:rFonts w:ascii="Calibri" w:hAnsi="Calibri"/>
          <w:sz w:val="20"/>
        </w:rPr>
        <w:t>∆</w:t>
      </w:r>
      <w:r>
        <w:rPr>
          <w:i/>
          <w:sz w:val="20"/>
        </w:rPr>
        <w:t>E</w:t>
      </w:r>
      <w:r>
        <w:rPr>
          <w:sz w:val="20"/>
          <w:vertAlign w:val="subscript"/>
        </w:rPr>
        <w:t>00</w:t>
      </w:r>
      <w:r>
        <w:rPr>
          <w:sz w:val="20"/>
        </w:rPr>
        <w:t>,</w:t>
      </w:r>
      <w:r>
        <w:rPr>
          <w:spacing w:val="31"/>
          <w:sz w:val="20"/>
        </w:rPr>
        <w:t xml:space="preserve"> </w:t>
      </w:r>
      <w:r>
        <w:rPr>
          <w:sz w:val="20"/>
        </w:rPr>
        <w:t>13</w:t>
      </w:r>
      <w:r>
        <w:rPr>
          <w:rFonts w:ascii="Libertinus Sans" w:hAnsi="Libertinus Sans"/>
          <w:i/>
          <w:sz w:val="20"/>
        </w:rPr>
        <w:t>×</w:t>
      </w:r>
      <w:r>
        <w:rPr>
          <w:rFonts w:ascii="Libertinus Sans" w:hAnsi="Libertinus Sans"/>
          <w:i/>
          <w:spacing w:val="29"/>
          <w:sz w:val="20"/>
        </w:rPr>
        <w:t xml:space="preserve"> </w:t>
      </w:r>
      <w:r>
        <w:rPr>
          <w:sz w:val="20"/>
        </w:rPr>
        <w:t>worse</w:t>
      </w:r>
      <w:r>
        <w:rPr>
          <w:spacing w:val="25"/>
          <w:sz w:val="20"/>
        </w:rPr>
        <w:t xml:space="preserve"> </w:t>
      </w:r>
      <w:r>
        <w:rPr>
          <w:sz w:val="20"/>
        </w:rPr>
        <w:t>than</w:t>
      </w:r>
      <w:r>
        <w:rPr>
          <w:spacing w:val="25"/>
          <w:sz w:val="20"/>
        </w:rPr>
        <w:t xml:space="preserve"> </w:t>
      </w:r>
      <w:r>
        <w:rPr>
          <w:sz w:val="20"/>
        </w:rPr>
        <w:t>the</w:t>
      </w:r>
      <w:r>
        <w:rPr>
          <w:spacing w:val="26"/>
          <w:sz w:val="20"/>
        </w:rPr>
        <w:t xml:space="preserve"> </w:t>
      </w:r>
      <w:r>
        <w:rPr>
          <w:sz w:val="20"/>
        </w:rPr>
        <w:t>least-squares</w:t>
      </w:r>
      <w:r>
        <w:rPr>
          <w:spacing w:val="25"/>
          <w:sz w:val="20"/>
        </w:rPr>
        <w:t xml:space="preserve"> </w:t>
      </w:r>
      <w:r>
        <w:rPr>
          <w:sz w:val="20"/>
        </w:rPr>
        <w:t>cubic</w:t>
      </w:r>
      <w:r>
        <w:rPr>
          <w:spacing w:val="26"/>
          <w:sz w:val="20"/>
        </w:rPr>
        <w:t xml:space="preserve"> </w:t>
      </w:r>
      <w:r>
        <w:rPr>
          <w:sz w:val="20"/>
        </w:rPr>
        <w:t>fitted</w:t>
      </w:r>
      <w:r>
        <w:rPr>
          <w:spacing w:val="25"/>
          <w:sz w:val="20"/>
        </w:rPr>
        <w:t xml:space="preserve"> </w:t>
      </w:r>
      <w:r>
        <w:rPr>
          <w:sz w:val="20"/>
        </w:rPr>
        <w:t>on</w:t>
      </w:r>
      <w:r>
        <w:rPr>
          <w:spacing w:val="26"/>
          <w:sz w:val="20"/>
        </w:rPr>
        <w:t xml:space="preserve"> </w:t>
      </w:r>
      <w:r>
        <w:rPr>
          <w:sz w:val="20"/>
        </w:rPr>
        <w:t>the</w:t>
      </w:r>
      <w:r>
        <w:rPr>
          <w:spacing w:val="25"/>
          <w:sz w:val="20"/>
        </w:rPr>
        <w:t xml:space="preserve"> </w:t>
      </w:r>
      <w:r>
        <w:rPr>
          <w:spacing w:val="-4"/>
          <w:sz w:val="20"/>
        </w:rPr>
        <w:t>same</w:t>
      </w:r>
      <w:r>
        <w:rPr>
          <w:rFonts w:ascii="Times New Roman" w:hAnsi="Times New Roman"/>
          <w:sz w:val="20"/>
        </w:rPr>
        <w:tab/>
      </w:r>
      <w:r>
        <w:rPr>
          <w:rFonts w:ascii="Trebuchet MS" w:hAnsi="Trebuchet MS"/>
          <w:spacing w:val="-5"/>
          <w:sz w:val="10"/>
        </w:rPr>
        <w:t>642</w:t>
      </w:r>
    </w:p>
    <w:p w14:paraId="1A7EE98E" w14:textId="77777777" w:rsidR="00EA1924" w:rsidRDefault="00000000">
      <w:pPr>
        <w:tabs>
          <w:tab w:val="left" w:pos="10859"/>
        </w:tabs>
        <w:spacing w:before="30"/>
        <w:ind w:left="2751"/>
        <w:rPr>
          <w:rFonts w:ascii="Trebuchet MS" w:hAnsi="Trebuchet MS"/>
          <w:sz w:val="10"/>
        </w:rPr>
      </w:pPr>
      <w:r>
        <w:rPr>
          <w:sz w:val="20"/>
        </w:rPr>
        <w:t>150</w:t>
      </w:r>
      <w:r>
        <w:rPr>
          <w:spacing w:val="13"/>
          <w:sz w:val="20"/>
        </w:rPr>
        <w:t xml:space="preserve"> </w:t>
      </w:r>
      <w:r>
        <w:rPr>
          <w:sz w:val="20"/>
        </w:rPr>
        <w:t>rows</w:t>
      </w:r>
      <w:r>
        <w:rPr>
          <w:spacing w:val="13"/>
          <w:sz w:val="20"/>
        </w:rPr>
        <w:t xml:space="preserve"> </w:t>
      </w:r>
      <w:r>
        <w:rPr>
          <w:sz w:val="20"/>
        </w:rPr>
        <w:t>(0.234),</w:t>
      </w:r>
      <w:r>
        <w:rPr>
          <w:spacing w:val="15"/>
          <w:sz w:val="20"/>
        </w:rPr>
        <w:t xml:space="preserve"> </w:t>
      </w:r>
      <w:r>
        <w:rPr>
          <w:sz w:val="20"/>
        </w:rPr>
        <w:t>with</w:t>
      </w:r>
      <w:r>
        <w:rPr>
          <w:spacing w:val="12"/>
          <w:sz w:val="20"/>
        </w:rPr>
        <w:t xml:space="preserve"> </w:t>
      </w:r>
      <w:r>
        <w:rPr>
          <w:sz w:val="20"/>
        </w:rPr>
        <w:t>a</w:t>
      </w:r>
      <w:r>
        <w:rPr>
          <w:spacing w:val="13"/>
          <w:sz w:val="20"/>
        </w:rPr>
        <w:t xml:space="preserve"> </w:t>
      </w:r>
      <w:r>
        <w:rPr>
          <w:sz w:val="20"/>
        </w:rPr>
        <w:t>maximum</w:t>
      </w:r>
      <w:r>
        <w:rPr>
          <w:spacing w:val="13"/>
          <w:sz w:val="20"/>
        </w:rPr>
        <w:t xml:space="preserve"> </w:t>
      </w:r>
      <w:r>
        <w:rPr>
          <w:sz w:val="20"/>
        </w:rPr>
        <w:t>of</w:t>
      </w:r>
      <w:r>
        <w:rPr>
          <w:spacing w:val="13"/>
          <w:sz w:val="20"/>
        </w:rPr>
        <w:t xml:space="preserve"> </w:t>
      </w:r>
      <w:r>
        <w:rPr>
          <w:sz w:val="20"/>
        </w:rPr>
        <w:t>10.318</w:t>
      </w:r>
      <w:r>
        <w:rPr>
          <w:spacing w:val="12"/>
          <w:sz w:val="20"/>
        </w:rPr>
        <w:t xml:space="preserve"> </w:t>
      </w:r>
      <w:r>
        <w:rPr>
          <w:sz w:val="20"/>
        </w:rPr>
        <w:t>against</w:t>
      </w:r>
      <w:r>
        <w:rPr>
          <w:spacing w:val="13"/>
          <w:sz w:val="20"/>
        </w:rPr>
        <w:t xml:space="preserve"> </w:t>
      </w:r>
      <w:r>
        <w:rPr>
          <w:sz w:val="20"/>
        </w:rPr>
        <w:t>3.052.</w:t>
      </w:r>
      <w:r>
        <w:rPr>
          <w:spacing w:val="43"/>
          <w:sz w:val="20"/>
        </w:rPr>
        <w:t xml:space="preserve"> </w:t>
      </w:r>
      <w:r>
        <w:rPr>
          <w:sz w:val="20"/>
        </w:rPr>
        <w:t>The</w:t>
      </w:r>
      <w:r>
        <w:rPr>
          <w:spacing w:val="13"/>
          <w:sz w:val="20"/>
        </w:rPr>
        <w:t xml:space="preserve"> </w:t>
      </w:r>
      <w:r>
        <w:rPr>
          <w:sz w:val="20"/>
        </w:rPr>
        <w:t>brief’s</w:t>
      </w:r>
      <w:r>
        <w:rPr>
          <w:spacing w:val="12"/>
          <w:sz w:val="20"/>
        </w:rPr>
        <w:t xml:space="preserve"> </w:t>
      </w:r>
      <w:r>
        <w:rPr>
          <w:sz w:val="20"/>
        </w:rPr>
        <w:t>success</w:t>
      </w:r>
      <w:r>
        <w:rPr>
          <w:spacing w:val="13"/>
          <w:sz w:val="20"/>
        </w:rPr>
        <w:t xml:space="preserve"> </w:t>
      </w:r>
      <w:r>
        <w:rPr>
          <w:spacing w:val="-2"/>
          <w:sz w:val="20"/>
        </w:rPr>
        <w:t>criterion,</w:t>
      </w:r>
      <w:r>
        <w:rPr>
          <w:rFonts w:ascii="Times New Roman" w:hAnsi="Times New Roman"/>
          <w:sz w:val="20"/>
        </w:rPr>
        <w:tab/>
      </w:r>
      <w:r>
        <w:rPr>
          <w:rFonts w:ascii="Trebuchet MS" w:hAnsi="Trebuchet MS"/>
          <w:spacing w:val="-5"/>
          <w:sz w:val="10"/>
        </w:rPr>
        <w:t>643</w:t>
      </w:r>
    </w:p>
    <w:p w14:paraId="11D2A05D" w14:textId="77777777" w:rsidR="00EA1924" w:rsidRDefault="00000000">
      <w:pPr>
        <w:tabs>
          <w:tab w:val="left" w:pos="10859"/>
        </w:tabs>
        <w:spacing w:before="30"/>
        <w:ind w:left="2761"/>
        <w:rPr>
          <w:rFonts w:ascii="Trebuchet MS"/>
          <w:sz w:val="10"/>
        </w:rPr>
      </w:pPr>
      <w:r>
        <w:rPr>
          <w:sz w:val="20"/>
        </w:rPr>
        <w:t>minimizing</w:t>
      </w:r>
      <w:r>
        <w:rPr>
          <w:spacing w:val="-13"/>
          <w:sz w:val="20"/>
        </w:rPr>
        <w:t xml:space="preserve"> </w:t>
      </w:r>
      <w:r>
        <w:rPr>
          <w:sz w:val="20"/>
        </w:rPr>
        <w:t>both</w:t>
      </w:r>
      <w:r>
        <w:rPr>
          <w:spacing w:val="-12"/>
          <w:sz w:val="20"/>
        </w:rPr>
        <w:t xml:space="preserve"> </w:t>
      </w:r>
      <w:r>
        <w:rPr>
          <w:sz w:val="20"/>
        </w:rPr>
        <w:t>average</w:t>
      </w:r>
      <w:r>
        <w:rPr>
          <w:spacing w:val="-12"/>
          <w:sz w:val="20"/>
        </w:rPr>
        <w:t xml:space="preserve"> </w:t>
      </w:r>
      <w:r>
        <w:rPr>
          <w:sz w:val="20"/>
        </w:rPr>
        <w:t>and</w:t>
      </w:r>
      <w:r>
        <w:rPr>
          <w:spacing w:val="-12"/>
          <w:sz w:val="20"/>
        </w:rPr>
        <w:t xml:space="preserve"> </w:t>
      </w:r>
      <w:r>
        <w:rPr>
          <w:sz w:val="20"/>
        </w:rPr>
        <w:t>maximum</w:t>
      </w:r>
      <w:r>
        <w:rPr>
          <w:spacing w:val="-12"/>
          <w:sz w:val="20"/>
        </w:rPr>
        <w:t xml:space="preserve"> </w:t>
      </w:r>
      <w:r>
        <w:rPr>
          <w:sz w:val="20"/>
        </w:rPr>
        <w:t>difference,</w:t>
      </w:r>
      <w:r>
        <w:rPr>
          <w:spacing w:val="-12"/>
          <w:sz w:val="20"/>
        </w:rPr>
        <w:t xml:space="preserve"> </w:t>
      </w:r>
      <w:r>
        <w:rPr>
          <w:sz w:val="20"/>
        </w:rPr>
        <w:t>is</w:t>
      </w:r>
      <w:r>
        <w:rPr>
          <w:spacing w:val="-12"/>
          <w:sz w:val="20"/>
        </w:rPr>
        <w:t xml:space="preserve"> </w:t>
      </w:r>
      <w:r>
        <w:rPr>
          <w:sz w:val="20"/>
        </w:rPr>
        <w:t>not</w:t>
      </w:r>
      <w:r>
        <w:rPr>
          <w:spacing w:val="-13"/>
          <w:sz w:val="20"/>
        </w:rPr>
        <w:t xml:space="preserve"> </w:t>
      </w:r>
      <w:r>
        <w:rPr>
          <w:sz w:val="20"/>
        </w:rPr>
        <w:t>met</w:t>
      </w:r>
      <w:r>
        <w:rPr>
          <w:spacing w:val="-12"/>
          <w:sz w:val="20"/>
        </w:rPr>
        <w:t xml:space="preserve"> </w:t>
      </w:r>
      <w:r>
        <w:rPr>
          <w:sz w:val="20"/>
        </w:rPr>
        <w:t>by</w:t>
      </w:r>
      <w:r>
        <w:rPr>
          <w:spacing w:val="-12"/>
          <w:sz w:val="20"/>
        </w:rPr>
        <w:t xml:space="preserve"> </w:t>
      </w:r>
      <w:r>
        <w:rPr>
          <w:sz w:val="20"/>
        </w:rPr>
        <w:t>any</w:t>
      </w:r>
      <w:r>
        <w:rPr>
          <w:spacing w:val="-12"/>
          <w:sz w:val="20"/>
        </w:rPr>
        <w:t xml:space="preserve"> </w:t>
      </w:r>
      <w:r>
        <w:rPr>
          <w:sz w:val="20"/>
        </w:rPr>
        <w:t>unaided</w:t>
      </w:r>
      <w:r>
        <w:rPr>
          <w:spacing w:val="-12"/>
          <w:sz w:val="20"/>
        </w:rPr>
        <w:t xml:space="preserve"> </w:t>
      </w:r>
      <w:r>
        <w:rPr>
          <w:sz w:val="20"/>
        </w:rPr>
        <w:t>model.</w:t>
      </w:r>
      <w:r>
        <w:rPr>
          <w:spacing w:val="-3"/>
          <w:sz w:val="20"/>
        </w:rPr>
        <w:t xml:space="preserve"> </w:t>
      </w:r>
      <w:r>
        <w:rPr>
          <w:spacing w:val="-5"/>
          <w:sz w:val="20"/>
        </w:rPr>
        <w:t>The</w:t>
      </w:r>
      <w:r>
        <w:rPr>
          <w:rFonts w:ascii="Times New Roman"/>
          <w:sz w:val="20"/>
        </w:rPr>
        <w:tab/>
      </w:r>
      <w:r>
        <w:rPr>
          <w:rFonts w:ascii="Trebuchet MS"/>
          <w:spacing w:val="-5"/>
          <w:sz w:val="10"/>
        </w:rPr>
        <w:t>644</w:t>
      </w:r>
    </w:p>
    <w:p w14:paraId="585ED6F7" w14:textId="77777777" w:rsidR="00EA1924" w:rsidRDefault="00000000">
      <w:pPr>
        <w:tabs>
          <w:tab w:val="left" w:pos="10859"/>
        </w:tabs>
        <w:spacing w:before="30"/>
        <w:ind w:left="2761"/>
        <w:rPr>
          <w:rFonts w:ascii="Trebuchet MS"/>
          <w:sz w:val="10"/>
        </w:rPr>
      </w:pPr>
      <w:r>
        <w:rPr>
          <w:spacing w:val="-4"/>
          <w:sz w:val="20"/>
        </w:rPr>
        <w:t>remaining</w:t>
      </w:r>
      <w:r>
        <w:rPr>
          <w:spacing w:val="-6"/>
          <w:sz w:val="20"/>
        </w:rPr>
        <w:t xml:space="preserve"> </w:t>
      </w:r>
      <w:r>
        <w:rPr>
          <w:spacing w:val="-4"/>
          <w:sz w:val="20"/>
        </w:rPr>
        <w:t>three</w:t>
      </w:r>
      <w:r>
        <w:rPr>
          <w:spacing w:val="-5"/>
          <w:sz w:val="20"/>
        </w:rPr>
        <w:t xml:space="preserve"> </w:t>
      </w:r>
      <w:r>
        <w:rPr>
          <w:spacing w:val="-4"/>
          <w:sz w:val="20"/>
        </w:rPr>
        <w:t>unaided</w:t>
      </w:r>
      <w:r>
        <w:rPr>
          <w:spacing w:val="-5"/>
          <w:sz w:val="20"/>
        </w:rPr>
        <w:t xml:space="preserve"> </w:t>
      </w:r>
      <w:r>
        <w:rPr>
          <w:spacing w:val="-4"/>
          <w:sz w:val="20"/>
        </w:rPr>
        <w:t>answers</w:t>
      </w:r>
      <w:r>
        <w:rPr>
          <w:spacing w:val="-5"/>
          <w:sz w:val="20"/>
        </w:rPr>
        <w:t xml:space="preserve"> </w:t>
      </w:r>
      <w:r>
        <w:rPr>
          <w:spacing w:val="-4"/>
          <w:sz w:val="20"/>
        </w:rPr>
        <w:t>are</w:t>
      </w:r>
      <w:r>
        <w:rPr>
          <w:spacing w:val="-6"/>
          <w:sz w:val="20"/>
        </w:rPr>
        <w:t xml:space="preserve"> </w:t>
      </w:r>
      <w:r>
        <w:rPr>
          <w:spacing w:val="-4"/>
          <w:sz w:val="20"/>
        </w:rPr>
        <w:t>worse</w:t>
      </w:r>
      <w:r>
        <w:rPr>
          <w:spacing w:val="-5"/>
          <w:sz w:val="20"/>
        </w:rPr>
        <w:t xml:space="preserve"> </w:t>
      </w:r>
      <w:r>
        <w:rPr>
          <w:spacing w:val="-4"/>
          <w:sz w:val="20"/>
        </w:rPr>
        <w:t>by</w:t>
      </w:r>
      <w:r>
        <w:rPr>
          <w:spacing w:val="-5"/>
          <w:sz w:val="20"/>
        </w:rPr>
        <w:t xml:space="preserve"> </w:t>
      </w:r>
      <w:r>
        <w:rPr>
          <w:spacing w:val="-4"/>
          <w:sz w:val="20"/>
        </w:rPr>
        <w:t>a</w:t>
      </w:r>
      <w:r>
        <w:rPr>
          <w:spacing w:val="-5"/>
          <w:sz w:val="20"/>
        </w:rPr>
        <w:t xml:space="preserve"> </w:t>
      </w:r>
      <w:r>
        <w:rPr>
          <w:spacing w:val="-4"/>
          <w:sz w:val="20"/>
        </w:rPr>
        <w:t>further</w:t>
      </w:r>
      <w:r>
        <w:rPr>
          <w:spacing w:val="-6"/>
          <w:sz w:val="20"/>
        </w:rPr>
        <w:t xml:space="preserve"> </w:t>
      </w:r>
      <w:r>
        <w:rPr>
          <w:spacing w:val="-4"/>
          <w:sz w:val="20"/>
        </w:rPr>
        <w:t>order</w:t>
      </w:r>
      <w:r>
        <w:rPr>
          <w:spacing w:val="-5"/>
          <w:sz w:val="20"/>
        </w:rPr>
        <w:t xml:space="preserve"> </w:t>
      </w:r>
      <w:r>
        <w:rPr>
          <w:spacing w:val="-4"/>
          <w:sz w:val="20"/>
        </w:rPr>
        <w:t>of</w:t>
      </w:r>
      <w:r>
        <w:rPr>
          <w:spacing w:val="-5"/>
          <w:sz w:val="20"/>
        </w:rPr>
        <w:t xml:space="preserve"> </w:t>
      </w:r>
      <w:r>
        <w:rPr>
          <w:spacing w:val="-4"/>
          <w:sz w:val="20"/>
        </w:rPr>
        <w:t>magnitude,</w:t>
      </w:r>
      <w:r>
        <w:rPr>
          <w:spacing w:val="-3"/>
          <w:sz w:val="20"/>
        </w:rPr>
        <w:t xml:space="preserve"> </w:t>
      </w:r>
      <w:r>
        <w:rPr>
          <w:spacing w:val="-4"/>
          <w:sz w:val="20"/>
        </w:rPr>
        <w:t>and</w:t>
      </w:r>
      <w:r>
        <w:rPr>
          <w:spacing w:val="-5"/>
          <w:sz w:val="20"/>
        </w:rPr>
        <w:t xml:space="preserve"> </w:t>
      </w:r>
      <w:r>
        <w:rPr>
          <w:spacing w:val="-4"/>
          <w:sz w:val="20"/>
        </w:rPr>
        <w:t>inspection</w:t>
      </w:r>
      <w:r>
        <w:rPr>
          <w:rFonts w:ascii="Times New Roman"/>
          <w:sz w:val="20"/>
        </w:rPr>
        <w:tab/>
      </w:r>
      <w:r>
        <w:rPr>
          <w:rFonts w:ascii="Trebuchet MS"/>
          <w:spacing w:val="-5"/>
          <w:sz w:val="10"/>
        </w:rPr>
        <w:t>645</w:t>
      </w:r>
    </w:p>
    <w:p w14:paraId="4969B100" w14:textId="77777777" w:rsidR="00EA1924" w:rsidRDefault="00000000">
      <w:pPr>
        <w:tabs>
          <w:tab w:val="left" w:pos="10859"/>
        </w:tabs>
        <w:spacing w:before="30"/>
        <w:ind w:left="2761"/>
        <w:rPr>
          <w:rFonts w:ascii="Trebuchet MS" w:hAnsi="Trebuchet MS"/>
          <w:sz w:val="10"/>
        </w:rPr>
      </w:pPr>
      <w:r>
        <w:rPr>
          <w:sz w:val="20"/>
        </w:rPr>
        <w:t>shows</w:t>
      </w:r>
      <w:r>
        <w:rPr>
          <w:spacing w:val="3"/>
          <w:sz w:val="20"/>
        </w:rPr>
        <w:t xml:space="preserve"> </w:t>
      </w:r>
      <w:r>
        <w:rPr>
          <w:sz w:val="20"/>
        </w:rPr>
        <w:t>why:</w:t>
      </w:r>
      <w:r>
        <w:rPr>
          <w:spacing w:val="18"/>
          <w:sz w:val="20"/>
        </w:rPr>
        <w:t xml:space="preserve"> </w:t>
      </w:r>
      <w:r>
        <w:rPr>
          <w:sz w:val="20"/>
        </w:rPr>
        <w:t>DeepSeek</w:t>
      </w:r>
      <w:r>
        <w:rPr>
          <w:spacing w:val="4"/>
          <w:sz w:val="20"/>
        </w:rPr>
        <w:t xml:space="preserve"> </w:t>
      </w:r>
      <w:r>
        <w:rPr>
          <w:sz w:val="20"/>
        </w:rPr>
        <w:t>V4</w:t>
      </w:r>
      <w:r>
        <w:rPr>
          <w:spacing w:val="4"/>
          <w:sz w:val="20"/>
        </w:rPr>
        <w:t xml:space="preserve"> </w:t>
      </w:r>
      <w:r>
        <w:rPr>
          <w:sz w:val="20"/>
        </w:rPr>
        <w:t>Pro’s</w:t>
      </w:r>
      <w:r>
        <w:rPr>
          <w:spacing w:val="3"/>
          <w:sz w:val="20"/>
        </w:rPr>
        <w:t xml:space="preserve"> </w:t>
      </w:r>
      <w:r>
        <w:rPr>
          <w:sz w:val="20"/>
        </w:rPr>
        <w:t>cubic</w:t>
      </w:r>
      <w:r>
        <w:rPr>
          <w:spacing w:val="4"/>
          <w:sz w:val="20"/>
        </w:rPr>
        <w:t xml:space="preserve"> </w:t>
      </w:r>
      <w:r>
        <w:rPr>
          <w:sz w:val="20"/>
        </w:rPr>
        <w:t>has</w:t>
      </w:r>
      <w:r>
        <w:rPr>
          <w:spacing w:val="4"/>
          <w:sz w:val="20"/>
        </w:rPr>
        <w:t xml:space="preserve"> </w:t>
      </w:r>
      <w:r>
        <w:rPr>
          <w:sz w:val="20"/>
        </w:rPr>
        <w:t>near-proportional</w:t>
      </w:r>
      <w:r>
        <w:rPr>
          <w:spacing w:val="4"/>
          <w:sz w:val="20"/>
        </w:rPr>
        <w:t xml:space="preserve"> </w:t>
      </w:r>
      <w:r>
        <w:rPr>
          <w:sz w:val="20"/>
        </w:rPr>
        <w:t>coefficients</w:t>
      </w:r>
      <w:r>
        <w:rPr>
          <w:spacing w:val="4"/>
          <w:sz w:val="20"/>
        </w:rPr>
        <w:t xml:space="preserve"> </w:t>
      </w:r>
      <w:r>
        <w:rPr>
          <w:sz w:val="20"/>
        </w:rPr>
        <w:t>across</w:t>
      </w:r>
      <w:r>
        <w:rPr>
          <w:spacing w:val="3"/>
          <w:sz w:val="20"/>
        </w:rPr>
        <w:t xml:space="preserve"> </w:t>
      </w:r>
      <w:r>
        <w:rPr>
          <w:sz w:val="20"/>
        </w:rPr>
        <w:t>the</w:t>
      </w:r>
      <w:r>
        <w:rPr>
          <w:spacing w:val="4"/>
          <w:sz w:val="20"/>
        </w:rPr>
        <w:t xml:space="preserve"> </w:t>
      </w:r>
      <w:r>
        <w:rPr>
          <w:spacing w:val="-2"/>
          <w:sz w:val="20"/>
        </w:rPr>
        <w:t>three</w:t>
      </w:r>
      <w:r>
        <w:rPr>
          <w:rFonts w:ascii="Times New Roman" w:hAnsi="Times New Roman"/>
          <w:sz w:val="20"/>
        </w:rPr>
        <w:tab/>
      </w:r>
      <w:r>
        <w:rPr>
          <w:rFonts w:ascii="Trebuchet MS" w:hAnsi="Trebuchet MS"/>
          <w:spacing w:val="-5"/>
          <w:sz w:val="10"/>
        </w:rPr>
        <w:t>646</w:t>
      </w:r>
    </w:p>
    <w:p w14:paraId="76B81CB8" w14:textId="77777777" w:rsidR="00EA1924" w:rsidRDefault="00000000">
      <w:pPr>
        <w:tabs>
          <w:tab w:val="left" w:pos="10859"/>
        </w:tabs>
        <w:spacing w:before="31"/>
        <w:ind w:left="2761"/>
        <w:rPr>
          <w:rFonts w:ascii="Trebuchet MS"/>
          <w:sz w:val="10"/>
        </w:rPr>
      </w:pPr>
      <w:r>
        <w:rPr>
          <w:spacing w:val="-2"/>
          <w:sz w:val="20"/>
        </w:rPr>
        <w:t>channels,</w:t>
      </w:r>
      <w:r>
        <w:rPr>
          <w:spacing w:val="-5"/>
          <w:sz w:val="20"/>
        </w:rPr>
        <w:t xml:space="preserve"> </w:t>
      </w:r>
      <w:r>
        <w:rPr>
          <w:spacing w:val="-2"/>
          <w:sz w:val="20"/>
        </w:rPr>
        <w:t>so</w:t>
      </w:r>
      <w:r>
        <w:rPr>
          <w:spacing w:val="-6"/>
          <w:sz w:val="20"/>
        </w:rPr>
        <w:t xml:space="preserve"> </w:t>
      </w:r>
      <w:r>
        <w:rPr>
          <w:spacing w:val="-2"/>
          <w:sz w:val="20"/>
        </w:rPr>
        <w:t>it</w:t>
      </w:r>
      <w:r>
        <w:rPr>
          <w:spacing w:val="-5"/>
          <w:sz w:val="20"/>
        </w:rPr>
        <w:t xml:space="preserve"> </w:t>
      </w:r>
      <w:r>
        <w:rPr>
          <w:spacing w:val="-2"/>
          <w:sz w:val="20"/>
        </w:rPr>
        <w:t>cannot</w:t>
      </w:r>
      <w:r>
        <w:rPr>
          <w:spacing w:val="-5"/>
          <w:sz w:val="20"/>
        </w:rPr>
        <w:t xml:space="preserve"> </w:t>
      </w:r>
      <w:r>
        <w:rPr>
          <w:spacing w:val="-2"/>
          <w:sz w:val="20"/>
        </w:rPr>
        <w:t>produce</w:t>
      </w:r>
      <w:r>
        <w:rPr>
          <w:spacing w:val="-4"/>
          <w:sz w:val="20"/>
        </w:rPr>
        <w:t xml:space="preserve"> </w:t>
      </w:r>
      <w:r>
        <w:rPr>
          <w:spacing w:val="-2"/>
          <w:sz w:val="20"/>
        </w:rPr>
        <w:t>chroma</w:t>
      </w:r>
      <w:r>
        <w:rPr>
          <w:spacing w:val="-5"/>
          <w:sz w:val="20"/>
        </w:rPr>
        <w:t xml:space="preserve"> </w:t>
      </w:r>
      <w:r>
        <w:rPr>
          <w:spacing w:val="-2"/>
          <w:sz w:val="20"/>
        </w:rPr>
        <w:t>at</w:t>
      </w:r>
      <w:r>
        <w:rPr>
          <w:spacing w:val="-5"/>
          <w:sz w:val="20"/>
        </w:rPr>
        <w:t xml:space="preserve"> </w:t>
      </w:r>
      <w:r>
        <w:rPr>
          <w:spacing w:val="-2"/>
          <w:sz w:val="20"/>
        </w:rPr>
        <w:t>all</w:t>
      </w:r>
      <w:r>
        <w:rPr>
          <w:spacing w:val="-5"/>
          <w:sz w:val="20"/>
        </w:rPr>
        <w:t xml:space="preserve"> </w:t>
      </w:r>
      <w:r>
        <w:rPr>
          <w:spacing w:val="-2"/>
          <w:sz w:val="20"/>
        </w:rPr>
        <w:t>and</w:t>
      </w:r>
      <w:r>
        <w:rPr>
          <w:spacing w:val="-6"/>
          <w:sz w:val="20"/>
        </w:rPr>
        <w:t xml:space="preserve"> </w:t>
      </w:r>
      <w:r>
        <w:rPr>
          <w:spacing w:val="-2"/>
          <w:sz w:val="20"/>
        </w:rPr>
        <w:t>predicts</w:t>
      </w:r>
      <w:r>
        <w:rPr>
          <w:spacing w:val="-5"/>
          <w:sz w:val="20"/>
        </w:rPr>
        <w:t xml:space="preserve"> </w:t>
      </w:r>
      <w:r>
        <w:rPr>
          <w:spacing w:val="-2"/>
          <w:sz w:val="20"/>
        </w:rPr>
        <w:t>a</w:t>
      </w:r>
      <w:r>
        <w:rPr>
          <w:spacing w:val="-6"/>
          <w:sz w:val="20"/>
        </w:rPr>
        <w:t xml:space="preserve"> </w:t>
      </w:r>
      <w:r>
        <w:rPr>
          <w:spacing w:val="-2"/>
          <w:sz w:val="20"/>
        </w:rPr>
        <w:t>mid</w:t>
      </w:r>
      <w:r>
        <w:rPr>
          <w:spacing w:val="-4"/>
          <w:sz w:val="20"/>
        </w:rPr>
        <w:t xml:space="preserve"> </w:t>
      </w:r>
      <w:r>
        <w:rPr>
          <w:spacing w:val="-2"/>
          <w:sz w:val="20"/>
        </w:rPr>
        <w:t>gray</w:t>
      </w:r>
      <w:r>
        <w:rPr>
          <w:spacing w:val="-6"/>
          <w:sz w:val="20"/>
        </w:rPr>
        <w:t xml:space="preserve"> </w:t>
      </w:r>
      <w:r>
        <w:rPr>
          <w:spacing w:val="-2"/>
          <w:sz w:val="20"/>
        </w:rPr>
        <w:t>for</w:t>
      </w:r>
      <w:r>
        <w:rPr>
          <w:spacing w:val="-4"/>
          <w:sz w:val="20"/>
        </w:rPr>
        <w:t xml:space="preserve"> </w:t>
      </w:r>
      <w:r>
        <w:rPr>
          <w:spacing w:val="-2"/>
          <w:sz w:val="20"/>
        </w:rPr>
        <w:t>a</w:t>
      </w:r>
      <w:r>
        <w:rPr>
          <w:spacing w:val="-6"/>
          <w:sz w:val="20"/>
        </w:rPr>
        <w:t xml:space="preserve"> </w:t>
      </w:r>
      <w:r>
        <w:rPr>
          <w:spacing w:val="-2"/>
          <w:sz w:val="20"/>
        </w:rPr>
        <w:t>saturated</w:t>
      </w:r>
      <w:r>
        <w:rPr>
          <w:spacing w:val="-5"/>
          <w:sz w:val="20"/>
        </w:rPr>
        <w:t xml:space="preserve"> </w:t>
      </w:r>
      <w:r>
        <w:rPr>
          <w:spacing w:val="-2"/>
          <w:sz w:val="20"/>
        </w:rPr>
        <w:t>yellow</w:t>
      </w:r>
      <w:r>
        <w:rPr>
          <w:rFonts w:ascii="Times New Roman"/>
          <w:sz w:val="20"/>
        </w:rPr>
        <w:tab/>
      </w:r>
      <w:r>
        <w:rPr>
          <w:rFonts w:ascii="Trebuchet MS"/>
          <w:spacing w:val="-5"/>
          <w:sz w:val="10"/>
        </w:rPr>
        <w:t>647</w:t>
      </w:r>
    </w:p>
    <w:p w14:paraId="1032C93D" w14:textId="77777777" w:rsidR="00EA1924" w:rsidRDefault="00000000">
      <w:pPr>
        <w:tabs>
          <w:tab w:val="left" w:pos="10859"/>
        </w:tabs>
        <w:spacing w:before="30"/>
        <w:ind w:left="2755"/>
        <w:rPr>
          <w:rFonts w:ascii="Trebuchet MS"/>
          <w:sz w:val="10"/>
        </w:rPr>
      </w:pPr>
      <w:r>
        <w:rPr>
          <w:spacing w:val="-2"/>
          <w:sz w:val="20"/>
        </w:rPr>
        <w:t>patch.</w:t>
      </w:r>
      <w:r>
        <w:rPr>
          <w:spacing w:val="6"/>
          <w:sz w:val="20"/>
        </w:rPr>
        <w:t xml:space="preserve"> </w:t>
      </w:r>
      <w:r>
        <w:rPr>
          <w:spacing w:val="-2"/>
          <w:sz w:val="20"/>
        </w:rPr>
        <w:t>Asking</w:t>
      </w:r>
      <w:r>
        <w:rPr>
          <w:spacing w:val="-5"/>
          <w:sz w:val="20"/>
        </w:rPr>
        <w:t xml:space="preserve"> </w:t>
      </w:r>
      <w:r>
        <w:rPr>
          <w:spacing w:val="-2"/>
          <w:sz w:val="20"/>
        </w:rPr>
        <w:t>a</w:t>
      </w:r>
      <w:r>
        <w:rPr>
          <w:spacing w:val="-6"/>
          <w:sz w:val="20"/>
        </w:rPr>
        <w:t xml:space="preserve"> </w:t>
      </w:r>
      <w:r>
        <w:rPr>
          <w:spacing w:val="-2"/>
          <w:sz w:val="20"/>
        </w:rPr>
        <w:t>language</w:t>
      </w:r>
      <w:r>
        <w:rPr>
          <w:spacing w:val="-4"/>
          <w:sz w:val="20"/>
        </w:rPr>
        <w:t xml:space="preserve"> </w:t>
      </w:r>
      <w:r>
        <w:rPr>
          <w:spacing w:val="-2"/>
          <w:sz w:val="20"/>
        </w:rPr>
        <w:t>model</w:t>
      </w:r>
      <w:r>
        <w:rPr>
          <w:spacing w:val="-5"/>
          <w:sz w:val="20"/>
        </w:rPr>
        <w:t xml:space="preserve"> </w:t>
      </w:r>
      <w:r>
        <w:rPr>
          <w:spacing w:val="-2"/>
          <w:sz w:val="20"/>
        </w:rPr>
        <w:t>to</w:t>
      </w:r>
      <w:r>
        <w:rPr>
          <w:spacing w:val="-5"/>
          <w:sz w:val="20"/>
        </w:rPr>
        <w:t xml:space="preserve"> </w:t>
      </w:r>
      <w:r>
        <w:rPr>
          <w:i/>
          <w:spacing w:val="-2"/>
          <w:sz w:val="20"/>
        </w:rPr>
        <w:t>write</w:t>
      </w:r>
      <w:r>
        <w:rPr>
          <w:i/>
          <w:spacing w:val="-6"/>
          <w:sz w:val="20"/>
        </w:rPr>
        <w:t xml:space="preserve"> </w:t>
      </w:r>
      <w:r>
        <w:rPr>
          <w:spacing w:val="-2"/>
          <w:sz w:val="20"/>
        </w:rPr>
        <w:t>a</w:t>
      </w:r>
      <w:r>
        <w:rPr>
          <w:spacing w:val="-5"/>
          <w:sz w:val="20"/>
        </w:rPr>
        <w:t xml:space="preserve"> </w:t>
      </w:r>
      <w:r>
        <w:rPr>
          <w:spacing w:val="-2"/>
          <w:sz w:val="20"/>
        </w:rPr>
        <w:t>characterization</w:t>
      </w:r>
      <w:r>
        <w:rPr>
          <w:spacing w:val="-4"/>
          <w:sz w:val="20"/>
        </w:rPr>
        <w:t xml:space="preserve"> </w:t>
      </w:r>
      <w:r>
        <w:rPr>
          <w:spacing w:val="-2"/>
          <w:sz w:val="20"/>
        </w:rPr>
        <w:t>transform</w:t>
      </w:r>
      <w:r>
        <w:rPr>
          <w:spacing w:val="-6"/>
          <w:sz w:val="20"/>
        </w:rPr>
        <w:t xml:space="preserve"> </w:t>
      </w:r>
      <w:r>
        <w:rPr>
          <w:spacing w:val="-2"/>
          <w:sz w:val="20"/>
        </w:rPr>
        <w:t>is</w:t>
      </w:r>
      <w:r>
        <w:rPr>
          <w:spacing w:val="-5"/>
          <w:sz w:val="20"/>
        </w:rPr>
        <w:t xml:space="preserve"> </w:t>
      </w:r>
      <w:r>
        <w:rPr>
          <w:spacing w:val="-2"/>
          <w:sz w:val="20"/>
        </w:rPr>
        <w:t>not</w:t>
      </w:r>
      <w:r>
        <w:rPr>
          <w:spacing w:val="-5"/>
          <w:sz w:val="20"/>
        </w:rPr>
        <w:t xml:space="preserve"> </w:t>
      </w:r>
      <w:r>
        <w:rPr>
          <w:spacing w:val="-2"/>
          <w:sz w:val="20"/>
        </w:rPr>
        <w:t>a</w:t>
      </w:r>
      <w:r>
        <w:rPr>
          <w:spacing w:val="-6"/>
          <w:sz w:val="20"/>
        </w:rPr>
        <w:t xml:space="preserve"> </w:t>
      </w:r>
      <w:r>
        <w:rPr>
          <w:spacing w:val="-2"/>
          <w:sz w:val="20"/>
        </w:rPr>
        <w:t>substitute</w:t>
      </w:r>
      <w:r>
        <w:rPr>
          <w:spacing w:val="-4"/>
          <w:sz w:val="20"/>
        </w:rPr>
        <w:t xml:space="preserve"> </w:t>
      </w:r>
      <w:r>
        <w:rPr>
          <w:spacing w:val="-5"/>
          <w:sz w:val="20"/>
        </w:rPr>
        <w:t>for</w:t>
      </w:r>
      <w:r>
        <w:rPr>
          <w:rFonts w:ascii="Times New Roman"/>
          <w:sz w:val="20"/>
        </w:rPr>
        <w:tab/>
      </w:r>
      <w:r>
        <w:rPr>
          <w:rFonts w:ascii="Trebuchet MS"/>
          <w:spacing w:val="-5"/>
          <w:sz w:val="10"/>
        </w:rPr>
        <w:t>648</w:t>
      </w:r>
    </w:p>
    <w:p w14:paraId="075EEF86" w14:textId="77777777" w:rsidR="00EA1924" w:rsidRDefault="00000000">
      <w:pPr>
        <w:tabs>
          <w:tab w:val="left" w:pos="10859"/>
        </w:tabs>
        <w:spacing w:before="30"/>
        <w:ind w:left="2761"/>
        <w:rPr>
          <w:rFonts w:ascii="Trebuchet MS"/>
          <w:sz w:val="10"/>
        </w:rPr>
      </w:pPr>
      <w:r>
        <w:rPr>
          <w:i/>
          <w:sz w:val="20"/>
        </w:rPr>
        <w:t>fitting</w:t>
      </w:r>
      <w:r>
        <w:rPr>
          <w:i/>
          <w:spacing w:val="-5"/>
          <w:sz w:val="20"/>
        </w:rPr>
        <w:t xml:space="preserve"> </w:t>
      </w:r>
      <w:r>
        <w:rPr>
          <w:sz w:val="20"/>
        </w:rPr>
        <w:t>one,</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gap</w:t>
      </w:r>
      <w:r>
        <w:rPr>
          <w:spacing w:val="-5"/>
          <w:sz w:val="20"/>
        </w:rPr>
        <w:t xml:space="preserve"> </w:t>
      </w:r>
      <w:r>
        <w:rPr>
          <w:sz w:val="20"/>
        </w:rPr>
        <w:t>is</w:t>
      </w:r>
      <w:r>
        <w:rPr>
          <w:spacing w:val="-5"/>
          <w:sz w:val="20"/>
        </w:rPr>
        <w:t xml:space="preserve"> </w:t>
      </w:r>
      <w:r>
        <w:rPr>
          <w:sz w:val="20"/>
        </w:rPr>
        <w:t>not</w:t>
      </w:r>
      <w:r>
        <w:rPr>
          <w:spacing w:val="-5"/>
          <w:sz w:val="20"/>
        </w:rPr>
        <w:t xml:space="preserve"> </w:t>
      </w:r>
      <w:r>
        <w:rPr>
          <w:spacing w:val="-2"/>
          <w:sz w:val="20"/>
        </w:rPr>
        <w:t>marginal.</w:t>
      </w:r>
      <w:r>
        <w:rPr>
          <w:rFonts w:ascii="Times New Roman"/>
          <w:sz w:val="20"/>
        </w:rPr>
        <w:tab/>
      </w:r>
      <w:r>
        <w:rPr>
          <w:rFonts w:ascii="Trebuchet MS"/>
          <w:spacing w:val="-5"/>
          <w:sz w:val="10"/>
        </w:rPr>
        <w:t>649</w:t>
      </w:r>
    </w:p>
    <w:p w14:paraId="60178A4C" w14:textId="77777777" w:rsidR="00EA1924" w:rsidRDefault="00000000">
      <w:pPr>
        <w:tabs>
          <w:tab w:val="left" w:pos="10859"/>
        </w:tabs>
        <w:spacing w:before="222" w:line="240" w:lineRule="exact"/>
        <w:ind w:left="2761"/>
        <w:rPr>
          <w:rFonts w:ascii="Trebuchet MS"/>
          <w:sz w:val="10"/>
        </w:rPr>
      </w:pPr>
      <w:r>
        <w:rPr>
          <w:sz w:val="20"/>
        </w:rPr>
        <w:t>Given</w:t>
      </w:r>
      <w:r>
        <w:rPr>
          <w:spacing w:val="-8"/>
          <w:sz w:val="20"/>
        </w:rPr>
        <w:t xml:space="preserve"> </w:t>
      </w:r>
      <w:r>
        <w:rPr>
          <w:sz w:val="20"/>
        </w:rPr>
        <w:t>a</w:t>
      </w:r>
      <w:r>
        <w:rPr>
          <w:spacing w:val="-7"/>
          <w:sz w:val="20"/>
        </w:rPr>
        <w:t xml:space="preserve"> </w:t>
      </w:r>
      <w:r>
        <w:rPr>
          <w:sz w:val="20"/>
        </w:rPr>
        <w:t>code</w:t>
      </w:r>
      <w:r>
        <w:rPr>
          <w:spacing w:val="-8"/>
          <w:sz w:val="20"/>
        </w:rPr>
        <w:t xml:space="preserve"> </w:t>
      </w:r>
      <w:r>
        <w:rPr>
          <w:sz w:val="20"/>
        </w:rPr>
        <w:t>interpreter,</w:t>
      </w:r>
      <w:r>
        <w:rPr>
          <w:spacing w:val="-7"/>
          <w:sz w:val="20"/>
        </w:rPr>
        <w:t xml:space="preserve"> </w:t>
      </w:r>
      <w:r>
        <w:rPr>
          <w:sz w:val="20"/>
        </w:rPr>
        <w:t>one</w:t>
      </w:r>
      <w:r>
        <w:rPr>
          <w:spacing w:val="-8"/>
          <w:sz w:val="20"/>
        </w:rPr>
        <w:t xml:space="preserve"> </w:t>
      </w:r>
      <w:r>
        <w:rPr>
          <w:sz w:val="20"/>
        </w:rPr>
        <w:t>model</w:t>
      </w:r>
      <w:r>
        <w:rPr>
          <w:spacing w:val="-7"/>
          <w:sz w:val="20"/>
        </w:rPr>
        <w:t xml:space="preserve"> </w:t>
      </w:r>
      <w:r>
        <w:rPr>
          <w:sz w:val="20"/>
        </w:rPr>
        <w:t>beat</w:t>
      </w:r>
      <w:r>
        <w:rPr>
          <w:spacing w:val="-7"/>
          <w:sz w:val="20"/>
        </w:rPr>
        <w:t xml:space="preserve"> </w:t>
      </w:r>
      <w:r>
        <w:rPr>
          <w:sz w:val="20"/>
        </w:rPr>
        <w:t>the</w:t>
      </w:r>
      <w:r>
        <w:rPr>
          <w:spacing w:val="-8"/>
          <w:sz w:val="20"/>
        </w:rPr>
        <w:t xml:space="preserve"> </w:t>
      </w:r>
      <w:r>
        <w:rPr>
          <w:sz w:val="20"/>
        </w:rPr>
        <w:t>cubic:</w:t>
      </w:r>
      <w:r>
        <w:rPr>
          <w:spacing w:val="3"/>
          <w:sz w:val="20"/>
        </w:rPr>
        <w:t xml:space="preserve"> </w:t>
      </w:r>
      <w:r>
        <w:rPr>
          <w:sz w:val="20"/>
        </w:rPr>
        <w:t>an</w:t>
      </w:r>
      <w:r>
        <w:rPr>
          <w:spacing w:val="-7"/>
          <w:sz w:val="20"/>
        </w:rPr>
        <w:t xml:space="preserve"> </w:t>
      </w:r>
      <w:r>
        <w:rPr>
          <w:sz w:val="20"/>
        </w:rPr>
        <w:t>automation</w:t>
      </w:r>
      <w:r>
        <w:rPr>
          <w:spacing w:val="-8"/>
          <w:sz w:val="20"/>
        </w:rPr>
        <w:t xml:space="preserve"> </w:t>
      </w:r>
      <w:r>
        <w:rPr>
          <w:sz w:val="20"/>
        </w:rPr>
        <w:t>result,</w:t>
      </w:r>
      <w:r>
        <w:rPr>
          <w:spacing w:val="-7"/>
          <w:sz w:val="20"/>
        </w:rPr>
        <w:t xml:space="preserve"> </w:t>
      </w:r>
      <w:r>
        <w:rPr>
          <w:sz w:val="20"/>
        </w:rPr>
        <w:t>not</w:t>
      </w:r>
      <w:r>
        <w:rPr>
          <w:spacing w:val="-7"/>
          <w:sz w:val="20"/>
        </w:rPr>
        <w:t xml:space="preserve"> </w:t>
      </w:r>
      <w:r>
        <w:rPr>
          <w:spacing w:val="-10"/>
          <w:sz w:val="20"/>
        </w:rPr>
        <w:t>a</w:t>
      </w:r>
      <w:r>
        <w:rPr>
          <w:rFonts w:ascii="Times New Roman"/>
          <w:sz w:val="20"/>
        </w:rPr>
        <w:tab/>
      </w:r>
      <w:r>
        <w:rPr>
          <w:rFonts w:ascii="Trebuchet MS"/>
          <w:spacing w:val="-5"/>
          <w:sz w:val="10"/>
        </w:rPr>
        <w:t>650</w:t>
      </w:r>
    </w:p>
    <w:p w14:paraId="02215C4E" w14:textId="77777777" w:rsidR="00EA1924" w:rsidRDefault="00000000">
      <w:pPr>
        <w:tabs>
          <w:tab w:val="left" w:pos="10859"/>
        </w:tabs>
        <w:spacing w:line="240" w:lineRule="exact"/>
        <w:ind w:left="2761"/>
        <w:rPr>
          <w:rFonts w:ascii="Trebuchet MS"/>
          <w:sz w:val="10"/>
        </w:rPr>
      </w:pPr>
      <w:r>
        <w:rPr>
          <w:spacing w:val="-2"/>
          <w:sz w:val="20"/>
        </w:rPr>
        <w:t>color-science</w:t>
      </w:r>
      <w:r>
        <w:rPr>
          <w:spacing w:val="9"/>
          <w:sz w:val="20"/>
        </w:rPr>
        <w:t xml:space="preserve"> </w:t>
      </w:r>
      <w:r>
        <w:rPr>
          <w:spacing w:val="-4"/>
          <w:sz w:val="20"/>
        </w:rPr>
        <w:t>one.</w:t>
      </w:r>
      <w:r>
        <w:rPr>
          <w:rFonts w:ascii="Times New Roman"/>
          <w:sz w:val="20"/>
        </w:rPr>
        <w:tab/>
      </w:r>
      <w:r>
        <w:rPr>
          <w:rFonts w:ascii="Trebuchet MS"/>
          <w:spacing w:val="-5"/>
          <w:sz w:val="10"/>
        </w:rPr>
        <w:t>651</w:t>
      </w:r>
    </w:p>
    <w:p w14:paraId="54DED5E1" w14:textId="77777777" w:rsidR="00EA1924" w:rsidRDefault="00000000">
      <w:pPr>
        <w:tabs>
          <w:tab w:val="left" w:pos="10859"/>
        </w:tabs>
        <w:spacing w:before="90"/>
        <w:ind w:left="3187"/>
        <w:rPr>
          <w:rFonts w:ascii="Trebuchet MS"/>
          <w:sz w:val="10"/>
        </w:rPr>
      </w:pPr>
      <w:r>
        <w:rPr>
          <w:sz w:val="20"/>
        </w:rPr>
        <w:t>The</w:t>
      </w:r>
      <w:r>
        <w:rPr>
          <w:spacing w:val="2"/>
          <w:sz w:val="20"/>
        </w:rPr>
        <w:t xml:space="preserve"> </w:t>
      </w:r>
      <w:r>
        <w:rPr>
          <w:sz w:val="20"/>
        </w:rPr>
        <w:t>top</w:t>
      </w:r>
      <w:r>
        <w:rPr>
          <w:spacing w:val="3"/>
          <w:sz w:val="20"/>
        </w:rPr>
        <w:t xml:space="preserve"> </w:t>
      </w:r>
      <w:r>
        <w:rPr>
          <w:sz w:val="20"/>
        </w:rPr>
        <w:t>row</w:t>
      </w:r>
      <w:r>
        <w:rPr>
          <w:spacing w:val="3"/>
          <w:sz w:val="20"/>
        </w:rPr>
        <w:t xml:space="preserve"> </w:t>
      </w:r>
      <w:r>
        <w:rPr>
          <w:sz w:val="20"/>
        </w:rPr>
        <w:t>of</w:t>
      </w:r>
      <w:r>
        <w:rPr>
          <w:spacing w:val="3"/>
          <w:sz w:val="20"/>
        </w:rPr>
        <w:t xml:space="preserve"> </w:t>
      </w:r>
      <w:r>
        <w:rPr>
          <w:sz w:val="20"/>
        </w:rPr>
        <w:t>Table</w:t>
      </w:r>
      <w:r>
        <w:rPr>
          <w:spacing w:val="3"/>
          <w:sz w:val="20"/>
        </w:rPr>
        <w:t xml:space="preserve"> </w:t>
      </w:r>
      <w:hyperlink w:anchor="_bookmark28" w:history="1">
        <w:r>
          <w:rPr>
            <w:color w:val="0774B7"/>
            <w:sz w:val="20"/>
          </w:rPr>
          <w:t>11</w:t>
        </w:r>
      </w:hyperlink>
      <w:r>
        <w:rPr>
          <w:color w:val="0774B7"/>
          <w:spacing w:val="2"/>
          <w:sz w:val="20"/>
        </w:rPr>
        <w:t xml:space="preserve"> </w:t>
      </w:r>
      <w:r>
        <w:rPr>
          <w:sz w:val="20"/>
        </w:rPr>
        <w:t>was</w:t>
      </w:r>
      <w:r>
        <w:rPr>
          <w:spacing w:val="3"/>
          <w:sz w:val="20"/>
        </w:rPr>
        <w:t xml:space="preserve"> </w:t>
      </w:r>
      <w:r>
        <w:rPr>
          <w:sz w:val="20"/>
        </w:rPr>
        <w:t>produced</w:t>
      </w:r>
      <w:r>
        <w:rPr>
          <w:spacing w:val="3"/>
          <w:sz w:val="20"/>
        </w:rPr>
        <w:t xml:space="preserve"> </w:t>
      </w:r>
      <w:r>
        <w:rPr>
          <w:sz w:val="20"/>
        </w:rPr>
        <w:t>by</w:t>
      </w:r>
      <w:r>
        <w:rPr>
          <w:spacing w:val="3"/>
          <w:sz w:val="20"/>
        </w:rPr>
        <w:t xml:space="preserve"> </w:t>
      </w:r>
      <w:r>
        <w:rPr>
          <w:sz w:val="20"/>
        </w:rPr>
        <w:t>Claude</w:t>
      </w:r>
      <w:r>
        <w:rPr>
          <w:spacing w:val="3"/>
          <w:sz w:val="20"/>
        </w:rPr>
        <w:t xml:space="preserve"> </w:t>
      </w:r>
      <w:r>
        <w:rPr>
          <w:sz w:val="20"/>
        </w:rPr>
        <w:t>Fable</w:t>
      </w:r>
      <w:r>
        <w:rPr>
          <w:spacing w:val="3"/>
          <w:sz w:val="20"/>
        </w:rPr>
        <w:t xml:space="preserve"> </w:t>
      </w:r>
      <w:r>
        <w:rPr>
          <w:sz w:val="20"/>
        </w:rPr>
        <w:t>5</w:t>
      </w:r>
      <w:r>
        <w:rPr>
          <w:spacing w:val="2"/>
          <w:sz w:val="20"/>
        </w:rPr>
        <w:t xml:space="preserve"> </w:t>
      </w:r>
      <w:r>
        <w:rPr>
          <w:sz w:val="20"/>
        </w:rPr>
        <w:t>in</w:t>
      </w:r>
      <w:r>
        <w:rPr>
          <w:spacing w:val="3"/>
          <w:sz w:val="20"/>
        </w:rPr>
        <w:t xml:space="preserve"> </w:t>
      </w:r>
      <w:r>
        <w:rPr>
          <w:sz w:val="20"/>
        </w:rPr>
        <w:t>a</w:t>
      </w:r>
      <w:r>
        <w:rPr>
          <w:spacing w:val="3"/>
          <w:sz w:val="20"/>
        </w:rPr>
        <w:t xml:space="preserve"> </w:t>
      </w:r>
      <w:r>
        <w:rPr>
          <w:sz w:val="20"/>
        </w:rPr>
        <w:t>browser</w:t>
      </w:r>
      <w:r>
        <w:rPr>
          <w:spacing w:val="3"/>
          <w:sz w:val="20"/>
        </w:rPr>
        <w:t xml:space="preserve"> </w:t>
      </w:r>
      <w:r>
        <w:rPr>
          <w:sz w:val="20"/>
        </w:rPr>
        <w:t>session</w:t>
      </w:r>
      <w:r>
        <w:rPr>
          <w:spacing w:val="3"/>
          <w:sz w:val="20"/>
        </w:rPr>
        <w:t xml:space="preserve"> </w:t>
      </w:r>
      <w:r>
        <w:rPr>
          <w:spacing w:val="-4"/>
          <w:sz w:val="20"/>
        </w:rPr>
        <w:t>with</w:t>
      </w:r>
      <w:r>
        <w:rPr>
          <w:rFonts w:ascii="Times New Roman"/>
          <w:sz w:val="20"/>
        </w:rPr>
        <w:tab/>
      </w:r>
      <w:r>
        <w:rPr>
          <w:rFonts w:ascii="Trebuchet MS"/>
          <w:spacing w:val="-5"/>
          <w:sz w:val="10"/>
        </w:rPr>
        <w:t>652</w:t>
      </w:r>
    </w:p>
    <w:p w14:paraId="03C005C4" w14:textId="77777777" w:rsidR="00EA1924" w:rsidRDefault="00000000">
      <w:pPr>
        <w:tabs>
          <w:tab w:val="left" w:pos="10859"/>
        </w:tabs>
        <w:spacing w:before="8"/>
        <w:ind w:left="2761"/>
        <w:rPr>
          <w:rFonts w:ascii="Trebuchet MS"/>
          <w:sz w:val="10"/>
        </w:rPr>
      </w:pPr>
      <w:r>
        <w:rPr>
          <w:sz w:val="20"/>
        </w:rPr>
        <w:t>code</w:t>
      </w:r>
      <w:r>
        <w:rPr>
          <w:spacing w:val="-13"/>
          <w:sz w:val="20"/>
        </w:rPr>
        <w:t xml:space="preserve"> </w:t>
      </w:r>
      <w:r>
        <w:rPr>
          <w:sz w:val="20"/>
        </w:rPr>
        <w:t>execution</w:t>
      </w:r>
      <w:r>
        <w:rPr>
          <w:spacing w:val="-12"/>
          <w:sz w:val="20"/>
        </w:rPr>
        <w:t xml:space="preserve"> </w:t>
      </w:r>
      <w:r>
        <w:rPr>
          <w:sz w:val="20"/>
        </w:rPr>
        <w:t>available.</w:t>
      </w:r>
      <w:r>
        <w:rPr>
          <w:spacing w:val="-11"/>
          <w:sz w:val="20"/>
        </w:rPr>
        <w:t xml:space="preserve"> </w:t>
      </w:r>
      <w:r>
        <w:rPr>
          <w:sz w:val="20"/>
        </w:rPr>
        <w:t>It</w:t>
      </w:r>
      <w:r>
        <w:rPr>
          <w:spacing w:val="-12"/>
          <w:sz w:val="20"/>
        </w:rPr>
        <w:t xml:space="preserve"> </w:t>
      </w:r>
      <w:r>
        <w:rPr>
          <w:sz w:val="20"/>
        </w:rPr>
        <w:t>returned</w:t>
      </w:r>
      <w:r>
        <w:rPr>
          <w:spacing w:val="-13"/>
          <w:sz w:val="20"/>
        </w:rPr>
        <w:t xml:space="preserve"> </w:t>
      </w:r>
      <w:r>
        <w:rPr>
          <w:sz w:val="20"/>
        </w:rPr>
        <w:t>per-channel</w:t>
      </w:r>
      <w:r>
        <w:rPr>
          <w:spacing w:val="-12"/>
          <w:sz w:val="20"/>
        </w:rPr>
        <w:t xml:space="preserve"> </w:t>
      </w:r>
      <w:r>
        <w:rPr>
          <w:sz w:val="20"/>
        </w:rPr>
        <w:t>expressions</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form</w:t>
      </w:r>
      <w:r>
        <w:rPr>
          <w:spacing w:val="-12"/>
          <w:sz w:val="20"/>
        </w:rPr>
        <w:t xml:space="preserve"> </w:t>
      </w:r>
      <w:r>
        <w:rPr>
          <w:sz w:val="20"/>
        </w:rPr>
        <w:t>(cubic</w:t>
      </w:r>
      <w:r>
        <w:rPr>
          <w:spacing w:val="-12"/>
          <w:sz w:val="20"/>
        </w:rPr>
        <w:t xml:space="preserve"> </w:t>
      </w:r>
      <w:r>
        <w:rPr>
          <w:sz w:val="20"/>
        </w:rPr>
        <w:t>in</w:t>
      </w:r>
      <w:r>
        <w:rPr>
          <w:spacing w:val="-9"/>
          <w:sz w:val="20"/>
        </w:rPr>
        <w:t xml:space="preserve"> </w:t>
      </w:r>
      <w:r>
        <w:rPr>
          <w:i/>
          <w:sz w:val="20"/>
        </w:rPr>
        <w:t>c</w:t>
      </w:r>
      <w:r>
        <w:rPr>
          <w:sz w:val="20"/>
        </w:rPr>
        <w:t>,</w:t>
      </w:r>
      <w:r>
        <w:rPr>
          <w:spacing w:val="-15"/>
          <w:sz w:val="20"/>
        </w:rPr>
        <w:t xml:space="preserve"> </w:t>
      </w:r>
      <w:r>
        <w:rPr>
          <w:i/>
          <w:sz w:val="20"/>
        </w:rPr>
        <w:t>m</w:t>
      </w:r>
      <w:r>
        <w:rPr>
          <w:sz w:val="20"/>
        </w:rPr>
        <w:t>,</w:t>
      </w:r>
      <w:r>
        <w:rPr>
          <w:spacing w:val="-15"/>
          <w:sz w:val="20"/>
        </w:rPr>
        <w:t xml:space="preserve"> </w:t>
      </w:r>
      <w:r>
        <w:rPr>
          <w:i/>
          <w:spacing w:val="-5"/>
          <w:sz w:val="20"/>
        </w:rPr>
        <w:t>y</w:t>
      </w:r>
      <w:r>
        <w:rPr>
          <w:spacing w:val="-5"/>
          <w:sz w:val="20"/>
        </w:rPr>
        <w:t>)</w:t>
      </w:r>
      <w:r>
        <w:rPr>
          <w:spacing w:val="-5"/>
          <w:position w:val="7"/>
          <w:sz w:val="15"/>
        </w:rPr>
        <w:t>3</w:t>
      </w:r>
      <w:r>
        <w:rPr>
          <w:rFonts w:ascii="Times New Roman"/>
          <w:position w:val="7"/>
          <w:sz w:val="15"/>
        </w:rPr>
        <w:tab/>
      </w:r>
      <w:r>
        <w:rPr>
          <w:rFonts w:ascii="Trebuchet MS"/>
          <w:spacing w:val="-5"/>
          <w:sz w:val="10"/>
        </w:rPr>
        <w:t>653</w:t>
      </w:r>
    </w:p>
    <w:p w14:paraId="78A9DF54" w14:textId="77777777" w:rsidR="00EA1924" w:rsidRDefault="00000000">
      <w:pPr>
        <w:tabs>
          <w:tab w:val="left" w:pos="10859"/>
        </w:tabs>
        <w:spacing w:before="30"/>
        <w:ind w:left="2761"/>
        <w:rPr>
          <w:rFonts w:ascii="Trebuchet MS" w:hAnsi="Trebuchet MS"/>
          <w:sz w:val="10"/>
        </w:rPr>
      </w:pPr>
      <w:r>
        <w:rPr>
          <w:sz w:val="20"/>
        </w:rPr>
        <w:t>carrying</w:t>
      </w:r>
      <w:r>
        <w:rPr>
          <w:spacing w:val="-8"/>
          <w:sz w:val="20"/>
        </w:rPr>
        <w:t xml:space="preserve"> </w:t>
      </w:r>
      <w:r>
        <w:rPr>
          <w:sz w:val="20"/>
        </w:rPr>
        <w:t>coefficients</w:t>
      </w:r>
      <w:r>
        <w:rPr>
          <w:spacing w:val="-8"/>
          <w:sz w:val="20"/>
        </w:rPr>
        <w:t xml:space="preserve"> </w:t>
      </w:r>
      <w:r>
        <w:rPr>
          <w:sz w:val="20"/>
        </w:rPr>
        <w:t>such</w:t>
      </w:r>
      <w:r>
        <w:rPr>
          <w:spacing w:val="-7"/>
          <w:sz w:val="20"/>
        </w:rPr>
        <w:t xml:space="preserve"> </w:t>
      </w:r>
      <w:r>
        <w:rPr>
          <w:sz w:val="20"/>
        </w:rPr>
        <w:t>as</w:t>
      </w:r>
      <w:r>
        <w:rPr>
          <w:spacing w:val="-9"/>
          <w:sz w:val="20"/>
        </w:rPr>
        <w:t xml:space="preserve"> </w:t>
      </w:r>
      <w:r>
        <w:rPr>
          <w:sz w:val="20"/>
        </w:rPr>
        <w:t>4.40094852422,</w:t>
      </w:r>
      <w:r>
        <w:rPr>
          <w:spacing w:val="-8"/>
          <w:sz w:val="20"/>
        </w:rPr>
        <w:t xml:space="preserve"> </w:t>
      </w:r>
      <w:r>
        <w:rPr>
          <w:sz w:val="20"/>
        </w:rPr>
        <w:t>and</w:t>
      </w:r>
      <w:r>
        <w:rPr>
          <w:spacing w:val="-7"/>
          <w:sz w:val="20"/>
        </w:rPr>
        <w:t xml:space="preserve"> </w:t>
      </w:r>
      <w:r>
        <w:rPr>
          <w:sz w:val="20"/>
        </w:rPr>
        <w:t>it</w:t>
      </w:r>
      <w:r>
        <w:rPr>
          <w:spacing w:val="-9"/>
          <w:sz w:val="20"/>
        </w:rPr>
        <w:t xml:space="preserve"> </w:t>
      </w:r>
      <w:r>
        <w:rPr>
          <w:sz w:val="20"/>
        </w:rPr>
        <w:t>scores</w:t>
      </w:r>
      <w:r>
        <w:rPr>
          <w:spacing w:val="-8"/>
          <w:sz w:val="20"/>
        </w:rPr>
        <w:t xml:space="preserve"> </w:t>
      </w:r>
      <w:r>
        <w:rPr>
          <w:sz w:val="20"/>
        </w:rPr>
        <w:t>median</w:t>
      </w:r>
      <w:r>
        <w:rPr>
          <w:spacing w:val="-8"/>
          <w:sz w:val="20"/>
        </w:rPr>
        <w:t xml:space="preserve"> </w:t>
      </w:r>
      <w:r>
        <w:rPr>
          <w:sz w:val="20"/>
        </w:rPr>
        <w:t>0.082</w:t>
      </w:r>
      <w:r>
        <w:rPr>
          <w:spacing w:val="-6"/>
          <w:sz w:val="20"/>
        </w:rPr>
        <w:t xml:space="preserve"> </w:t>
      </w:r>
      <w:r>
        <w:rPr>
          <w:rFonts w:ascii="Calibri" w:hAnsi="Calibri"/>
          <w:sz w:val="20"/>
        </w:rPr>
        <w:t>∆</w:t>
      </w:r>
      <w:r>
        <w:rPr>
          <w:i/>
          <w:sz w:val="20"/>
        </w:rPr>
        <w:t>E</w:t>
      </w:r>
      <w:r>
        <w:rPr>
          <w:sz w:val="20"/>
          <w:vertAlign w:val="subscript"/>
        </w:rPr>
        <w:t>00</w:t>
      </w:r>
      <w:r>
        <w:rPr>
          <w:sz w:val="20"/>
        </w:rPr>
        <w:t>,</w:t>
      </w:r>
      <w:r>
        <w:rPr>
          <w:spacing w:val="-8"/>
          <w:sz w:val="20"/>
        </w:rPr>
        <w:t xml:space="preserve"> </w:t>
      </w:r>
      <w:r>
        <w:rPr>
          <w:sz w:val="20"/>
        </w:rPr>
        <w:t>roughly</w:t>
      </w:r>
      <w:r>
        <w:rPr>
          <w:spacing w:val="-8"/>
          <w:sz w:val="20"/>
        </w:rPr>
        <w:t xml:space="preserve"> </w:t>
      </w:r>
      <w:r>
        <w:rPr>
          <w:spacing w:val="-2"/>
          <w:sz w:val="20"/>
        </w:rPr>
        <w:t>three</w:t>
      </w:r>
      <w:r>
        <w:rPr>
          <w:rFonts w:ascii="Times New Roman" w:hAnsi="Times New Roman"/>
          <w:sz w:val="20"/>
        </w:rPr>
        <w:tab/>
      </w:r>
      <w:r>
        <w:rPr>
          <w:rFonts w:ascii="Trebuchet MS" w:hAnsi="Trebuchet MS"/>
          <w:spacing w:val="-5"/>
          <w:sz w:val="10"/>
        </w:rPr>
        <w:t>654</w:t>
      </w:r>
    </w:p>
    <w:p w14:paraId="27E9A363" w14:textId="77777777" w:rsidR="00EA1924" w:rsidRDefault="00000000">
      <w:pPr>
        <w:tabs>
          <w:tab w:val="left" w:pos="10859"/>
        </w:tabs>
        <w:spacing w:before="30"/>
        <w:ind w:left="2761"/>
        <w:rPr>
          <w:rFonts w:ascii="Trebuchet MS"/>
          <w:sz w:val="10"/>
        </w:rPr>
      </w:pPr>
      <w:r>
        <w:rPr>
          <w:sz w:val="20"/>
        </w:rPr>
        <w:t>times</w:t>
      </w:r>
      <w:r>
        <w:rPr>
          <w:spacing w:val="12"/>
          <w:sz w:val="20"/>
        </w:rPr>
        <w:t xml:space="preserve"> </w:t>
      </w:r>
      <w:r>
        <w:rPr>
          <w:sz w:val="20"/>
        </w:rPr>
        <w:t>better</w:t>
      </w:r>
      <w:r>
        <w:rPr>
          <w:spacing w:val="13"/>
          <w:sz w:val="20"/>
        </w:rPr>
        <w:t xml:space="preserve"> </w:t>
      </w:r>
      <w:r>
        <w:rPr>
          <w:sz w:val="20"/>
        </w:rPr>
        <w:t>than</w:t>
      </w:r>
      <w:r>
        <w:rPr>
          <w:spacing w:val="13"/>
          <w:sz w:val="20"/>
        </w:rPr>
        <w:t xml:space="preserve"> </w:t>
      </w:r>
      <w:r>
        <w:rPr>
          <w:sz w:val="20"/>
        </w:rPr>
        <w:t>our</w:t>
      </w:r>
      <w:r>
        <w:rPr>
          <w:spacing w:val="12"/>
          <w:sz w:val="20"/>
        </w:rPr>
        <w:t xml:space="preserve"> </w:t>
      </w:r>
      <w:r>
        <w:rPr>
          <w:sz w:val="20"/>
        </w:rPr>
        <w:t>own</w:t>
      </w:r>
      <w:r>
        <w:rPr>
          <w:spacing w:val="14"/>
          <w:sz w:val="20"/>
        </w:rPr>
        <w:t xml:space="preserve"> </w:t>
      </w:r>
      <w:r>
        <w:rPr>
          <w:sz w:val="20"/>
        </w:rPr>
        <w:t>cubic.</w:t>
      </w:r>
      <w:r>
        <w:rPr>
          <w:spacing w:val="47"/>
          <w:sz w:val="20"/>
        </w:rPr>
        <w:t xml:space="preserve"> </w:t>
      </w:r>
      <w:r>
        <w:rPr>
          <w:sz w:val="20"/>
        </w:rPr>
        <w:t>That</w:t>
      </w:r>
      <w:r>
        <w:rPr>
          <w:spacing w:val="12"/>
          <w:sz w:val="20"/>
        </w:rPr>
        <w:t xml:space="preserve"> </w:t>
      </w:r>
      <w:r>
        <w:rPr>
          <w:sz w:val="20"/>
        </w:rPr>
        <w:t>precision</w:t>
      </w:r>
      <w:r>
        <w:rPr>
          <w:spacing w:val="14"/>
          <w:sz w:val="20"/>
        </w:rPr>
        <w:t xml:space="preserve"> </w:t>
      </w:r>
      <w:r>
        <w:rPr>
          <w:sz w:val="20"/>
        </w:rPr>
        <w:t>is</w:t>
      </w:r>
      <w:r>
        <w:rPr>
          <w:spacing w:val="12"/>
          <w:sz w:val="20"/>
        </w:rPr>
        <w:t xml:space="preserve"> </w:t>
      </w:r>
      <w:r>
        <w:rPr>
          <w:sz w:val="20"/>
        </w:rPr>
        <w:t>the</w:t>
      </w:r>
      <w:r>
        <w:rPr>
          <w:spacing w:val="14"/>
          <w:sz w:val="20"/>
        </w:rPr>
        <w:t xml:space="preserve"> </w:t>
      </w:r>
      <w:r>
        <w:rPr>
          <w:sz w:val="20"/>
        </w:rPr>
        <w:t>signature</w:t>
      </w:r>
      <w:r>
        <w:rPr>
          <w:spacing w:val="12"/>
          <w:sz w:val="20"/>
        </w:rPr>
        <w:t xml:space="preserve"> </w:t>
      </w:r>
      <w:r>
        <w:rPr>
          <w:sz w:val="20"/>
        </w:rPr>
        <w:t>of</w:t>
      </w:r>
      <w:r>
        <w:rPr>
          <w:spacing w:val="14"/>
          <w:sz w:val="20"/>
        </w:rPr>
        <w:t xml:space="preserve"> </w:t>
      </w:r>
      <w:r>
        <w:rPr>
          <w:sz w:val="20"/>
        </w:rPr>
        <w:t>a</w:t>
      </w:r>
      <w:r>
        <w:rPr>
          <w:spacing w:val="12"/>
          <w:sz w:val="20"/>
        </w:rPr>
        <w:t xml:space="preserve"> </w:t>
      </w:r>
      <w:r>
        <w:rPr>
          <w:sz w:val="20"/>
        </w:rPr>
        <w:t>numerical</w:t>
      </w:r>
      <w:r>
        <w:rPr>
          <w:spacing w:val="12"/>
          <w:sz w:val="20"/>
        </w:rPr>
        <w:t xml:space="preserve"> </w:t>
      </w:r>
      <w:r>
        <w:rPr>
          <w:sz w:val="20"/>
        </w:rPr>
        <w:t>fit,</w:t>
      </w:r>
      <w:r>
        <w:rPr>
          <w:spacing w:val="16"/>
          <w:sz w:val="20"/>
        </w:rPr>
        <w:t xml:space="preserve"> </w:t>
      </w:r>
      <w:r>
        <w:rPr>
          <w:spacing w:val="-5"/>
          <w:sz w:val="20"/>
        </w:rPr>
        <w:t>and</w:t>
      </w:r>
      <w:r>
        <w:rPr>
          <w:rFonts w:ascii="Times New Roman"/>
          <w:sz w:val="20"/>
        </w:rPr>
        <w:tab/>
      </w:r>
      <w:r>
        <w:rPr>
          <w:rFonts w:ascii="Trebuchet MS"/>
          <w:spacing w:val="-5"/>
          <w:sz w:val="10"/>
        </w:rPr>
        <w:t>655</w:t>
      </w:r>
    </w:p>
    <w:p w14:paraId="492DC8D5" w14:textId="77777777" w:rsidR="00EA1924" w:rsidRDefault="00000000">
      <w:pPr>
        <w:tabs>
          <w:tab w:val="left" w:pos="10859"/>
        </w:tabs>
        <w:spacing w:before="30"/>
        <w:ind w:left="2761"/>
        <w:rPr>
          <w:rFonts w:ascii="Trebuchet MS"/>
          <w:sz w:val="10"/>
        </w:rPr>
      </w:pPr>
      <w:r>
        <w:rPr>
          <w:sz w:val="20"/>
        </w:rPr>
        <w:t>the</w:t>
      </w:r>
      <w:r>
        <w:rPr>
          <w:spacing w:val="21"/>
          <w:sz w:val="20"/>
        </w:rPr>
        <w:t xml:space="preserve"> </w:t>
      </w:r>
      <w:r>
        <w:rPr>
          <w:sz w:val="20"/>
        </w:rPr>
        <w:t>archived</w:t>
      </w:r>
      <w:r>
        <w:rPr>
          <w:spacing w:val="21"/>
          <w:sz w:val="20"/>
        </w:rPr>
        <w:t xml:space="preserve"> </w:t>
      </w:r>
      <w:r>
        <w:rPr>
          <w:sz w:val="20"/>
        </w:rPr>
        <w:t>session</w:t>
      </w:r>
      <w:r>
        <w:rPr>
          <w:spacing w:val="22"/>
          <w:sz w:val="20"/>
        </w:rPr>
        <w:t xml:space="preserve"> </w:t>
      </w:r>
      <w:r>
        <w:rPr>
          <w:sz w:val="20"/>
        </w:rPr>
        <w:t>confirms</w:t>
      </w:r>
      <w:r>
        <w:rPr>
          <w:spacing w:val="21"/>
          <w:sz w:val="20"/>
        </w:rPr>
        <w:t xml:space="preserve"> </w:t>
      </w:r>
      <w:r>
        <w:rPr>
          <w:sz w:val="20"/>
        </w:rPr>
        <w:t>it:</w:t>
      </w:r>
      <w:r>
        <w:rPr>
          <w:spacing w:val="54"/>
          <w:sz w:val="20"/>
        </w:rPr>
        <w:t xml:space="preserve"> </w:t>
      </w:r>
      <w:r>
        <w:rPr>
          <w:sz w:val="20"/>
        </w:rPr>
        <w:t>the</w:t>
      </w:r>
      <w:r>
        <w:rPr>
          <w:spacing w:val="21"/>
          <w:sz w:val="20"/>
        </w:rPr>
        <w:t xml:space="preserve"> </w:t>
      </w:r>
      <w:r>
        <w:rPr>
          <w:sz w:val="20"/>
        </w:rPr>
        <w:t>model</w:t>
      </w:r>
      <w:r>
        <w:rPr>
          <w:spacing w:val="22"/>
          <w:sz w:val="20"/>
        </w:rPr>
        <w:t xml:space="preserve"> </w:t>
      </w:r>
      <w:r>
        <w:rPr>
          <w:sz w:val="20"/>
        </w:rPr>
        <w:t>wrote</w:t>
      </w:r>
      <w:r>
        <w:rPr>
          <w:spacing w:val="21"/>
          <w:sz w:val="20"/>
        </w:rPr>
        <w:t xml:space="preserve"> </w:t>
      </w:r>
      <w:r>
        <w:rPr>
          <w:sz w:val="20"/>
        </w:rPr>
        <w:t>and</w:t>
      </w:r>
      <w:r>
        <w:rPr>
          <w:spacing w:val="21"/>
          <w:sz w:val="20"/>
        </w:rPr>
        <w:t xml:space="preserve"> </w:t>
      </w:r>
      <w:r>
        <w:rPr>
          <w:sz w:val="20"/>
        </w:rPr>
        <w:t>ran</w:t>
      </w:r>
      <w:r>
        <w:rPr>
          <w:spacing w:val="22"/>
          <w:sz w:val="20"/>
        </w:rPr>
        <w:t xml:space="preserve"> </w:t>
      </w:r>
      <w:r>
        <w:rPr>
          <w:sz w:val="20"/>
        </w:rPr>
        <w:t>code,</w:t>
      </w:r>
      <w:r>
        <w:rPr>
          <w:spacing w:val="26"/>
          <w:sz w:val="20"/>
        </w:rPr>
        <w:t xml:space="preserve"> </w:t>
      </w:r>
      <w:r>
        <w:rPr>
          <w:sz w:val="20"/>
        </w:rPr>
        <w:t>fitted</w:t>
      </w:r>
      <w:r>
        <w:rPr>
          <w:spacing w:val="22"/>
          <w:sz w:val="20"/>
        </w:rPr>
        <w:t xml:space="preserve"> </w:t>
      </w:r>
      <w:r>
        <w:rPr>
          <w:sz w:val="20"/>
        </w:rPr>
        <w:t>the</w:t>
      </w:r>
      <w:r>
        <w:rPr>
          <w:spacing w:val="21"/>
          <w:sz w:val="20"/>
        </w:rPr>
        <w:t xml:space="preserve"> </w:t>
      </w:r>
      <w:r>
        <w:rPr>
          <w:spacing w:val="-2"/>
          <w:sz w:val="20"/>
        </w:rPr>
        <w:t>coefficients</w:t>
      </w:r>
      <w:r>
        <w:rPr>
          <w:rFonts w:ascii="Times New Roman"/>
          <w:sz w:val="20"/>
        </w:rPr>
        <w:tab/>
      </w:r>
      <w:r>
        <w:rPr>
          <w:rFonts w:ascii="Trebuchet MS"/>
          <w:spacing w:val="-5"/>
          <w:sz w:val="10"/>
        </w:rPr>
        <w:t>656</w:t>
      </w:r>
    </w:p>
    <w:p w14:paraId="7C7E723C" w14:textId="77777777" w:rsidR="00EA1924" w:rsidRDefault="00000000">
      <w:pPr>
        <w:tabs>
          <w:tab w:val="left" w:pos="10859"/>
        </w:tabs>
        <w:spacing w:before="30"/>
        <w:ind w:left="2761"/>
        <w:rPr>
          <w:rFonts w:ascii="Trebuchet MS"/>
          <w:sz w:val="10"/>
        </w:rPr>
      </w:pPr>
      <w:r>
        <w:rPr>
          <w:sz w:val="20"/>
        </w:rPr>
        <w:t>numerically,</w:t>
      </w:r>
      <w:r>
        <w:rPr>
          <w:spacing w:val="6"/>
          <w:sz w:val="20"/>
        </w:rPr>
        <w:t xml:space="preserve"> </w:t>
      </w:r>
      <w:r>
        <w:rPr>
          <w:sz w:val="20"/>
        </w:rPr>
        <w:t>and</w:t>
      </w:r>
      <w:r>
        <w:rPr>
          <w:spacing w:val="5"/>
          <w:sz w:val="20"/>
        </w:rPr>
        <w:t xml:space="preserve"> </w:t>
      </w:r>
      <w:r>
        <w:rPr>
          <w:sz w:val="20"/>
        </w:rPr>
        <w:t>reported</w:t>
      </w:r>
      <w:r>
        <w:rPr>
          <w:spacing w:val="6"/>
          <w:sz w:val="20"/>
        </w:rPr>
        <w:t xml:space="preserve"> </w:t>
      </w:r>
      <w:r>
        <w:rPr>
          <w:sz w:val="20"/>
        </w:rPr>
        <w:t>the</w:t>
      </w:r>
      <w:r>
        <w:rPr>
          <w:spacing w:val="5"/>
          <w:sz w:val="20"/>
        </w:rPr>
        <w:t xml:space="preserve"> </w:t>
      </w:r>
      <w:r>
        <w:rPr>
          <w:sz w:val="20"/>
        </w:rPr>
        <w:t>result.</w:t>
      </w:r>
      <w:r>
        <w:rPr>
          <w:spacing w:val="27"/>
          <w:sz w:val="20"/>
        </w:rPr>
        <w:t xml:space="preserve"> </w:t>
      </w:r>
      <w:r>
        <w:rPr>
          <w:sz w:val="20"/>
        </w:rPr>
        <w:t>What</w:t>
      </w:r>
      <w:r>
        <w:rPr>
          <w:spacing w:val="6"/>
          <w:sz w:val="20"/>
        </w:rPr>
        <w:t xml:space="preserve"> </w:t>
      </w:r>
      <w:r>
        <w:rPr>
          <w:sz w:val="20"/>
        </w:rPr>
        <w:t>the</w:t>
      </w:r>
      <w:r>
        <w:rPr>
          <w:spacing w:val="5"/>
          <w:sz w:val="20"/>
        </w:rPr>
        <w:t xml:space="preserve"> </w:t>
      </w:r>
      <w:r>
        <w:rPr>
          <w:sz w:val="20"/>
        </w:rPr>
        <w:t>row</w:t>
      </w:r>
      <w:r>
        <w:rPr>
          <w:spacing w:val="6"/>
          <w:sz w:val="20"/>
        </w:rPr>
        <w:t xml:space="preserve"> </w:t>
      </w:r>
      <w:r>
        <w:rPr>
          <w:sz w:val="20"/>
        </w:rPr>
        <w:t>measures</w:t>
      </w:r>
      <w:r>
        <w:rPr>
          <w:spacing w:val="5"/>
          <w:sz w:val="20"/>
        </w:rPr>
        <w:t xml:space="preserve"> </w:t>
      </w:r>
      <w:r>
        <w:rPr>
          <w:sz w:val="20"/>
        </w:rPr>
        <w:t>is</w:t>
      </w:r>
      <w:r>
        <w:rPr>
          <w:spacing w:val="6"/>
          <w:sz w:val="20"/>
        </w:rPr>
        <w:t xml:space="preserve"> </w:t>
      </w:r>
      <w:r>
        <w:rPr>
          <w:sz w:val="20"/>
        </w:rPr>
        <w:t>therefore</w:t>
      </w:r>
      <w:r>
        <w:rPr>
          <w:spacing w:val="5"/>
          <w:sz w:val="20"/>
        </w:rPr>
        <w:t xml:space="preserve"> </w:t>
      </w:r>
      <w:r>
        <w:rPr>
          <w:sz w:val="20"/>
        </w:rPr>
        <w:t>an</w:t>
      </w:r>
      <w:r>
        <w:rPr>
          <w:spacing w:val="6"/>
          <w:sz w:val="20"/>
        </w:rPr>
        <w:t xml:space="preserve"> </w:t>
      </w:r>
      <w:r>
        <w:rPr>
          <w:sz w:val="20"/>
        </w:rPr>
        <w:t>agent</w:t>
      </w:r>
      <w:r>
        <w:rPr>
          <w:spacing w:val="5"/>
          <w:sz w:val="20"/>
        </w:rPr>
        <w:t xml:space="preserve"> </w:t>
      </w:r>
      <w:r>
        <w:rPr>
          <w:spacing w:val="-4"/>
          <w:sz w:val="20"/>
        </w:rPr>
        <w:t>with</w:t>
      </w:r>
      <w:r>
        <w:rPr>
          <w:rFonts w:ascii="Times New Roman"/>
          <w:sz w:val="20"/>
        </w:rPr>
        <w:tab/>
      </w:r>
      <w:r>
        <w:rPr>
          <w:rFonts w:ascii="Trebuchet MS"/>
          <w:spacing w:val="-5"/>
          <w:sz w:val="10"/>
        </w:rPr>
        <w:t>657</w:t>
      </w:r>
    </w:p>
    <w:p w14:paraId="19F1665A" w14:textId="77777777" w:rsidR="00EA1924" w:rsidRDefault="00000000">
      <w:pPr>
        <w:tabs>
          <w:tab w:val="left" w:pos="10859"/>
        </w:tabs>
        <w:spacing w:before="30"/>
        <w:ind w:left="2761"/>
        <w:rPr>
          <w:rFonts w:ascii="Trebuchet MS" w:hAnsi="Trebuchet MS"/>
          <w:sz w:val="10"/>
        </w:rPr>
      </w:pPr>
      <w:r>
        <w:rPr>
          <w:sz w:val="20"/>
        </w:rPr>
        <w:t>a</w:t>
      </w:r>
      <w:r>
        <w:rPr>
          <w:spacing w:val="3"/>
          <w:sz w:val="20"/>
        </w:rPr>
        <w:t xml:space="preserve"> </w:t>
      </w:r>
      <w:r>
        <w:rPr>
          <w:sz w:val="20"/>
        </w:rPr>
        <w:t>least-squares</w:t>
      </w:r>
      <w:r>
        <w:rPr>
          <w:spacing w:val="4"/>
          <w:sz w:val="20"/>
        </w:rPr>
        <w:t xml:space="preserve"> </w:t>
      </w:r>
      <w:r>
        <w:rPr>
          <w:sz w:val="20"/>
        </w:rPr>
        <w:t>library,</w:t>
      </w:r>
      <w:r>
        <w:rPr>
          <w:spacing w:val="4"/>
          <w:sz w:val="20"/>
        </w:rPr>
        <w:t xml:space="preserve"> </w:t>
      </w:r>
      <w:r>
        <w:rPr>
          <w:sz w:val="20"/>
        </w:rPr>
        <w:t>not</w:t>
      </w:r>
      <w:r>
        <w:rPr>
          <w:spacing w:val="3"/>
          <w:sz w:val="20"/>
        </w:rPr>
        <w:t xml:space="preserve"> </w:t>
      </w:r>
      <w:r>
        <w:rPr>
          <w:sz w:val="20"/>
        </w:rPr>
        <w:t>a</w:t>
      </w:r>
      <w:r>
        <w:rPr>
          <w:spacing w:val="4"/>
          <w:sz w:val="20"/>
        </w:rPr>
        <w:t xml:space="preserve"> </w:t>
      </w:r>
      <w:r>
        <w:rPr>
          <w:sz w:val="20"/>
        </w:rPr>
        <w:t>language</w:t>
      </w:r>
      <w:r>
        <w:rPr>
          <w:spacing w:val="4"/>
          <w:sz w:val="20"/>
        </w:rPr>
        <w:t xml:space="preserve"> </w:t>
      </w:r>
      <w:r>
        <w:rPr>
          <w:sz w:val="20"/>
        </w:rPr>
        <w:t>model’s</w:t>
      </w:r>
      <w:r>
        <w:rPr>
          <w:spacing w:val="4"/>
          <w:sz w:val="20"/>
        </w:rPr>
        <w:t xml:space="preserve"> </w:t>
      </w:r>
      <w:r>
        <w:rPr>
          <w:sz w:val="20"/>
        </w:rPr>
        <w:t>colorimetric</w:t>
      </w:r>
      <w:r>
        <w:rPr>
          <w:spacing w:val="3"/>
          <w:sz w:val="20"/>
        </w:rPr>
        <w:t xml:space="preserve"> </w:t>
      </w:r>
      <w:r>
        <w:rPr>
          <w:sz w:val="20"/>
        </w:rPr>
        <w:t>reasoning,</w:t>
      </w:r>
      <w:r>
        <w:rPr>
          <w:spacing w:val="4"/>
          <w:sz w:val="20"/>
        </w:rPr>
        <w:t xml:space="preserve"> </w:t>
      </w:r>
      <w:r>
        <w:rPr>
          <w:sz w:val="20"/>
        </w:rPr>
        <w:t>and</w:t>
      </w:r>
      <w:r>
        <w:rPr>
          <w:spacing w:val="4"/>
          <w:sz w:val="20"/>
        </w:rPr>
        <w:t xml:space="preserve"> </w:t>
      </w:r>
      <w:r>
        <w:rPr>
          <w:sz w:val="20"/>
        </w:rPr>
        <w:t>it</w:t>
      </w:r>
      <w:r>
        <w:rPr>
          <w:spacing w:val="4"/>
          <w:sz w:val="20"/>
        </w:rPr>
        <w:t xml:space="preserve"> </w:t>
      </w:r>
      <w:r>
        <w:rPr>
          <w:sz w:val="20"/>
        </w:rPr>
        <w:t>is</w:t>
      </w:r>
      <w:r>
        <w:rPr>
          <w:spacing w:val="3"/>
          <w:sz w:val="20"/>
        </w:rPr>
        <w:t xml:space="preserve"> </w:t>
      </w:r>
      <w:r>
        <w:rPr>
          <w:spacing w:val="-2"/>
          <w:sz w:val="20"/>
        </w:rPr>
        <w:t>reported</w:t>
      </w:r>
      <w:r>
        <w:rPr>
          <w:rFonts w:ascii="Times New Roman" w:hAnsi="Times New Roman"/>
          <w:sz w:val="20"/>
        </w:rPr>
        <w:tab/>
      </w:r>
      <w:r>
        <w:rPr>
          <w:rFonts w:ascii="Trebuchet MS" w:hAnsi="Trebuchet MS"/>
          <w:spacing w:val="-5"/>
          <w:sz w:val="10"/>
        </w:rPr>
        <w:t>658</w:t>
      </w:r>
    </w:p>
    <w:p w14:paraId="5CF05C97" w14:textId="77777777" w:rsidR="00EA1924" w:rsidRDefault="00000000">
      <w:pPr>
        <w:tabs>
          <w:tab w:val="left" w:pos="10859"/>
        </w:tabs>
        <w:spacing w:before="30"/>
        <w:ind w:left="2761"/>
        <w:rPr>
          <w:rFonts w:ascii="Trebuchet MS"/>
          <w:sz w:val="10"/>
        </w:rPr>
      </w:pPr>
      <w:r>
        <w:rPr>
          <w:sz w:val="20"/>
        </w:rPr>
        <w:t>here</w:t>
      </w:r>
      <w:r>
        <w:rPr>
          <w:spacing w:val="-6"/>
          <w:sz w:val="20"/>
        </w:rPr>
        <w:t xml:space="preserve"> </w:t>
      </w:r>
      <w:r>
        <w:rPr>
          <w:sz w:val="20"/>
        </w:rPr>
        <w:t>only</w:t>
      </w:r>
      <w:r>
        <w:rPr>
          <w:spacing w:val="-6"/>
          <w:sz w:val="20"/>
        </w:rPr>
        <w:t xml:space="preserve"> </w:t>
      </w:r>
      <w:r>
        <w:rPr>
          <w:sz w:val="20"/>
        </w:rPr>
        <w:t>to</w:t>
      </w:r>
      <w:r>
        <w:rPr>
          <w:spacing w:val="-5"/>
          <w:sz w:val="20"/>
        </w:rPr>
        <w:t xml:space="preserve"> </w:t>
      </w:r>
      <w:r>
        <w:rPr>
          <w:sz w:val="20"/>
        </w:rPr>
        <w:t>make</w:t>
      </w:r>
      <w:r>
        <w:rPr>
          <w:spacing w:val="-5"/>
          <w:sz w:val="20"/>
        </w:rPr>
        <w:t xml:space="preserve"> </w:t>
      </w:r>
      <w:r>
        <w:rPr>
          <w:sz w:val="20"/>
        </w:rPr>
        <w:t>the</w:t>
      </w:r>
      <w:r>
        <w:rPr>
          <w:spacing w:val="-6"/>
          <w:sz w:val="20"/>
        </w:rPr>
        <w:t xml:space="preserve"> </w:t>
      </w:r>
      <w:r>
        <w:rPr>
          <w:sz w:val="20"/>
        </w:rPr>
        <w:t>point</w:t>
      </w:r>
      <w:r>
        <w:rPr>
          <w:spacing w:val="-6"/>
          <w:sz w:val="20"/>
        </w:rPr>
        <w:t xml:space="preserve"> </w:t>
      </w:r>
      <w:r>
        <w:rPr>
          <w:sz w:val="20"/>
        </w:rPr>
        <w:t>that</w:t>
      </w:r>
      <w:r>
        <w:rPr>
          <w:spacing w:val="-5"/>
          <w:sz w:val="20"/>
        </w:rPr>
        <w:t xml:space="preserve"> </w:t>
      </w:r>
      <w:r>
        <w:rPr>
          <w:sz w:val="20"/>
        </w:rPr>
        <w:t>the</w:t>
      </w:r>
      <w:r>
        <w:rPr>
          <w:spacing w:val="-5"/>
          <w:sz w:val="20"/>
        </w:rPr>
        <w:t xml:space="preserve"> </w:t>
      </w:r>
      <w:r>
        <w:rPr>
          <w:sz w:val="20"/>
        </w:rPr>
        <w:t>two</w:t>
      </w:r>
      <w:r>
        <w:rPr>
          <w:spacing w:val="-6"/>
          <w:sz w:val="20"/>
        </w:rPr>
        <w:t xml:space="preserve"> </w:t>
      </w:r>
      <w:r>
        <w:rPr>
          <w:sz w:val="20"/>
        </w:rPr>
        <w:t>are</w:t>
      </w:r>
      <w:r>
        <w:rPr>
          <w:spacing w:val="-6"/>
          <w:sz w:val="20"/>
        </w:rPr>
        <w:t xml:space="preserve"> </w:t>
      </w:r>
      <w:r>
        <w:rPr>
          <w:sz w:val="20"/>
        </w:rPr>
        <w:t>indistinguishable</w:t>
      </w:r>
      <w:r>
        <w:rPr>
          <w:spacing w:val="-5"/>
          <w:sz w:val="20"/>
        </w:rPr>
        <w:t xml:space="preserve"> </w:t>
      </w:r>
      <w:r>
        <w:rPr>
          <w:sz w:val="20"/>
        </w:rPr>
        <w:t>from</w:t>
      </w:r>
      <w:r>
        <w:rPr>
          <w:spacing w:val="-5"/>
          <w:sz w:val="20"/>
        </w:rPr>
        <w:t xml:space="preserve"> </w:t>
      </w:r>
      <w:r>
        <w:rPr>
          <w:sz w:val="20"/>
        </w:rPr>
        <w:t>the</w:t>
      </w:r>
      <w:r>
        <w:rPr>
          <w:spacing w:val="-6"/>
          <w:sz w:val="20"/>
        </w:rPr>
        <w:t xml:space="preserve"> </w:t>
      </w:r>
      <w:r>
        <w:rPr>
          <w:sz w:val="20"/>
        </w:rPr>
        <w:t>answer</w:t>
      </w:r>
      <w:r>
        <w:rPr>
          <w:spacing w:val="-6"/>
          <w:sz w:val="20"/>
        </w:rPr>
        <w:t xml:space="preserve"> </w:t>
      </w:r>
      <w:r>
        <w:rPr>
          <w:sz w:val="20"/>
        </w:rPr>
        <w:t>text</w:t>
      </w:r>
      <w:r>
        <w:rPr>
          <w:spacing w:val="-5"/>
          <w:sz w:val="20"/>
        </w:rPr>
        <w:t xml:space="preserve"> </w:t>
      </w:r>
      <w:r>
        <w:rPr>
          <w:spacing w:val="-2"/>
          <w:sz w:val="20"/>
        </w:rPr>
        <w:t>alone.</w:t>
      </w:r>
      <w:r>
        <w:rPr>
          <w:sz w:val="20"/>
        </w:rPr>
        <w:tab/>
      </w:r>
      <w:r>
        <w:rPr>
          <w:rFonts w:ascii="Trebuchet MS"/>
          <w:spacing w:val="-5"/>
          <w:sz w:val="10"/>
        </w:rPr>
        <w:t>659</w:t>
      </w:r>
    </w:p>
    <w:p w14:paraId="0C1CFB27" w14:textId="77777777" w:rsidR="00EA1924" w:rsidRDefault="00000000">
      <w:pPr>
        <w:tabs>
          <w:tab w:val="left" w:pos="10859"/>
        </w:tabs>
        <w:spacing w:before="30"/>
        <w:ind w:left="2754"/>
        <w:rPr>
          <w:rFonts w:ascii="Trebuchet MS"/>
          <w:sz w:val="10"/>
        </w:rPr>
      </w:pPr>
      <w:r>
        <w:rPr>
          <w:sz w:val="20"/>
        </w:rPr>
        <w:t>Attempts</w:t>
      </w:r>
      <w:r>
        <w:rPr>
          <w:spacing w:val="10"/>
          <w:sz w:val="20"/>
        </w:rPr>
        <w:t xml:space="preserve"> </w:t>
      </w:r>
      <w:r>
        <w:rPr>
          <w:sz w:val="20"/>
        </w:rPr>
        <w:t>to</w:t>
      </w:r>
      <w:r>
        <w:rPr>
          <w:spacing w:val="11"/>
          <w:sz w:val="20"/>
        </w:rPr>
        <w:t xml:space="preserve"> </w:t>
      </w:r>
      <w:r>
        <w:rPr>
          <w:sz w:val="20"/>
        </w:rPr>
        <w:t>obtain</w:t>
      </w:r>
      <w:r>
        <w:rPr>
          <w:spacing w:val="11"/>
          <w:sz w:val="20"/>
        </w:rPr>
        <w:t xml:space="preserve"> </w:t>
      </w:r>
      <w:r>
        <w:rPr>
          <w:sz w:val="20"/>
        </w:rPr>
        <w:t>a</w:t>
      </w:r>
      <w:r>
        <w:rPr>
          <w:spacing w:val="10"/>
          <w:sz w:val="20"/>
        </w:rPr>
        <w:t xml:space="preserve"> </w:t>
      </w:r>
      <w:r>
        <w:rPr>
          <w:sz w:val="20"/>
        </w:rPr>
        <w:t>clean</w:t>
      </w:r>
      <w:r>
        <w:rPr>
          <w:spacing w:val="11"/>
          <w:sz w:val="20"/>
        </w:rPr>
        <w:t xml:space="preserve"> </w:t>
      </w:r>
      <w:r>
        <w:rPr>
          <w:sz w:val="20"/>
        </w:rPr>
        <w:t>tool-free</w:t>
      </w:r>
      <w:r>
        <w:rPr>
          <w:spacing w:val="11"/>
          <w:sz w:val="20"/>
        </w:rPr>
        <w:t xml:space="preserve"> </w:t>
      </w:r>
      <w:r>
        <w:rPr>
          <w:sz w:val="20"/>
        </w:rPr>
        <w:t>answer</w:t>
      </w:r>
      <w:r>
        <w:rPr>
          <w:spacing w:val="10"/>
          <w:sz w:val="20"/>
        </w:rPr>
        <w:t xml:space="preserve"> </w:t>
      </w:r>
      <w:r>
        <w:rPr>
          <w:sz w:val="20"/>
        </w:rPr>
        <w:t>through</w:t>
      </w:r>
      <w:r>
        <w:rPr>
          <w:spacing w:val="11"/>
          <w:sz w:val="20"/>
        </w:rPr>
        <w:t xml:space="preserve"> </w:t>
      </w:r>
      <w:r>
        <w:rPr>
          <w:sz w:val="20"/>
        </w:rPr>
        <w:t>a</w:t>
      </w:r>
      <w:r>
        <w:rPr>
          <w:spacing w:val="11"/>
          <w:sz w:val="20"/>
        </w:rPr>
        <w:t xml:space="preserve"> </w:t>
      </w:r>
      <w:r>
        <w:rPr>
          <w:sz w:val="20"/>
        </w:rPr>
        <w:t>command-line</w:t>
      </w:r>
      <w:r>
        <w:rPr>
          <w:spacing w:val="11"/>
          <w:sz w:val="20"/>
        </w:rPr>
        <w:t xml:space="preserve"> </w:t>
      </w:r>
      <w:r>
        <w:rPr>
          <w:sz w:val="20"/>
        </w:rPr>
        <w:t>agent</w:t>
      </w:r>
      <w:r>
        <w:rPr>
          <w:spacing w:val="10"/>
          <w:sz w:val="20"/>
        </w:rPr>
        <w:t xml:space="preserve"> </w:t>
      </w:r>
      <w:r>
        <w:rPr>
          <w:sz w:val="20"/>
        </w:rPr>
        <w:t>instead</w:t>
      </w:r>
      <w:r>
        <w:rPr>
          <w:spacing w:val="11"/>
          <w:sz w:val="20"/>
        </w:rPr>
        <w:t xml:space="preserve"> </w:t>
      </w:r>
      <w:r>
        <w:rPr>
          <w:sz w:val="20"/>
        </w:rPr>
        <w:t>of</w:t>
      </w:r>
      <w:r>
        <w:rPr>
          <w:spacing w:val="11"/>
          <w:sz w:val="20"/>
        </w:rPr>
        <w:t xml:space="preserve"> </w:t>
      </w:r>
      <w:r>
        <w:rPr>
          <w:spacing w:val="-10"/>
          <w:sz w:val="20"/>
        </w:rPr>
        <w:t>a</w:t>
      </w:r>
      <w:r>
        <w:rPr>
          <w:rFonts w:ascii="Times New Roman"/>
          <w:sz w:val="20"/>
        </w:rPr>
        <w:tab/>
      </w:r>
      <w:r>
        <w:rPr>
          <w:rFonts w:ascii="Trebuchet MS"/>
          <w:spacing w:val="-5"/>
          <w:sz w:val="10"/>
        </w:rPr>
        <w:t>660</w:t>
      </w:r>
    </w:p>
    <w:p w14:paraId="4EDBC908" w14:textId="77777777" w:rsidR="00EA1924" w:rsidRDefault="00000000">
      <w:pPr>
        <w:tabs>
          <w:tab w:val="left" w:pos="10859"/>
        </w:tabs>
        <w:spacing w:before="30"/>
        <w:ind w:left="2761"/>
        <w:rPr>
          <w:rFonts w:ascii="Trebuchet MS"/>
          <w:sz w:val="10"/>
        </w:rPr>
      </w:pPr>
      <w:r>
        <w:rPr>
          <w:sz w:val="20"/>
        </w:rPr>
        <w:t>browser</w:t>
      </w:r>
      <w:r>
        <w:rPr>
          <w:spacing w:val="22"/>
          <w:sz w:val="20"/>
        </w:rPr>
        <w:t xml:space="preserve"> </w:t>
      </w:r>
      <w:r>
        <w:rPr>
          <w:sz w:val="20"/>
        </w:rPr>
        <w:t>failed</w:t>
      </w:r>
      <w:r>
        <w:rPr>
          <w:spacing w:val="22"/>
          <w:sz w:val="20"/>
        </w:rPr>
        <w:t xml:space="preserve"> </w:t>
      </w:r>
      <w:r>
        <w:rPr>
          <w:sz w:val="20"/>
        </w:rPr>
        <w:t>repeatedly:</w:t>
      </w:r>
      <w:r>
        <w:rPr>
          <w:spacing w:val="55"/>
          <w:sz w:val="20"/>
        </w:rPr>
        <w:t xml:space="preserve"> </w:t>
      </w:r>
      <w:r>
        <w:rPr>
          <w:sz w:val="20"/>
        </w:rPr>
        <w:t>with</w:t>
      </w:r>
      <w:r>
        <w:rPr>
          <w:spacing w:val="22"/>
          <w:sz w:val="20"/>
        </w:rPr>
        <w:t xml:space="preserve"> </w:t>
      </w:r>
      <w:r>
        <w:rPr>
          <w:sz w:val="20"/>
        </w:rPr>
        <w:t>successive</w:t>
      </w:r>
      <w:r>
        <w:rPr>
          <w:spacing w:val="22"/>
          <w:sz w:val="20"/>
        </w:rPr>
        <w:t xml:space="preserve"> </w:t>
      </w:r>
      <w:r>
        <w:rPr>
          <w:sz w:val="20"/>
        </w:rPr>
        <w:t>tool</w:t>
      </w:r>
      <w:r>
        <w:rPr>
          <w:spacing w:val="23"/>
          <w:sz w:val="20"/>
        </w:rPr>
        <w:t xml:space="preserve"> </w:t>
      </w:r>
      <w:r>
        <w:rPr>
          <w:sz w:val="20"/>
        </w:rPr>
        <w:t>categories</w:t>
      </w:r>
      <w:r>
        <w:rPr>
          <w:spacing w:val="22"/>
          <w:sz w:val="20"/>
        </w:rPr>
        <w:t xml:space="preserve"> </w:t>
      </w:r>
      <w:r>
        <w:rPr>
          <w:sz w:val="20"/>
        </w:rPr>
        <w:t>disabled,</w:t>
      </w:r>
      <w:r>
        <w:rPr>
          <w:spacing w:val="27"/>
          <w:sz w:val="20"/>
        </w:rPr>
        <w:t xml:space="preserve"> </w:t>
      </w:r>
      <w:r>
        <w:rPr>
          <w:sz w:val="20"/>
        </w:rPr>
        <w:t>the</w:t>
      </w:r>
      <w:r>
        <w:rPr>
          <w:spacing w:val="23"/>
          <w:sz w:val="20"/>
        </w:rPr>
        <w:t xml:space="preserve"> </w:t>
      </w:r>
      <w:r>
        <w:rPr>
          <w:sz w:val="20"/>
        </w:rPr>
        <w:t>agent</w:t>
      </w:r>
      <w:r>
        <w:rPr>
          <w:spacing w:val="22"/>
          <w:sz w:val="20"/>
        </w:rPr>
        <w:t xml:space="preserve"> </w:t>
      </w:r>
      <w:r>
        <w:rPr>
          <w:sz w:val="20"/>
        </w:rPr>
        <w:t>found</w:t>
      </w:r>
      <w:r>
        <w:rPr>
          <w:spacing w:val="22"/>
          <w:sz w:val="20"/>
        </w:rPr>
        <w:t xml:space="preserve"> </w:t>
      </w:r>
      <w:r>
        <w:rPr>
          <w:spacing w:val="-10"/>
          <w:sz w:val="20"/>
        </w:rPr>
        <w:t>a</w:t>
      </w:r>
      <w:r>
        <w:rPr>
          <w:rFonts w:ascii="Times New Roman"/>
          <w:sz w:val="20"/>
        </w:rPr>
        <w:tab/>
      </w:r>
      <w:r>
        <w:rPr>
          <w:rFonts w:ascii="Trebuchet MS"/>
          <w:spacing w:val="-5"/>
          <w:sz w:val="10"/>
        </w:rPr>
        <w:t>661</w:t>
      </w:r>
    </w:p>
    <w:p w14:paraId="60BC04C8" w14:textId="77777777" w:rsidR="00EA1924" w:rsidRDefault="00000000">
      <w:pPr>
        <w:tabs>
          <w:tab w:val="left" w:pos="10859"/>
        </w:tabs>
        <w:spacing w:before="30"/>
        <w:ind w:left="2761"/>
        <w:rPr>
          <w:rFonts w:ascii="Trebuchet MS"/>
          <w:sz w:val="10"/>
        </w:rPr>
      </w:pPr>
      <w:r>
        <w:rPr>
          <w:sz w:val="20"/>
        </w:rPr>
        <w:t>computation</w:t>
      </w:r>
      <w:r>
        <w:rPr>
          <w:spacing w:val="23"/>
          <w:sz w:val="20"/>
        </w:rPr>
        <w:t xml:space="preserve"> </w:t>
      </w:r>
      <w:r>
        <w:rPr>
          <w:sz w:val="20"/>
        </w:rPr>
        <w:t>channel</w:t>
      </w:r>
      <w:r>
        <w:rPr>
          <w:spacing w:val="23"/>
          <w:sz w:val="20"/>
        </w:rPr>
        <w:t xml:space="preserve"> </w:t>
      </w:r>
      <w:r>
        <w:rPr>
          <w:sz w:val="20"/>
        </w:rPr>
        <w:t>each</w:t>
      </w:r>
      <w:r>
        <w:rPr>
          <w:spacing w:val="23"/>
          <w:sz w:val="20"/>
        </w:rPr>
        <w:t xml:space="preserve"> </w:t>
      </w:r>
      <w:r>
        <w:rPr>
          <w:sz w:val="20"/>
        </w:rPr>
        <w:t>time</w:t>
      </w:r>
      <w:r>
        <w:rPr>
          <w:spacing w:val="24"/>
          <w:sz w:val="20"/>
        </w:rPr>
        <w:t xml:space="preserve"> </w:t>
      </w:r>
      <w:r>
        <w:rPr>
          <w:sz w:val="20"/>
        </w:rPr>
        <w:t>(187</w:t>
      </w:r>
      <w:r>
        <w:rPr>
          <w:spacing w:val="23"/>
          <w:sz w:val="20"/>
        </w:rPr>
        <w:t xml:space="preserve"> </w:t>
      </w:r>
      <w:r>
        <w:rPr>
          <w:sz w:val="20"/>
        </w:rPr>
        <w:t>and</w:t>
      </w:r>
      <w:r>
        <w:rPr>
          <w:spacing w:val="23"/>
          <w:sz w:val="20"/>
        </w:rPr>
        <w:t xml:space="preserve"> </w:t>
      </w:r>
      <w:r>
        <w:rPr>
          <w:sz w:val="20"/>
        </w:rPr>
        <w:t>74</w:t>
      </w:r>
      <w:r>
        <w:rPr>
          <w:spacing w:val="24"/>
          <w:sz w:val="20"/>
        </w:rPr>
        <w:t xml:space="preserve"> </w:t>
      </w:r>
      <w:r>
        <w:rPr>
          <w:sz w:val="20"/>
        </w:rPr>
        <w:t>tool</w:t>
      </w:r>
      <w:r>
        <w:rPr>
          <w:spacing w:val="23"/>
          <w:sz w:val="20"/>
        </w:rPr>
        <w:t xml:space="preserve"> </w:t>
      </w:r>
      <w:r>
        <w:rPr>
          <w:sz w:val="20"/>
        </w:rPr>
        <w:t>invocations</w:t>
      </w:r>
      <w:r>
        <w:rPr>
          <w:spacing w:val="23"/>
          <w:sz w:val="20"/>
        </w:rPr>
        <w:t xml:space="preserve"> </w:t>
      </w:r>
      <w:r>
        <w:rPr>
          <w:sz w:val="20"/>
        </w:rPr>
        <w:t>in</w:t>
      </w:r>
      <w:r>
        <w:rPr>
          <w:spacing w:val="23"/>
          <w:sz w:val="20"/>
        </w:rPr>
        <w:t xml:space="preserve"> </w:t>
      </w:r>
      <w:r>
        <w:rPr>
          <w:sz w:val="20"/>
        </w:rPr>
        <w:t>the</w:t>
      </w:r>
      <w:r>
        <w:rPr>
          <w:spacing w:val="24"/>
          <w:sz w:val="20"/>
        </w:rPr>
        <w:t xml:space="preserve"> </w:t>
      </w:r>
      <w:r>
        <w:rPr>
          <w:sz w:val="20"/>
        </w:rPr>
        <w:t>first</w:t>
      </w:r>
      <w:r>
        <w:rPr>
          <w:spacing w:val="23"/>
          <w:sz w:val="20"/>
        </w:rPr>
        <w:t xml:space="preserve"> </w:t>
      </w:r>
      <w:r>
        <w:rPr>
          <w:sz w:val="20"/>
        </w:rPr>
        <w:t>two</w:t>
      </w:r>
      <w:r>
        <w:rPr>
          <w:spacing w:val="23"/>
          <w:sz w:val="20"/>
        </w:rPr>
        <w:t xml:space="preserve"> </w:t>
      </w:r>
      <w:r>
        <w:rPr>
          <w:spacing w:val="-2"/>
          <w:sz w:val="20"/>
        </w:rPr>
        <w:t>attempts)</w:t>
      </w:r>
      <w:r>
        <w:rPr>
          <w:rFonts w:ascii="Times New Roman"/>
          <w:sz w:val="20"/>
        </w:rPr>
        <w:tab/>
      </w:r>
      <w:r>
        <w:rPr>
          <w:rFonts w:ascii="Trebuchet MS"/>
          <w:spacing w:val="-5"/>
          <w:sz w:val="10"/>
        </w:rPr>
        <w:t>662</w:t>
      </w:r>
    </w:p>
    <w:p w14:paraId="2810546F" w14:textId="77777777" w:rsidR="00EA1924" w:rsidRDefault="00000000">
      <w:pPr>
        <w:tabs>
          <w:tab w:val="left" w:pos="10859"/>
        </w:tabs>
        <w:spacing w:before="30"/>
        <w:ind w:left="2761"/>
        <w:rPr>
          <w:rFonts w:ascii="Trebuchet MS"/>
          <w:sz w:val="10"/>
        </w:rPr>
      </w:pPr>
      <w:r>
        <w:rPr>
          <w:sz w:val="20"/>
        </w:rPr>
        <w:t>and</w:t>
      </w:r>
      <w:r>
        <w:rPr>
          <w:spacing w:val="12"/>
          <w:sz w:val="20"/>
        </w:rPr>
        <w:t xml:space="preserve"> </w:t>
      </w:r>
      <w:r>
        <w:rPr>
          <w:sz w:val="20"/>
        </w:rPr>
        <w:t>fitted</w:t>
      </w:r>
      <w:r>
        <w:rPr>
          <w:spacing w:val="13"/>
          <w:sz w:val="20"/>
        </w:rPr>
        <w:t xml:space="preserve"> </w:t>
      </w:r>
      <w:r>
        <w:rPr>
          <w:sz w:val="20"/>
        </w:rPr>
        <w:t>the</w:t>
      </w:r>
      <w:r>
        <w:rPr>
          <w:spacing w:val="13"/>
          <w:sz w:val="20"/>
        </w:rPr>
        <w:t xml:space="preserve"> </w:t>
      </w:r>
      <w:r>
        <w:rPr>
          <w:sz w:val="20"/>
        </w:rPr>
        <w:t>coefficients</w:t>
      </w:r>
      <w:r>
        <w:rPr>
          <w:spacing w:val="13"/>
          <w:sz w:val="20"/>
        </w:rPr>
        <w:t xml:space="preserve"> </w:t>
      </w:r>
      <w:r>
        <w:rPr>
          <w:sz w:val="20"/>
        </w:rPr>
        <w:t>numerically</w:t>
      </w:r>
      <w:r>
        <w:rPr>
          <w:spacing w:val="13"/>
          <w:sz w:val="20"/>
        </w:rPr>
        <w:t xml:space="preserve"> </w:t>
      </w:r>
      <w:r>
        <w:rPr>
          <w:sz w:val="20"/>
        </w:rPr>
        <w:t>rather</w:t>
      </w:r>
      <w:r>
        <w:rPr>
          <w:spacing w:val="12"/>
          <w:sz w:val="20"/>
        </w:rPr>
        <w:t xml:space="preserve"> </w:t>
      </w:r>
      <w:r>
        <w:rPr>
          <w:sz w:val="20"/>
        </w:rPr>
        <w:t>than</w:t>
      </w:r>
      <w:r>
        <w:rPr>
          <w:spacing w:val="13"/>
          <w:sz w:val="20"/>
        </w:rPr>
        <w:t xml:space="preserve"> </w:t>
      </w:r>
      <w:r>
        <w:rPr>
          <w:sz w:val="20"/>
        </w:rPr>
        <w:t>reasoning</w:t>
      </w:r>
      <w:r>
        <w:rPr>
          <w:spacing w:val="13"/>
          <w:sz w:val="20"/>
        </w:rPr>
        <w:t xml:space="preserve"> </w:t>
      </w:r>
      <w:r>
        <w:rPr>
          <w:sz w:val="20"/>
        </w:rPr>
        <w:t>them</w:t>
      </w:r>
      <w:r>
        <w:rPr>
          <w:spacing w:val="13"/>
          <w:sz w:val="20"/>
        </w:rPr>
        <w:t xml:space="preserve"> </w:t>
      </w:r>
      <w:r>
        <w:rPr>
          <w:sz w:val="20"/>
        </w:rPr>
        <w:t>out.</w:t>
      </w:r>
      <w:r>
        <w:rPr>
          <w:spacing w:val="47"/>
          <w:sz w:val="20"/>
        </w:rPr>
        <w:t xml:space="preserve"> </w:t>
      </w:r>
      <w:r>
        <w:rPr>
          <w:sz w:val="20"/>
        </w:rPr>
        <w:t>Any</w:t>
      </w:r>
      <w:r>
        <w:rPr>
          <w:spacing w:val="12"/>
          <w:sz w:val="20"/>
        </w:rPr>
        <w:t xml:space="preserve"> </w:t>
      </w:r>
      <w:r>
        <w:rPr>
          <w:spacing w:val="-2"/>
          <w:sz w:val="20"/>
        </w:rPr>
        <w:t>evaluation</w:t>
      </w:r>
      <w:r>
        <w:rPr>
          <w:rFonts w:ascii="Times New Roman"/>
          <w:sz w:val="20"/>
        </w:rPr>
        <w:tab/>
      </w:r>
      <w:r>
        <w:rPr>
          <w:rFonts w:ascii="Trebuchet MS"/>
          <w:spacing w:val="-5"/>
          <w:sz w:val="10"/>
        </w:rPr>
        <w:t>663</w:t>
      </w:r>
    </w:p>
    <w:p w14:paraId="1583EFC2" w14:textId="77777777" w:rsidR="00EA1924" w:rsidRDefault="00000000">
      <w:pPr>
        <w:tabs>
          <w:tab w:val="left" w:pos="10859"/>
        </w:tabs>
        <w:spacing w:before="30"/>
        <w:ind w:left="2761"/>
        <w:rPr>
          <w:rFonts w:ascii="Trebuchet MS"/>
          <w:sz w:val="10"/>
        </w:rPr>
      </w:pPr>
      <w:r>
        <w:rPr>
          <w:sz w:val="20"/>
        </w:rPr>
        <w:t>of</w:t>
      </w:r>
      <w:r>
        <w:rPr>
          <w:spacing w:val="9"/>
          <w:sz w:val="20"/>
        </w:rPr>
        <w:t xml:space="preserve"> </w:t>
      </w:r>
      <w:r>
        <w:rPr>
          <w:sz w:val="20"/>
        </w:rPr>
        <w:t>language</w:t>
      </w:r>
      <w:r>
        <w:rPr>
          <w:spacing w:val="9"/>
          <w:sz w:val="20"/>
        </w:rPr>
        <w:t xml:space="preserve"> </w:t>
      </w:r>
      <w:r>
        <w:rPr>
          <w:sz w:val="20"/>
        </w:rPr>
        <w:t>models</w:t>
      </w:r>
      <w:r>
        <w:rPr>
          <w:spacing w:val="8"/>
          <w:sz w:val="20"/>
        </w:rPr>
        <w:t xml:space="preserve"> </w:t>
      </w:r>
      <w:r>
        <w:rPr>
          <w:sz w:val="20"/>
        </w:rPr>
        <w:t>on</w:t>
      </w:r>
      <w:r>
        <w:rPr>
          <w:spacing w:val="9"/>
          <w:sz w:val="20"/>
        </w:rPr>
        <w:t xml:space="preserve"> </w:t>
      </w:r>
      <w:r>
        <w:rPr>
          <w:sz w:val="20"/>
        </w:rPr>
        <w:t>quantitative</w:t>
      </w:r>
      <w:r>
        <w:rPr>
          <w:spacing w:val="9"/>
          <w:sz w:val="20"/>
        </w:rPr>
        <w:t xml:space="preserve"> </w:t>
      </w:r>
      <w:r>
        <w:rPr>
          <w:sz w:val="20"/>
        </w:rPr>
        <w:t>tasks</w:t>
      </w:r>
      <w:r>
        <w:rPr>
          <w:spacing w:val="9"/>
          <w:sz w:val="20"/>
        </w:rPr>
        <w:t xml:space="preserve"> </w:t>
      </w:r>
      <w:r>
        <w:rPr>
          <w:sz w:val="20"/>
        </w:rPr>
        <w:t>that</w:t>
      </w:r>
      <w:r>
        <w:rPr>
          <w:spacing w:val="9"/>
          <w:sz w:val="20"/>
        </w:rPr>
        <w:t xml:space="preserve"> </w:t>
      </w:r>
      <w:r>
        <w:rPr>
          <w:sz w:val="20"/>
        </w:rPr>
        <w:t>queries</w:t>
      </w:r>
      <w:r>
        <w:rPr>
          <w:spacing w:val="9"/>
          <w:sz w:val="20"/>
        </w:rPr>
        <w:t xml:space="preserve"> </w:t>
      </w:r>
      <w:r>
        <w:rPr>
          <w:sz w:val="20"/>
        </w:rPr>
        <w:t>them</w:t>
      </w:r>
      <w:r>
        <w:rPr>
          <w:spacing w:val="9"/>
          <w:sz w:val="20"/>
        </w:rPr>
        <w:t xml:space="preserve"> </w:t>
      </w:r>
      <w:r>
        <w:rPr>
          <w:sz w:val="20"/>
        </w:rPr>
        <w:t>through</w:t>
      </w:r>
      <w:r>
        <w:rPr>
          <w:spacing w:val="9"/>
          <w:sz w:val="20"/>
        </w:rPr>
        <w:t xml:space="preserve"> </w:t>
      </w:r>
      <w:r>
        <w:rPr>
          <w:sz w:val="20"/>
        </w:rPr>
        <w:t>an</w:t>
      </w:r>
      <w:r>
        <w:rPr>
          <w:spacing w:val="9"/>
          <w:sz w:val="20"/>
        </w:rPr>
        <w:t xml:space="preserve"> </w:t>
      </w:r>
      <w:r>
        <w:rPr>
          <w:sz w:val="20"/>
        </w:rPr>
        <w:t>agentic</w:t>
      </w:r>
      <w:r>
        <w:rPr>
          <w:spacing w:val="9"/>
          <w:sz w:val="20"/>
        </w:rPr>
        <w:t xml:space="preserve"> </w:t>
      </w:r>
      <w:r>
        <w:rPr>
          <w:spacing w:val="-2"/>
          <w:sz w:val="20"/>
        </w:rPr>
        <w:t>harness,</w:t>
      </w:r>
      <w:r>
        <w:rPr>
          <w:rFonts w:ascii="Times New Roman"/>
          <w:sz w:val="20"/>
        </w:rPr>
        <w:tab/>
      </w:r>
      <w:r>
        <w:rPr>
          <w:rFonts w:ascii="Trebuchet MS"/>
          <w:spacing w:val="-5"/>
          <w:sz w:val="10"/>
        </w:rPr>
        <w:t>664</w:t>
      </w:r>
    </w:p>
    <w:p w14:paraId="01919942" w14:textId="77777777" w:rsidR="00EA1924" w:rsidRDefault="00000000">
      <w:pPr>
        <w:tabs>
          <w:tab w:val="left" w:pos="10859"/>
        </w:tabs>
        <w:spacing w:before="30"/>
        <w:ind w:left="2753"/>
        <w:rPr>
          <w:rFonts w:ascii="Trebuchet MS" w:hAnsi="Trebuchet MS"/>
          <w:sz w:val="10"/>
        </w:rPr>
      </w:pPr>
      <w:r>
        <w:rPr>
          <w:sz w:val="20"/>
        </w:rPr>
        <w:t>without</w:t>
      </w:r>
      <w:r>
        <w:rPr>
          <w:spacing w:val="-3"/>
          <w:sz w:val="20"/>
        </w:rPr>
        <w:t xml:space="preserve"> </w:t>
      </w:r>
      <w:r>
        <w:rPr>
          <w:sz w:val="20"/>
        </w:rPr>
        <w:t>auditing</w:t>
      </w:r>
      <w:r>
        <w:rPr>
          <w:spacing w:val="-1"/>
          <w:sz w:val="20"/>
        </w:rPr>
        <w:t xml:space="preserve"> </w:t>
      </w:r>
      <w:r>
        <w:rPr>
          <w:sz w:val="20"/>
        </w:rPr>
        <w:t>the</w:t>
      </w:r>
      <w:r>
        <w:rPr>
          <w:spacing w:val="-1"/>
          <w:sz w:val="20"/>
        </w:rPr>
        <w:t xml:space="preserve"> </w:t>
      </w:r>
      <w:r>
        <w:rPr>
          <w:sz w:val="20"/>
        </w:rPr>
        <w:t>transcript</w:t>
      </w:r>
      <w:r>
        <w:rPr>
          <w:spacing w:val="-1"/>
          <w:sz w:val="20"/>
        </w:rPr>
        <w:t xml:space="preserve"> </w:t>
      </w:r>
      <w:r>
        <w:rPr>
          <w:sz w:val="20"/>
        </w:rPr>
        <w:t>for</w:t>
      </w:r>
      <w:r>
        <w:rPr>
          <w:spacing w:val="-1"/>
          <w:sz w:val="20"/>
        </w:rPr>
        <w:t xml:space="preserve"> </w:t>
      </w:r>
      <w:r>
        <w:rPr>
          <w:sz w:val="20"/>
        </w:rPr>
        <w:t>tool</w:t>
      </w:r>
      <w:r>
        <w:rPr>
          <w:spacing w:val="-1"/>
          <w:sz w:val="20"/>
        </w:rPr>
        <w:t xml:space="preserve"> </w:t>
      </w:r>
      <w:r>
        <w:rPr>
          <w:sz w:val="20"/>
        </w:rPr>
        <w:t>calls,</w:t>
      </w:r>
      <w:r>
        <w:rPr>
          <w:spacing w:val="-1"/>
          <w:sz w:val="20"/>
        </w:rPr>
        <w:t xml:space="preserve"> </w:t>
      </w:r>
      <w:r>
        <w:rPr>
          <w:sz w:val="20"/>
        </w:rPr>
        <w:t>is</w:t>
      </w:r>
      <w:r>
        <w:rPr>
          <w:spacing w:val="-1"/>
          <w:sz w:val="20"/>
        </w:rPr>
        <w:t xml:space="preserve"> </w:t>
      </w:r>
      <w:r>
        <w:rPr>
          <w:sz w:val="20"/>
        </w:rPr>
        <w:t>measuring</w:t>
      </w:r>
      <w:r>
        <w:rPr>
          <w:spacing w:val="-1"/>
          <w:sz w:val="20"/>
        </w:rPr>
        <w:t xml:space="preserve"> </w:t>
      </w:r>
      <w:r>
        <w:rPr>
          <w:sz w:val="20"/>
        </w:rPr>
        <w:t>the</w:t>
      </w:r>
      <w:r>
        <w:rPr>
          <w:spacing w:val="-1"/>
          <w:sz w:val="20"/>
        </w:rPr>
        <w:t xml:space="preserve"> </w:t>
      </w:r>
      <w:r>
        <w:rPr>
          <w:sz w:val="20"/>
        </w:rPr>
        <w:t>harness;</w:t>
      </w:r>
      <w:r>
        <w:rPr>
          <w:spacing w:val="-1"/>
          <w:sz w:val="20"/>
        </w:rPr>
        <w:t xml:space="preserve"> </w:t>
      </w:r>
      <w:r>
        <w:rPr>
          <w:sz w:val="20"/>
        </w:rPr>
        <w:t>that</w:t>
      </w:r>
      <w:r>
        <w:rPr>
          <w:spacing w:val="-1"/>
          <w:sz w:val="20"/>
        </w:rPr>
        <w:t xml:space="preserve"> </w:t>
      </w:r>
      <w:r>
        <w:rPr>
          <w:sz w:val="20"/>
        </w:rPr>
        <w:t>is</w:t>
      </w:r>
      <w:r>
        <w:rPr>
          <w:spacing w:val="-1"/>
          <w:sz w:val="20"/>
        </w:rPr>
        <w:t xml:space="preserve"> </w:t>
      </w:r>
      <w:r>
        <w:rPr>
          <w:sz w:val="20"/>
        </w:rPr>
        <w:t>the</w:t>
      </w:r>
      <w:r>
        <w:rPr>
          <w:spacing w:val="-1"/>
          <w:sz w:val="20"/>
        </w:rPr>
        <w:t xml:space="preserve"> </w:t>
      </w:r>
      <w:r>
        <w:rPr>
          <w:spacing w:val="-2"/>
          <w:sz w:val="20"/>
        </w:rPr>
        <w:t>probe’s</w:t>
      </w:r>
      <w:r>
        <w:rPr>
          <w:rFonts w:ascii="Times New Roman" w:hAnsi="Times New Roman"/>
          <w:sz w:val="20"/>
        </w:rPr>
        <w:tab/>
      </w:r>
      <w:r>
        <w:rPr>
          <w:rFonts w:ascii="Trebuchet MS" w:hAnsi="Trebuchet MS"/>
          <w:spacing w:val="-5"/>
          <w:sz w:val="10"/>
        </w:rPr>
        <w:t>665</w:t>
      </w:r>
    </w:p>
    <w:p w14:paraId="49B119CB" w14:textId="77777777" w:rsidR="00EA1924" w:rsidRDefault="00000000">
      <w:pPr>
        <w:tabs>
          <w:tab w:val="left" w:pos="10859"/>
        </w:tabs>
        <w:spacing w:before="30"/>
        <w:ind w:left="2761"/>
        <w:rPr>
          <w:rFonts w:ascii="Trebuchet MS"/>
          <w:sz w:val="10"/>
        </w:rPr>
      </w:pPr>
      <w:r>
        <w:rPr>
          <w:spacing w:val="-2"/>
          <w:sz w:val="20"/>
        </w:rPr>
        <w:t>methodological</w:t>
      </w:r>
      <w:r>
        <w:rPr>
          <w:spacing w:val="13"/>
          <w:sz w:val="20"/>
        </w:rPr>
        <w:t xml:space="preserve"> </w:t>
      </w:r>
      <w:r>
        <w:rPr>
          <w:spacing w:val="-2"/>
          <w:sz w:val="20"/>
        </w:rPr>
        <w:t>finding.</w:t>
      </w:r>
      <w:r>
        <w:rPr>
          <w:rFonts w:ascii="Times New Roman"/>
          <w:sz w:val="20"/>
        </w:rPr>
        <w:tab/>
      </w:r>
      <w:r>
        <w:rPr>
          <w:rFonts w:ascii="Trebuchet MS"/>
          <w:spacing w:val="-5"/>
          <w:sz w:val="10"/>
        </w:rPr>
        <w:t>666</w:t>
      </w:r>
    </w:p>
    <w:p w14:paraId="2A377004" w14:textId="77777777" w:rsidR="00EA1924" w:rsidRDefault="00000000">
      <w:pPr>
        <w:tabs>
          <w:tab w:val="left" w:pos="10859"/>
        </w:tabs>
        <w:spacing w:before="223"/>
        <w:ind w:left="2761"/>
        <w:rPr>
          <w:rFonts w:ascii="Trebuchet MS"/>
          <w:sz w:val="10"/>
        </w:rPr>
      </w:pPr>
      <w:r>
        <w:rPr>
          <w:sz w:val="20"/>
        </w:rPr>
        <w:t>Accuracy</w:t>
      </w:r>
      <w:r>
        <w:rPr>
          <w:spacing w:val="-7"/>
          <w:sz w:val="20"/>
        </w:rPr>
        <w:t xml:space="preserve"> </w:t>
      </w:r>
      <w:r>
        <w:rPr>
          <w:sz w:val="20"/>
        </w:rPr>
        <w:t>was</w:t>
      </w:r>
      <w:r>
        <w:rPr>
          <w:spacing w:val="-7"/>
          <w:sz w:val="20"/>
        </w:rPr>
        <w:t xml:space="preserve"> </w:t>
      </w:r>
      <w:r>
        <w:rPr>
          <w:sz w:val="20"/>
        </w:rPr>
        <w:t>bought</w:t>
      </w:r>
      <w:r>
        <w:rPr>
          <w:spacing w:val="-7"/>
          <w:sz w:val="20"/>
        </w:rPr>
        <w:t xml:space="preserve"> </w:t>
      </w:r>
      <w:r>
        <w:rPr>
          <w:sz w:val="20"/>
        </w:rPr>
        <w:t>by</w:t>
      </w:r>
      <w:r>
        <w:rPr>
          <w:spacing w:val="-7"/>
          <w:sz w:val="20"/>
        </w:rPr>
        <w:t xml:space="preserve"> </w:t>
      </w:r>
      <w:r>
        <w:rPr>
          <w:sz w:val="20"/>
        </w:rPr>
        <w:t>breaking</w:t>
      </w:r>
      <w:r>
        <w:rPr>
          <w:spacing w:val="-7"/>
          <w:sz w:val="20"/>
        </w:rPr>
        <w:t xml:space="preserve"> </w:t>
      </w:r>
      <w:r>
        <w:rPr>
          <w:sz w:val="20"/>
        </w:rPr>
        <w:t>the</w:t>
      </w:r>
      <w:r>
        <w:rPr>
          <w:spacing w:val="-6"/>
          <w:sz w:val="20"/>
        </w:rPr>
        <w:t xml:space="preserve"> </w:t>
      </w:r>
      <w:r>
        <w:rPr>
          <w:spacing w:val="-2"/>
          <w:sz w:val="20"/>
        </w:rPr>
        <w:t>constraint.</w:t>
      </w:r>
      <w:r>
        <w:rPr>
          <w:rFonts w:ascii="Times New Roman"/>
          <w:sz w:val="20"/>
        </w:rPr>
        <w:tab/>
      </w:r>
      <w:r>
        <w:rPr>
          <w:rFonts w:ascii="Trebuchet MS"/>
          <w:spacing w:val="-5"/>
          <w:sz w:val="10"/>
        </w:rPr>
        <w:t>667</w:t>
      </w:r>
    </w:p>
    <w:p w14:paraId="2BD124A4" w14:textId="77777777" w:rsidR="00EA1924" w:rsidRDefault="00000000">
      <w:pPr>
        <w:tabs>
          <w:tab w:val="left" w:pos="10859"/>
        </w:tabs>
        <w:spacing w:before="90"/>
        <w:ind w:left="3187"/>
        <w:rPr>
          <w:rFonts w:ascii="Trebuchet MS" w:hAnsi="Trebuchet MS"/>
          <w:sz w:val="10"/>
        </w:rPr>
      </w:pPr>
      <w:r>
        <w:rPr>
          <w:sz w:val="20"/>
        </w:rPr>
        <w:t>The</w:t>
      </w:r>
      <w:r>
        <w:rPr>
          <w:spacing w:val="12"/>
          <w:sz w:val="20"/>
        </w:rPr>
        <w:t xml:space="preserve"> </w:t>
      </w:r>
      <w:r>
        <w:rPr>
          <w:sz w:val="20"/>
        </w:rPr>
        <w:t>brief</w:t>
      </w:r>
      <w:r>
        <w:rPr>
          <w:spacing w:val="14"/>
          <w:sz w:val="20"/>
        </w:rPr>
        <w:t xml:space="preserve"> </w:t>
      </w:r>
      <w:r>
        <w:rPr>
          <w:sz w:val="20"/>
        </w:rPr>
        <w:t>asked</w:t>
      </w:r>
      <w:r>
        <w:rPr>
          <w:spacing w:val="12"/>
          <w:sz w:val="20"/>
        </w:rPr>
        <w:t xml:space="preserve"> </w:t>
      </w:r>
      <w:r>
        <w:rPr>
          <w:sz w:val="20"/>
        </w:rPr>
        <w:t>for</w:t>
      </w:r>
      <w:r>
        <w:rPr>
          <w:spacing w:val="13"/>
          <w:sz w:val="20"/>
        </w:rPr>
        <w:t xml:space="preserve"> </w:t>
      </w:r>
      <w:r>
        <w:rPr>
          <w:sz w:val="20"/>
        </w:rPr>
        <w:t>an</w:t>
      </w:r>
      <w:r>
        <w:rPr>
          <w:spacing w:val="12"/>
          <w:sz w:val="20"/>
        </w:rPr>
        <w:t xml:space="preserve"> </w:t>
      </w:r>
      <w:r>
        <w:rPr>
          <w:sz w:val="20"/>
        </w:rPr>
        <w:t>equation</w:t>
      </w:r>
      <w:r>
        <w:rPr>
          <w:spacing w:val="14"/>
          <w:sz w:val="20"/>
        </w:rPr>
        <w:t xml:space="preserve"> </w:t>
      </w:r>
      <w:r>
        <w:rPr>
          <w:sz w:val="20"/>
        </w:rPr>
        <w:t>“as</w:t>
      </w:r>
      <w:r>
        <w:rPr>
          <w:spacing w:val="12"/>
          <w:sz w:val="20"/>
        </w:rPr>
        <w:t xml:space="preserve"> </w:t>
      </w:r>
      <w:r>
        <w:rPr>
          <w:sz w:val="20"/>
        </w:rPr>
        <w:t>simple</w:t>
      </w:r>
      <w:r>
        <w:rPr>
          <w:spacing w:val="13"/>
          <w:sz w:val="20"/>
        </w:rPr>
        <w:t xml:space="preserve"> </w:t>
      </w:r>
      <w:r>
        <w:rPr>
          <w:sz w:val="20"/>
        </w:rPr>
        <w:t>as</w:t>
      </w:r>
      <w:r>
        <w:rPr>
          <w:spacing w:val="14"/>
          <w:sz w:val="20"/>
        </w:rPr>
        <w:t xml:space="preserve"> </w:t>
      </w:r>
      <w:r>
        <w:rPr>
          <w:sz w:val="20"/>
        </w:rPr>
        <w:t>possible”</w:t>
      </w:r>
      <w:r>
        <w:rPr>
          <w:spacing w:val="12"/>
          <w:sz w:val="20"/>
        </w:rPr>
        <w:t xml:space="preserve"> </w:t>
      </w:r>
      <w:r>
        <w:rPr>
          <w:sz w:val="20"/>
        </w:rPr>
        <w:t>with</w:t>
      </w:r>
      <w:r>
        <w:rPr>
          <w:spacing w:val="13"/>
          <w:sz w:val="20"/>
        </w:rPr>
        <w:t xml:space="preserve"> </w:t>
      </w:r>
      <w:r>
        <w:rPr>
          <w:sz w:val="20"/>
        </w:rPr>
        <w:t>no</w:t>
      </w:r>
      <w:r>
        <w:rPr>
          <w:spacing w:val="12"/>
          <w:sz w:val="20"/>
        </w:rPr>
        <w:t xml:space="preserve"> </w:t>
      </w:r>
      <w:r>
        <w:rPr>
          <w:sz w:val="20"/>
        </w:rPr>
        <w:t>exponent</w:t>
      </w:r>
      <w:r>
        <w:rPr>
          <w:spacing w:val="14"/>
          <w:sz w:val="20"/>
        </w:rPr>
        <w:t xml:space="preserve"> </w:t>
      </w:r>
      <w:r>
        <w:rPr>
          <w:sz w:val="20"/>
        </w:rPr>
        <w:t>above</w:t>
      </w:r>
      <w:r>
        <w:rPr>
          <w:spacing w:val="12"/>
          <w:sz w:val="20"/>
        </w:rPr>
        <w:t xml:space="preserve"> </w:t>
      </w:r>
      <w:r>
        <w:rPr>
          <w:spacing w:val="-5"/>
          <w:sz w:val="20"/>
        </w:rPr>
        <w:t>3,</w:t>
      </w:r>
      <w:r>
        <w:rPr>
          <w:rFonts w:ascii="Times New Roman" w:hAnsi="Times New Roman"/>
          <w:sz w:val="20"/>
        </w:rPr>
        <w:tab/>
      </w:r>
      <w:r>
        <w:rPr>
          <w:rFonts w:ascii="Trebuchet MS" w:hAnsi="Trebuchet MS"/>
          <w:spacing w:val="-5"/>
          <w:sz w:val="10"/>
        </w:rPr>
        <w:t>668</w:t>
      </w:r>
    </w:p>
    <w:p w14:paraId="11778398" w14:textId="77777777" w:rsidR="00EA1924" w:rsidRDefault="00000000">
      <w:pPr>
        <w:tabs>
          <w:tab w:val="left" w:pos="10859"/>
        </w:tabs>
        <w:spacing w:before="30"/>
        <w:ind w:left="2761"/>
        <w:rPr>
          <w:rFonts w:ascii="Trebuchet MS"/>
          <w:sz w:val="10"/>
        </w:rPr>
      </w:pPr>
      <w:r>
        <w:rPr>
          <w:sz w:val="20"/>
        </w:rPr>
        <w:t>and</w:t>
      </w:r>
      <w:r>
        <w:rPr>
          <w:spacing w:val="-5"/>
          <w:sz w:val="20"/>
        </w:rPr>
        <w:t xml:space="preserve"> </w:t>
      </w:r>
      <w:r>
        <w:rPr>
          <w:sz w:val="20"/>
        </w:rPr>
        <w:t>the</w:t>
      </w:r>
      <w:r>
        <w:rPr>
          <w:spacing w:val="-2"/>
          <w:sz w:val="20"/>
        </w:rPr>
        <w:t xml:space="preserve"> </w:t>
      </w:r>
      <w:r>
        <w:rPr>
          <w:sz w:val="20"/>
        </w:rPr>
        <w:t>ranking</w:t>
      </w:r>
      <w:r>
        <w:rPr>
          <w:spacing w:val="-2"/>
          <w:sz w:val="20"/>
        </w:rPr>
        <w:t xml:space="preserve"> </w:t>
      </w:r>
      <w:r>
        <w:rPr>
          <w:sz w:val="20"/>
        </w:rPr>
        <w:t>in</w:t>
      </w:r>
      <w:r>
        <w:rPr>
          <w:spacing w:val="-2"/>
          <w:sz w:val="20"/>
        </w:rPr>
        <w:t xml:space="preserve"> </w:t>
      </w:r>
      <w:r>
        <w:rPr>
          <w:sz w:val="20"/>
        </w:rPr>
        <w:t>Table</w:t>
      </w:r>
      <w:r>
        <w:rPr>
          <w:spacing w:val="-2"/>
          <w:sz w:val="20"/>
        </w:rPr>
        <w:t xml:space="preserve"> </w:t>
      </w:r>
      <w:hyperlink w:anchor="_bookmark28" w:history="1">
        <w:r>
          <w:rPr>
            <w:color w:val="0774B7"/>
            <w:sz w:val="20"/>
          </w:rPr>
          <w:t>11</w:t>
        </w:r>
      </w:hyperlink>
      <w:r>
        <w:rPr>
          <w:color w:val="0774B7"/>
          <w:spacing w:val="-3"/>
          <w:sz w:val="20"/>
        </w:rPr>
        <w:t xml:space="preserve"> </w:t>
      </w:r>
      <w:r>
        <w:rPr>
          <w:sz w:val="20"/>
        </w:rPr>
        <w:t>is</w:t>
      </w:r>
      <w:r>
        <w:rPr>
          <w:spacing w:val="-2"/>
          <w:sz w:val="20"/>
        </w:rPr>
        <w:t xml:space="preserve"> </w:t>
      </w:r>
      <w:r>
        <w:rPr>
          <w:sz w:val="20"/>
        </w:rPr>
        <w:t>almost</w:t>
      </w:r>
      <w:r>
        <w:rPr>
          <w:spacing w:val="-2"/>
          <w:sz w:val="20"/>
        </w:rPr>
        <w:t xml:space="preserve"> </w:t>
      </w:r>
      <w:r>
        <w:rPr>
          <w:sz w:val="20"/>
        </w:rPr>
        <w:t>inverse</w:t>
      </w:r>
      <w:r>
        <w:rPr>
          <w:spacing w:val="-2"/>
          <w:sz w:val="20"/>
        </w:rPr>
        <w:t xml:space="preserve"> </w:t>
      </w:r>
      <w:r>
        <w:rPr>
          <w:sz w:val="20"/>
        </w:rPr>
        <w:t>to</w:t>
      </w:r>
      <w:r>
        <w:rPr>
          <w:spacing w:val="-2"/>
          <w:sz w:val="20"/>
        </w:rPr>
        <w:t xml:space="preserve"> </w:t>
      </w:r>
      <w:r>
        <w:rPr>
          <w:sz w:val="20"/>
        </w:rPr>
        <w:t>compliance</w:t>
      </w:r>
      <w:r>
        <w:rPr>
          <w:spacing w:val="-2"/>
          <w:sz w:val="20"/>
        </w:rPr>
        <w:t xml:space="preserve"> </w:t>
      </w:r>
      <w:r>
        <w:rPr>
          <w:sz w:val="20"/>
        </w:rPr>
        <w:t>with</w:t>
      </w:r>
      <w:r>
        <w:rPr>
          <w:spacing w:val="-3"/>
          <w:sz w:val="20"/>
        </w:rPr>
        <w:t xml:space="preserve"> </w:t>
      </w:r>
      <w:r>
        <w:rPr>
          <w:sz w:val="20"/>
        </w:rPr>
        <w:t>it.</w:t>
      </w:r>
      <w:r>
        <w:rPr>
          <w:spacing w:val="10"/>
          <w:sz w:val="20"/>
        </w:rPr>
        <w:t xml:space="preserve"> </w:t>
      </w:r>
      <w:r>
        <w:rPr>
          <w:sz w:val="20"/>
        </w:rPr>
        <w:t>The</w:t>
      </w:r>
      <w:r>
        <w:rPr>
          <w:spacing w:val="-2"/>
          <w:sz w:val="20"/>
        </w:rPr>
        <w:t xml:space="preserve"> </w:t>
      </w:r>
      <w:r>
        <w:rPr>
          <w:sz w:val="20"/>
        </w:rPr>
        <w:t>two</w:t>
      </w:r>
      <w:r>
        <w:rPr>
          <w:spacing w:val="-2"/>
          <w:sz w:val="20"/>
        </w:rPr>
        <w:t xml:space="preserve"> </w:t>
      </w:r>
      <w:r>
        <w:rPr>
          <w:sz w:val="20"/>
        </w:rPr>
        <w:t>answers</w:t>
      </w:r>
      <w:r>
        <w:rPr>
          <w:spacing w:val="-2"/>
          <w:sz w:val="20"/>
        </w:rPr>
        <w:t xml:space="preserve"> </w:t>
      </w:r>
      <w:r>
        <w:rPr>
          <w:spacing w:val="-4"/>
          <w:sz w:val="20"/>
        </w:rPr>
        <w:t>that</w:t>
      </w:r>
      <w:r>
        <w:rPr>
          <w:rFonts w:ascii="Times New Roman"/>
          <w:sz w:val="20"/>
        </w:rPr>
        <w:tab/>
      </w:r>
      <w:r>
        <w:rPr>
          <w:rFonts w:ascii="Trebuchet MS"/>
          <w:spacing w:val="-5"/>
          <w:sz w:val="10"/>
        </w:rPr>
        <w:t>669</w:t>
      </w:r>
    </w:p>
    <w:p w14:paraId="310013CB" w14:textId="77777777" w:rsidR="00EA1924" w:rsidRDefault="00000000">
      <w:pPr>
        <w:tabs>
          <w:tab w:val="left" w:pos="10859"/>
        </w:tabs>
        <w:spacing w:before="30"/>
        <w:ind w:left="2761"/>
        <w:rPr>
          <w:rFonts w:ascii="Trebuchet MS" w:hAnsi="Trebuchet MS"/>
          <w:sz w:val="10"/>
        </w:rPr>
      </w:pPr>
      <w:r>
        <w:rPr>
          <w:sz w:val="20"/>
        </w:rPr>
        <w:t>respect</w:t>
      </w:r>
      <w:r>
        <w:rPr>
          <w:spacing w:val="3"/>
          <w:sz w:val="20"/>
        </w:rPr>
        <w:t xml:space="preserve"> </w:t>
      </w:r>
      <w:r>
        <w:rPr>
          <w:sz w:val="20"/>
        </w:rPr>
        <w:t>the</w:t>
      </w:r>
      <w:r>
        <w:rPr>
          <w:spacing w:val="4"/>
          <w:sz w:val="20"/>
        </w:rPr>
        <w:t xml:space="preserve"> </w:t>
      </w:r>
      <w:r>
        <w:rPr>
          <w:sz w:val="20"/>
        </w:rPr>
        <w:t>letter</w:t>
      </w:r>
      <w:r>
        <w:rPr>
          <w:spacing w:val="3"/>
          <w:sz w:val="20"/>
        </w:rPr>
        <w:t xml:space="preserve"> </w:t>
      </w:r>
      <w:r>
        <w:rPr>
          <w:sz w:val="20"/>
        </w:rPr>
        <w:t>and</w:t>
      </w:r>
      <w:r>
        <w:rPr>
          <w:spacing w:val="4"/>
          <w:sz w:val="20"/>
        </w:rPr>
        <w:t xml:space="preserve"> </w:t>
      </w:r>
      <w:r>
        <w:rPr>
          <w:sz w:val="20"/>
        </w:rPr>
        <w:t>the</w:t>
      </w:r>
      <w:r>
        <w:rPr>
          <w:spacing w:val="3"/>
          <w:sz w:val="20"/>
        </w:rPr>
        <w:t xml:space="preserve"> </w:t>
      </w:r>
      <w:r>
        <w:rPr>
          <w:sz w:val="20"/>
        </w:rPr>
        <w:t>spirit</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constraint</w:t>
      </w:r>
      <w:r>
        <w:rPr>
          <w:spacing w:val="3"/>
          <w:sz w:val="20"/>
        </w:rPr>
        <w:t xml:space="preserve"> </w:t>
      </w:r>
      <w:r>
        <w:rPr>
          <w:sz w:val="20"/>
        </w:rPr>
        <w:t>(DeepSeek’s</w:t>
      </w:r>
      <w:r>
        <w:rPr>
          <w:spacing w:val="4"/>
          <w:sz w:val="20"/>
        </w:rPr>
        <w:t xml:space="preserve"> </w:t>
      </w:r>
      <w:r>
        <w:rPr>
          <w:sz w:val="20"/>
        </w:rPr>
        <w:t>39-term</w:t>
      </w:r>
      <w:r>
        <w:rPr>
          <w:spacing w:val="3"/>
          <w:sz w:val="20"/>
        </w:rPr>
        <w:t xml:space="preserve"> </w:t>
      </w:r>
      <w:r>
        <w:rPr>
          <w:sz w:val="20"/>
        </w:rPr>
        <w:t>cubic,</w:t>
      </w:r>
      <w:r>
        <w:rPr>
          <w:spacing w:val="4"/>
          <w:sz w:val="20"/>
        </w:rPr>
        <w:t xml:space="preserve"> </w:t>
      </w:r>
      <w:r>
        <w:rPr>
          <w:sz w:val="20"/>
        </w:rPr>
        <w:t>and</w:t>
      </w:r>
      <w:r>
        <w:rPr>
          <w:spacing w:val="4"/>
          <w:sz w:val="20"/>
        </w:rPr>
        <w:t xml:space="preserve"> </w:t>
      </w:r>
      <w:r>
        <w:rPr>
          <w:spacing w:val="-2"/>
          <w:sz w:val="20"/>
        </w:rPr>
        <w:t>Haiku’s</w:t>
      </w:r>
      <w:r>
        <w:rPr>
          <w:rFonts w:ascii="Times New Roman" w:hAnsi="Times New Roman"/>
          <w:sz w:val="20"/>
        </w:rPr>
        <w:tab/>
      </w:r>
      <w:r>
        <w:rPr>
          <w:rFonts w:ascii="Trebuchet MS" w:hAnsi="Trebuchet MS"/>
          <w:spacing w:val="-5"/>
          <w:sz w:val="10"/>
        </w:rPr>
        <w:t>670</w:t>
      </w:r>
    </w:p>
    <w:p w14:paraId="6B0427B6" w14:textId="77777777" w:rsidR="00EA1924" w:rsidRDefault="00000000">
      <w:pPr>
        <w:tabs>
          <w:tab w:val="left" w:pos="10859"/>
        </w:tabs>
        <w:spacing w:before="30"/>
        <w:ind w:left="2761"/>
        <w:rPr>
          <w:rFonts w:ascii="Trebuchet MS"/>
          <w:sz w:val="10"/>
        </w:rPr>
      </w:pPr>
      <w:r>
        <w:rPr>
          <w:sz w:val="20"/>
        </w:rPr>
        <w:t>33-term</w:t>
      </w:r>
      <w:r>
        <w:rPr>
          <w:spacing w:val="3"/>
          <w:sz w:val="20"/>
        </w:rPr>
        <w:t xml:space="preserve"> </w:t>
      </w:r>
      <w:r>
        <w:rPr>
          <w:sz w:val="20"/>
        </w:rPr>
        <w:t>expression</w:t>
      </w:r>
      <w:r>
        <w:rPr>
          <w:spacing w:val="4"/>
          <w:sz w:val="20"/>
        </w:rPr>
        <w:t xml:space="preserve"> </w:t>
      </w:r>
      <w:r>
        <w:rPr>
          <w:sz w:val="20"/>
        </w:rPr>
        <w:t>of</w:t>
      </w:r>
      <w:r>
        <w:rPr>
          <w:spacing w:val="4"/>
          <w:sz w:val="20"/>
        </w:rPr>
        <w:t xml:space="preserve"> </w:t>
      </w:r>
      <w:r>
        <w:rPr>
          <w:sz w:val="20"/>
        </w:rPr>
        <w:t>total</w:t>
      </w:r>
      <w:r>
        <w:rPr>
          <w:spacing w:val="4"/>
          <w:sz w:val="20"/>
        </w:rPr>
        <w:t xml:space="preserve"> </w:t>
      </w:r>
      <w:r>
        <w:rPr>
          <w:sz w:val="20"/>
        </w:rPr>
        <w:t>degree</w:t>
      </w:r>
      <w:r>
        <w:rPr>
          <w:spacing w:val="4"/>
          <w:sz w:val="20"/>
        </w:rPr>
        <w:t xml:space="preserve"> </w:t>
      </w:r>
      <w:r>
        <w:rPr>
          <w:sz w:val="20"/>
        </w:rPr>
        <w:t>3</w:t>
      </w:r>
      <w:r>
        <w:rPr>
          <w:spacing w:val="4"/>
          <w:sz w:val="20"/>
        </w:rPr>
        <w:t xml:space="preserve"> </w:t>
      </w:r>
      <w:r>
        <w:rPr>
          <w:sz w:val="20"/>
        </w:rPr>
        <w:t>with</w:t>
      </w:r>
      <w:r>
        <w:rPr>
          <w:spacing w:val="4"/>
          <w:sz w:val="20"/>
        </w:rPr>
        <w:t xml:space="preserve"> </w:t>
      </w:r>
      <w:r>
        <w:rPr>
          <w:sz w:val="20"/>
        </w:rPr>
        <w:t>no</w:t>
      </w:r>
      <w:r>
        <w:rPr>
          <w:spacing w:val="4"/>
          <w:sz w:val="20"/>
        </w:rPr>
        <w:t xml:space="preserve"> </w:t>
      </w:r>
      <w:r>
        <w:rPr>
          <w:sz w:val="20"/>
        </w:rPr>
        <w:t>single</w:t>
      </w:r>
      <w:r>
        <w:rPr>
          <w:spacing w:val="4"/>
          <w:sz w:val="20"/>
        </w:rPr>
        <w:t xml:space="preserve"> </w:t>
      </w:r>
      <w:r>
        <w:rPr>
          <w:sz w:val="20"/>
        </w:rPr>
        <w:t>variable</w:t>
      </w:r>
      <w:r>
        <w:rPr>
          <w:spacing w:val="4"/>
          <w:sz w:val="20"/>
        </w:rPr>
        <w:t xml:space="preserve"> </w:t>
      </w:r>
      <w:r>
        <w:rPr>
          <w:sz w:val="20"/>
        </w:rPr>
        <w:t>raised</w:t>
      </w:r>
      <w:r>
        <w:rPr>
          <w:spacing w:val="4"/>
          <w:sz w:val="20"/>
        </w:rPr>
        <w:t xml:space="preserve"> </w:t>
      </w:r>
      <w:r>
        <w:rPr>
          <w:sz w:val="20"/>
        </w:rPr>
        <w:t>above</w:t>
      </w:r>
      <w:r>
        <w:rPr>
          <w:spacing w:val="4"/>
          <w:sz w:val="20"/>
        </w:rPr>
        <w:t xml:space="preserve"> </w:t>
      </w:r>
      <w:r>
        <w:rPr>
          <w:sz w:val="20"/>
        </w:rPr>
        <w:t>the</w:t>
      </w:r>
      <w:r>
        <w:rPr>
          <w:spacing w:val="4"/>
          <w:sz w:val="20"/>
        </w:rPr>
        <w:t xml:space="preserve"> </w:t>
      </w:r>
      <w:r>
        <w:rPr>
          <w:sz w:val="20"/>
        </w:rPr>
        <w:t>square)</w:t>
      </w:r>
      <w:r>
        <w:rPr>
          <w:spacing w:val="4"/>
          <w:sz w:val="20"/>
        </w:rPr>
        <w:t xml:space="preserve"> </w:t>
      </w:r>
      <w:r>
        <w:rPr>
          <w:spacing w:val="-5"/>
          <w:sz w:val="20"/>
        </w:rPr>
        <w:t>are</w:t>
      </w:r>
      <w:r>
        <w:rPr>
          <w:rFonts w:ascii="Times New Roman"/>
          <w:sz w:val="20"/>
        </w:rPr>
        <w:tab/>
      </w:r>
      <w:r>
        <w:rPr>
          <w:rFonts w:ascii="Trebuchet MS"/>
          <w:spacing w:val="-5"/>
          <w:sz w:val="10"/>
        </w:rPr>
        <w:t>671</w:t>
      </w:r>
    </w:p>
    <w:p w14:paraId="19747093" w14:textId="77777777" w:rsidR="00EA1924" w:rsidRDefault="00000000">
      <w:pPr>
        <w:tabs>
          <w:tab w:val="left" w:pos="10859"/>
        </w:tabs>
        <w:spacing w:before="30"/>
        <w:ind w:left="2761"/>
        <w:rPr>
          <w:rFonts w:ascii="Trebuchet MS"/>
          <w:sz w:val="10"/>
        </w:rPr>
      </w:pPr>
      <w:r>
        <w:rPr>
          <w:sz w:val="20"/>
        </w:rPr>
        <w:t>the</w:t>
      </w:r>
      <w:r>
        <w:rPr>
          <w:spacing w:val="11"/>
          <w:sz w:val="20"/>
        </w:rPr>
        <w:t xml:space="preserve"> </w:t>
      </w:r>
      <w:r>
        <w:rPr>
          <w:sz w:val="20"/>
        </w:rPr>
        <w:t>two</w:t>
      </w:r>
      <w:r>
        <w:rPr>
          <w:spacing w:val="12"/>
          <w:sz w:val="20"/>
        </w:rPr>
        <w:t xml:space="preserve"> </w:t>
      </w:r>
      <w:r>
        <w:rPr>
          <w:sz w:val="20"/>
        </w:rPr>
        <w:t>worst.</w:t>
      </w:r>
      <w:r>
        <w:rPr>
          <w:spacing w:val="44"/>
          <w:sz w:val="20"/>
        </w:rPr>
        <w:t xml:space="preserve"> </w:t>
      </w:r>
      <w:r>
        <w:rPr>
          <w:sz w:val="20"/>
        </w:rPr>
        <w:t>GPT-5.6</w:t>
      </w:r>
      <w:r>
        <w:rPr>
          <w:spacing w:val="12"/>
          <w:sz w:val="20"/>
        </w:rPr>
        <w:t xml:space="preserve"> </w:t>
      </w:r>
      <w:r>
        <w:rPr>
          <w:sz w:val="20"/>
        </w:rPr>
        <w:t>Sol</w:t>
      </w:r>
      <w:r>
        <w:rPr>
          <w:spacing w:val="12"/>
          <w:sz w:val="20"/>
        </w:rPr>
        <w:t xml:space="preserve"> </w:t>
      </w:r>
      <w:r>
        <w:rPr>
          <w:sz w:val="20"/>
        </w:rPr>
        <w:t>and</w:t>
      </w:r>
      <w:r>
        <w:rPr>
          <w:spacing w:val="12"/>
          <w:sz w:val="20"/>
        </w:rPr>
        <w:t xml:space="preserve"> </w:t>
      </w:r>
      <w:r>
        <w:rPr>
          <w:sz w:val="20"/>
        </w:rPr>
        <w:t>Claude</w:t>
      </w:r>
      <w:r>
        <w:rPr>
          <w:spacing w:val="12"/>
          <w:sz w:val="20"/>
        </w:rPr>
        <w:t xml:space="preserve"> </w:t>
      </w:r>
      <w:r>
        <w:rPr>
          <w:sz w:val="20"/>
        </w:rPr>
        <w:t>Opus</w:t>
      </w:r>
      <w:r>
        <w:rPr>
          <w:spacing w:val="12"/>
          <w:sz w:val="20"/>
        </w:rPr>
        <w:t xml:space="preserve"> </w:t>
      </w:r>
      <w:r>
        <w:rPr>
          <w:sz w:val="20"/>
        </w:rPr>
        <w:t>5</w:t>
      </w:r>
      <w:r>
        <w:rPr>
          <w:spacing w:val="12"/>
          <w:sz w:val="20"/>
        </w:rPr>
        <w:t xml:space="preserve"> </w:t>
      </w:r>
      <w:r>
        <w:rPr>
          <w:sz w:val="20"/>
        </w:rPr>
        <w:t>keep</w:t>
      </w:r>
      <w:r>
        <w:rPr>
          <w:spacing w:val="12"/>
          <w:sz w:val="20"/>
        </w:rPr>
        <w:t xml:space="preserve"> </w:t>
      </w:r>
      <w:r>
        <w:rPr>
          <w:sz w:val="20"/>
        </w:rPr>
        <w:t>every</w:t>
      </w:r>
      <w:r>
        <w:rPr>
          <w:spacing w:val="12"/>
          <w:sz w:val="20"/>
        </w:rPr>
        <w:t xml:space="preserve"> </w:t>
      </w:r>
      <w:r>
        <w:rPr>
          <w:i/>
          <w:sz w:val="20"/>
        </w:rPr>
        <w:t>single-variable</w:t>
      </w:r>
      <w:r>
        <w:rPr>
          <w:i/>
          <w:spacing w:val="12"/>
          <w:sz w:val="20"/>
        </w:rPr>
        <w:t xml:space="preserve"> </w:t>
      </w:r>
      <w:r>
        <w:rPr>
          <w:sz w:val="20"/>
        </w:rPr>
        <w:t>exponent</w:t>
      </w:r>
      <w:r>
        <w:rPr>
          <w:spacing w:val="12"/>
          <w:sz w:val="20"/>
        </w:rPr>
        <w:t xml:space="preserve"> </w:t>
      </w:r>
      <w:r>
        <w:rPr>
          <w:sz w:val="20"/>
        </w:rPr>
        <w:t>at</w:t>
      </w:r>
      <w:r>
        <w:rPr>
          <w:spacing w:val="12"/>
          <w:sz w:val="20"/>
        </w:rPr>
        <w:t xml:space="preserve"> </w:t>
      </w:r>
      <w:r>
        <w:rPr>
          <w:spacing w:val="-10"/>
          <w:sz w:val="20"/>
        </w:rPr>
        <w:t>3</w:t>
      </w:r>
      <w:r>
        <w:rPr>
          <w:rFonts w:ascii="Times New Roman"/>
          <w:sz w:val="20"/>
        </w:rPr>
        <w:tab/>
      </w:r>
      <w:r>
        <w:rPr>
          <w:rFonts w:ascii="Trebuchet MS"/>
          <w:spacing w:val="-5"/>
          <w:sz w:val="10"/>
        </w:rPr>
        <w:t>672</w:t>
      </w:r>
    </w:p>
    <w:p w14:paraId="230F69D5" w14:textId="77777777" w:rsidR="00EA1924" w:rsidRDefault="00000000">
      <w:pPr>
        <w:tabs>
          <w:tab w:val="left" w:pos="10859"/>
        </w:tabs>
        <w:spacing w:before="30"/>
        <w:ind w:left="2761"/>
        <w:rPr>
          <w:rFonts w:ascii="Trebuchet MS"/>
          <w:sz w:val="10"/>
        </w:rPr>
      </w:pPr>
      <w:r>
        <w:rPr>
          <w:sz w:val="20"/>
        </w:rPr>
        <w:t>but</w:t>
      </w:r>
      <w:r>
        <w:rPr>
          <w:spacing w:val="1"/>
          <w:sz w:val="20"/>
        </w:rPr>
        <w:t xml:space="preserve"> </w:t>
      </w:r>
      <w:r>
        <w:rPr>
          <w:sz w:val="20"/>
        </w:rPr>
        <w:t>multiply</w:t>
      </w:r>
      <w:r>
        <w:rPr>
          <w:spacing w:val="2"/>
          <w:sz w:val="20"/>
        </w:rPr>
        <w:t xml:space="preserve"> </w:t>
      </w:r>
      <w:r>
        <w:rPr>
          <w:sz w:val="20"/>
        </w:rPr>
        <w:t>three</w:t>
      </w:r>
      <w:r>
        <w:rPr>
          <w:spacing w:val="2"/>
          <w:sz w:val="20"/>
        </w:rPr>
        <w:t xml:space="preserve"> </w:t>
      </w:r>
      <w:r>
        <w:rPr>
          <w:sz w:val="20"/>
        </w:rPr>
        <w:t>per-ink</w:t>
      </w:r>
      <w:r>
        <w:rPr>
          <w:spacing w:val="2"/>
          <w:sz w:val="20"/>
        </w:rPr>
        <w:t xml:space="preserve"> </w:t>
      </w:r>
      <w:r>
        <w:rPr>
          <w:sz w:val="20"/>
        </w:rPr>
        <w:t>cubics</w:t>
      </w:r>
      <w:r>
        <w:rPr>
          <w:spacing w:val="2"/>
          <w:sz w:val="20"/>
        </w:rPr>
        <w:t xml:space="preserve"> </w:t>
      </w:r>
      <w:r>
        <w:rPr>
          <w:sz w:val="20"/>
        </w:rPr>
        <w:t>together,</w:t>
      </w:r>
      <w:r>
        <w:rPr>
          <w:spacing w:val="2"/>
          <w:sz w:val="20"/>
        </w:rPr>
        <w:t xml:space="preserve"> </w:t>
      </w:r>
      <w:r>
        <w:rPr>
          <w:sz w:val="20"/>
        </w:rPr>
        <w:t>giving</w:t>
      </w:r>
      <w:r>
        <w:rPr>
          <w:spacing w:val="2"/>
          <w:sz w:val="20"/>
        </w:rPr>
        <w:t xml:space="preserve"> </w:t>
      </w:r>
      <w:r>
        <w:rPr>
          <w:sz w:val="20"/>
        </w:rPr>
        <w:t>an</w:t>
      </w:r>
      <w:r>
        <w:rPr>
          <w:spacing w:val="2"/>
          <w:sz w:val="20"/>
        </w:rPr>
        <w:t xml:space="preserve"> </w:t>
      </w:r>
      <w:r>
        <w:rPr>
          <w:sz w:val="20"/>
        </w:rPr>
        <w:t>expanded</w:t>
      </w:r>
      <w:r>
        <w:rPr>
          <w:spacing w:val="1"/>
          <w:sz w:val="20"/>
        </w:rPr>
        <w:t xml:space="preserve"> </w:t>
      </w:r>
      <w:r>
        <w:rPr>
          <w:sz w:val="20"/>
        </w:rPr>
        <w:t>total</w:t>
      </w:r>
      <w:r>
        <w:rPr>
          <w:spacing w:val="2"/>
          <w:sz w:val="20"/>
        </w:rPr>
        <w:t xml:space="preserve"> </w:t>
      </w:r>
      <w:r>
        <w:rPr>
          <w:sz w:val="20"/>
        </w:rPr>
        <w:t>degree</w:t>
      </w:r>
      <w:r>
        <w:rPr>
          <w:spacing w:val="2"/>
          <w:sz w:val="20"/>
        </w:rPr>
        <w:t xml:space="preserve"> </w:t>
      </w:r>
      <w:r>
        <w:rPr>
          <w:sz w:val="20"/>
        </w:rPr>
        <w:t>of</w:t>
      </w:r>
      <w:r>
        <w:rPr>
          <w:spacing w:val="2"/>
          <w:sz w:val="20"/>
        </w:rPr>
        <w:t xml:space="preserve"> </w:t>
      </w:r>
      <w:r>
        <w:rPr>
          <w:sz w:val="20"/>
        </w:rPr>
        <w:t>9</w:t>
      </w:r>
      <w:r>
        <w:rPr>
          <w:spacing w:val="2"/>
          <w:sz w:val="20"/>
        </w:rPr>
        <w:t xml:space="preserve"> </w:t>
      </w:r>
      <w:r>
        <w:rPr>
          <w:sz w:val="20"/>
        </w:rPr>
        <w:t>and</w:t>
      </w:r>
      <w:r>
        <w:rPr>
          <w:spacing w:val="1"/>
          <w:sz w:val="20"/>
        </w:rPr>
        <w:t xml:space="preserve"> </w:t>
      </w:r>
      <w:r>
        <w:rPr>
          <w:spacing w:val="-5"/>
          <w:sz w:val="20"/>
        </w:rPr>
        <w:t>192</w:t>
      </w:r>
      <w:r>
        <w:rPr>
          <w:rFonts w:ascii="Times New Roman"/>
          <w:sz w:val="20"/>
        </w:rPr>
        <w:tab/>
      </w:r>
      <w:r>
        <w:rPr>
          <w:rFonts w:ascii="Trebuchet MS"/>
          <w:spacing w:val="-5"/>
          <w:sz w:val="10"/>
        </w:rPr>
        <w:t>673</w:t>
      </w:r>
    </w:p>
    <w:p w14:paraId="215BCD39" w14:textId="77777777" w:rsidR="00EA1924" w:rsidRDefault="00EA1924">
      <w:pPr>
        <w:rPr>
          <w:rFonts w:ascii="Trebuchet MS"/>
          <w:sz w:val="10"/>
        </w:rPr>
        <w:sectPr w:rsidR="00EA1924">
          <w:pgSz w:w="11910" w:h="16840"/>
          <w:pgMar w:top="1020" w:right="283" w:bottom="760" w:left="566" w:header="685" w:footer="563" w:gutter="0"/>
          <w:cols w:space="720"/>
        </w:sectPr>
      </w:pPr>
    </w:p>
    <w:p w14:paraId="59DCCA10" w14:textId="77777777" w:rsidR="00EA1924" w:rsidRDefault="00000000">
      <w:pPr>
        <w:tabs>
          <w:tab w:val="left" w:pos="10859"/>
        </w:tabs>
        <w:spacing w:before="410" w:line="268" w:lineRule="auto"/>
        <w:ind w:left="2753" w:right="36" w:firstLine="8"/>
        <w:jc w:val="both"/>
        <w:rPr>
          <w:rFonts w:ascii="Trebuchet MS"/>
          <w:sz w:val="10"/>
        </w:rPr>
      </w:pPr>
      <w:r>
        <w:rPr>
          <w:sz w:val="20"/>
        </w:rPr>
        <w:lastRenderedPageBreak/>
        <w:t>terms.</w:t>
      </w:r>
      <w:r>
        <w:rPr>
          <w:spacing w:val="40"/>
          <w:sz w:val="20"/>
        </w:rPr>
        <w:t xml:space="preserve"> </w:t>
      </w:r>
      <w:r>
        <w:rPr>
          <w:sz w:val="20"/>
        </w:rPr>
        <w:t>The code-execution answer nests a cubic inside a cube:</w:t>
      </w:r>
      <w:r>
        <w:rPr>
          <w:spacing w:val="34"/>
          <w:sz w:val="20"/>
        </w:rPr>
        <w:t xml:space="preserve"> </w:t>
      </w:r>
      <w:r>
        <w:rPr>
          <w:sz w:val="20"/>
        </w:rPr>
        <w:t>per-variable exponent 9,</w:t>
      </w:r>
      <w:r>
        <w:rPr>
          <w:spacing w:val="80"/>
          <w:w w:val="150"/>
          <w:sz w:val="20"/>
        </w:rPr>
        <w:t xml:space="preserve"> </w:t>
      </w:r>
      <w:r>
        <w:rPr>
          <w:rFonts w:ascii="Trebuchet MS"/>
          <w:sz w:val="10"/>
        </w:rPr>
        <w:t>674</w:t>
      </w:r>
      <w:r>
        <w:rPr>
          <w:rFonts w:ascii="Trebuchet MS"/>
          <w:spacing w:val="40"/>
          <w:sz w:val="10"/>
        </w:rPr>
        <w:t xml:space="preserve"> </w:t>
      </w:r>
      <w:r>
        <w:rPr>
          <w:sz w:val="20"/>
        </w:rPr>
        <w:t>total degree 27, 2,542 terms once expanded, which is neither simple nor portable in any</w:t>
      </w:r>
      <w:r>
        <w:rPr>
          <w:spacing w:val="80"/>
          <w:w w:val="150"/>
          <w:sz w:val="20"/>
        </w:rPr>
        <w:t xml:space="preserve"> </w:t>
      </w:r>
      <w:r>
        <w:rPr>
          <w:rFonts w:ascii="Trebuchet MS"/>
          <w:sz w:val="10"/>
        </w:rPr>
        <w:t>675</w:t>
      </w:r>
      <w:r>
        <w:rPr>
          <w:rFonts w:ascii="Trebuchet MS"/>
          <w:spacing w:val="40"/>
          <w:sz w:val="10"/>
        </w:rPr>
        <w:t xml:space="preserve"> </w:t>
      </w:r>
      <w:r>
        <w:rPr>
          <w:sz w:val="20"/>
        </w:rPr>
        <w:t>useful</w:t>
      </w:r>
      <w:r>
        <w:rPr>
          <w:spacing w:val="-8"/>
          <w:sz w:val="20"/>
        </w:rPr>
        <w:t xml:space="preserve"> </w:t>
      </w:r>
      <w:r>
        <w:rPr>
          <w:sz w:val="20"/>
        </w:rPr>
        <w:t>sense. The</w:t>
      </w:r>
      <w:r>
        <w:rPr>
          <w:spacing w:val="-8"/>
          <w:sz w:val="20"/>
        </w:rPr>
        <w:t xml:space="preserve"> </w:t>
      </w:r>
      <w:r>
        <w:rPr>
          <w:sz w:val="20"/>
        </w:rPr>
        <w:t>more</w:t>
      </w:r>
      <w:r>
        <w:rPr>
          <w:spacing w:val="-8"/>
          <w:sz w:val="20"/>
        </w:rPr>
        <w:t xml:space="preserve"> </w:t>
      </w:r>
      <w:r>
        <w:rPr>
          <w:sz w:val="20"/>
        </w:rPr>
        <w:t>accurate</w:t>
      </w:r>
      <w:r>
        <w:rPr>
          <w:spacing w:val="-8"/>
          <w:sz w:val="20"/>
        </w:rPr>
        <w:t xml:space="preserve"> </w:t>
      </w:r>
      <w:r>
        <w:rPr>
          <w:sz w:val="20"/>
        </w:rPr>
        <w:t>the</w:t>
      </w:r>
      <w:r>
        <w:rPr>
          <w:spacing w:val="-8"/>
          <w:sz w:val="20"/>
        </w:rPr>
        <w:t xml:space="preserve"> </w:t>
      </w:r>
      <w:r>
        <w:rPr>
          <w:sz w:val="20"/>
        </w:rPr>
        <w:t>answer,</w:t>
      </w:r>
      <w:r>
        <w:rPr>
          <w:spacing w:val="-8"/>
          <w:sz w:val="20"/>
        </w:rPr>
        <w:t xml:space="preserve"> </w:t>
      </w:r>
      <w:r>
        <w:rPr>
          <w:sz w:val="20"/>
        </w:rPr>
        <w:t>the</w:t>
      </w:r>
      <w:r>
        <w:rPr>
          <w:spacing w:val="-8"/>
          <w:sz w:val="20"/>
        </w:rPr>
        <w:t xml:space="preserve"> </w:t>
      </w:r>
      <w:r>
        <w:rPr>
          <w:sz w:val="20"/>
        </w:rPr>
        <w:t>more</w:t>
      </w:r>
      <w:r>
        <w:rPr>
          <w:spacing w:val="-8"/>
          <w:sz w:val="20"/>
        </w:rPr>
        <w:t xml:space="preserve"> </w:t>
      </w:r>
      <w:r>
        <w:rPr>
          <w:sz w:val="20"/>
        </w:rPr>
        <w:t>thoroughly</w:t>
      </w:r>
      <w:r>
        <w:rPr>
          <w:spacing w:val="-8"/>
          <w:sz w:val="20"/>
        </w:rPr>
        <w:t xml:space="preserve"> </w:t>
      </w:r>
      <w:r>
        <w:rPr>
          <w:sz w:val="20"/>
        </w:rPr>
        <w:t>the</w:t>
      </w:r>
      <w:r>
        <w:rPr>
          <w:spacing w:val="-8"/>
          <w:sz w:val="20"/>
        </w:rPr>
        <w:t xml:space="preserve"> </w:t>
      </w:r>
      <w:r>
        <w:rPr>
          <w:sz w:val="20"/>
        </w:rPr>
        <w:t>simplicity</w:t>
      </w:r>
      <w:r>
        <w:rPr>
          <w:spacing w:val="-8"/>
          <w:sz w:val="20"/>
        </w:rPr>
        <w:t xml:space="preserve"> </w:t>
      </w:r>
      <w:r>
        <w:rPr>
          <w:sz w:val="20"/>
        </w:rPr>
        <w:t>constraint</w:t>
      </w:r>
      <w:r>
        <w:rPr>
          <w:spacing w:val="80"/>
          <w:w w:val="150"/>
          <w:sz w:val="20"/>
        </w:rPr>
        <w:t xml:space="preserve"> </w:t>
      </w:r>
      <w:r>
        <w:rPr>
          <w:rFonts w:ascii="Trebuchet MS"/>
          <w:sz w:val="10"/>
        </w:rPr>
        <w:t>676</w:t>
      </w:r>
      <w:r>
        <w:rPr>
          <w:rFonts w:ascii="Trebuchet MS"/>
          <w:spacing w:val="40"/>
          <w:sz w:val="10"/>
        </w:rPr>
        <w:t xml:space="preserve"> </w:t>
      </w:r>
      <w:r>
        <w:rPr>
          <w:sz w:val="20"/>
        </w:rPr>
        <w:t>was</w:t>
      </w:r>
      <w:r>
        <w:rPr>
          <w:spacing w:val="-5"/>
          <w:sz w:val="20"/>
        </w:rPr>
        <w:t xml:space="preserve"> </w:t>
      </w:r>
      <w:r>
        <w:rPr>
          <w:spacing w:val="-2"/>
          <w:sz w:val="20"/>
        </w:rPr>
        <w:t>circumvented.</w:t>
      </w:r>
      <w:r>
        <w:rPr>
          <w:rFonts w:ascii="Times New Roman"/>
          <w:sz w:val="20"/>
        </w:rPr>
        <w:tab/>
      </w:r>
      <w:r>
        <w:rPr>
          <w:rFonts w:ascii="Trebuchet MS"/>
          <w:spacing w:val="-5"/>
          <w:sz w:val="10"/>
        </w:rPr>
        <w:t>677</w:t>
      </w:r>
    </w:p>
    <w:p w14:paraId="0640B729" w14:textId="77777777" w:rsidR="00EA1924" w:rsidRDefault="00000000">
      <w:pPr>
        <w:tabs>
          <w:tab w:val="left" w:pos="10859"/>
        </w:tabs>
        <w:spacing w:before="193"/>
        <w:ind w:left="2761"/>
        <w:rPr>
          <w:rFonts w:ascii="Trebuchet MS"/>
          <w:sz w:val="10"/>
        </w:rPr>
      </w:pPr>
      <w:r>
        <w:rPr>
          <w:sz w:val="20"/>
        </w:rPr>
        <w:t>Reasoning</w:t>
      </w:r>
      <w:r>
        <w:rPr>
          <w:spacing w:val="-7"/>
          <w:sz w:val="20"/>
        </w:rPr>
        <w:t xml:space="preserve"> </w:t>
      </w:r>
      <w:r>
        <w:rPr>
          <w:sz w:val="20"/>
        </w:rPr>
        <w:t>budget</w:t>
      </w:r>
      <w:r>
        <w:rPr>
          <w:spacing w:val="-6"/>
          <w:sz w:val="20"/>
        </w:rPr>
        <w:t xml:space="preserve"> </w:t>
      </w:r>
      <w:r>
        <w:rPr>
          <w:sz w:val="20"/>
        </w:rPr>
        <w:t>is</w:t>
      </w:r>
      <w:r>
        <w:rPr>
          <w:spacing w:val="-6"/>
          <w:sz w:val="20"/>
        </w:rPr>
        <w:t xml:space="preserve"> </w:t>
      </w:r>
      <w:r>
        <w:rPr>
          <w:sz w:val="20"/>
        </w:rPr>
        <w:t>the</w:t>
      </w:r>
      <w:r>
        <w:rPr>
          <w:spacing w:val="-6"/>
          <w:sz w:val="20"/>
        </w:rPr>
        <w:t xml:space="preserve"> </w:t>
      </w:r>
      <w:r>
        <w:rPr>
          <w:sz w:val="20"/>
        </w:rPr>
        <w:t>binding</w:t>
      </w:r>
      <w:r>
        <w:rPr>
          <w:spacing w:val="-6"/>
          <w:sz w:val="20"/>
        </w:rPr>
        <w:t xml:space="preserve"> </w:t>
      </w:r>
      <w:r>
        <w:rPr>
          <w:sz w:val="20"/>
        </w:rPr>
        <w:t>constraint,</w:t>
      </w:r>
      <w:r>
        <w:rPr>
          <w:spacing w:val="-6"/>
          <w:sz w:val="20"/>
        </w:rPr>
        <w:t xml:space="preserve"> </w:t>
      </w:r>
      <w:r>
        <w:rPr>
          <w:sz w:val="20"/>
        </w:rPr>
        <w:t>and</w:t>
      </w:r>
      <w:r>
        <w:rPr>
          <w:spacing w:val="-6"/>
          <w:sz w:val="20"/>
        </w:rPr>
        <w:t xml:space="preserve"> </w:t>
      </w:r>
      <w:r>
        <w:rPr>
          <w:sz w:val="20"/>
        </w:rPr>
        <w:t>it</w:t>
      </w:r>
      <w:r>
        <w:rPr>
          <w:spacing w:val="-7"/>
          <w:sz w:val="20"/>
        </w:rPr>
        <w:t xml:space="preserve"> </w:t>
      </w:r>
      <w:r>
        <w:rPr>
          <w:sz w:val="20"/>
        </w:rPr>
        <w:t>is</w:t>
      </w:r>
      <w:r>
        <w:rPr>
          <w:spacing w:val="-6"/>
          <w:sz w:val="20"/>
        </w:rPr>
        <w:t xml:space="preserve"> </w:t>
      </w:r>
      <w:r>
        <w:rPr>
          <w:sz w:val="20"/>
        </w:rPr>
        <w:t>not</w:t>
      </w:r>
      <w:r>
        <w:rPr>
          <w:spacing w:val="-6"/>
          <w:sz w:val="20"/>
        </w:rPr>
        <w:t xml:space="preserve"> </w:t>
      </w:r>
      <w:r>
        <w:rPr>
          <w:sz w:val="20"/>
        </w:rPr>
        <w:t>uniform</w:t>
      </w:r>
      <w:r>
        <w:rPr>
          <w:spacing w:val="-6"/>
          <w:sz w:val="20"/>
        </w:rPr>
        <w:t xml:space="preserve"> </w:t>
      </w:r>
      <w:r>
        <w:rPr>
          <w:sz w:val="20"/>
        </w:rPr>
        <w:t>across</w:t>
      </w:r>
      <w:r>
        <w:rPr>
          <w:spacing w:val="-6"/>
          <w:sz w:val="20"/>
        </w:rPr>
        <w:t xml:space="preserve"> </w:t>
      </w:r>
      <w:r>
        <w:rPr>
          <w:spacing w:val="-2"/>
          <w:sz w:val="20"/>
        </w:rPr>
        <w:t>providers.</w:t>
      </w:r>
      <w:r>
        <w:rPr>
          <w:rFonts w:ascii="Times New Roman"/>
          <w:sz w:val="20"/>
        </w:rPr>
        <w:tab/>
      </w:r>
      <w:r>
        <w:rPr>
          <w:rFonts w:ascii="Trebuchet MS"/>
          <w:spacing w:val="-5"/>
          <w:sz w:val="10"/>
        </w:rPr>
        <w:t>678</w:t>
      </w:r>
    </w:p>
    <w:p w14:paraId="7BBF5038" w14:textId="77777777" w:rsidR="00EA1924" w:rsidRDefault="00000000">
      <w:pPr>
        <w:tabs>
          <w:tab w:val="left" w:pos="10859"/>
        </w:tabs>
        <w:spacing w:before="90"/>
        <w:ind w:left="3187"/>
        <w:rPr>
          <w:rFonts w:ascii="Trebuchet MS"/>
          <w:sz w:val="10"/>
        </w:rPr>
      </w:pPr>
      <w:r>
        <w:rPr>
          <w:sz w:val="20"/>
        </w:rPr>
        <w:t>Two</w:t>
      </w:r>
      <w:r>
        <w:rPr>
          <w:spacing w:val="-5"/>
          <w:sz w:val="20"/>
        </w:rPr>
        <w:t xml:space="preserve"> </w:t>
      </w:r>
      <w:r>
        <w:rPr>
          <w:sz w:val="20"/>
        </w:rPr>
        <w:t>of</w:t>
      </w:r>
      <w:r>
        <w:rPr>
          <w:spacing w:val="-3"/>
          <w:sz w:val="20"/>
        </w:rPr>
        <w:t xml:space="preserve"> </w:t>
      </w:r>
      <w:r>
        <w:rPr>
          <w:sz w:val="20"/>
        </w:rPr>
        <w:t>the</w:t>
      </w:r>
      <w:r>
        <w:rPr>
          <w:spacing w:val="-2"/>
          <w:sz w:val="20"/>
        </w:rPr>
        <w:t xml:space="preserve"> </w:t>
      </w:r>
      <w:r>
        <w:rPr>
          <w:sz w:val="20"/>
        </w:rPr>
        <w:t>models</w:t>
      </w:r>
      <w:r>
        <w:rPr>
          <w:spacing w:val="-3"/>
          <w:sz w:val="20"/>
        </w:rPr>
        <w:t xml:space="preserve"> </w:t>
      </w:r>
      <w:r>
        <w:rPr>
          <w:sz w:val="20"/>
        </w:rPr>
        <w:t>never</w:t>
      </w:r>
      <w:r>
        <w:rPr>
          <w:spacing w:val="-3"/>
          <w:sz w:val="20"/>
        </w:rPr>
        <w:t xml:space="preserve"> </w:t>
      </w:r>
      <w:r>
        <w:rPr>
          <w:sz w:val="20"/>
        </w:rPr>
        <w:t>returned</w:t>
      </w:r>
      <w:r>
        <w:rPr>
          <w:spacing w:val="-2"/>
          <w:sz w:val="20"/>
        </w:rPr>
        <w:t xml:space="preserve"> </w:t>
      </w:r>
      <w:r>
        <w:rPr>
          <w:sz w:val="20"/>
        </w:rPr>
        <w:t>an</w:t>
      </w:r>
      <w:r>
        <w:rPr>
          <w:spacing w:val="-3"/>
          <w:sz w:val="20"/>
        </w:rPr>
        <w:t xml:space="preserve"> </w:t>
      </w:r>
      <w:r>
        <w:rPr>
          <w:sz w:val="20"/>
        </w:rPr>
        <w:t>equation</w:t>
      </w:r>
      <w:r>
        <w:rPr>
          <w:spacing w:val="-2"/>
          <w:sz w:val="20"/>
        </w:rPr>
        <w:t xml:space="preserve"> </w:t>
      </w:r>
      <w:r>
        <w:rPr>
          <w:sz w:val="20"/>
        </w:rPr>
        <w:t>at</w:t>
      </w:r>
      <w:r>
        <w:rPr>
          <w:spacing w:val="-3"/>
          <w:sz w:val="20"/>
        </w:rPr>
        <w:t xml:space="preserve"> </w:t>
      </w:r>
      <w:r>
        <w:rPr>
          <w:sz w:val="20"/>
        </w:rPr>
        <w:t>all.</w:t>
      </w:r>
      <w:r>
        <w:rPr>
          <w:spacing w:val="9"/>
          <w:sz w:val="20"/>
        </w:rPr>
        <w:t xml:space="preserve"> </w:t>
      </w:r>
      <w:r>
        <w:rPr>
          <w:sz w:val="20"/>
        </w:rPr>
        <w:t>Claude</w:t>
      </w:r>
      <w:r>
        <w:rPr>
          <w:spacing w:val="-3"/>
          <w:sz w:val="20"/>
        </w:rPr>
        <w:t xml:space="preserve"> </w:t>
      </w:r>
      <w:r>
        <w:rPr>
          <w:sz w:val="20"/>
        </w:rPr>
        <w:t>Fable</w:t>
      </w:r>
      <w:r>
        <w:rPr>
          <w:spacing w:val="-2"/>
          <w:sz w:val="20"/>
        </w:rPr>
        <w:t xml:space="preserve"> </w:t>
      </w:r>
      <w:r>
        <w:rPr>
          <w:sz w:val="20"/>
        </w:rPr>
        <w:t>5,</w:t>
      </w:r>
      <w:r>
        <w:rPr>
          <w:spacing w:val="-3"/>
          <w:sz w:val="20"/>
        </w:rPr>
        <w:t xml:space="preserve"> </w:t>
      </w:r>
      <w:r>
        <w:rPr>
          <w:sz w:val="20"/>
        </w:rPr>
        <w:t>with</w:t>
      </w:r>
      <w:r>
        <w:rPr>
          <w:spacing w:val="-2"/>
          <w:sz w:val="20"/>
        </w:rPr>
        <w:t xml:space="preserve"> reasoning</w:t>
      </w:r>
      <w:r>
        <w:rPr>
          <w:rFonts w:ascii="Times New Roman"/>
          <w:sz w:val="20"/>
        </w:rPr>
        <w:tab/>
      </w:r>
      <w:r>
        <w:rPr>
          <w:rFonts w:ascii="Trebuchet MS"/>
          <w:spacing w:val="-5"/>
          <w:sz w:val="10"/>
        </w:rPr>
        <w:t>679</w:t>
      </w:r>
    </w:p>
    <w:p w14:paraId="75757A9D" w14:textId="77777777" w:rsidR="00EA1924" w:rsidRDefault="00000000">
      <w:pPr>
        <w:tabs>
          <w:tab w:val="left" w:pos="10859"/>
        </w:tabs>
        <w:spacing w:before="30"/>
        <w:ind w:left="2761"/>
        <w:rPr>
          <w:rFonts w:ascii="Trebuchet MS"/>
          <w:sz w:val="10"/>
        </w:rPr>
      </w:pPr>
      <w:r>
        <w:rPr>
          <w:spacing w:val="-2"/>
          <w:sz w:val="20"/>
        </w:rPr>
        <w:t>enabled,</w:t>
      </w:r>
      <w:r>
        <w:rPr>
          <w:spacing w:val="-7"/>
          <w:sz w:val="20"/>
        </w:rPr>
        <w:t xml:space="preserve"> </w:t>
      </w:r>
      <w:r>
        <w:rPr>
          <w:spacing w:val="-2"/>
          <w:sz w:val="20"/>
        </w:rPr>
        <w:t>returned</w:t>
      </w:r>
      <w:r>
        <w:rPr>
          <w:spacing w:val="-7"/>
          <w:sz w:val="20"/>
        </w:rPr>
        <w:t xml:space="preserve"> </w:t>
      </w:r>
      <w:r>
        <w:rPr>
          <w:spacing w:val="-2"/>
          <w:sz w:val="20"/>
        </w:rPr>
        <w:t>no</w:t>
      </w:r>
      <w:r>
        <w:rPr>
          <w:spacing w:val="-6"/>
          <w:sz w:val="20"/>
        </w:rPr>
        <w:t xml:space="preserve"> </w:t>
      </w:r>
      <w:r>
        <w:rPr>
          <w:spacing w:val="-2"/>
          <w:sz w:val="20"/>
        </w:rPr>
        <w:t>equation</w:t>
      </w:r>
      <w:r>
        <w:rPr>
          <w:spacing w:val="-7"/>
          <w:sz w:val="20"/>
        </w:rPr>
        <w:t xml:space="preserve"> </w:t>
      </w:r>
      <w:r>
        <w:rPr>
          <w:spacing w:val="-2"/>
          <w:sz w:val="20"/>
        </w:rPr>
        <w:t>at</w:t>
      </w:r>
      <w:r>
        <w:rPr>
          <w:spacing w:val="-6"/>
          <w:sz w:val="20"/>
        </w:rPr>
        <w:t xml:space="preserve"> </w:t>
      </w:r>
      <w:r>
        <w:rPr>
          <w:spacing w:val="-2"/>
          <w:sz w:val="20"/>
        </w:rPr>
        <w:t>either</w:t>
      </w:r>
      <w:r>
        <w:rPr>
          <w:spacing w:val="-7"/>
          <w:sz w:val="20"/>
        </w:rPr>
        <w:t xml:space="preserve"> </w:t>
      </w:r>
      <w:r>
        <w:rPr>
          <w:spacing w:val="-2"/>
          <w:sz w:val="20"/>
        </w:rPr>
        <w:t>completion</w:t>
      </w:r>
      <w:r>
        <w:rPr>
          <w:spacing w:val="-6"/>
          <w:sz w:val="20"/>
        </w:rPr>
        <w:t xml:space="preserve"> </w:t>
      </w:r>
      <w:r>
        <w:rPr>
          <w:spacing w:val="-2"/>
          <w:sz w:val="20"/>
        </w:rPr>
        <w:t>budget:</w:t>
      </w:r>
      <w:r>
        <w:rPr>
          <w:spacing w:val="4"/>
          <w:sz w:val="20"/>
        </w:rPr>
        <w:t xml:space="preserve"> </w:t>
      </w:r>
      <w:r>
        <w:rPr>
          <w:spacing w:val="-2"/>
          <w:sz w:val="20"/>
        </w:rPr>
        <w:t>at</w:t>
      </w:r>
      <w:r>
        <w:rPr>
          <w:spacing w:val="-7"/>
          <w:sz w:val="20"/>
        </w:rPr>
        <w:t xml:space="preserve"> </w:t>
      </w:r>
      <w:r>
        <w:rPr>
          <w:spacing w:val="-2"/>
          <w:sz w:val="20"/>
        </w:rPr>
        <w:t>1,600</w:t>
      </w:r>
      <w:r>
        <w:rPr>
          <w:spacing w:val="-6"/>
          <w:sz w:val="20"/>
        </w:rPr>
        <w:t xml:space="preserve"> </w:t>
      </w:r>
      <w:r>
        <w:rPr>
          <w:spacing w:val="-2"/>
          <w:sz w:val="20"/>
        </w:rPr>
        <w:t>tokens</w:t>
      </w:r>
      <w:r>
        <w:rPr>
          <w:spacing w:val="-7"/>
          <w:sz w:val="20"/>
        </w:rPr>
        <w:t xml:space="preserve"> </w:t>
      </w:r>
      <w:r>
        <w:rPr>
          <w:spacing w:val="-2"/>
          <w:sz w:val="20"/>
        </w:rPr>
        <w:t>the</w:t>
      </w:r>
      <w:r>
        <w:rPr>
          <w:spacing w:val="-6"/>
          <w:sz w:val="20"/>
        </w:rPr>
        <w:t xml:space="preserve"> </w:t>
      </w:r>
      <w:r>
        <w:rPr>
          <w:spacing w:val="-2"/>
          <w:sz w:val="20"/>
        </w:rPr>
        <w:t>response</w:t>
      </w:r>
      <w:r>
        <w:rPr>
          <w:spacing w:val="-7"/>
          <w:sz w:val="20"/>
        </w:rPr>
        <w:t xml:space="preserve"> </w:t>
      </w:r>
      <w:r>
        <w:rPr>
          <w:spacing w:val="-5"/>
          <w:sz w:val="20"/>
        </w:rPr>
        <w:t>hit</w:t>
      </w:r>
      <w:r>
        <w:rPr>
          <w:rFonts w:ascii="Times New Roman"/>
          <w:sz w:val="20"/>
        </w:rPr>
        <w:tab/>
      </w:r>
      <w:r>
        <w:rPr>
          <w:rFonts w:ascii="Trebuchet MS"/>
          <w:spacing w:val="-5"/>
          <w:sz w:val="10"/>
        </w:rPr>
        <w:t>680</w:t>
      </w:r>
    </w:p>
    <w:p w14:paraId="36EDC60F" w14:textId="77777777" w:rsidR="00EA1924" w:rsidRDefault="00000000">
      <w:pPr>
        <w:tabs>
          <w:tab w:val="left" w:pos="10859"/>
        </w:tabs>
        <w:spacing w:before="30"/>
        <w:ind w:left="2761"/>
        <w:rPr>
          <w:rFonts w:ascii="Trebuchet MS"/>
          <w:sz w:val="10"/>
        </w:rPr>
      </w:pPr>
      <w:r>
        <w:rPr>
          <w:sz w:val="20"/>
        </w:rPr>
        <w:t>the</w:t>
      </w:r>
      <w:r>
        <w:rPr>
          <w:spacing w:val="9"/>
          <w:sz w:val="20"/>
        </w:rPr>
        <w:t xml:space="preserve"> </w:t>
      </w:r>
      <w:r>
        <w:rPr>
          <w:sz w:val="20"/>
        </w:rPr>
        <w:t>length</w:t>
      </w:r>
      <w:r>
        <w:rPr>
          <w:spacing w:val="9"/>
          <w:sz w:val="20"/>
        </w:rPr>
        <w:t xml:space="preserve"> </w:t>
      </w:r>
      <w:r>
        <w:rPr>
          <w:sz w:val="20"/>
        </w:rPr>
        <w:t>limit</w:t>
      </w:r>
      <w:r>
        <w:rPr>
          <w:spacing w:val="9"/>
          <w:sz w:val="20"/>
        </w:rPr>
        <w:t xml:space="preserve"> </w:t>
      </w:r>
      <w:r>
        <w:rPr>
          <w:sz w:val="20"/>
        </w:rPr>
        <w:t>mid-derivation</w:t>
      </w:r>
      <w:r>
        <w:rPr>
          <w:spacing w:val="9"/>
          <w:sz w:val="20"/>
        </w:rPr>
        <w:t xml:space="preserve"> </w:t>
      </w:r>
      <w:r>
        <w:rPr>
          <w:sz w:val="20"/>
        </w:rPr>
        <w:t>with</w:t>
      </w:r>
      <w:r>
        <w:rPr>
          <w:spacing w:val="9"/>
          <w:sz w:val="20"/>
        </w:rPr>
        <w:t xml:space="preserve"> </w:t>
      </w:r>
      <w:r>
        <w:rPr>
          <w:sz w:val="20"/>
        </w:rPr>
        <w:t>no</w:t>
      </w:r>
      <w:r>
        <w:rPr>
          <w:spacing w:val="9"/>
          <w:sz w:val="20"/>
        </w:rPr>
        <w:t xml:space="preserve"> </w:t>
      </w:r>
      <w:r>
        <w:rPr>
          <w:sz w:val="20"/>
        </w:rPr>
        <w:t>visible</w:t>
      </w:r>
      <w:r>
        <w:rPr>
          <w:spacing w:val="10"/>
          <w:sz w:val="20"/>
        </w:rPr>
        <w:t xml:space="preserve"> </w:t>
      </w:r>
      <w:r>
        <w:rPr>
          <w:sz w:val="20"/>
        </w:rPr>
        <w:t>content</w:t>
      </w:r>
      <w:r>
        <w:rPr>
          <w:spacing w:val="9"/>
          <w:sz w:val="20"/>
        </w:rPr>
        <w:t xml:space="preserve"> </w:t>
      </w:r>
      <w:r>
        <w:rPr>
          <w:sz w:val="20"/>
        </w:rPr>
        <w:t>(238</w:t>
      </w:r>
      <w:r>
        <w:rPr>
          <w:spacing w:val="9"/>
          <w:sz w:val="20"/>
        </w:rPr>
        <w:t xml:space="preserve"> </w:t>
      </w:r>
      <w:r>
        <w:rPr>
          <w:sz w:val="20"/>
        </w:rPr>
        <w:t>archived</w:t>
      </w:r>
      <w:r>
        <w:rPr>
          <w:spacing w:val="9"/>
          <w:sz w:val="20"/>
        </w:rPr>
        <w:t xml:space="preserve"> </w:t>
      </w:r>
      <w:r>
        <w:rPr>
          <w:sz w:val="20"/>
        </w:rPr>
        <w:t>reasoning</w:t>
      </w:r>
      <w:r>
        <w:rPr>
          <w:spacing w:val="9"/>
          <w:sz w:val="20"/>
        </w:rPr>
        <w:t xml:space="preserve"> </w:t>
      </w:r>
      <w:r>
        <w:rPr>
          <w:spacing w:val="-2"/>
          <w:sz w:val="20"/>
        </w:rPr>
        <w:t>tokens),</w:t>
      </w:r>
      <w:r>
        <w:rPr>
          <w:rFonts w:ascii="Times New Roman"/>
          <w:sz w:val="20"/>
        </w:rPr>
        <w:tab/>
      </w:r>
      <w:r>
        <w:rPr>
          <w:rFonts w:ascii="Trebuchet MS"/>
          <w:spacing w:val="-5"/>
          <w:sz w:val="10"/>
        </w:rPr>
        <w:t>681</w:t>
      </w:r>
    </w:p>
    <w:p w14:paraId="5AD3EC03" w14:textId="77777777" w:rsidR="00EA1924" w:rsidRDefault="00000000">
      <w:pPr>
        <w:tabs>
          <w:tab w:val="left" w:pos="10859"/>
        </w:tabs>
        <w:spacing w:before="30"/>
        <w:ind w:left="2761"/>
        <w:rPr>
          <w:rFonts w:ascii="Trebuchet MS"/>
          <w:sz w:val="10"/>
        </w:rPr>
      </w:pPr>
      <w:r>
        <w:rPr>
          <w:spacing w:val="-2"/>
          <w:sz w:val="20"/>
        </w:rPr>
        <w:t>and</w:t>
      </w:r>
      <w:r>
        <w:rPr>
          <w:spacing w:val="-9"/>
          <w:sz w:val="20"/>
        </w:rPr>
        <w:t xml:space="preserve"> </w:t>
      </w:r>
      <w:r>
        <w:rPr>
          <w:spacing w:val="-2"/>
          <w:sz w:val="20"/>
        </w:rPr>
        <w:t>at</w:t>
      </w:r>
      <w:r>
        <w:rPr>
          <w:spacing w:val="-9"/>
          <w:sz w:val="20"/>
        </w:rPr>
        <w:t xml:space="preserve"> </w:t>
      </w:r>
      <w:r>
        <w:rPr>
          <w:spacing w:val="-2"/>
          <w:sz w:val="20"/>
        </w:rPr>
        <w:t>78,000</w:t>
      </w:r>
      <w:r>
        <w:rPr>
          <w:spacing w:val="-9"/>
          <w:sz w:val="20"/>
        </w:rPr>
        <w:t xml:space="preserve"> </w:t>
      </w:r>
      <w:r>
        <w:rPr>
          <w:spacing w:val="-2"/>
          <w:sz w:val="20"/>
        </w:rPr>
        <w:t>tokens</w:t>
      </w:r>
      <w:r>
        <w:rPr>
          <w:spacing w:val="-9"/>
          <w:sz w:val="20"/>
        </w:rPr>
        <w:t xml:space="preserve"> </w:t>
      </w:r>
      <w:r>
        <w:rPr>
          <w:spacing w:val="-2"/>
          <w:sz w:val="20"/>
        </w:rPr>
        <w:t>it</w:t>
      </w:r>
      <w:r>
        <w:rPr>
          <w:spacing w:val="-9"/>
          <w:sz w:val="20"/>
        </w:rPr>
        <w:t xml:space="preserve"> </w:t>
      </w:r>
      <w:r>
        <w:rPr>
          <w:spacing w:val="-2"/>
          <w:sz w:val="20"/>
        </w:rPr>
        <w:t>spent</w:t>
      </w:r>
      <w:r>
        <w:rPr>
          <w:spacing w:val="-9"/>
          <w:sz w:val="20"/>
        </w:rPr>
        <w:t xml:space="preserve"> </w:t>
      </w:r>
      <w:r>
        <w:rPr>
          <w:spacing w:val="-2"/>
          <w:sz w:val="20"/>
        </w:rPr>
        <w:t>essentially</w:t>
      </w:r>
      <w:r>
        <w:rPr>
          <w:spacing w:val="-8"/>
          <w:sz w:val="20"/>
        </w:rPr>
        <w:t xml:space="preserve"> </w:t>
      </w:r>
      <w:r>
        <w:rPr>
          <w:spacing w:val="-2"/>
          <w:sz w:val="20"/>
        </w:rPr>
        <w:t>the</w:t>
      </w:r>
      <w:r>
        <w:rPr>
          <w:spacing w:val="-9"/>
          <w:sz w:val="20"/>
        </w:rPr>
        <w:t xml:space="preserve"> </w:t>
      </w:r>
      <w:r>
        <w:rPr>
          <w:spacing w:val="-2"/>
          <w:sz w:val="20"/>
        </w:rPr>
        <w:t>entire</w:t>
      </w:r>
      <w:r>
        <w:rPr>
          <w:spacing w:val="-9"/>
          <w:sz w:val="20"/>
        </w:rPr>
        <w:t xml:space="preserve"> </w:t>
      </w:r>
      <w:r>
        <w:rPr>
          <w:spacing w:val="-2"/>
          <w:sz w:val="20"/>
        </w:rPr>
        <w:t>allowance</w:t>
      </w:r>
      <w:r>
        <w:rPr>
          <w:spacing w:val="-9"/>
          <w:sz w:val="20"/>
        </w:rPr>
        <w:t xml:space="preserve"> </w:t>
      </w:r>
      <w:r>
        <w:rPr>
          <w:spacing w:val="-2"/>
          <w:sz w:val="20"/>
        </w:rPr>
        <w:t>on</w:t>
      </w:r>
      <w:r>
        <w:rPr>
          <w:spacing w:val="-9"/>
          <w:sz w:val="20"/>
        </w:rPr>
        <w:t xml:space="preserve"> </w:t>
      </w:r>
      <w:r>
        <w:rPr>
          <w:spacing w:val="-2"/>
          <w:sz w:val="20"/>
        </w:rPr>
        <w:t>reasoning</w:t>
      </w:r>
      <w:r>
        <w:rPr>
          <w:spacing w:val="-9"/>
          <w:sz w:val="20"/>
        </w:rPr>
        <w:t xml:space="preserve"> </w:t>
      </w:r>
      <w:r>
        <w:rPr>
          <w:spacing w:val="-2"/>
          <w:sz w:val="20"/>
        </w:rPr>
        <w:t>(77,999</w:t>
      </w:r>
      <w:r>
        <w:rPr>
          <w:spacing w:val="-8"/>
          <w:sz w:val="20"/>
        </w:rPr>
        <w:t xml:space="preserve"> </w:t>
      </w:r>
      <w:r>
        <w:rPr>
          <w:spacing w:val="-2"/>
          <w:sz w:val="20"/>
        </w:rPr>
        <w:t>reasoning</w:t>
      </w:r>
      <w:r>
        <w:rPr>
          <w:rFonts w:ascii="Times New Roman"/>
          <w:sz w:val="20"/>
        </w:rPr>
        <w:tab/>
      </w:r>
      <w:r>
        <w:rPr>
          <w:rFonts w:ascii="Trebuchet MS"/>
          <w:spacing w:val="-5"/>
          <w:sz w:val="10"/>
        </w:rPr>
        <w:t>682</w:t>
      </w:r>
    </w:p>
    <w:p w14:paraId="0F1222A2" w14:textId="77777777" w:rsidR="00EA1924" w:rsidRDefault="00000000">
      <w:pPr>
        <w:tabs>
          <w:tab w:val="left" w:pos="10859"/>
        </w:tabs>
        <w:spacing w:before="30"/>
        <w:ind w:left="2761"/>
        <w:rPr>
          <w:rFonts w:ascii="Trebuchet MS"/>
          <w:sz w:val="10"/>
        </w:rPr>
      </w:pPr>
      <w:r>
        <w:rPr>
          <w:sz w:val="20"/>
        </w:rPr>
        <w:t>tokens)</w:t>
      </w:r>
      <w:r>
        <w:rPr>
          <w:spacing w:val="11"/>
          <w:sz w:val="20"/>
        </w:rPr>
        <w:t xml:space="preserve"> </w:t>
      </w:r>
      <w:r>
        <w:rPr>
          <w:sz w:val="20"/>
        </w:rPr>
        <w:t>and</w:t>
      </w:r>
      <w:r>
        <w:rPr>
          <w:spacing w:val="11"/>
          <w:sz w:val="20"/>
        </w:rPr>
        <w:t xml:space="preserve"> </w:t>
      </w:r>
      <w:r>
        <w:rPr>
          <w:sz w:val="20"/>
        </w:rPr>
        <w:t>again</w:t>
      </w:r>
      <w:r>
        <w:rPr>
          <w:spacing w:val="11"/>
          <w:sz w:val="20"/>
        </w:rPr>
        <w:t xml:space="preserve"> </w:t>
      </w:r>
      <w:r>
        <w:rPr>
          <w:sz w:val="20"/>
        </w:rPr>
        <w:t>returned</w:t>
      </w:r>
      <w:r>
        <w:rPr>
          <w:spacing w:val="11"/>
          <w:sz w:val="20"/>
        </w:rPr>
        <w:t xml:space="preserve"> </w:t>
      </w:r>
      <w:r>
        <w:rPr>
          <w:sz w:val="20"/>
        </w:rPr>
        <w:t>empty</w:t>
      </w:r>
      <w:r>
        <w:rPr>
          <w:spacing w:val="11"/>
          <w:sz w:val="20"/>
        </w:rPr>
        <w:t xml:space="preserve"> </w:t>
      </w:r>
      <w:r>
        <w:rPr>
          <w:sz w:val="20"/>
        </w:rPr>
        <w:t>content;</w:t>
      </w:r>
      <w:r>
        <w:rPr>
          <w:spacing w:val="16"/>
          <w:sz w:val="20"/>
        </w:rPr>
        <w:t xml:space="preserve"> </w:t>
      </w:r>
      <w:r>
        <w:rPr>
          <w:sz w:val="20"/>
        </w:rPr>
        <w:t>DeepSeek</w:t>
      </w:r>
      <w:r>
        <w:rPr>
          <w:spacing w:val="11"/>
          <w:sz w:val="20"/>
        </w:rPr>
        <w:t xml:space="preserve"> </w:t>
      </w:r>
      <w:r>
        <w:rPr>
          <w:sz w:val="20"/>
        </w:rPr>
        <w:t>V4</w:t>
      </w:r>
      <w:r>
        <w:rPr>
          <w:spacing w:val="11"/>
          <w:sz w:val="20"/>
        </w:rPr>
        <w:t xml:space="preserve"> </w:t>
      </w:r>
      <w:r>
        <w:rPr>
          <w:sz w:val="20"/>
        </w:rPr>
        <w:t>Pro</w:t>
      </w:r>
      <w:r>
        <w:rPr>
          <w:spacing w:val="11"/>
          <w:sz w:val="20"/>
        </w:rPr>
        <w:t xml:space="preserve"> </w:t>
      </w:r>
      <w:r>
        <w:rPr>
          <w:sz w:val="20"/>
        </w:rPr>
        <w:t>did</w:t>
      </w:r>
      <w:r>
        <w:rPr>
          <w:spacing w:val="11"/>
          <w:sz w:val="20"/>
        </w:rPr>
        <w:t xml:space="preserve"> </w:t>
      </w:r>
      <w:r>
        <w:rPr>
          <w:sz w:val="20"/>
        </w:rPr>
        <w:t>the</w:t>
      </w:r>
      <w:r>
        <w:rPr>
          <w:spacing w:val="11"/>
          <w:sz w:val="20"/>
        </w:rPr>
        <w:t xml:space="preserve"> </w:t>
      </w:r>
      <w:r>
        <w:rPr>
          <w:sz w:val="20"/>
        </w:rPr>
        <w:t>same</w:t>
      </w:r>
      <w:r>
        <w:rPr>
          <w:spacing w:val="11"/>
          <w:sz w:val="20"/>
        </w:rPr>
        <w:t xml:space="preserve"> </w:t>
      </w:r>
      <w:r>
        <w:rPr>
          <w:sz w:val="20"/>
        </w:rPr>
        <w:t>at</w:t>
      </w:r>
      <w:r>
        <w:rPr>
          <w:spacing w:val="11"/>
          <w:sz w:val="20"/>
        </w:rPr>
        <w:t xml:space="preserve"> </w:t>
      </w:r>
      <w:r>
        <w:rPr>
          <w:sz w:val="20"/>
        </w:rPr>
        <w:t>2,400</w:t>
      </w:r>
      <w:r>
        <w:rPr>
          <w:spacing w:val="12"/>
          <w:sz w:val="20"/>
        </w:rPr>
        <w:t xml:space="preserve"> </w:t>
      </w:r>
      <w:r>
        <w:rPr>
          <w:spacing w:val="-5"/>
          <w:sz w:val="20"/>
        </w:rPr>
        <w:t>and</w:t>
      </w:r>
      <w:r>
        <w:rPr>
          <w:rFonts w:ascii="Times New Roman"/>
          <w:sz w:val="20"/>
        </w:rPr>
        <w:tab/>
      </w:r>
      <w:r>
        <w:rPr>
          <w:rFonts w:ascii="Trebuchet MS"/>
          <w:spacing w:val="-5"/>
          <w:sz w:val="10"/>
        </w:rPr>
        <w:t>683</w:t>
      </w:r>
    </w:p>
    <w:p w14:paraId="45C757C6" w14:textId="77777777" w:rsidR="00EA1924" w:rsidRDefault="00000000">
      <w:pPr>
        <w:tabs>
          <w:tab w:val="left" w:pos="10859"/>
        </w:tabs>
        <w:spacing w:before="30"/>
        <w:ind w:left="2761"/>
        <w:rPr>
          <w:rFonts w:ascii="Trebuchet MS"/>
          <w:sz w:val="10"/>
        </w:rPr>
      </w:pPr>
      <w:r>
        <w:rPr>
          <w:sz w:val="20"/>
        </w:rPr>
        <w:t>8,000</w:t>
      </w:r>
      <w:r>
        <w:rPr>
          <w:spacing w:val="24"/>
          <w:sz w:val="20"/>
        </w:rPr>
        <w:t xml:space="preserve"> </w:t>
      </w:r>
      <w:r>
        <w:rPr>
          <w:sz w:val="20"/>
        </w:rPr>
        <w:t>before</w:t>
      </w:r>
      <w:r>
        <w:rPr>
          <w:spacing w:val="25"/>
          <w:sz w:val="20"/>
        </w:rPr>
        <w:t xml:space="preserve"> </w:t>
      </w:r>
      <w:r>
        <w:rPr>
          <w:sz w:val="20"/>
        </w:rPr>
        <w:t>returning</w:t>
      </w:r>
      <w:r>
        <w:rPr>
          <w:spacing w:val="24"/>
          <w:sz w:val="20"/>
        </w:rPr>
        <w:t xml:space="preserve"> </w:t>
      </w:r>
      <w:r>
        <w:rPr>
          <w:sz w:val="20"/>
        </w:rPr>
        <w:t>an</w:t>
      </w:r>
      <w:r>
        <w:rPr>
          <w:spacing w:val="24"/>
          <w:sz w:val="20"/>
        </w:rPr>
        <w:t xml:space="preserve"> </w:t>
      </w:r>
      <w:r>
        <w:rPr>
          <w:sz w:val="20"/>
        </w:rPr>
        <w:t>answer</w:t>
      </w:r>
      <w:r>
        <w:rPr>
          <w:spacing w:val="25"/>
          <w:sz w:val="20"/>
        </w:rPr>
        <w:t xml:space="preserve"> </w:t>
      </w:r>
      <w:r>
        <w:rPr>
          <w:sz w:val="20"/>
        </w:rPr>
        <w:t>only</w:t>
      </w:r>
      <w:r>
        <w:rPr>
          <w:spacing w:val="24"/>
          <w:sz w:val="20"/>
        </w:rPr>
        <w:t xml:space="preserve"> </w:t>
      </w:r>
      <w:r>
        <w:rPr>
          <w:sz w:val="20"/>
        </w:rPr>
        <w:t>once</w:t>
      </w:r>
      <w:r>
        <w:rPr>
          <w:spacing w:val="25"/>
          <w:sz w:val="20"/>
        </w:rPr>
        <w:t xml:space="preserve"> </w:t>
      </w:r>
      <w:r>
        <w:rPr>
          <w:sz w:val="20"/>
        </w:rPr>
        <w:t>reasoning</w:t>
      </w:r>
      <w:r>
        <w:rPr>
          <w:spacing w:val="24"/>
          <w:sz w:val="20"/>
        </w:rPr>
        <w:t xml:space="preserve"> </w:t>
      </w:r>
      <w:r>
        <w:rPr>
          <w:sz w:val="20"/>
        </w:rPr>
        <w:t>was</w:t>
      </w:r>
      <w:r>
        <w:rPr>
          <w:spacing w:val="25"/>
          <w:sz w:val="20"/>
        </w:rPr>
        <w:t xml:space="preserve"> </w:t>
      </w:r>
      <w:r>
        <w:rPr>
          <w:sz w:val="20"/>
        </w:rPr>
        <w:t>disabled,</w:t>
      </w:r>
      <w:r>
        <w:rPr>
          <w:spacing w:val="30"/>
          <w:sz w:val="20"/>
        </w:rPr>
        <w:t xml:space="preserve"> </w:t>
      </w:r>
      <w:r>
        <w:rPr>
          <w:sz w:val="20"/>
        </w:rPr>
        <w:t>which</w:t>
      </w:r>
      <w:r>
        <w:rPr>
          <w:spacing w:val="24"/>
          <w:sz w:val="20"/>
        </w:rPr>
        <w:t xml:space="preserve"> </w:t>
      </w:r>
      <w:r>
        <w:rPr>
          <w:sz w:val="20"/>
        </w:rPr>
        <w:t>is</w:t>
      </w:r>
      <w:r>
        <w:rPr>
          <w:spacing w:val="25"/>
          <w:sz w:val="20"/>
        </w:rPr>
        <w:t xml:space="preserve"> </w:t>
      </w:r>
      <w:r>
        <w:rPr>
          <w:sz w:val="20"/>
        </w:rPr>
        <w:t>why</w:t>
      </w:r>
      <w:r>
        <w:rPr>
          <w:spacing w:val="24"/>
          <w:sz w:val="20"/>
        </w:rPr>
        <w:t xml:space="preserve"> </w:t>
      </w:r>
      <w:r>
        <w:rPr>
          <w:spacing w:val="-5"/>
          <w:sz w:val="20"/>
        </w:rPr>
        <w:t>its</w:t>
      </w:r>
      <w:r>
        <w:rPr>
          <w:rFonts w:ascii="Times New Roman"/>
          <w:sz w:val="20"/>
        </w:rPr>
        <w:tab/>
      </w:r>
      <w:r>
        <w:rPr>
          <w:rFonts w:ascii="Trebuchet MS"/>
          <w:spacing w:val="-5"/>
          <w:sz w:val="10"/>
        </w:rPr>
        <w:t>684</w:t>
      </w:r>
    </w:p>
    <w:p w14:paraId="0B7F263E" w14:textId="77777777" w:rsidR="00EA1924" w:rsidRDefault="00000000">
      <w:pPr>
        <w:tabs>
          <w:tab w:val="left" w:pos="10859"/>
        </w:tabs>
        <w:spacing w:before="30"/>
        <w:ind w:left="2761"/>
        <w:rPr>
          <w:rFonts w:ascii="Trebuchet MS"/>
          <w:sz w:val="10"/>
        </w:rPr>
      </w:pPr>
      <w:r>
        <w:rPr>
          <w:sz w:val="20"/>
        </w:rPr>
        <w:t>row</w:t>
      </w:r>
      <w:r>
        <w:rPr>
          <w:spacing w:val="12"/>
          <w:sz w:val="20"/>
        </w:rPr>
        <w:t xml:space="preserve"> </w:t>
      </w:r>
      <w:r>
        <w:rPr>
          <w:sz w:val="20"/>
        </w:rPr>
        <w:t>is</w:t>
      </w:r>
      <w:r>
        <w:rPr>
          <w:spacing w:val="13"/>
          <w:sz w:val="20"/>
        </w:rPr>
        <w:t xml:space="preserve"> </w:t>
      </w:r>
      <w:r>
        <w:rPr>
          <w:sz w:val="20"/>
        </w:rPr>
        <w:t>labeled</w:t>
      </w:r>
      <w:r>
        <w:rPr>
          <w:spacing w:val="13"/>
          <w:sz w:val="20"/>
        </w:rPr>
        <w:t xml:space="preserve"> </w:t>
      </w:r>
      <w:r>
        <w:rPr>
          <w:sz w:val="20"/>
        </w:rPr>
        <w:t>as</w:t>
      </w:r>
      <w:r>
        <w:rPr>
          <w:spacing w:val="13"/>
          <w:sz w:val="20"/>
        </w:rPr>
        <w:t xml:space="preserve"> </w:t>
      </w:r>
      <w:r>
        <w:rPr>
          <w:sz w:val="20"/>
        </w:rPr>
        <w:t>such</w:t>
      </w:r>
      <w:r>
        <w:rPr>
          <w:spacing w:val="12"/>
          <w:sz w:val="20"/>
        </w:rPr>
        <w:t xml:space="preserve"> </w:t>
      </w:r>
      <w:r>
        <w:rPr>
          <w:sz w:val="20"/>
        </w:rPr>
        <w:t>and</w:t>
      </w:r>
      <w:r>
        <w:rPr>
          <w:spacing w:val="13"/>
          <w:sz w:val="20"/>
        </w:rPr>
        <w:t xml:space="preserve"> </w:t>
      </w:r>
      <w:r>
        <w:rPr>
          <w:sz w:val="20"/>
        </w:rPr>
        <w:t>why</w:t>
      </w:r>
      <w:r>
        <w:rPr>
          <w:spacing w:val="13"/>
          <w:sz w:val="20"/>
        </w:rPr>
        <w:t xml:space="preserve"> </w:t>
      </w:r>
      <w:r>
        <w:rPr>
          <w:sz w:val="20"/>
        </w:rPr>
        <w:t>its</w:t>
      </w:r>
      <w:r>
        <w:rPr>
          <w:spacing w:val="13"/>
          <w:sz w:val="20"/>
        </w:rPr>
        <w:t xml:space="preserve"> </w:t>
      </w:r>
      <w:r>
        <w:rPr>
          <w:sz w:val="20"/>
        </w:rPr>
        <w:t>coefficients</w:t>
      </w:r>
      <w:r>
        <w:rPr>
          <w:spacing w:val="12"/>
          <w:sz w:val="20"/>
        </w:rPr>
        <w:t xml:space="preserve"> </w:t>
      </w:r>
      <w:r>
        <w:rPr>
          <w:sz w:val="20"/>
        </w:rPr>
        <w:t>read</w:t>
      </w:r>
      <w:r>
        <w:rPr>
          <w:spacing w:val="13"/>
          <w:sz w:val="20"/>
        </w:rPr>
        <w:t xml:space="preserve"> </w:t>
      </w:r>
      <w:r>
        <w:rPr>
          <w:sz w:val="20"/>
        </w:rPr>
        <w:t>as</w:t>
      </w:r>
      <w:r>
        <w:rPr>
          <w:spacing w:val="13"/>
          <w:sz w:val="20"/>
        </w:rPr>
        <w:t xml:space="preserve"> </w:t>
      </w:r>
      <w:r>
        <w:rPr>
          <w:sz w:val="20"/>
        </w:rPr>
        <w:t>recalled</w:t>
      </w:r>
      <w:r>
        <w:rPr>
          <w:spacing w:val="13"/>
          <w:sz w:val="20"/>
        </w:rPr>
        <w:t xml:space="preserve"> </w:t>
      </w:r>
      <w:r>
        <w:rPr>
          <w:sz w:val="20"/>
        </w:rPr>
        <w:t>rather</w:t>
      </w:r>
      <w:r>
        <w:rPr>
          <w:spacing w:val="12"/>
          <w:sz w:val="20"/>
        </w:rPr>
        <w:t xml:space="preserve"> </w:t>
      </w:r>
      <w:r>
        <w:rPr>
          <w:sz w:val="20"/>
        </w:rPr>
        <w:t>than</w:t>
      </w:r>
      <w:r>
        <w:rPr>
          <w:spacing w:val="13"/>
          <w:sz w:val="20"/>
        </w:rPr>
        <w:t xml:space="preserve"> </w:t>
      </w:r>
      <w:r>
        <w:rPr>
          <w:sz w:val="20"/>
        </w:rPr>
        <w:t>fitted.</w:t>
      </w:r>
      <w:r>
        <w:rPr>
          <w:spacing w:val="48"/>
          <w:sz w:val="20"/>
        </w:rPr>
        <w:t xml:space="preserve"> </w:t>
      </w:r>
      <w:r>
        <w:rPr>
          <w:spacing w:val="-4"/>
          <w:sz w:val="20"/>
        </w:rPr>
        <w:t>GPT-</w:t>
      </w:r>
      <w:r>
        <w:rPr>
          <w:sz w:val="20"/>
        </w:rPr>
        <w:tab/>
      </w:r>
      <w:r>
        <w:rPr>
          <w:rFonts w:ascii="Trebuchet MS"/>
          <w:spacing w:val="-5"/>
          <w:sz w:val="10"/>
        </w:rPr>
        <w:t>685</w:t>
      </w:r>
    </w:p>
    <w:p w14:paraId="27EACDCD" w14:textId="77777777" w:rsidR="00EA1924" w:rsidRDefault="00000000">
      <w:pPr>
        <w:tabs>
          <w:tab w:val="left" w:pos="10859"/>
        </w:tabs>
        <w:spacing w:before="30"/>
        <w:ind w:left="2761"/>
        <w:rPr>
          <w:rFonts w:ascii="Trebuchet MS"/>
          <w:sz w:val="10"/>
        </w:rPr>
      </w:pPr>
      <w:r>
        <w:rPr>
          <w:sz w:val="20"/>
        </w:rPr>
        <w:t>5.6</w:t>
      </w:r>
      <w:r>
        <w:rPr>
          <w:spacing w:val="10"/>
          <w:sz w:val="20"/>
        </w:rPr>
        <w:t xml:space="preserve"> </w:t>
      </w:r>
      <w:r>
        <w:rPr>
          <w:sz w:val="20"/>
        </w:rPr>
        <w:t>Sol,</w:t>
      </w:r>
      <w:r>
        <w:rPr>
          <w:spacing w:val="13"/>
          <w:sz w:val="20"/>
        </w:rPr>
        <w:t xml:space="preserve"> </w:t>
      </w:r>
      <w:r>
        <w:rPr>
          <w:sz w:val="20"/>
        </w:rPr>
        <w:t>by</w:t>
      </w:r>
      <w:r>
        <w:rPr>
          <w:spacing w:val="11"/>
          <w:sz w:val="20"/>
        </w:rPr>
        <w:t xml:space="preserve"> </w:t>
      </w:r>
      <w:r>
        <w:rPr>
          <w:sz w:val="20"/>
        </w:rPr>
        <w:t>contrast,</w:t>
      </w:r>
      <w:r>
        <w:rPr>
          <w:spacing w:val="13"/>
          <w:sz w:val="20"/>
        </w:rPr>
        <w:t xml:space="preserve"> </w:t>
      </w:r>
      <w:r>
        <w:rPr>
          <w:sz w:val="20"/>
        </w:rPr>
        <w:t>converged</w:t>
      </w:r>
      <w:r>
        <w:rPr>
          <w:spacing w:val="10"/>
          <w:sz w:val="20"/>
        </w:rPr>
        <w:t xml:space="preserve"> </w:t>
      </w:r>
      <w:r>
        <w:rPr>
          <w:sz w:val="20"/>
        </w:rPr>
        <w:t>and</w:t>
      </w:r>
      <w:r>
        <w:rPr>
          <w:spacing w:val="11"/>
          <w:sz w:val="20"/>
        </w:rPr>
        <w:t xml:space="preserve"> </w:t>
      </w:r>
      <w:r>
        <w:rPr>
          <w:sz w:val="20"/>
        </w:rPr>
        <w:t>answered</w:t>
      </w:r>
      <w:r>
        <w:rPr>
          <w:spacing w:val="11"/>
          <w:sz w:val="20"/>
        </w:rPr>
        <w:t xml:space="preserve"> </w:t>
      </w:r>
      <w:r>
        <w:rPr>
          <w:sz w:val="20"/>
        </w:rPr>
        <w:t>within</w:t>
      </w:r>
      <w:r>
        <w:rPr>
          <w:spacing w:val="11"/>
          <w:sz w:val="20"/>
        </w:rPr>
        <w:t xml:space="preserve"> </w:t>
      </w:r>
      <w:r>
        <w:rPr>
          <w:sz w:val="20"/>
        </w:rPr>
        <w:t>2,747</w:t>
      </w:r>
      <w:r>
        <w:rPr>
          <w:spacing w:val="10"/>
          <w:sz w:val="20"/>
        </w:rPr>
        <w:t xml:space="preserve"> </w:t>
      </w:r>
      <w:r>
        <w:rPr>
          <w:sz w:val="20"/>
        </w:rPr>
        <w:t>completion</w:t>
      </w:r>
      <w:r>
        <w:rPr>
          <w:spacing w:val="11"/>
          <w:sz w:val="20"/>
        </w:rPr>
        <w:t xml:space="preserve"> </w:t>
      </w:r>
      <w:r>
        <w:rPr>
          <w:sz w:val="20"/>
        </w:rPr>
        <w:t>tokens,</w:t>
      </w:r>
      <w:r>
        <w:rPr>
          <w:spacing w:val="13"/>
          <w:sz w:val="20"/>
        </w:rPr>
        <w:t xml:space="preserve"> </w:t>
      </w:r>
      <w:r>
        <w:rPr>
          <w:sz w:val="20"/>
        </w:rPr>
        <w:t>of</w:t>
      </w:r>
      <w:r>
        <w:rPr>
          <w:spacing w:val="11"/>
          <w:sz w:val="20"/>
        </w:rPr>
        <w:t xml:space="preserve"> </w:t>
      </w:r>
      <w:r>
        <w:rPr>
          <w:spacing w:val="-2"/>
          <w:sz w:val="20"/>
        </w:rPr>
        <w:t>which</w:t>
      </w:r>
      <w:r>
        <w:rPr>
          <w:rFonts w:ascii="Times New Roman"/>
          <w:sz w:val="20"/>
        </w:rPr>
        <w:tab/>
      </w:r>
      <w:r>
        <w:rPr>
          <w:rFonts w:ascii="Trebuchet MS"/>
          <w:spacing w:val="-5"/>
          <w:sz w:val="10"/>
        </w:rPr>
        <w:t>686</w:t>
      </w:r>
    </w:p>
    <w:p w14:paraId="75E5EA91" w14:textId="77777777" w:rsidR="00EA1924" w:rsidRDefault="00000000">
      <w:pPr>
        <w:tabs>
          <w:tab w:val="left" w:pos="10859"/>
        </w:tabs>
        <w:spacing w:before="30"/>
        <w:ind w:left="2761"/>
        <w:rPr>
          <w:rFonts w:ascii="Trebuchet MS"/>
          <w:sz w:val="10"/>
        </w:rPr>
      </w:pPr>
      <w:r>
        <w:rPr>
          <w:sz w:val="20"/>
        </w:rPr>
        <w:t>2,358</w:t>
      </w:r>
      <w:r>
        <w:rPr>
          <w:spacing w:val="7"/>
          <w:sz w:val="20"/>
        </w:rPr>
        <w:t xml:space="preserve"> </w:t>
      </w:r>
      <w:r>
        <w:rPr>
          <w:sz w:val="20"/>
        </w:rPr>
        <w:t>were</w:t>
      </w:r>
      <w:r>
        <w:rPr>
          <w:spacing w:val="8"/>
          <w:sz w:val="20"/>
        </w:rPr>
        <w:t xml:space="preserve"> </w:t>
      </w:r>
      <w:r>
        <w:rPr>
          <w:sz w:val="20"/>
        </w:rPr>
        <w:t>reasoning.</w:t>
      </w:r>
      <w:r>
        <w:rPr>
          <w:spacing w:val="31"/>
          <w:sz w:val="20"/>
        </w:rPr>
        <w:t xml:space="preserve"> </w:t>
      </w:r>
      <w:r>
        <w:rPr>
          <w:sz w:val="20"/>
        </w:rPr>
        <w:t>On</w:t>
      </w:r>
      <w:r>
        <w:rPr>
          <w:spacing w:val="8"/>
          <w:sz w:val="20"/>
        </w:rPr>
        <w:t xml:space="preserve"> </w:t>
      </w:r>
      <w:r>
        <w:rPr>
          <w:sz w:val="20"/>
        </w:rPr>
        <w:t>a</w:t>
      </w:r>
      <w:r>
        <w:rPr>
          <w:spacing w:val="8"/>
          <w:sz w:val="20"/>
        </w:rPr>
        <w:t xml:space="preserve"> </w:t>
      </w:r>
      <w:r>
        <w:rPr>
          <w:sz w:val="20"/>
        </w:rPr>
        <w:t>task</w:t>
      </w:r>
      <w:r>
        <w:rPr>
          <w:spacing w:val="8"/>
          <w:sz w:val="20"/>
        </w:rPr>
        <w:t xml:space="preserve"> </w:t>
      </w:r>
      <w:r>
        <w:rPr>
          <w:sz w:val="20"/>
        </w:rPr>
        <w:t>with</w:t>
      </w:r>
      <w:r>
        <w:rPr>
          <w:spacing w:val="8"/>
          <w:sz w:val="20"/>
        </w:rPr>
        <w:t xml:space="preserve"> </w:t>
      </w:r>
      <w:r>
        <w:rPr>
          <w:sz w:val="20"/>
        </w:rPr>
        <w:t>a</w:t>
      </w:r>
      <w:r>
        <w:rPr>
          <w:spacing w:val="7"/>
          <w:sz w:val="20"/>
        </w:rPr>
        <w:t xml:space="preserve"> </w:t>
      </w:r>
      <w:r>
        <w:rPr>
          <w:sz w:val="20"/>
        </w:rPr>
        <w:t>well-defined</w:t>
      </w:r>
      <w:r>
        <w:rPr>
          <w:spacing w:val="8"/>
          <w:sz w:val="20"/>
        </w:rPr>
        <w:t xml:space="preserve"> </w:t>
      </w:r>
      <w:r>
        <w:rPr>
          <w:sz w:val="20"/>
        </w:rPr>
        <w:t>stopping</w:t>
      </w:r>
      <w:r>
        <w:rPr>
          <w:spacing w:val="8"/>
          <w:sz w:val="20"/>
        </w:rPr>
        <w:t xml:space="preserve"> </w:t>
      </w:r>
      <w:r>
        <w:rPr>
          <w:sz w:val="20"/>
        </w:rPr>
        <w:t>point,</w:t>
      </w:r>
      <w:r>
        <w:rPr>
          <w:spacing w:val="9"/>
          <w:sz w:val="20"/>
        </w:rPr>
        <w:t xml:space="preserve"> </w:t>
      </w:r>
      <w:r>
        <w:rPr>
          <w:sz w:val="20"/>
        </w:rPr>
        <w:t>one</w:t>
      </w:r>
      <w:r>
        <w:rPr>
          <w:spacing w:val="8"/>
          <w:sz w:val="20"/>
        </w:rPr>
        <w:t xml:space="preserve"> </w:t>
      </w:r>
      <w:r>
        <w:rPr>
          <w:sz w:val="20"/>
        </w:rPr>
        <w:t>frontier</w:t>
      </w:r>
      <w:r>
        <w:rPr>
          <w:spacing w:val="8"/>
          <w:sz w:val="20"/>
        </w:rPr>
        <w:t xml:space="preserve"> </w:t>
      </w:r>
      <w:r>
        <w:rPr>
          <w:spacing w:val="-2"/>
          <w:sz w:val="20"/>
        </w:rPr>
        <w:t>model</w:t>
      </w:r>
      <w:r>
        <w:rPr>
          <w:rFonts w:ascii="Times New Roman"/>
          <w:sz w:val="20"/>
        </w:rPr>
        <w:tab/>
      </w:r>
      <w:r>
        <w:rPr>
          <w:rFonts w:ascii="Trebuchet MS"/>
          <w:spacing w:val="-5"/>
          <w:sz w:val="10"/>
        </w:rPr>
        <w:t>687</w:t>
      </w:r>
    </w:p>
    <w:p w14:paraId="1064A641" w14:textId="77777777" w:rsidR="00EA1924" w:rsidRDefault="00000000">
      <w:pPr>
        <w:tabs>
          <w:tab w:val="left" w:pos="10859"/>
        </w:tabs>
        <w:spacing w:before="22"/>
        <w:ind w:left="2761"/>
        <w:rPr>
          <w:rFonts w:ascii="Trebuchet MS"/>
          <w:sz w:val="10"/>
        </w:rPr>
      </w:pPr>
      <w:r>
        <w:rPr>
          <w:sz w:val="20"/>
        </w:rPr>
        <w:t>terminated</w:t>
      </w:r>
      <w:r>
        <w:rPr>
          <w:spacing w:val="-11"/>
          <w:sz w:val="20"/>
        </w:rPr>
        <w:t xml:space="preserve"> </w:t>
      </w:r>
      <w:r>
        <w:rPr>
          <w:sz w:val="20"/>
        </w:rPr>
        <w:t>inside</w:t>
      </w:r>
      <w:r>
        <w:rPr>
          <w:spacing w:val="-11"/>
          <w:sz w:val="20"/>
        </w:rPr>
        <w:t xml:space="preserve"> </w:t>
      </w:r>
      <w:r>
        <w:rPr>
          <w:sz w:val="20"/>
        </w:rPr>
        <w:t>3,000</w:t>
      </w:r>
      <w:r>
        <w:rPr>
          <w:spacing w:val="-10"/>
          <w:sz w:val="20"/>
        </w:rPr>
        <w:t xml:space="preserve"> </w:t>
      </w:r>
      <w:r>
        <w:rPr>
          <w:sz w:val="20"/>
        </w:rPr>
        <w:t>tokens</w:t>
      </w:r>
      <w:r>
        <w:rPr>
          <w:spacing w:val="-10"/>
          <w:sz w:val="20"/>
        </w:rPr>
        <w:t xml:space="preserve"> </w:t>
      </w:r>
      <w:r>
        <w:rPr>
          <w:sz w:val="20"/>
        </w:rPr>
        <w:t>while</w:t>
      </w:r>
      <w:r>
        <w:rPr>
          <w:spacing w:val="-11"/>
          <w:sz w:val="20"/>
        </w:rPr>
        <w:t xml:space="preserve"> </w:t>
      </w:r>
      <w:r>
        <w:rPr>
          <w:sz w:val="20"/>
        </w:rPr>
        <w:t>another</w:t>
      </w:r>
      <w:r>
        <w:rPr>
          <w:spacing w:val="-10"/>
          <w:sz w:val="20"/>
        </w:rPr>
        <w:t xml:space="preserve"> </w:t>
      </w:r>
      <w:r>
        <w:rPr>
          <w:sz w:val="20"/>
        </w:rPr>
        <w:t>had</w:t>
      </w:r>
      <w:r>
        <w:rPr>
          <w:spacing w:val="-10"/>
          <w:sz w:val="20"/>
        </w:rPr>
        <w:t xml:space="preserve"> </w:t>
      </w:r>
      <w:r>
        <w:rPr>
          <w:sz w:val="20"/>
        </w:rPr>
        <w:t>not</w:t>
      </w:r>
      <w:r>
        <w:rPr>
          <w:spacing w:val="-11"/>
          <w:sz w:val="20"/>
        </w:rPr>
        <w:t xml:space="preserve"> </w:t>
      </w:r>
      <w:r>
        <w:rPr>
          <w:sz w:val="20"/>
        </w:rPr>
        <w:t>terminated</w:t>
      </w:r>
      <w:r>
        <w:rPr>
          <w:spacing w:val="-10"/>
          <w:sz w:val="20"/>
        </w:rPr>
        <w:t xml:space="preserve"> </w:t>
      </w:r>
      <w:r>
        <w:rPr>
          <w:sz w:val="20"/>
        </w:rPr>
        <w:t>inside</w:t>
      </w:r>
      <w:r>
        <w:rPr>
          <w:spacing w:val="-10"/>
          <w:sz w:val="20"/>
        </w:rPr>
        <w:t xml:space="preserve"> </w:t>
      </w:r>
      <w:r>
        <w:rPr>
          <w:sz w:val="20"/>
        </w:rPr>
        <w:t>78,000.</w:t>
      </w:r>
      <w:r>
        <w:rPr>
          <w:spacing w:val="-1"/>
          <w:sz w:val="20"/>
        </w:rPr>
        <w:t xml:space="preserve"> </w:t>
      </w:r>
      <w:r>
        <w:rPr>
          <w:sz w:val="20"/>
        </w:rPr>
        <w:t>With</w:t>
      </w:r>
      <w:r>
        <w:rPr>
          <w:spacing w:val="-8"/>
          <w:sz w:val="20"/>
        </w:rPr>
        <w:t xml:space="preserve"> </w:t>
      </w:r>
      <w:r>
        <w:rPr>
          <w:i/>
          <w:sz w:val="20"/>
        </w:rPr>
        <w:t>n</w:t>
      </w:r>
      <w:r>
        <w:rPr>
          <w:i/>
          <w:spacing w:val="-1"/>
          <w:sz w:val="20"/>
        </w:rPr>
        <w:t xml:space="preserve"> </w:t>
      </w:r>
      <w:r>
        <w:rPr>
          <w:rFonts w:ascii="Tahoma"/>
          <w:sz w:val="20"/>
        </w:rPr>
        <w:t>=</w:t>
      </w:r>
      <w:r>
        <w:rPr>
          <w:rFonts w:ascii="Tahoma"/>
          <w:spacing w:val="-16"/>
          <w:sz w:val="20"/>
        </w:rPr>
        <w:t xml:space="preserve"> </w:t>
      </w:r>
      <w:r>
        <w:rPr>
          <w:spacing w:val="-10"/>
          <w:sz w:val="20"/>
        </w:rPr>
        <w:t>1</w:t>
      </w:r>
      <w:r>
        <w:rPr>
          <w:rFonts w:ascii="Times New Roman"/>
          <w:sz w:val="20"/>
        </w:rPr>
        <w:tab/>
      </w:r>
      <w:r>
        <w:rPr>
          <w:rFonts w:ascii="Trebuchet MS"/>
          <w:spacing w:val="-5"/>
          <w:sz w:val="10"/>
        </w:rPr>
        <w:t>688</w:t>
      </w:r>
    </w:p>
    <w:p w14:paraId="004ABC8C" w14:textId="77777777" w:rsidR="00EA1924" w:rsidRDefault="00000000">
      <w:pPr>
        <w:tabs>
          <w:tab w:val="left" w:pos="10859"/>
        </w:tabs>
        <w:spacing w:before="30"/>
        <w:ind w:left="2755"/>
        <w:rPr>
          <w:rFonts w:ascii="Trebuchet MS"/>
          <w:sz w:val="10"/>
        </w:rPr>
      </w:pPr>
      <w:r>
        <w:rPr>
          <w:spacing w:val="-2"/>
          <w:sz w:val="20"/>
        </w:rPr>
        <w:t>per</w:t>
      </w:r>
      <w:r>
        <w:rPr>
          <w:spacing w:val="-7"/>
          <w:sz w:val="20"/>
        </w:rPr>
        <w:t xml:space="preserve"> </w:t>
      </w:r>
      <w:r>
        <w:rPr>
          <w:spacing w:val="-2"/>
          <w:sz w:val="20"/>
        </w:rPr>
        <w:t>condition</w:t>
      </w:r>
      <w:r>
        <w:rPr>
          <w:spacing w:val="-6"/>
          <w:sz w:val="20"/>
        </w:rPr>
        <w:t xml:space="preserve"> </w:t>
      </w:r>
      <w:r>
        <w:rPr>
          <w:spacing w:val="-2"/>
          <w:sz w:val="20"/>
        </w:rPr>
        <w:t>this</w:t>
      </w:r>
      <w:r>
        <w:rPr>
          <w:spacing w:val="-7"/>
          <w:sz w:val="20"/>
        </w:rPr>
        <w:t xml:space="preserve"> </w:t>
      </w:r>
      <w:r>
        <w:rPr>
          <w:spacing w:val="-2"/>
          <w:sz w:val="20"/>
        </w:rPr>
        <w:t>is</w:t>
      </w:r>
      <w:r>
        <w:rPr>
          <w:spacing w:val="-6"/>
          <w:sz w:val="20"/>
        </w:rPr>
        <w:t xml:space="preserve"> </w:t>
      </w:r>
      <w:r>
        <w:rPr>
          <w:spacing w:val="-2"/>
          <w:sz w:val="20"/>
        </w:rPr>
        <w:t>an</w:t>
      </w:r>
      <w:r>
        <w:rPr>
          <w:spacing w:val="-6"/>
          <w:sz w:val="20"/>
        </w:rPr>
        <w:t xml:space="preserve"> </w:t>
      </w:r>
      <w:r>
        <w:rPr>
          <w:spacing w:val="-2"/>
          <w:sz w:val="20"/>
        </w:rPr>
        <w:t>observation</w:t>
      </w:r>
      <w:r>
        <w:rPr>
          <w:spacing w:val="-7"/>
          <w:sz w:val="20"/>
        </w:rPr>
        <w:t xml:space="preserve"> </w:t>
      </w:r>
      <w:r>
        <w:rPr>
          <w:spacing w:val="-2"/>
          <w:sz w:val="20"/>
        </w:rPr>
        <w:t>rather</w:t>
      </w:r>
      <w:r>
        <w:rPr>
          <w:spacing w:val="-6"/>
          <w:sz w:val="20"/>
        </w:rPr>
        <w:t xml:space="preserve"> </w:t>
      </w:r>
      <w:r>
        <w:rPr>
          <w:spacing w:val="-2"/>
          <w:sz w:val="20"/>
        </w:rPr>
        <w:t>than</w:t>
      </w:r>
      <w:r>
        <w:rPr>
          <w:spacing w:val="-6"/>
          <w:sz w:val="20"/>
        </w:rPr>
        <w:t xml:space="preserve"> </w:t>
      </w:r>
      <w:r>
        <w:rPr>
          <w:spacing w:val="-2"/>
          <w:sz w:val="20"/>
        </w:rPr>
        <w:t>a</w:t>
      </w:r>
      <w:r>
        <w:rPr>
          <w:spacing w:val="-7"/>
          <w:sz w:val="20"/>
        </w:rPr>
        <w:t xml:space="preserve"> </w:t>
      </w:r>
      <w:r>
        <w:rPr>
          <w:spacing w:val="-2"/>
          <w:sz w:val="20"/>
        </w:rPr>
        <w:t>measurement,</w:t>
      </w:r>
      <w:r>
        <w:rPr>
          <w:spacing w:val="-6"/>
          <w:sz w:val="20"/>
        </w:rPr>
        <w:t xml:space="preserve"> </w:t>
      </w:r>
      <w:r>
        <w:rPr>
          <w:spacing w:val="-2"/>
          <w:sz w:val="20"/>
        </w:rPr>
        <w:t>but</w:t>
      </w:r>
      <w:r>
        <w:rPr>
          <w:spacing w:val="-6"/>
          <w:sz w:val="20"/>
        </w:rPr>
        <w:t xml:space="preserve"> </w:t>
      </w:r>
      <w:r>
        <w:rPr>
          <w:spacing w:val="-2"/>
          <w:sz w:val="20"/>
        </w:rPr>
        <w:t>on</w:t>
      </w:r>
      <w:r>
        <w:rPr>
          <w:spacing w:val="-7"/>
          <w:sz w:val="20"/>
        </w:rPr>
        <w:t xml:space="preserve"> </w:t>
      </w:r>
      <w:r>
        <w:rPr>
          <w:spacing w:val="-2"/>
          <w:sz w:val="20"/>
        </w:rPr>
        <w:t>this</w:t>
      </w:r>
      <w:r>
        <w:rPr>
          <w:spacing w:val="-6"/>
          <w:sz w:val="20"/>
        </w:rPr>
        <w:t xml:space="preserve"> </w:t>
      </w:r>
      <w:r>
        <w:rPr>
          <w:spacing w:val="-2"/>
          <w:sz w:val="20"/>
        </w:rPr>
        <w:t>task</w:t>
      </w:r>
      <w:r>
        <w:rPr>
          <w:spacing w:val="-6"/>
          <w:sz w:val="20"/>
        </w:rPr>
        <w:t xml:space="preserve"> </w:t>
      </w:r>
      <w:r>
        <w:rPr>
          <w:spacing w:val="-2"/>
          <w:sz w:val="20"/>
        </w:rPr>
        <w:t>completion</w:t>
      </w:r>
      <w:r>
        <w:rPr>
          <w:rFonts w:ascii="Times New Roman"/>
          <w:sz w:val="20"/>
        </w:rPr>
        <w:tab/>
      </w:r>
      <w:r>
        <w:rPr>
          <w:rFonts w:ascii="Trebuchet MS"/>
          <w:spacing w:val="-5"/>
          <w:sz w:val="10"/>
        </w:rPr>
        <w:t>689</w:t>
      </w:r>
    </w:p>
    <w:p w14:paraId="4E2FEB6D" w14:textId="77777777" w:rsidR="00EA1924" w:rsidRDefault="00000000">
      <w:pPr>
        <w:tabs>
          <w:tab w:val="left" w:pos="10859"/>
        </w:tabs>
        <w:spacing w:before="30"/>
        <w:ind w:left="2761"/>
        <w:rPr>
          <w:rFonts w:ascii="Trebuchet MS"/>
          <w:sz w:val="10"/>
        </w:rPr>
      </w:pPr>
      <w:r>
        <w:rPr>
          <w:sz w:val="20"/>
        </w:rPr>
        <w:t>cost</w:t>
      </w:r>
      <w:r>
        <w:rPr>
          <w:spacing w:val="-6"/>
          <w:sz w:val="20"/>
        </w:rPr>
        <w:t xml:space="preserve"> </w:t>
      </w:r>
      <w:r>
        <w:rPr>
          <w:sz w:val="20"/>
        </w:rPr>
        <w:t>was</w:t>
      </w:r>
      <w:r>
        <w:rPr>
          <w:spacing w:val="-6"/>
          <w:sz w:val="20"/>
        </w:rPr>
        <w:t xml:space="preserve"> </w:t>
      </w:r>
      <w:r>
        <w:rPr>
          <w:sz w:val="20"/>
        </w:rPr>
        <w:t>dominated</w:t>
      </w:r>
      <w:r>
        <w:rPr>
          <w:spacing w:val="-6"/>
          <w:sz w:val="20"/>
        </w:rPr>
        <w:t xml:space="preserve"> </w:t>
      </w:r>
      <w:r>
        <w:rPr>
          <w:sz w:val="20"/>
        </w:rPr>
        <w:t>by</w:t>
      </w:r>
      <w:r>
        <w:rPr>
          <w:spacing w:val="-6"/>
          <w:sz w:val="20"/>
        </w:rPr>
        <w:t xml:space="preserve"> </w:t>
      </w:r>
      <w:r>
        <w:rPr>
          <w:sz w:val="20"/>
        </w:rPr>
        <w:t>whether</w:t>
      </w:r>
      <w:r>
        <w:rPr>
          <w:spacing w:val="-5"/>
          <w:sz w:val="20"/>
        </w:rPr>
        <w:t xml:space="preserve"> </w:t>
      </w:r>
      <w:r>
        <w:rPr>
          <w:sz w:val="20"/>
        </w:rPr>
        <w:t>the</w:t>
      </w:r>
      <w:r>
        <w:rPr>
          <w:spacing w:val="-6"/>
          <w:sz w:val="20"/>
        </w:rPr>
        <w:t xml:space="preserve"> </w:t>
      </w:r>
      <w:r>
        <w:rPr>
          <w:sz w:val="20"/>
        </w:rPr>
        <w:t>model</w:t>
      </w:r>
      <w:r>
        <w:rPr>
          <w:spacing w:val="-6"/>
          <w:sz w:val="20"/>
        </w:rPr>
        <w:t xml:space="preserve"> </w:t>
      </w:r>
      <w:r>
        <w:rPr>
          <w:sz w:val="20"/>
        </w:rPr>
        <w:t>terminated,</w:t>
      </w:r>
      <w:r>
        <w:rPr>
          <w:spacing w:val="-6"/>
          <w:sz w:val="20"/>
        </w:rPr>
        <w:t xml:space="preserve"> </w:t>
      </w:r>
      <w:r>
        <w:rPr>
          <w:sz w:val="20"/>
        </w:rPr>
        <w:t>not</w:t>
      </w:r>
      <w:r>
        <w:rPr>
          <w:spacing w:val="-5"/>
          <w:sz w:val="20"/>
        </w:rPr>
        <w:t xml:space="preserve"> </w:t>
      </w:r>
      <w:r>
        <w:rPr>
          <w:sz w:val="20"/>
        </w:rPr>
        <w:t>by</w:t>
      </w:r>
      <w:r>
        <w:rPr>
          <w:spacing w:val="-6"/>
          <w:sz w:val="20"/>
        </w:rPr>
        <w:t xml:space="preserve"> </w:t>
      </w:r>
      <w:r>
        <w:rPr>
          <w:sz w:val="20"/>
        </w:rPr>
        <w:t>whether</w:t>
      </w:r>
      <w:r>
        <w:rPr>
          <w:spacing w:val="-6"/>
          <w:sz w:val="20"/>
        </w:rPr>
        <w:t xml:space="preserve"> </w:t>
      </w:r>
      <w:r>
        <w:rPr>
          <w:sz w:val="20"/>
        </w:rPr>
        <w:t>it</w:t>
      </w:r>
      <w:r>
        <w:rPr>
          <w:spacing w:val="-6"/>
          <w:sz w:val="20"/>
        </w:rPr>
        <w:t xml:space="preserve"> </w:t>
      </w:r>
      <w:r>
        <w:rPr>
          <w:sz w:val="20"/>
        </w:rPr>
        <w:t>was</w:t>
      </w:r>
      <w:r>
        <w:rPr>
          <w:spacing w:val="-6"/>
          <w:sz w:val="20"/>
        </w:rPr>
        <w:t xml:space="preserve"> </w:t>
      </w:r>
      <w:r>
        <w:rPr>
          <w:spacing w:val="-2"/>
          <w:sz w:val="20"/>
        </w:rPr>
        <w:t>right.</w:t>
      </w:r>
      <w:r>
        <w:rPr>
          <w:rFonts w:ascii="Times New Roman"/>
          <w:sz w:val="20"/>
        </w:rPr>
        <w:tab/>
      </w:r>
      <w:r>
        <w:rPr>
          <w:rFonts w:ascii="Trebuchet MS"/>
          <w:spacing w:val="-5"/>
          <w:sz w:val="10"/>
        </w:rPr>
        <w:t>690</w:t>
      </w:r>
    </w:p>
    <w:p w14:paraId="1F6780A7" w14:textId="77777777" w:rsidR="00EA1924" w:rsidRDefault="00000000">
      <w:pPr>
        <w:tabs>
          <w:tab w:val="left" w:pos="10859"/>
        </w:tabs>
        <w:spacing w:before="223"/>
        <w:ind w:left="2761"/>
        <w:rPr>
          <w:rFonts w:ascii="Trebuchet MS"/>
          <w:sz w:val="10"/>
        </w:rPr>
      </w:pPr>
      <w:r>
        <w:rPr>
          <w:sz w:val="20"/>
        </w:rPr>
        <w:t>Relation</w:t>
      </w:r>
      <w:r>
        <w:rPr>
          <w:spacing w:val="-10"/>
          <w:sz w:val="20"/>
        </w:rPr>
        <w:t xml:space="preserve"> </w:t>
      </w:r>
      <w:r>
        <w:rPr>
          <w:sz w:val="20"/>
        </w:rPr>
        <w:t>to</w:t>
      </w:r>
      <w:r>
        <w:rPr>
          <w:spacing w:val="-9"/>
          <w:sz w:val="20"/>
        </w:rPr>
        <w:t xml:space="preserve"> </w:t>
      </w:r>
      <w:r>
        <w:rPr>
          <w:sz w:val="20"/>
        </w:rPr>
        <w:t>the</w:t>
      </w:r>
      <w:r>
        <w:rPr>
          <w:spacing w:val="-9"/>
          <w:sz w:val="20"/>
        </w:rPr>
        <w:t xml:space="preserve"> </w:t>
      </w:r>
      <w:r>
        <w:rPr>
          <w:sz w:val="20"/>
        </w:rPr>
        <w:t>earlier</w:t>
      </w:r>
      <w:r>
        <w:rPr>
          <w:spacing w:val="-9"/>
          <w:sz w:val="20"/>
        </w:rPr>
        <w:t xml:space="preserve"> </w:t>
      </w:r>
      <w:r>
        <w:rPr>
          <w:sz w:val="20"/>
        </w:rPr>
        <w:t>direct-prediction</w:t>
      </w:r>
      <w:r>
        <w:rPr>
          <w:spacing w:val="-9"/>
          <w:sz w:val="20"/>
        </w:rPr>
        <w:t xml:space="preserve"> </w:t>
      </w:r>
      <w:r>
        <w:rPr>
          <w:spacing w:val="-2"/>
          <w:sz w:val="20"/>
        </w:rPr>
        <w:t>pilot.</w:t>
      </w:r>
      <w:r>
        <w:rPr>
          <w:rFonts w:ascii="Times New Roman"/>
          <w:sz w:val="20"/>
        </w:rPr>
        <w:tab/>
      </w:r>
      <w:r>
        <w:rPr>
          <w:rFonts w:ascii="Trebuchet MS"/>
          <w:spacing w:val="-5"/>
          <w:sz w:val="10"/>
        </w:rPr>
        <w:t>691</w:t>
      </w:r>
    </w:p>
    <w:p w14:paraId="60BF568A" w14:textId="77777777" w:rsidR="00EA1924" w:rsidRDefault="00000000">
      <w:pPr>
        <w:tabs>
          <w:tab w:val="left" w:pos="10859"/>
        </w:tabs>
        <w:spacing w:before="90"/>
        <w:ind w:left="3187"/>
        <w:rPr>
          <w:rFonts w:ascii="Trebuchet MS"/>
          <w:sz w:val="10"/>
        </w:rPr>
      </w:pPr>
      <w:r>
        <w:rPr>
          <w:sz w:val="20"/>
        </w:rPr>
        <w:t>An</w:t>
      </w:r>
      <w:r>
        <w:rPr>
          <w:spacing w:val="31"/>
          <w:sz w:val="20"/>
        </w:rPr>
        <w:t xml:space="preserve"> </w:t>
      </w:r>
      <w:r>
        <w:rPr>
          <w:sz w:val="20"/>
        </w:rPr>
        <w:t>earlier</w:t>
      </w:r>
      <w:r>
        <w:rPr>
          <w:spacing w:val="32"/>
          <w:sz w:val="20"/>
        </w:rPr>
        <w:t xml:space="preserve"> </w:t>
      </w:r>
      <w:r>
        <w:rPr>
          <w:sz w:val="20"/>
        </w:rPr>
        <w:t>pilot</w:t>
      </w:r>
      <w:r>
        <w:rPr>
          <w:spacing w:val="32"/>
          <w:sz w:val="20"/>
        </w:rPr>
        <w:t xml:space="preserve"> </w:t>
      </w:r>
      <w:r>
        <w:rPr>
          <w:sz w:val="20"/>
        </w:rPr>
        <w:t>on</w:t>
      </w:r>
      <w:r>
        <w:rPr>
          <w:spacing w:val="31"/>
          <w:sz w:val="20"/>
        </w:rPr>
        <w:t xml:space="preserve"> </w:t>
      </w:r>
      <w:r>
        <w:rPr>
          <w:sz w:val="20"/>
        </w:rPr>
        <w:t>the</w:t>
      </w:r>
      <w:r>
        <w:rPr>
          <w:spacing w:val="32"/>
          <w:sz w:val="20"/>
        </w:rPr>
        <w:t xml:space="preserve"> </w:t>
      </w:r>
      <w:r>
        <w:rPr>
          <w:sz w:val="20"/>
        </w:rPr>
        <w:t>same</w:t>
      </w:r>
      <w:r>
        <w:rPr>
          <w:spacing w:val="32"/>
          <w:sz w:val="20"/>
        </w:rPr>
        <w:t xml:space="preserve"> </w:t>
      </w:r>
      <w:r>
        <w:rPr>
          <w:sz w:val="20"/>
        </w:rPr>
        <w:t>100</w:t>
      </w:r>
      <w:r>
        <w:rPr>
          <w:spacing w:val="32"/>
          <w:sz w:val="20"/>
        </w:rPr>
        <w:t xml:space="preserve"> </w:t>
      </w:r>
      <w:r>
        <w:rPr>
          <w:sz w:val="20"/>
        </w:rPr>
        <w:t>held-out</w:t>
      </w:r>
      <w:r>
        <w:rPr>
          <w:spacing w:val="31"/>
          <w:sz w:val="20"/>
        </w:rPr>
        <w:t xml:space="preserve"> </w:t>
      </w:r>
      <w:r>
        <w:rPr>
          <w:sz w:val="20"/>
        </w:rPr>
        <w:t>patches</w:t>
      </w:r>
      <w:r>
        <w:rPr>
          <w:spacing w:val="32"/>
          <w:sz w:val="20"/>
        </w:rPr>
        <w:t xml:space="preserve"> </w:t>
      </w:r>
      <w:r>
        <w:rPr>
          <w:sz w:val="20"/>
        </w:rPr>
        <w:t>asked</w:t>
      </w:r>
      <w:r>
        <w:rPr>
          <w:spacing w:val="32"/>
          <w:sz w:val="20"/>
        </w:rPr>
        <w:t xml:space="preserve"> </w:t>
      </w:r>
      <w:r>
        <w:rPr>
          <w:sz w:val="20"/>
        </w:rPr>
        <w:t>two</w:t>
      </w:r>
      <w:r>
        <w:rPr>
          <w:spacing w:val="32"/>
          <w:sz w:val="20"/>
        </w:rPr>
        <w:t xml:space="preserve"> </w:t>
      </w:r>
      <w:r>
        <w:rPr>
          <w:sz w:val="20"/>
        </w:rPr>
        <w:t>OpenAI</w:t>
      </w:r>
      <w:r>
        <w:rPr>
          <w:spacing w:val="31"/>
          <w:sz w:val="20"/>
        </w:rPr>
        <w:t xml:space="preserve"> </w:t>
      </w:r>
      <w:r>
        <w:rPr>
          <w:sz w:val="20"/>
        </w:rPr>
        <w:t>models</w:t>
      </w:r>
      <w:r>
        <w:rPr>
          <w:spacing w:val="32"/>
          <w:sz w:val="20"/>
        </w:rPr>
        <w:t xml:space="preserve"> </w:t>
      </w:r>
      <w:r>
        <w:rPr>
          <w:spacing w:val="-5"/>
          <w:sz w:val="20"/>
        </w:rPr>
        <w:t>to</w:t>
      </w:r>
      <w:r>
        <w:rPr>
          <w:rFonts w:ascii="Times New Roman"/>
          <w:sz w:val="20"/>
        </w:rPr>
        <w:tab/>
      </w:r>
      <w:r>
        <w:rPr>
          <w:rFonts w:ascii="Trebuchet MS"/>
          <w:spacing w:val="-5"/>
          <w:sz w:val="10"/>
        </w:rPr>
        <w:t>692</w:t>
      </w:r>
    </w:p>
    <w:p w14:paraId="2767DE1A" w14:textId="77777777" w:rsidR="00EA1924" w:rsidRDefault="00000000">
      <w:pPr>
        <w:tabs>
          <w:tab w:val="left" w:pos="10859"/>
        </w:tabs>
        <w:spacing w:before="30"/>
        <w:ind w:left="2755"/>
        <w:rPr>
          <w:rFonts w:ascii="Trebuchet MS"/>
          <w:sz w:val="10"/>
        </w:rPr>
      </w:pPr>
      <w:r>
        <w:rPr>
          <w:sz w:val="20"/>
        </w:rPr>
        <w:t>predict</w:t>
      </w:r>
      <w:r>
        <w:rPr>
          <w:spacing w:val="37"/>
          <w:sz w:val="20"/>
        </w:rPr>
        <w:t xml:space="preserve"> </w:t>
      </w:r>
      <w:r>
        <w:rPr>
          <w:sz w:val="20"/>
        </w:rPr>
        <w:t>XYZ</w:t>
      </w:r>
      <w:r>
        <w:rPr>
          <w:spacing w:val="37"/>
          <w:sz w:val="20"/>
        </w:rPr>
        <w:t xml:space="preserve"> </w:t>
      </w:r>
      <w:r>
        <w:rPr>
          <w:sz w:val="20"/>
        </w:rPr>
        <w:t>directly</w:t>
      </w:r>
      <w:r>
        <w:rPr>
          <w:spacing w:val="37"/>
          <w:sz w:val="20"/>
        </w:rPr>
        <w:t xml:space="preserve"> </w:t>
      </w:r>
      <w:r>
        <w:rPr>
          <w:sz w:val="20"/>
        </w:rPr>
        <w:t>rather</w:t>
      </w:r>
      <w:r>
        <w:rPr>
          <w:spacing w:val="37"/>
          <w:sz w:val="20"/>
        </w:rPr>
        <w:t xml:space="preserve"> </w:t>
      </w:r>
      <w:r>
        <w:rPr>
          <w:sz w:val="20"/>
        </w:rPr>
        <w:t>than</w:t>
      </w:r>
      <w:r>
        <w:rPr>
          <w:spacing w:val="38"/>
          <w:sz w:val="20"/>
        </w:rPr>
        <w:t xml:space="preserve"> </w:t>
      </w:r>
      <w:r>
        <w:rPr>
          <w:sz w:val="20"/>
        </w:rPr>
        <w:t>to</w:t>
      </w:r>
      <w:r>
        <w:rPr>
          <w:spacing w:val="37"/>
          <w:sz w:val="20"/>
        </w:rPr>
        <w:t xml:space="preserve"> </w:t>
      </w:r>
      <w:r>
        <w:rPr>
          <w:sz w:val="20"/>
        </w:rPr>
        <w:t>write</w:t>
      </w:r>
      <w:r>
        <w:rPr>
          <w:spacing w:val="37"/>
          <w:sz w:val="20"/>
        </w:rPr>
        <w:t xml:space="preserve"> </w:t>
      </w:r>
      <w:r>
        <w:rPr>
          <w:sz w:val="20"/>
        </w:rPr>
        <w:t>an</w:t>
      </w:r>
      <w:r>
        <w:rPr>
          <w:spacing w:val="37"/>
          <w:sz w:val="20"/>
        </w:rPr>
        <w:t xml:space="preserve"> </w:t>
      </w:r>
      <w:r>
        <w:rPr>
          <w:sz w:val="20"/>
        </w:rPr>
        <w:t>equation,</w:t>
      </w:r>
      <w:r>
        <w:rPr>
          <w:spacing w:val="46"/>
          <w:sz w:val="20"/>
        </w:rPr>
        <w:t xml:space="preserve"> </w:t>
      </w:r>
      <w:r>
        <w:rPr>
          <w:sz w:val="20"/>
        </w:rPr>
        <w:t>with</w:t>
      </w:r>
      <w:r>
        <w:rPr>
          <w:spacing w:val="37"/>
          <w:sz w:val="20"/>
        </w:rPr>
        <w:t xml:space="preserve"> </w:t>
      </w:r>
      <w:r>
        <w:rPr>
          <w:sz w:val="20"/>
        </w:rPr>
        <w:t>400</w:t>
      </w:r>
      <w:r>
        <w:rPr>
          <w:spacing w:val="37"/>
          <w:sz w:val="20"/>
        </w:rPr>
        <w:t xml:space="preserve"> </w:t>
      </w:r>
      <w:r>
        <w:rPr>
          <w:sz w:val="20"/>
        </w:rPr>
        <w:t>in-context</w:t>
      </w:r>
      <w:r>
        <w:rPr>
          <w:spacing w:val="38"/>
          <w:sz w:val="20"/>
        </w:rPr>
        <w:t xml:space="preserve"> </w:t>
      </w:r>
      <w:r>
        <w:rPr>
          <w:spacing w:val="-2"/>
          <w:sz w:val="20"/>
        </w:rPr>
        <w:t>examples</w:t>
      </w:r>
      <w:r>
        <w:rPr>
          <w:rFonts w:ascii="Times New Roman"/>
          <w:sz w:val="20"/>
        </w:rPr>
        <w:tab/>
      </w:r>
      <w:r>
        <w:rPr>
          <w:rFonts w:ascii="Trebuchet MS"/>
          <w:spacing w:val="-5"/>
          <w:sz w:val="10"/>
        </w:rPr>
        <w:t>693</w:t>
      </w:r>
    </w:p>
    <w:p w14:paraId="56C0497C" w14:textId="77777777" w:rsidR="00EA1924" w:rsidRDefault="00000000">
      <w:pPr>
        <w:tabs>
          <w:tab w:val="left" w:pos="10859"/>
        </w:tabs>
        <w:spacing w:before="30"/>
        <w:ind w:left="2761"/>
        <w:rPr>
          <w:rFonts w:ascii="Trebuchet MS"/>
          <w:sz w:val="10"/>
        </w:rPr>
      </w:pPr>
      <w:r>
        <w:rPr>
          <w:sz w:val="20"/>
        </w:rPr>
        <w:t>and</w:t>
      </w:r>
      <w:r>
        <w:rPr>
          <w:spacing w:val="77"/>
          <w:sz w:val="20"/>
        </w:rPr>
        <w:t xml:space="preserve"> </w:t>
      </w:r>
      <w:r>
        <w:rPr>
          <w:sz w:val="20"/>
        </w:rPr>
        <w:t>temperature-0</w:t>
      </w:r>
      <w:r>
        <w:rPr>
          <w:spacing w:val="77"/>
          <w:sz w:val="20"/>
        </w:rPr>
        <w:t xml:space="preserve"> </w:t>
      </w:r>
      <w:r>
        <w:rPr>
          <w:sz w:val="20"/>
        </w:rPr>
        <w:t>decoding</w:t>
      </w:r>
      <w:r>
        <w:rPr>
          <w:spacing w:val="77"/>
          <w:sz w:val="20"/>
        </w:rPr>
        <w:t xml:space="preserve"> </w:t>
      </w:r>
      <w:r>
        <w:rPr>
          <w:sz w:val="20"/>
        </w:rPr>
        <w:t>(</w:t>
      </w:r>
      <w:r>
        <w:rPr>
          <w:rFonts w:ascii="Cambria"/>
          <w:sz w:val="20"/>
        </w:rPr>
        <w:t>journal/results/llm/PC10-CMY_summary.csv</w:t>
      </w:r>
      <w:r>
        <w:rPr>
          <w:sz w:val="20"/>
        </w:rPr>
        <w:t>).</w:t>
      </w:r>
      <w:r>
        <w:rPr>
          <w:spacing w:val="66"/>
          <w:sz w:val="20"/>
        </w:rPr>
        <w:t xml:space="preserve">  </w:t>
      </w:r>
      <w:r>
        <w:rPr>
          <w:sz w:val="20"/>
        </w:rPr>
        <w:t>GPT-</w:t>
      </w:r>
      <w:r>
        <w:rPr>
          <w:spacing w:val="-5"/>
          <w:sz w:val="20"/>
        </w:rPr>
        <w:t>4o</w:t>
      </w:r>
      <w:r>
        <w:rPr>
          <w:rFonts w:ascii="Times New Roman"/>
          <w:sz w:val="20"/>
        </w:rPr>
        <w:tab/>
      </w:r>
      <w:r>
        <w:rPr>
          <w:rFonts w:ascii="Trebuchet MS"/>
          <w:spacing w:val="-5"/>
          <w:sz w:val="10"/>
        </w:rPr>
        <w:t>694</w:t>
      </w:r>
    </w:p>
    <w:p w14:paraId="29D0032C" w14:textId="77777777" w:rsidR="00EA1924" w:rsidRDefault="00000000">
      <w:pPr>
        <w:tabs>
          <w:tab w:val="left" w:pos="10859"/>
        </w:tabs>
        <w:spacing w:before="30"/>
        <w:ind w:left="2761"/>
        <w:rPr>
          <w:rFonts w:ascii="Trebuchet MS" w:hAnsi="Trebuchet MS"/>
          <w:sz w:val="10"/>
        </w:rPr>
      </w:pPr>
      <w:r>
        <w:rPr>
          <w:spacing w:val="-2"/>
          <w:sz w:val="20"/>
        </w:rPr>
        <w:t>reached</w:t>
      </w:r>
      <w:r>
        <w:rPr>
          <w:spacing w:val="-7"/>
          <w:sz w:val="20"/>
        </w:rPr>
        <w:t xml:space="preserve"> </w:t>
      </w:r>
      <w:r>
        <w:rPr>
          <w:spacing w:val="-2"/>
          <w:sz w:val="20"/>
        </w:rPr>
        <w:t>a</w:t>
      </w:r>
      <w:r>
        <w:rPr>
          <w:spacing w:val="-7"/>
          <w:sz w:val="20"/>
        </w:rPr>
        <w:t xml:space="preserve"> </w:t>
      </w:r>
      <w:r>
        <w:rPr>
          <w:spacing w:val="-2"/>
          <w:sz w:val="20"/>
        </w:rPr>
        <w:t>median</w:t>
      </w:r>
      <w:r>
        <w:rPr>
          <w:spacing w:val="-6"/>
          <w:sz w:val="20"/>
        </w:rPr>
        <w:t xml:space="preserve"> </w:t>
      </w:r>
      <w:r>
        <w:rPr>
          <w:spacing w:val="-2"/>
          <w:sz w:val="20"/>
        </w:rPr>
        <w:t>of</w:t>
      </w:r>
      <w:r>
        <w:rPr>
          <w:spacing w:val="-7"/>
          <w:sz w:val="20"/>
        </w:rPr>
        <w:t xml:space="preserve"> </w:t>
      </w:r>
      <w:r>
        <w:rPr>
          <w:spacing w:val="-2"/>
          <w:sz w:val="20"/>
        </w:rPr>
        <w:t>3.034</w:t>
      </w:r>
      <w:r>
        <w:rPr>
          <w:spacing w:val="-4"/>
          <w:sz w:val="20"/>
        </w:rPr>
        <w:t xml:space="preserve"> </w:t>
      </w:r>
      <w:r>
        <w:rPr>
          <w:rFonts w:ascii="Calibri" w:hAnsi="Calibri"/>
          <w:spacing w:val="-2"/>
          <w:sz w:val="20"/>
        </w:rPr>
        <w:t>∆</w:t>
      </w:r>
      <w:r>
        <w:rPr>
          <w:i/>
          <w:spacing w:val="-2"/>
          <w:sz w:val="20"/>
        </w:rPr>
        <w:t>E</w:t>
      </w:r>
      <w:r>
        <w:rPr>
          <w:spacing w:val="-2"/>
          <w:sz w:val="20"/>
          <w:vertAlign w:val="subscript"/>
        </w:rPr>
        <w:t>00</w:t>
      </w:r>
      <w:r>
        <w:rPr>
          <w:spacing w:val="3"/>
          <w:sz w:val="20"/>
        </w:rPr>
        <w:t xml:space="preserve"> </w:t>
      </w:r>
      <w:r>
        <w:rPr>
          <w:spacing w:val="-2"/>
          <w:sz w:val="20"/>
        </w:rPr>
        <w:t>(P95</w:t>
      </w:r>
      <w:r>
        <w:rPr>
          <w:spacing w:val="-7"/>
          <w:sz w:val="20"/>
        </w:rPr>
        <w:t xml:space="preserve"> </w:t>
      </w:r>
      <w:r>
        <w:rPr>
          <w:spacing w:val="-2"/>
          <w:sz w:val="20"/>
        </w:rPr>
        <w:t>10.642,</w:t>
      </w:r>
      <w:r>
        <w:rPr>
          <w:spacing w:val="-6"/>
          <w:sz w:val="20"/>
        </w:rPr>
        <w:t xml:space="preserve"> </w:t>
      </w:r>
      <w:r>
        <w:rPr>
          <w:spacing w:val="-2"/>
          <w:sz w:val="20"/>
        </w:rPr>
        <w:t>max</w:t>
      </w:r>
      <w:r>
        <w:rPr>
          <w:spacing w:val="-6"/>
          <w:sz w:val="20"/>
        </w:rPr>
        <w:t xml:space="preserve"> </w:t>
      </w:r>
      <w:r>
        <w:rPr>
          <w:spacing w:val="-2"/>
          <w:sz w:val="20"/>
        </w:rPr>
        <w:t>14.621)</w:t>
      </w:r>
      <w:r>
        <w:rPr>
          <w:spacing w:val="-7"/>
          <w:sz w:val="20"/>
        </w:rPr>
        <w:t xml:space="preserve"> </w:t>
      </w:r>
      <w:r>
        <w:rPr>
          <w:spacing w:val="-2"/>
          <w:sz w:val="20"/>
        </w:rPr>
        <w:t>and</w:t>
      </w:r>
      <w:r>
        <w:rPr>
          <w:spacing w:val="-6"/>
          <w:sz w:val="20"/>
        </w:rPr>
        <w:t xml:space="preserve"> </w:t>
      </w:r>
      <w:r>
        <w:rPr>
          <w:spacing w:val="-2"/>
          <w:sz w:val="20"/>
        </w:rPr>
        <w:t>GPT-4o-mini</w:t>
      </w:r>
      <w:r>
        <w:rPr>
          <w:spacing w:val="-7"/>
          <w:sz w:val="20"/>
        </w:rPr>
        <w:t xml:space="preserve"> </w:t>
      </w:r>
      <w:r>
        <w:rPr>
          <w:spacing w:val="-2"/>
          <w:sz w:val="20"/>
        </w:rPr>
        <w:t>9.445</w:t>
      </w:r>
      <w:r>
        <w:rPr>
          <w:spacing w:val="-7"/>
          <w:sz w:val="20"/>
        </w:rPr>
        <w:t xml:space="preserve"> </w:t>
      </w:r>
      <w:r>
        <w:rPr>
          <w:spacing w:val="-2"/>
          <w:sz w:val="20"/>
        </w:rPr>
        <w:t>(P95</w:t>
      </w:r>
      <w:r>
        <w:rPr>
          <w:spacing w:val="-6"/>
          <w:sz w:val="20"/>
        </w:rPr>
        <w:t xml:space="preserve"> </w:t>
      </w:r>
      <w:r>
        <w:rPr>
          <w:spacing w:val="-2"/>
          <w:sz w:val="20"/>
        </w:rPr>
        <w:t>29.928,</w:t>
      </w:r>
      <w:r>
        <w:rPr>
          <w:rFonts w:ascii="Times New Roman" w:hAnsi="Times New Roman"/>
          <w:sz w:val="20"/>
        </w:rPr>
        <w:tab/>
      </w:r>
      <w:r>
        <w:rPr>
          <w:rFonts w:ascii="Trebuchet MS" w:hAnsi="Trebuchet MS"/>
          <w:spacing w:val="-5"/>
          <w:sz w:val="10"/>
        </w:rPr>
        <w:t>695</w:t>
      </w:r>
    </w:p>
    <w:p w14:paraId="2C1682C1" w14:textId="77777777" w:rsidR="00EA1924" w:rsidRDefault="00000000">
      <w:pPr>
        <w:tabs>
          <w:tab w:val="left" w:pos="10859"/>
        </w:tabs>
        <w:spacing w:before="30"/>
        <w:ind w:left="2761"/>
        <w:rPr>
          <w:rFonts w:ascii="Trebuchet MS" w:hAnsi="Trebuchet MS"/>
          <w:sz w:val="10"/>
        </w:rPr>
      </w:pPr>
      <w:r>
        <w:rPr>
          <w:sz w:val="20"/>
        </w:rPr>
        <w:t>max</w:t>
      </w:r>
      <w:r>
        <w:rPr>
          <w:spacing w:val="8"/>
          <w:sz w:val="20"/>
        </w:rPr>
        <w:t xml:space="preserve"> </w:t>
      </w:r>
      <w:r>
        <w:rPr>
          <w:sz w:val="20"/>
        </w:rPr>
        <w:t>44.792);</w:t>
      </w:r>
      <w:r>
        <w:rPr>
          <w:spacing w:val="12"/>
          <w:sz w:val="20"/>
        </w:rPr>
        <w:t xml:space="preserve"> </w:t>
      </w:r>
      <w:r>
        <w:rPr>
          <w:sz w:val="20"/>
        </w:rPr>
        <w:t>all</w:t>
      </w:r>
      <w:r>
        <w:rPr>
          <w:spacing w:val="9"/>
          <w:sz w:val="20"/>
        </w:rPr>
        <w:t xml:space="preserve"> </w:t>
      </w:r>
      <w:r>
        <w:rPr>
          <w:sz w:val="20"/>
        </w:rPr>
        <w:t>200</w:t>
      </w:r>
      <w:r>
        <w:rPr>
          <w:spacing w:val="9"/>
          <w:sz w:val="20"/>
        </w:rPr>
        <w:t xml:space="preserve"> </w:t>
      </w:r>
      <w:r>
        <w:rPr>
          <w:sz w:val="20"/>
        </w:rPr>
        <w:t>responses</w:t>
      </w:r>
      <w:r>
        <w:rPr>
          <w:spacing w:val="9"/>
          <w:sz w:val="20"/>
        </w:rPr>
        <w:t xml:space="preserve"> </w:t>
      </w:r>
      <w:r>
        <w:rPr>
          <w:sz w:val="20"/>
        </w:rPr>
        <w:t>parsed.</w:t>
      </w:r>
      <w:r>
        <w:rPr>
          <w:spacing w:val="35"/>
          <w:sz w:val="20"/>
        </w:rPr>
        <w:t xml:space="preserve"> </w:t>
      </w:r>
      <w:r>
        <w:rPr>
          <w:sz w:val="20"/>
        </w:rPr>
        <w:t>GPT-4o’s</w:t>
      </w:r>
      <w:r>
        <w:rPr>
          <w:spacing w:val="8"/>
          <w:sz w:val="20"/>
        </w:rPr>
        <w:t xml:space="preserve"> </w:t>
      </w:r>
      <w:r>
        <w:rPr>
          <w:sz w:val="20"/>
        </w:rPr>
        <w:t>per-patch</w:t>
      </w:r>
      <w:r>
        <w:rPr>
          <w:spacing w:val="9"/>
          <w:sz w:val="20"/>
        </w:rPr>
        <w:t xml:space="preserve"> </w:t>
      </w:r>
      <w:r>
        <w:rPr>
          <w:sz w:val="20"/>
        </w:rPr>
        <w:t>prediction</w:t>
      </w:r>
      <w:r>
        <w:rPr>
          <w:spacing w:val="9"/>
          <w:sz w:val="20"/>
        </w:rPr>
        <w:t xml:space="preserve"> </w:t>
      </w:r>
      <w:r>
        <w:rPr>
          <w:sz w:val="20"/>
        </w:rPr>
        <w:t>and</w:t>
      </w:r>
      <w:r>
        <w:rPr>
          <w:spacing w:val="9"/>
          <w:sz w:val="20"/>
        </w:rPr>
        <w:t xml:space="preserve"> </w:t>
      </w:r>
      <w:r>
        <w:rPr>
          <w:sz w:val="20"/>
        </w:rPr>
        <w:t>GPT-5.6</w:t>
      </w:r>
      <w:r>
        <w:rPr>
          <w:spacing w:val="9"/>
          <w:sz w:val="20"/>
        </w:rPr>
        <w:t xml:space="preserve"> </w:t>
      </w:r>
      <w:r>
        <w:rPr>
          <w:spacing w:val="-2"/>
          <w:sz w:val="20"/>
        </w:rPr>
        <w:t>Sol’s</w:t>
      </w:r>
      <w:r>
        <w:rPr>
          <w:rFonts w:ascii="Times New Roman" w:hAnsi="Times New Roman"/>
          <w:sz w:val="20"/>
        </w:rPr>
        <w:tab/>
      </w:r>
      <w:r>
        <w:rPr>
          <w:rFonts w:ascii="Trebuchet MS" w:hAnsi="Trebuchet MS"/>
          <w:spacing w:val="-5"/>
          <w:sz w:val="10"/>
        </w:rPr>
        <w:t>696</w:t>
      </w:r>
    </w:p>
    <w:p w14:paraId="76A302CC" w14:textId="77777777" w:rsidR="00EA1924" w:rsidRDefault="00000000">
      <w:pPr>
        <w:tabs>
          <w:tab w:val="left" w:pos="10859"/>
        </w:tabs>
        <w:spacing w:before="30"/>
        <w:ind w:left="2755"/>
        <w:rPr>
          <w:rFonts w:ascii="Trebuchet MS"/>
          <w:sz w:val="10"/>
        </w:rPr>
      </w:pPr>
      <w:r>
        <w:rPr>
          <w:sz w:val="20"/>
        </w:rPr>
        <w:t>portable</w:t>
      </w:r>
      <w:r>
        <w:rPr>
          <w:spacing w:val="10"/>
          <w:sz w:val="20"/>
        </w:rPr>
        <w:t xml:space="preserve"> </w:t>
      </w:r>
      <w:r>
        <w:rPr>
          <w:sz w:val="20"/>
        </w:rPr>
        <w:t>equation</w:t>
      </w:r>
      <w:r>
        <w:rPr>
          <w:spacing w:val="11"/>
          <w:sz w:val="20"/>
        </w:rPr>
        <w:t xml:space="preserve"> </w:t>
      </w:r>
      <w:r>
        <w:rPr>
          <w:sz w:val="20"/>
        </w:rPr>
        <w:t>therefore</w:t>
      </w:r>
      <w:r>
        <w:rPr>
          <w:spacing w:val="11"/>
          <w:sz w:val="20"/>
        </w:rPr>
        <w:t xml:space="preserve"> </w:t>
      </w:r>
      <w:r>
        <w:rPr>
          <w:sz w:val="20"/>
        </w:rPr>
        <w:t>land</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same</w:t>
      </w:r>
      <w:r>
        <w:rPr>
          <w:spacing w:val="11"/>
          <w:sz w:val="20"/>
        </w:rPr>
        <w:t xml:space="preserve"> </w:t>
      </w:r>
      <w:r>
        <w:rPr>
          <w:sz w:val="20"/>
        </w:rPr>
        <w:t>place,</w:t>
      </w:r>
      <w:r>
        <w:rPr>
          <w:spacing w:val="13"/>
          <w:sz w:val="20"/>
        </w:rPr>
        <w:t xml:space="preserve"> </w:t>
      </w:r>
      <w:r>
        <w:rPr>
          <w:sz w:val="20"/>
        </w:rPr>
        <w:t>3.034</w:t>
      </w:r>
      <w:r>
        <w:rPr>
          <w:spacing w:val="11"/>
          <w:sz w:val="20"/>
        </w:rPr>
        <w:t xml:space="preserve"> </w:t>
      </w:r>
      <w:r>
        <w:rPr>
          <w:sz w:val="20"/>
        </w:rPr>
        <w:t>against</w:t>
      </w:r>
      <w:r>
        <w:rPr>
          <w:spacing w:val="11"/>
          <w:sz w:val="20"/>
        </w:rPr>
        <w:t xml:space="preserve"> </w:t>
      </w:r>
      <w:r>
        <w:rPr>
          <w:sz w:val="20"/>
        </w:rPr>
        <w:t>3.070,</w:t>
      </w:r>
      <w:r>
        <w:rPr>
          <w:spacing w:val="13"/>
          <w:sz w:val="20"/>
        </w:rPr>
        <w:t xml:space="preserve"> </w:t>
      </w:r>
      <w:r>
        <w:rPr>
          <w:sz w:val="20"/>
        </w:rPr>
        <w:t>and</w:t>
      </w:r>
      <w:r>
        <w:rPr>
          <w:spacing w:val="11"/>
          <w:sz w:val="20"/>
        </w:rPr>
        <w:t xml:space="preserve"> </w:t>
      </w:r>
      <w:r>
        <w:rPr>
          <w:sz w:val="20"/>
        </w:rPr>
        <w:t>both</w:t>
      </w:r>
      <w:r>
        <w:rPr>
          <w:spacing w:val="11"/>
          <w:sz w:val="20"/>
        </w:rPr>
        <w:t xml:space="preserve"> </w:t>
      </w:r>
      <w:r>
        <w:rPr>
          <w:sz w:val="20"/>
        </w:rPr>
        <w:t>are</w:t>
      </w:r>
      <w:r>
        <w:rPr>
          <w:spacing w:val="11"/>
          <w:sz w:val="20"/>
        </w:rPr>
        <w:t xml:space="preserve"> </w:t>
      </w:r>
      <w:r>
        <w:rPr>
          <w:spacing w:val="-5"/>
          <w:sz w:val="20"/>
        </w:rPr>
        <w:t>an</w:t>
      </w:r>
      <w:r>
        <w:rPr>
          <w:rFonts w:ascii="Times New Roman"/>
          <w:sz w:val="20"/>
        </w:rPr>
        <w:tab/>
      </w:r>
      <w:r>
        <w:rPr>
          <w:rFonts w:ascii="Trebuchet MS"/>
          <w:spacing w:val="-5"/>
          <w:sz w:val="10"/>
        </w:rPr>
        <w:t>697</w:t>
      </w:r>
    </w:p>
    <w:p w14:paraId="66AF4065" w14:textId="77777777" w:rsidR="00EA1924" w:rsidRDefault="00000000">
      <w:pPr>
        <w:tabs>
          <w:tab w:val="left" w:pos="10859"/>
        </w:tabs>
        <w:spacing w:before="30"/>
        <w:ind w:left="2761"/>
        <w:rPr>
          <w:rFonts w:ascii="Trebuchet MS" w:hAnsi="Trebuchet MS"/>
          <w:sz w:val="10"/>
        </w:rPr>
      </w:pPr>
      <w:r>
        <w:rPr>
          <w:sz w:val="20"/>
        </w:rPr>
        <w:t>order</w:t>
      </w:r>
      <w:r>
        <w:rPr>
          <w:spacing w:val="-4"/>
          <w:sz w:val="20"/>
        </w:rPr>
        <w:t xml:space="preserve"> </w:t>
      </w:r>
      <w:r>
        <w:rPr>
          <w:sz w:val="20"/>
        </w:rPr>
        <w:t>of</w:t>
      </w:r>
      <w:r>
        <w:rPr>
          <w:spacing w:val="-2"/>
          <w:sz w:val="20"/>
        </w:rPr>
        <w:t xml:space="preserve"> </w:t>
      </w:r>
      <w:r>
        <w:rPr>
          <w:sz w:val="20"/>
        </w:rPr>
        <w:t>magnitude</w:t>
      </w:r>
      <w:r>
        <w:rPr>
          <w:spacing w:val="-2"/>
          <w:sz w:val="20"/>
        </w:rPr>
        <w:t xml:space="preserve"> </w:t>
      </w:r>
      <w:r>
        <w:rPr>
          <w:sz w:val="20"/>
        </w:rPr>
        <w:t>behind</w:t>
      </w:r>
      <w:r>
        <w:rPr>
          <w:spacing w:val="-2"/>
          <w:sz w:val="20"/>
        </w:rPr>
        <w:t xml:space="preserve"> </w:t>
      </w:r>
      <w:r>
        <w:rPr>
          <w:sz w:val="20"/>
        </w:rPr>
        <w:t>least</w:t>
      </w:r>
      <w:r>
        <w:rPr>
          <w:spacing w:val="-2"/>
          <w:sz w:val="20"/>
        </w:rPr>
        <w:t xml:space="preserve"> </w:t>
      </w:r>
      <w:r>
        <w:rPr>
          <w:sz w:val="20"/>
        </w:rPr>
        <w:t>squares</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rows.</w:t>
      </w:r>
      <w:r>
        <w:rPr>
          <w:spacing w:val="10"/>
          <w:sz w:val="20"/>
        </w:rPr>
        <w:t xml:space="preserve"> </w:t>
      </w:r>
      <w:r>
        <w:rPr>
          <w:sz w:val="20"/>
        </w:rPr>
        <w:t>That</w:t>
      </w:r>
      <w:r>
        <w:rPr>
          <w:spacing w:val="-2"/>
          <w:sz w:val="20"/>
        </w:rPr>
        <w:t xml:space="preserve"> </w:t>
      </w:r>
      <w:r>
        <w:rPr>
          <w:sz w:val="20"/>
        </w:rPr>
        <w:t>pilot’s</w:t>
      </w:r>
      <w:r>
        <w:rPr>
          <w:spacing w:val="-2"/>
          <w:sz w:val="20"/>
        </w:rPr>
        <w:t xml:space="preserve"> </w:t>
      </w:r>
      <w:r>
        <w:rPr>
          <w:sz w:val="20"/>
        </w:rPr>
        <w:t>holdout</w:t>
      </w:r>
      <w:r>
        <w:rPr>
          <w:spacing w:val="-1"/>
          <w:sz w:val="20"/>
        </w:rPr>
        <w:t xml:space="preserve"> </w:t>
      </w:r>
      <w:r>
        <w:rPr>
          <w:spacing w:val="-2"/>
          <w:sz w:val="20"/>
        </w:rPr>
        <w:t>predates</w:t>
      </w:r>
      <w:r>
        <w:rPr>
          <w:rFonts w:ascii="Times New Roman" w:hAnsi="Times New Roman"/>
          <w:sz w:val="20"/>
        </w:rPr>
        <w:tab/>
      </w:r>
      <w:r>
        <w:rPr>
          <w:rFonts w:ascii="Trebuchet MS" w:hAnsi="Trebuchet MS"/>
          <w:spacing w:val="-5"/>
          <w:sz w:val="10"/>
        </w:rPr>
        <w:t>698</w:t>
      </w:r>
    </w:p>
    <w:p w14:paraId="6C465F4B" w14:textId="55D47BD9" w:rsidR="00EA1924" w:rsidRDefault="00000000">
      <w:pPr>
        <w:tabs>
          <w:tab w:val="left" w:pos="10859"/>
        </w:tabs>
        <w:spacing w:before="30"/>
        <w:ind w:left="2761"/>
        <w:rPr>
          <w:rFonts w:ascii="Trebuchet MS"/>
          <w:sz w:val="10"/>
        </w:rPr>
      </w:pPr>
      <w:r>
        <w:rPr>
          <w:sz w:val="20"/>
        </w:rPr>
        <w:t>the</w:t>
      </w:r>
      <w:r>
        <w:rPr>
          <w:spacing w:val="8"/>
          <w:sz w:val="20"/>
        </w:rPr>
        <w:t xml:space="preserve"> </w:t>
      </w:r>
      <w:r>
        <w:rPr>
          <w:sz w:val="20"/>
        </w:rPr>
        <w:t>de</w:t>
      </w:r>
      <w:ins w:id="721" w:author="Phil Green" w:date="2026-08-30T18:47:00Z" w16du:dateUtc="2026-08-30T16:47:00Z">
        <w:r w:rsidR="00F012A2">
          <w:rPr>
            <w:sz w:val="20"/>
          </w:rPr>
          <w:t>-</w:t>
        </w:r>
      </w:ins>
      <w:r>
        <w:rPr>
          <w:sz w:val="20"/>
        </w:rPr>
        <w:t>duplication</w:t>
      </w:r>
      <w:r>
        <w:rPr>
          <w:spacing w:val="9"/>
          <w:sz w:val="20"/>
        </w:rPr>
        <w:t xml:space="preserve"> </w:t>
      </w:r>
      <w:r>
        <w:rPr>
          <w:sz w:val="20"/>
        </w:rPr>
        <w:t>policy</w:t>
      </w:r>
      <w:r>
        <w:rPr>
          <w:spacing w:val="9"/>
          <w:sz w:val="20"/>
        </w:rPr>
        <w:t xml:space="preserve"> </w:t>
      </w:r>
      <w:r>
        <w:rPr>
          <w:sz w:val="20"/>
        </w:rPr>
        <w:t>of</w:t>
      </w:r>
      <w:r>
        <w:rPr>
          <w:spacing w:val="9"/>
          <w:sz w:val="20"/>
        </w:rPr>
        <w:t xml:space="preserve"> </w:t>
      </w:r>
      <w:r>
        <w:rPr>
          <w:sz w:val="20"/>
        </w:rPr>
        <w:t>Section</w:t>
      </w:r>
      <w:r>
        <w:rPr>
          <w:spacing w:val="9"/>
          <w:sz w:val="20"/>
        </w:rPr>
        <w:t xml:space="preserve"> </w:t>
      </w:r>
      <w:hyperlink w:anchor="_bookmark6" w:history="1">
        <w:r>
          <w:rPr>
            <w:color w:val="0774B7"/>
            <w:sz w:val="20"/>
          </w:rPr>
          <w:t>3.3</w:t>
        </w:r>
      </w:hyperlink>
      <w:r>
        <w:rPr>
          <w:color w:val="0774B7"/>
          <w:spacing w:val="9"/>
          <w:sz w:val="20"/>
        </w:rPr>
        <w:t xml:space="preserve"> </w:t>
      </w:r>
      <w:r>
        <w:rPr>
          <w:sz w:val="20"/>
        </w:rPr>
        <w:t>and</w:t>
      </w:r>
      <w:r>
        <w:rPr>
          <w:spacing w:val="9"/>
          <w:sz w:val="20"/>
        </w:rPr>
        <w:t xml:space="preserve"> </w:t>
      </w:r>
      <w:r>
        <w:rPr>
          <w:sz w:val="20"/>
        </w:rPr>
        <w:t>was</w:t>
      </w:r>
      <w:r>
        <w:rPr>
          <w:spacing w:val="9"/>
          <w:sz w:val="20"/>
        </w:rPr>
        <w:t xml:space="preserve"> </w:t>
      </w:r>
      <w:r>
        <w:rPr>
          <w:sz w:val="20"/>
        </w:rPr>
        <w:t>drawn</w:t>
      </w:r>
      <w:r>
        <w:rPr>
          <w:spacing w:val="9"/>
          <w:sz w:val="20"/>
        </w:rPr>
        <w:t xml:space="preserve"> </w:t>
      </w:r>
      <w:r>
        <w:rPr>
          <w:sz w:val="20"/>
        </w:rPr>
        <w:t>from</w:t>
      </w:r>
      <w:r>
        <w:rPr>
          <w:spacing w:val="9"/>
          <w:sz w:val="20"/>
        </w:rPr>
        <w:t xml:space="preserve"> </w:t>
      </w:r>
      <w:r>
        <w:rPr>
          <w:sz w:val="20"/>
        </w:rPr>
        <w:t>a</w:t>
      </w:r>
      <w:r>
        <w:rPr>
          <w:spacing w:val="9"/>
          <w:sz w:val="20"/>
        </w:rPr>
        <w:t xml:space="preserve"> </w:t>
      </w:r>
      <w:r>
        <w:rPr>
          <w:sz w:val="20"/>
        </w:rPr>
        <w:t>recipe-de</w:t>
      </w:r>
      <w:ins w:id="722" w:author="Phil Green" w:date="2026-08-30T18:47:00Z" w16du:dateUtc="2026-08-30T16:47:00Z">
        <w:r w:rsidR="00F012A2">
          <w:rPr>
            <w:sz w:val="20"/>
          </w:rPr>
          <w:t>-</w:t>
        </w:r>
      </w:ins>
      <w:r>
        <w:rPr>
          <w:sz w:val="20"/>
        </w:rPr>
        <w:t>duplicated</w:t>
      </w:r>
      <w:r>
        <w:rPr>
          <w:spacing w:val="9"/>
          <w:sz w:val="20"/>
        </w:rPr>
        <w:t xml:space="preserve"> </w:t>
      </w:r>
      <w:r>
        <w:rPr>
          <w:spacing w:val="-4"/>
          <w:sz w:val="20"/>
        </w:rPr>
        <w:t>pool</w:t>
      </w:r>
      <w:r>
        <w:rPr>
          <w:rFonts w:ascii="Times New Roman"/>
          <w:sz w:val="20"/>
        </w:rPr>
        <w:tab/>
      </w:r>
      <w:r>
        <w:rPr>
          <w:rFonts w:ascii="Trebuchet MS"/>
          <w:spacing w:val="-5"/>
          <w:sz w:val="10"/>
        </w:rPr>
        <w:t>699</w:t>
      </w:r>
    </w:p>
    <w:p w14:paraId="62C2C312" w14:textId="77777777" w:rsidR="00EA1924" w:rsidRDefault="00000000">
      <w:pPr>
        <w:tabs>
          <w:tab w:val="left" w:pos="10859"/>
        </w:tabs>
        <w:spacing w:before="30"/>
        <w:ind w:left="2761"/>
        <w:rPr>
          <w:rFonts w:ascii="Trebuchet MS"/>
          <w:sz w:val="10"/>
        </w:rPr>
      </w:pPr>
      <w:r>
        <w:rPr>
          <w:sz w:val="20"/>
        </w:rPr>
        <w:t>of</w:t>
      </w:r>
      <w:r>
        <w:rPr>
          <w:spacing w:val="2"/>
          <w:sz w:val="20"/>
        </w:rPr>
        <w:t xml:space="preserve"> </w:t>
      </w:r>
      <w:r>
        <w:rPr>
          <w:sz w:val="20"/>
        </w:rPr>
        <w:t>the</w:t>
      </w:r>
      <w:r>
        <w:rPr>
          <w:spacing w:val="5"/>
          <w:sz w:val="20"/>
        </w:rPr>
        <w:t xml:space="preserve"> </w:t>
      </w:r>
      <w:r>
        <w:rPr>
          <w:sz w:val="20"/>
        </w:rPr>
        <w:t>as-received</w:t>
      </w:r>
      <w:r>
        <w:rPr>
          <w:spacing w:val="5"/>
          <w:sz w:val="20"/>
        </w:rPr>
        <w:t xml:space="preserve"> </w:t>
      </w:r>
      <w:r>
        <w:rPr>
          <w:sz w:val="20"/>
        </w:rPr>
        <w:t>818</w:t>
      </w:r>
      <w:r>
        <w:rPr>
          <w:spacing w:val="5"/>
          <w:sz w:val="20"/>
        </w:rPr>
        <w:t xml:space="preserve"> </w:t>
      </w:r>
      <w:r>
        <w:rPr>
          <w:sz w:val="20"/>
        </w:rPr>
        <w:t>rows</w:t>
      </w:r>
      <w:r>
        <w:rPr>
          <w:spacing w:val="5"/>
          <w:sz w:val="20"/>
        </w:rPr>
        <w:t xml:space="preserve"> </w:t>
      </w:r>
      <w:r>
        <w:rPr>
          <w:sz w:val="20"/>
        </w:rPr>
        <w:t>(its</w:t>
      </w:r>
      <w:r>
        <w:rPr>
          <w:spacing w:val="5"/>
          <w:sz w:val="20"/>
        </w:rPr>
        <w:t xml:space="preserve"> </w:t>
      </w:r>
      <w:r>
        <w:rPr>
          <w:sz w:val="20"/>
        </w:rPr>
        <w:t>split</w:t>
      </w:r>
      <w:r>
        <w:rPr>
          <w:spacing w:val="5"/>
          <w:sz w:val="20"/>
        </w:rPr>
        <w:t xml:space="preserve"> </w:t>
      </w:r>
      <w:r>
        <w:rPr>
          <w:sz w:val="20"/>
        </w:rPr>
        <w:t>code</w:t>
      </w:r>
      <w:r>
        <w:rPr>
          <w:spacing w:val="5"/>
          <w:sz w:val="20"/>
        </w:rPr>
        <w:t xml:space="preserve"> </w:t>
      </w:r>
      <w:r>
        <w:rPr>
          <w:sz w:val="20"/>
        </w:rPr>
        <w:t>drops</w:t>
      </w:r>
      <w:r>
        <w:rPr>
          <w:spacing w:val="5"/>
          <w:sz w:val="20"/>
        </w:rPr>
        <w:t xml:space="preserve"> </w:t>
      </w:r>
      <w:r>
        <w:rPr>
          <w:sz w:val="20"/>
        </w:rPr>
        <w:t>repeated</w:t>
      </w:r>
      <w:r>
        <w:rPr>
          <w:spacing w:val="5"/>
          <w:sz w:val="20"/>
        </w:rPr>
        <w:t xml:space="preserve"> </w:t>
      </w:r>
      <w:r>
        <w:rPr>
          <w:sz w:val="20"/>
        </w:rPr>
        <w:t>recipes,</w:t>
      </w:r>
      <w:r>
        <w:rPr>
          <w:spacing w:val="6"/>
          <w:sz w:val="20"/>
        </w:rPr>
        <w:t xml:space="preserve"> </w:t>
      </w:r>
      <w:r>
        <w:rPr>
          <w:sz w:val="20"/>
        </w:rPr>
        <w:t>a</w:t>
      </w:r>
      <w:r>
        <w:rPr>
          <w:spacing w:val="5"/>
          <w:sz w:val="20"/>
        </w:rPr>
        <w:t xml:space="preserve"> </w:t>
      </w:r>
      <w:r>
        <w:rPr>
          <w:sz w:val="20"/>
        </w:rPr>
        <w:t>stricter</w:t>
      </w:r>
      <w:r>
        <w:rPr>
          <w:spacing w:val="5"/>
          <w:sz w:val="20"/>
        </w:rPr>
        <w:t xml:space="preserve"> </w:t>
      </w:r>
      <w:r>
        <w:rPr>
          <w:sz w:val="20"/>
        </w:rPr>
        <w:t>rule</w:t>
      </w:r>
      <w:r>
        <w:rPr>
          <w:spacing w:val="5"/>
          <w:sz w:val="20"/>
        </w:rPr>
        <w:t xml:space="preserve"> </w:t>
      </w:r>
      <w:r>
        <w:rPr>
          <w:sz w:val="20"/>
        </w:rPr>
        <w:t>than</w:t>
      </w:r>
      <w:r>
        <w:rPr>
          <w:spacing w:val="5"/>
          <w:sz w:val="20"/>
        </w:rPr>
        <w:t xml:space="preserve"> </w:t>
      </w:r>
      <w:r>
        <w:rPr>
          <w:spacing w:val="-5"/>
          <w:sz w:val="20"/>
        </w:rPr>
        <w:t>the</w:t>
      </w:r>
      <w:r>
        <w:rPr>
          <w:rFonts w:ascii="Times New Roman"/>
          <w:sz w:val="20"/>
        </w:rPr>
        <w:tab/>
      </w:r>
      <w:r>
        <w:rPr>
          <w:rFonts w:ascii="Trebuchet MS"/>
          <w:spacing w:val="-5"/>
          <w:sz w:val="10"/>
        </w:rPr>
        <w:t>700</w:t>
      </w:r>
    </w:p>
    <w:p w14:paraId="64C26912" w14:textId="77777777" w:rsidR="00EA1924" w:rsidRDefault="00000000">
      <w:pPr>
        <w:tabs>
          <w:tab w:val="left" w:pos="10859"/>
        </w:tabs>
        <w:spacing w:before="30"/>
        <w:ind w:left="2761"/>
        <w:rPr>
          <w:rFonts w:ascii="Trebuchet MS"/>
          <w:sz w:val="10"/>
        </w:rPr>
      </w:pPr>
      <w:r>
        <w:rPr>
          <w:sz w:val="20"/>
        </w:rPr>
        <w:t>byte-identical</w:t>
      </w:r>
      <w:r>
        <w:rPr>
          <w:spacing w:val="-7"/>
          <w:sz w:val="20"/>
        </w:rPr>
        <w:t xml:space="preserve"> </w:t>
      </w:r>
      <w:r>
        <w:rPr>
          <w:sz w:val="20"/>
        </w:rPr>
        <w:t>policy</w:t>
      </w:r>
      <w:r>
        <w:rPr>
          <w:spacing w:val="-7"/>
          <w:sz w:val="20"/>
        </w:rPr>
        <w:t xml:space="preserve"> </w:t>
      </w:r>
      <w:r>
        <w:rPr>
          <w:sz w:val="20"/>
        </w:rPr>
        <w:t>adopted</w:t>
      </w:r>
      <w:r>
        <w:rPr>
          <w:spacing w:val="-7"/>
          <w:sz w:val="20"/>
        </w:rPr>
        <w:t xml:space="preserve"> </w:t>
      </w:r>
      <w:r>
        <w:rPr>
          <w:sz w:val="20"/>
        </w:rPr>
        <w:t>later)</w:t>
      </w:r>
      <w:r>
        <w:rPr>
          <w:spacing w:val="-6"/>
          <w:sz w:val="20"/>
        </w:rPr>
        <w:t xml:space="preserve"> </w:t>
      </w:r>
      <w:r>
        <w:rPr>
          <w:sz w:val="20"/>
        </w:rPr>
        <w:t>and</w:t>
      </w:r>
      <w:r>
        <w:rPr>
          <w:spacing w:val="-7"/>
          <w:sz w:val="20"/>
        </w:rPr>
        <w:t xml:space="preserve"> </w:t>
      </w:r>
      <w:r>
        <w:rPr>
          <w:sz w:val="20"/>
        </w:rPr>
        <w:t>has</w:t>
      </w:r>
      <w:r>
        <w:rPr>
          <w:spacing w:val="-7"/>
          <w:sz w:val="20"/>
        </w:rPr>
        <w:t xml:space="preserve"> </w:t>
      </w:r>
      <w:r>
        <w:rPr>
          <w:sz w:val="20"/>
        </w:rPr>
        <w:t>not</w:t>
      </w:r>
      <w:r>
        <w:rPr>
          <w:spacing w:val="-7"/>
          <w:sz w:val="20"/>
        </w:rPr>
        <w:t xml:space="preserve"> </w:t>
      </w:r>
      <w:r>
        <w:rPr>
          <w:sz w:val="20"/>
        </w:rPr>
        <w:t>been</w:t>
      </w:r>
      <w:r>
        <w:rPr>
          <w:spacing w:val="-6"/>
          <w:sz w:val="20"/>
        </w:rPr>
        <w:t xml:space="preserve"> </w:t>
      </w:r>
      <w:r>
        <w:rPr>
          <w:sz w:val="20"/>
        </w:rPr>
        <w:t>re-drawn,</w:t>
      </w:r>
      <w:r>
        <w:rPr>
          <w:spacing w:val="-7"/>
          <w:sz w:val="20"/>
        </w:rPr>
        <w:t xml:space="preserve"> </w:t>
      </w:r>
      <w:r>
        <w:rPr>
          <w:sz w:val="20"/>
        </w:rPr>
        <w:t>so</w:t>
      </w:r>
      <w:r>
        <w:rPr>
          <w:spacing w:val="-7"/>
          <w:sz w:val="20"/>
        </w:rPr>
        <w:t xml:space="preserve"> </w:t>
      </w:r>
      <w:r>
        <w:rPr>
          <w:sz w:val="20"/>
        </w:rPr>
        <w:t>its</w:t>
      </w:r>
      <w:r>
        <w:rPr>
          <w:spacing w:val="-6"/>
          <w:sz w:val="20"/>
        </w:rPr>
        <w:t xml:space="preserve"> </w:t>
      </w:r>
      <w:r>
        <w:rPr>
          <w:sz w:val="20"/>
        </w:rPr>
        <w:t>numbers</w:t>
      </w:r>
      <w:r>
        <w:rPr>
          <w:spacing w:val="-7"/>
          <w:sz w:val="20"/>
        </w:rPr>
        <w:t xml:space="preserve"> </w:t>
      </w:r>
      <w:r>
        <w:rPr>
          <w:sz w:val="20"/>
        </w:rPr>
        <w:t>are</w:t>
      </w:r>
      <w:r>
        <w:rPr>
          <w:spacing w:val="-7"/>
          <w:sz w:val="20"/>
        </w:rPr>
        <w:t xml:space="preserve"> </w:t>
      </w:r>
      <w:r>
        <w:rPr>
          <w:spacing w:val="-2"/>
          <w:sz w:val="20"/>
        </w:rPr>
        <w:t>quoted</w:t>
      </w:r>
      <w:r>
        <w:rPr>
          <w:rFonts w:ascii="Times New Roman"/>
          <w:sz w:val="20"/>
        </w:rPr>
        <w:tab/>
      </w:r>
      <w:r>
        <w:rPr>
          <w:rFonts w:ascii="Trebuchet MS"/>
          <w:spacing w:val="-5"/>
          <w:sz w:val="10"/>
        </w:rPr>
        <w:t>701</w:t>
      </w:r>
    </w:p>
    <w:p w14:paraId="1145C816" w14:textId="77777777" w:rsidR="00EA1924" w:rsidRDefault="00000000">
      <w:pPr>
        <w:tabs>
          <w:tab w:val="left" w:pos="10859"/>
        </w:tabs>
        <w:spacing w:before="30"/>
        <w:ind w:left="2761"/>
        <w:rPr>
          <w:rFonts w:ascii="Trebuchet MS"/>
          <w:sz w:val="10"/>
        </w:rPr>
      </w:pPr>
      <w:r>
        <w:rPr>
          <w:sz w:val="20"/>
        </w:rPr>
        <w:t>for</w:t>
      </w:r>
      <w:r>
        <w:rPr>
          <w:spacing w:val="12"/>
          <w:sz w:val="20"/>
        </w:rPr>
        <w:t xml:space="preserve"> </w:t>
      </w:r>
      <w:r>
        <w:rPr>
          <w:sz w:val="20"/>
        </w:rPr>
        <w:t>context</w:t>
      </w:r>
      <w:r>
        <w:rPr>
          <w:spacing w:val="12"/>
          <w:sz w:val="20"/>
        </w:rPr>
        <w:t xml:space="preserve"> </w:t>
      </w:r>
      <w:r>
        <w:rPr>
          <w:sz w:val="20"/>
        </w:rPr>
        <w:t>only</w:t>
      </w:r>
      <w:r>
        <w:rPr>
          <w:spacing w:val="12"/>
          <w:sz w:val="20"/>
        </w:rPr>
        <w:t xml:space="preserve"> </w:t>
      </w:r>
      <w:r>
        <w:rPr>
          <w:sz w:val="20"/>
        </w:rPr>
        <w:t>and</w:t>
      </w:r>
      <w:r>
        <w:rPr>
          <w:spacing w:val="12"/>
          <w:sz w:val="20"/>
        </w:rPr>
        <w:t xml:space="preserve"> </w:t>
      </w:r>
      <w:r>
        <w:rPr>
          <w:sz w:val="20"/>
        </w:rPr>
        <w:t>are</w:t>
      </w:r>
      <w:r>
        <w:rPr>
          <w:spacing w:val="12"/>
          <w:sz w:val="20"/>
        </w:rPr>
        <w:t xml:space="preserve"> </w:t>
      </w:r>
      <w:r>
        <w:rPr>
          <w:sz w:val="20"/>
        </w:rPr>
        <w:t>not</w:t>
      </w:r>
      <w:r>
        <w:rPr>
          <w:spacing w:val="12"/>
          <w:sz w:val="20"/>
        </w:rPr>
        <w:t xml:space="preserve"> </w:t>
      </w:r>
      <w:r>
        <w:rPr>
          <w:sz w:val="20"/>
        </w:rPr>
        <w:t>comparable</w:t>
      </w:r>
      <w:r>
        <w:rPr>
          <w:spacing w:val="12"/>
          <w:sz w:val="20"/>
        </w:rPr>
        <w:t xml:space="preserve"> </w:t>
      </w:r>
      <w:r>
        <w:rPr>
          <w:sz w:val="20"/>
        </w:rPr>
        <w:t>in</w:t>
      </w:r>
      <w:r>
        <w:rPr>
          <w:spacing w:val="12"/>
          <w:sz w:val="20"/>
        </w:rPr>
        <w:t xml:space="preserve"> </w:t>
      </w:r>
      <w:r>
        <w:rPr>
          <w:sz w:val="20"/>
        </w:rPr>
        <w:t>protocol</w:t>
      </w:r>
      <w:r>
        <w:rPr>
          <w:spacing w:val="12"/>
          <w:sz w:val="20"/>
        </w:rPr>
        <w:t xml:space="preserve"> </w:t>
      </w:r>
      <w:r>
        <w:rPr>
          <w:sz w:val="20"/>
        </w:rPr>
        <w:t>to</w:t>
      </w:r>
      <w:r>
        <w:rPr>
          <w:spacing w:val="12"/>
          <w:sz w:val="20"/>
        </w:rPr>
        <w:t xml:space="preserve"> </w:t>
      </w:r>
      <w:r>
        <w:rPr>
          <w:sz w:val="20"/>
        </w:rPr>
        <w:t>the</w:t>
      </w:r>
      <w:r>
        <w:rPr>
          <w:spacing w:val="12"/>
          <w:sz w:val="20"/>
        </w:rPr>
        <w:t xml:space="preserve"> </w:t>
      </w:r>
      <w:r>
        <w:rPr>
          <w:sz w:val="20"/>
        </w:rPr>
        <w:t>cross-validated</w:t>
      </w:r>
      <w:r>
        <w:rPr>
          <w:spacing w:val="12"/>
          <w:sz w:val="20"/>
        </w:rPr>
        <w:t xml:space="preserve"> </w:t>
      </w:r>
      <w:r>
        <w:rPr>
          <w:sz w:val="20"/>
        </w:rPr>
        <w:t>tables</w:t>
      </w:r>
      <w:r>
        <w:rPr>
          <w:spacing w:val="12"/>
          <w:sz w:val="20"/>
        </w:rPr>
        <w:t xml:space="preserve"> </w:t>
      </w:r>
      <w:r>
        <w:rPr>
          <w:spacing w:val="-2"/>
          <w:sz w:val="20"/>
        </w:rPr>
        <w:t>above</w:t>
      </w:r>
      <w:r>
        <w:rPr>
          <w:rFonts w:ascii="Times New Roman"/>
          <w:sz w:val="20"/>
        </w:rPr>
        <w:tab/>
      </w:r>
      <w:r>
        <w:rPr>
          <w:rFonts w:ascii="Trebuchet MS"/>
          <w:spacing w:val="-5"/>
          <w:sz w:val="10"/>
        </w:rPr>
        <w:t>702</w:t>
      </w:r>
    </w:p>
    <w:p w14:paraId="3D19A0BA" w14:textId="77777777" w:rsidR="00EA1924" w:rsidRDefault="00000000">
      <w:pPr>
        <w:tabs>
          <w:tab w:val="left" w:pos="10859"/>
        </w:tabs>
        <w:spacing w:before="30"/>
        <w:ind w:left="2755"/>
        <w:rPr>
          <w:rFonts w:ascii="Trebuchet MS"/>
          <w:sz w:val="10"/>
        </w:rPr>
      </w:pPr>
      <w:r>
        <w:rPr>
          <w:sz w:val="20"/>
        </w:rPr>
        <w:t>(Figure</w:t>
      </w:r>
      <w:r>
        <w:rPr>
          <w:spacing w:val="-12"/>
          <w:sz w:val="20"/>
        </w:rPr>
        <w:t xml:space="preserve"> </w:t>
      </w:r>
      <w:hyperlink w:anchor="_bookmark29" w:history="1">
        <w:r>
          <w:rPr>
            <w:color w:val="0774B7"/>
            <w:spacing w:val="-5"/>
            <w:sz w:val="20"/>
          </w:rPr>
          <w:t>6</w:t>
        </w:r>
      </w:hyperlink>
      <w:r>
        <w:rPr>
          <w:spacing w:val="-5"/>
          <w:sz w:val="20"/>
        </w:rPr>
        <w:t>).</w:t>
      </w:r>
      <w:r>
        <w:rPr>
          <w:rFonts w:ascii="Times New Roman"/>
          <w:sz w:val="20"/>
        </w:rPr>
        <w:tab/>
      </w:r>
      <w:r>
        <w:rPr>
          <w:rFonts w:ascii="Trebuchet MS"/>
          <w:spacing w:val="-5"/>
          <w:sz w:val="10"/>
        </w:rPr>
        <w:t>703</w:t>
      </w:r>
    </w:p>
    <w:p w14:paraId="1B37C3E8" w14:textId="77777777" w:rsidR="00EA1924" w:rsidRDefault="00EA1924">
      <w:pPr>
        <w:rPr>
          <w:rFonts w:ascii="Trebuchet MS"/>
          <w:sz w:val="10"/>
        </w:rPr>
        <w:sectPr w:rsidR="00EA1924">
          <w:pgSz w:w="11910" w:h="16840"/>
          <w:pgMar w:top="1020" w:right="283" w:bottom="760" w:left="566" w:header="685" w:footer="563" w:gutter="0"/>
          <w:cols w:space="720"/>
        </w:sectPr>
      </w:pPr>
    </w:p>
    <w:p w14:paraId="456367EF" w14:textId="77777777" w:rsidR="00EA1924" w:rsidRDefault="00EA1924">
      <w:pPr>
        <w:pStyle w:val="BodyText"/>
        <w:rPr>
          <w:rFonts w:ascii="Trebuchet MS"/>
          <w:sz w:val="20"/>
        </w:rPr>
      </w:pPr>
    </w:p>
    <w:p w14:paraId="11970EB3" w14:textId="77777777" w:rsidR="00EA1924" w:rsidRDefault="00EA1924">
      <w:pPr>
        <w:pStyle w:val="BodyText"/>
        <w:spacing w:before="26"/>
        <w:rPr>
          <w:rFonts w:ascii="Trebuchet MS"/>
          <w:sz w:val="20"/>
        </w:rPr>
      </w:pPr>
    </w:p>
    <w:p w14:paraId="6B1B9874" w14:textId="77777777" w:rsidR="00EA1924" w:rsidRDefault="00000000">
      <w:pPr>
        <w:ind w:left="3849"/>
        <w:rPr>
          <w:rFonts w:ascii="Trebuchet MS"/>
          <w:sz w:val="20"/>
        </w:rPr>
      </w:pPr>
      <w:r>
        <w:rPr>
          <w:rFonts w:ascii="Trebuchet MS"/>
          <w:noProof/>
          <w:sz w:val="20"/>
        </w:rPr>
        <w:drawing>
          <wp:inline distT="0" distB="0" distL="0" distR="0" wp14:anchorId="0BD31114" wp14:editId="3B42D9E6">
            <wp:extent cx="3602069" cy="311296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7" cstate="print"/>
                    <a:stretch>
                      <a:fillRect/>
                    </a:stretch>
                  </pic:blipFill>
                  <pic:spPr>
                    <a:xfrm>
                      <a:off x="0" y="0"/>
                      <a:ext cx="3602069" cy="3112960"/>
                    </a:xfrm>
                    <a:prstGeom prst="rect">
                      <a:avLst/>
                    </a:prstGeom>
                  </pic:spPr>
                </pic:pic>
              </a:graphicData>
            </a:graphic>
          </wp:inline>
        </w:drawing>
      </w:r>
    </w:p>
    <w:p w14:paraId="1CB49985" w14:textId="77777777" w:rsidR="00EA1924" w:rsidRDefault="00EA1924">
      <w:pPr>
        <w:pStyle w:val="BodyText"/>
        <w:spacing w:before="66"/>
        <w:rPr>
          <w:rFonts w:ascii="Trebuchet MS"/>
        </w:rPr>
      </w:pPr>
    </w:p>
    <w:p w14:paraId="57725510" w14:textId="77777777" w:rsidR="00EA1924" w:rsidRDefault="00000000">
      <w:pPr>
        <w:pStyle w:val="BodyText"/>
        <w:spacing w:before="1" w:line="273" w:lineRule="auto"/>
        <w:ind w:left="2755" w:right="429" w:firstLine="5"/>
        <w:jc w:val="both"/>
      </w:pPr>
      <w:bookmarkStart w:id="723" w:name="_bookmark29"/>
      <w:bookmarkEnd w:id="723"/>
      <w:r>
        <w:rPr>
          <w:b/>
        </w:rPr>
        <w:t xml:space="preserve">Figure 6. </w:t>
      </w:r>
      <w:r>
        <w:t xml:space="preserve">The earlier direct-prediction pilot: median </w:t>
      </w:r>
      <w:r>
        <w:rPr>
          <w:rFonts w:ascii="Calibri" w:hAnsi="Calibri"/>
        </w:rPr>
        <w:t>∆</w:t>
      </w:r>
      <w:r>
        <w:rPr>
          <w:i/>
        </w:rPr>
        <w:t>E</w:t>
      </w:r>
      <w:r>
        <w:rPr>
          <w:vertAlign w:val="subscript"/>
        </w:rPr>
        <w:t>00</w:t>
      </w:r>
      <w:r>
        <w:t xml:space="preserve"> for GPT-4o and GPT-4o-mini predicting XYZ per patch (single 100-sample holdout, 400 in-context examples) alongside the classical/ML model set and the two </w:t>
      </w:r>
      <w:r>
        <w:rPr>
          <w:rFonts w:ascii="Calibri" w:hAnsi="Calibri"/>
        </w:rPr>
        <w:t>∆</w:t>
      </w:r>
      <w:r>
        <w:rPr>
          <w:i/>
        </w:rPr>
        <w:t>E</w:t>
      </w:r>
      <w:r>
        <w:rPr>
          <w:vertAlign w:val="subscript"/>
        </w:rPr>
        <w:t>00</w:t>
      </w:r>
      <w:r>
        <w:t>-refined polynomial variants (5-fold cross-validation, 795 analyzed samples),</w:t>
      </w:r>
      <w:r>
        <w:rPr>
          <w:spacing w:val="-5"/>
        </w:rPr>
        <w:t xml:space="preserve"> </w:t>
      </w:r>
      <w:r>
        <w:t>PC10-CMY.</w:t>
      </w:r>
      <w:r>
        <w:rPr>
          <w:spacing w:val="-5"/>
        </w:rPr>
        <w:t xml:space="preserve"> </w:t>
      </w:r>
      <w:r>
        <w:t>The</w:t>
      </w:r>
      <w:r>
        <w:rPr>
          <w:spacing w:val="-5"/>
        </w:rPr>
        <w:t xml:space="preserve"> </w:t>
      </w:r>
      <w:r>
        <w:t>two</w:t>
      </w:r>
      <w:r>
        <w:rPr>
          <w:spacing w:val="-5"/>
        </w:rPr>
        <w:t xml:space="preserve"> </w:t>
      </w:r>
      <w:r>
        <w:t>evaluation</w:t>
      </w:r>
      <w:r>
        <w:rPr>
          <w:spacing w:val="-5"/>
        </w:rPr>
        <w:t xml:space="preserve"> </w:t>
      </w:r>
      <w:r>
        <w:t>protocols</w:t>
      </w:r>
      <w:r>
        <w:rPr>
          <w:spacing w:val="-5"/>
        </w:rPr>
        <w:t xml:space="preserve"> </w:t>
      </w:r>
      <w:r>
        <w:t>differ</w:t>
      </w:r>
      <w:r>
        <w:rPr>
          <w:spacing w:val="-5"/>
        </w:rPr>
        <w:t xml:space="preserve"> </w:t>
      </w:r>
      <w:r>
        <w:t>as</w:t>
      </w:r>
      <w:r>
        <w:rPr>
          <w:spacing w:val="-5"/>
        </w:rPr>
        <w:t xml:space="preserve"> </w:t>
      </w:r>
      <w:r>
        <w:t>described</w:t>
      </w:r>
      <w:r>
        <w:rPr>
          <w:spacing w:val="-5"/>
        </w:rPr>
        <w:t xml:space="preserve"> </w:t>
      </w:r>
      <w:r>
        <w:t>in</w:t>
      </w:r>
      <w:r>
        <w:rPr>
          <w:spacing w:val="-5"/>
        </w:rPr>
        <w:t xml:space="preserve"> </w:t>
      </w:r>
      <w:r>
        <w:t>the</w:t>
      </w:r>
      <w:r>
        <w:rPr>
          <w:spacing w:val="-5"/>
        </w:rPr>
        <w:t xml:space="preserve"> </w:t>
      </w:r>
      <w:r>
        <w:t>text;</w:t>
      </w:r>
      <w:r>
        <w:rPr>
          <w:spacing w:val="-5"/>
        </w:rPr>
        <w:t xml:space="preserve"> </w:t>
      </w:r>
      <w:r>
        <w:t>log</w:t>
      </w:r>
      <w:r>
        <w:rPr>
          <w:spacing w:val="-5"/>
        </w:rPr>
        <w:t xml:space="preserve"> </w:t>
      </w:r>
      <w:r>
        <w:t>scale,</w:t>
      </w:r>
      <w:r>
        <w:rPr>
          <w:spacing w:val="-5"/>
        </w:rPr>
        <w:t xml:space="preserve"> </w:t>
      </w:r>
      <w:r>
        <w:t xml:space="preserve">dashed line at </w:t>
      </w:r>
      <w:r>
        <w:rPr>
          <w:rFonts w:ascii="Calibri" w:hAnsi="Calibri"/>
        </w:rPr>
        <w:t>∆</w:t>
      </w:r>
      <w:r>
        <w:rPr>
          <w:i/>
        </w:rPr>
        <w:t>E</w:t>
      </w:r>
      <w:r>
        <w:rPr>
          <w:vertAlign w:val="subscript"/>
        </w:rPr>
        <w:t>00</w:t>
      </w:r>
      <w:r>
        <w:rPr>
          <w:spacing w:val="40"/>
        </w:rPr>
        <w:t xml:space="preserve"> </w:t>
      </w:r>
      <w:r>
        <w:rPr>
          <w:rFonts w:ascii="Tahoma" w:hAnsi="Tahoma"/>
        </w:rPr>
        <w:t xml:space="preserve">= </w:t>
      </w:r>
      <w:r>
        <w:t>1.</w:t>
      </w:r>
    </w:p>
    <w:p w14:paraId="5836272B" w14:textId="77777777" w:rsidR="00EA1924" w:rsidRDefault="00000000">
      <w:pPr>
        <w:pStyle w:val="Heading2"/>
        <w:numPr>
          <w:ilvl w:val="1"/>
          <w:numId w:val="3"/>
        </w:numPr>
        <w:tabs>
          <w:tab w:val="left" w:pos="3120"/>
          <w:tab w:val="left" w:pos="10859"/>
        </w:tabs>
        <w:spacing w:before="160"/>
        <w:ind w:left="3120" w:hanging="359"/>
        <w:rPr>
          <w:rFonts w:ascii="Trebuchet MS"/>
          <w:i w:val="0"/>
          <w:sz w:val="10"/>
        </w:rPr>
      </w:pPr>
      <w:bookmarkStart w:id="724" w:name="External_Validation_Against_an_Independe"/>
      <w:bookmarkStart w:id="725" w:name="_bookmark30"/>
      <w:bookmarkEnd w:id="724"/>
      <w:bookmarkEnd w:id="725"/>
      <w:commentRangeStart w:id="726"/>
      <w:r>
        <w:t>External</w:t>
      </w:r>
      <w:r>
        <w:rPr>
          <w:spacing w:val="-11"/>
        </w:rPr>
        <w:t xml:space="preserve"> </w:t>
      </w:r>
      <w:r>
        <w:t>Validation</w:t>
      </w:r>
      <w:r>
        <w:rPr>
          <w:spacing w:val="-11"/>
        </w:rPr>
        <w:t xml:space="preserve"> </w:t>
      </w:r>
      <w:r>
        <w:t>Against</w:t>
      </w:r>
      <w:r>
        <w:rPr>
          <w:spacing w:val="-11"/>
        </w:rPr>
        <w:t xml:space="preserve"> </w:t>
      </w:r>
      <w:r>
        <w:t>an</w:t>
      </w:r>
      <w:r>
        <w:rPr>
          <w:spacing w:val="-11"/>
        </w:rPr>
        <w:t xml:space="preserve"> </w:t>
      </w:r>
      <w:r>
        <w:t>Independent</w:t>
      </w:r>
      <w:r>
        <w:rPr>
          <w:spacing w:val="-10"/>
        </w:rPr>
        <w:t xml:space="preserve"> </w:t>
      </w:r>
      <w:r>
        <w:rPr>
          <w:spacing w:val="-4"/>
        </w:rPr>
        <w:t>Tool</w:t>
      </w:r>
      <w:commentRangeEnd w:id="726"/>
      <w:r w:rsidR="00B278D5">
        <w:rPr>
          <w:rStyle w:val="CommentReference"/>
          <w:rFonts w:ascii="Times New Roman"/>
          <w:i w:val="0"/>
          <w:sz w:val="20"/>
          <w:szCs w:val="20"/>
        </w:rPr>
        <w:commentReference w:id="726"/>
      </w:r>
      <w:r>
        <w:rPr>
          <w:rFonts w:ascii="Times New Roman"/>
          <w:i w:val="0"/>
        </w:rPr>
        <w:tab/>
      </w:r>
      <w:r>
        <w:rPr>
          <w:rFonts w:ascii="Trebuchet MS"/>
          <w:i w:val="0"/>
          <w:spacing w:val="-5"/>
          <w:sz w:val="10"/>
        </w:rPr>
        <w:t>704</w:t>
      </w:r>
    </w:p>
    <w:p w14:paraId="30898D17" w14:textId="77777777" w:rsidR="00EA1924" w:rsidRDefault="00000000">
      <w:pPr>
        <w:tabs>
          <w:tab w:val="left" w:pos="10859"/>
        </w:tabs>
        <w:spacing w:before="90"/>
        <w:ind w:left="3187"/>
        <w:rPr>
          <w:rFonts w:ascii="Trebuchet MS"/>
          <w:sz w:val="10"/>
        </w:rPr>
      </w:pPr>
      <w:r>
        <w:rPr>
          <w:sz w:val="20"/>
        </w:rPr>
        <w:t>CharData</w:t>
      </w:r>
      <w:r>
        <w:rPr>
          <w:spacing w:val="9"/>
          <w:sz w:val="20"/>
        </w:rPr>
        <w:t xml:space="preserve"> </w:t>
      </w:r>
      <w:r>
        <w:rPr>
          <w:sz w:val="20"/>
        </w:rPr>
        <w:t>Viewer</w:t>
      </w:r>
      <w:r>
        <w:rPr>
          <w:spacing w:val="10"/>
          <w:sz w:val="20"/>
        </w:rPr>
        <w:t xml:space="preserve"> </w:t>
      </w:r>
      <w:r>
        <w:rPr>
          <w:sz w:val="20"/>
        </w:rPr>
        <w:t>[</w:t>
      </w:r>
      <w:hyperlink w:anchor="_bookmark71" w:history="1">
        <w:r>
          <w:rPr>
            <w:color w:val="0774B7"/>
            <w:sz w:val="20"/>
          </w:rPr>
          <w:t>40</w:t>
        </w:r>
      </w:hyperlink>
      <w:r>
        <w:rPr>
          <w:sz w:val="20"/>
        </w:rPr>
        <w:t>]</w:t>
      </w:r>
      <w:r>
        <w:rPr>
          <w:spacing w:val="10"/>
          <w:sz w:val="20"/>
        </w:rPr>
        <w:t xml:space="preserve"> </w:t>
      </w:r>
      <w:r>
        <w:rPr>
          <w:sz w:val="20"/>
        </w:rPr>
        <w:t>(v1.18.0),</w:t>
      </w:r>
      <w:r>
        <w:rPr>
          <w:spacing w:val="12"/>
          <w:sz w:val="20"/>
        </w:rPr>
        <w:t xml:space="preserve"> </w:t>
      </w:r>
      <w:r>
        <w:rPr>
          <w:sz w:val="20"/>
        </w:rPr>
        <w:t>a</w:t>
      </w:r>
      <w:r>
        <w:rPr>
          <w:spacing w:val="10"/>
          <w:sz w:val="20"/>
        </w:rPr>
        <w:t xml:space="preserve"> </w:t>
      </w:r>
      <w:r>
        <w:rPr>
          <w:sz w:val="20"/>
        </w:rPr>
        <w:t>public</w:t>
      </w:r>
      <w:r>
        <w:rPr>
          <w:spacing w:val="10"/>
          <w:sz w:val="20"/>
        </w:rPr>
        <w:t xml:space="preserve"> </w:t>
      </w:r>
      <w:r>
        <w:rPr>
          <w:sz w:val="20"/>
        </w:rPr>
        <w:t>browser-resident</w:t>
      </w:r>
      <w:r>
        <w:rPr>
          <w:spacing w:val="10"/>
          <w:sz w:val="20"/>
        </w:rPr>
        <w:t xml:space="preserve"> </w:t>
      </w:r>
      <w:r>
        <w:rPr>
          <w:sz w:val="20"/>
        </w:rPr>
        <w:t>characterization-data</w:t>
      </w:r>
      <w:r>
        <w:rPr>
          <w:spacing w:val="10"/>
          <w:sz w:val="20"/>
        </w:rPr>
        <w:t xml:space="preserve"> </w:t>
      </w:r>
      <w:r>
        <w:rPr>
          <w:spacing w:val="-5"/>
          <w:sz w:val="20"/>
        </w:rPr>
        <w:t>ex-</w:t>
      </w:r>
      <w:r>
        <w:rPr>
          <w:sz w:val="20"/>
        </w:rPr>
        <w:tab/>
      </w:r>
      <w:r>
        <w:rPr>
          <w:rFonts w:ascii="Trebuchet MS"/>
          <w:spacing w:val="-5"/>
          <w:sz w:val="10"/>
        </w:rPr>
        <w:t>705</w:t>
      </w:r>
    </w:p>
    <w:p w14:paraId="27F6777C" w14:textId="77777777" w:rsidR="00EA1924" w:rsidRDefault="00000000">
      <w:pPr>
        <w:tabs>
          <w:tab w:val="left" w:pos="10859"/>
        </w:tabs>
        <w:spacing w:before="30"/>
        <w:ind w:left="2755"/>
        <w:rPr>
          <w:rFonts w:ascii="Trebuchet MS"/>
          <w:sz w:val="10"/>
        </w:rPr>
      </w:pPr>
      <w:r>
        <w:rPr>
          <w:sz w:val="20"/>
        </w:rPr>
        <w:t>plorer,</w:t>
      </w:r>
      <w:r>
        <w:rPr>
          <w:spacing w:val="4"/>
          <w:sz w:val="20"/>
        </w:rPr>
        <w:t xml:space="preserve"> </w:t>
      </w:r>
      <w:r>
        <w:rPr>
          <w:sz w:val="20"/>
        </w:rPr>
        <w:t>ships</w:t>
      </w:r>
      <w:r>
        <w:rPr>
          <w:spacing w:val="4"/>
          <w:sz w:val="20"/>
        </w:rPr>
        <w:t xml:space="preserve"> </w:t>
      </w:r>
      <w:r>
        <w:rPr>
          <w:sz w:val="20"/>
        </w:rPr>
        <w:t>the</w:t>
      </w:r>
      <w:r>
        <w:rPr>
          <w:spacing w:val="3"/>
          <w:sz w:val="20"/>
        </w:rPr>
        <w:t xml:space="preserve"> </w:t>
      </w:r>
      <w:r>
        <w:rPr>
          <w:sz w:val="20"/>
        </w:rPr>
        <w:t>same</w:t>
      </w:r>
      <w:r>
        <w:rPr>
          <w:spacing w:val="4"/>
          <w:sz w:val="20"/>
        </w:rPr>
        <w:t xml:space="preserve"> </w:t>
      </w:r>
      <w:r>
        <w:rPr>
          <w:sz w:val="20"/>
        </w:rPr>
        <w:t>standard</w:t>
      </w:r>
      <w:r>
        <w:rPr>
          <w:spacing w:val="4"/>
          <w:sz w:val="20"/>
        </w:rPr>
        <w:t xml:space="preserve"> </w:t>
      </w:r>
      <w:r>
        <w:rPr>
          <w:sz w:val="20"/>
        </w:rPr>
        <w:t>datasets</w:t>
      </w:r>
      <w:r>
        <w:rPr>
          <w:spacing w:val="3"/>
          <w:sz w:val="20"/>
        </w:rPr>
        <w:t xml:space="preserve"> </w:t>
      </w:r>
      <w:r>
        <w:rPr>
          <w:sz w:val="20"/>
        </w:rPr>
        <w:t>this</w:t>
      </w:r>
      <w:r>
        <w:rPr>
          <w:spacing w:val="4"/>
          <w:sz w:val="20"/>
        </w:rPr>
        <w:t xml:space="preserve"> </w:t>
      </w:r>
      <w:r>
        <w:rPr>
          <w:sz w:val="20"/>
        </w:rPr>
        <w:t>study</w:t>
      </w:r>
      <w:r>
        <w:rPr>
          <w:spacing w:val="3"/>
          <w:sz w:val="20"/>
        </w:rPr>
        <w:t xml:space="preserve"> </w:t>
      </w:r>
      <w:r>
        <w:rPr>
          <w:sz w:val="20"/>
        </w:rPr>
        <w:t>uses</w:t>
      </w:r>
      <w:r>
        <w:rPr>
          <w:spacing w:val="4"/>
          <w:sz w:val="20"/>
        </w:rPr>
        <w:t xml:space="preserve"> </w:t>
      </w:r>
      <w:r>
        <w:rPr>
          <w:sz w:val="20"/>
        </w:rPr>
        <w:t>and</w:t>
      </w:r>
      <w:r>
        <w:rPr>
          <w:spacing w:val="4"/>
          <w:sz w:val="20"/>
        </w:rPr>
        <w:t xml:space="preserve"> </w:t>
      </w:r>
      <w:r>
        <w:rPr>
          <w:sz w:val="20"/>
        </w:rPr>
        <w:t>reports</w:t>
      </w:r>
      <w:r>
        <w:rPr>
          <w:spacing w:val="3"/>
          <w:sz w:val="20"/>
        </w:rPr>
        <w:t xml:space="preserve"> </w:t>
      </w:r>
      <w:r>
        <w:rPr>
          <w:sz w:val="20"/>
        </w:rPr>
        <w:t>its</w:t>
      </w:r>
      <w:r>
        <w:rPr>
          <w:spacing w:val="4"/>
          <w:sz w:val="20"/>
        </w:rPr>
        <w:t xml:space="preserve"> </w:t>
      </w:r>
      <w:r>
        <w:rPr>
          <w:sz w:val="20"/>
        </w:rPr>
        <w:t>own</w:t>
      </w:r>
      <w:r>
        <w:rPr>
          <w:spacing w:val="3"/>
          <w:sz w:val="20"/>
        </w:rPr>
        <w:t xml:space="preserve"> </w:t>
      </w:r>
      <w:r>
        <w:rPr>
          <w:spacing w:val="-2"/>
          <w:sz w:val="20"/>
        </w:rPr>
        <w:t>polynomial</w:t>
      </w:r>
      <w:r>
        <w:rPr>
          <w:rFonts w:ascii="Times New Roman"/>
          <w:sz w:val="20"/>
        </w:rPr>
        <w:tab/>
      </w:r>
      <w:r>
        <w:rPr>
          <w:rFonts w:ascii="Trebuchet MS"/>
          <w:spacing w:val="-5"/>
          <w:sz w:val="10"/>
        </w:rPr>
        <w:t>706</w:t>
      </w:r>
    </w:p>
    <w:p w14:paraId="35529881" w14:textId="345E8F57" w:rsidR="00EA1924" w:rsidDel="00B278D5" w:rsidRDefault="00000000" w:rsidP="00B278D5">
      <w:pPr>
        <w:tabs>
          <w:tab w:val="left" w:pos="10859"/>
        </w:tabs>
        <w:spacing w:before="30"/>
        <w:ind w:left="2761"/>
        <w:rPr>
          <w:del w:id="727" w:author="Phil Green" w:date="2026-08-30T18:49:00Z" w16du:dateUtc="2026-08-30T16:49:00Z"/>
          <w:rFonts w:ascii="Trebuchet MS"/>
          <w:sz w:val="10"/>
        </w:rPr>
      </w:pPr>
      <w:r>
        <w:rPr>
          <w:sz w:val="20"/>
        </w:rPr>
        <w:t>fit</w:t>
      </w:r>
      <w:r>
        <w:rPr>
          <w:spacing w:val="15"/>
          <w:sz w:val="20"/>
        </w:rPr>
        <w:t xml:space="preserve"> </w:t>
      </w:r>
      <w:r>
        <w:rPr>
          <w:sz w:val="20"/>
        </w:rPr>
        <w:t>statistics,</w:t>
      </w:r>
      <w:r>
        <w:rPr>
          <w:spacing w:val="19"/>
          <w:sz w:val="20"/>
        </w:rPr>
        <w:t xml:space="preserve"> </w:t>
      </w:r>
      <w:r>
        <w:rPr>
          <w:sz w:val="20"/>
        </w:rPr>
        <w:t>which</w:t>
      </w:r>
      <w:r>
        <w:rPr>
          <w:spacing w:val="15"/>
          <w:sz w:val="20"/>
        </w:rPr>
        <w:t xml:space="preserve"> </w:t>
      </w:r>
      <w:r>
        <w:rPr>
          <w:sz w:val="20"/>
        </w:rPr>
        <w:t>makes</w:t>
      </w:r>
      <w:r>
        <w:rPr>
          <w:spacing w:val="16"/>
          <w:sz w:val="20"/>
        </w:rPr>
        <w:t xml:space="preserve"> </w:t>
      </w:r>
      <w:r>
        <w:rPr>
          <w:sz w:val="20"/>
        </w:rPr>
        <w:t>an</w:t>
      </w:r>
      <w:r>
        <w:rPr>
          <w:spacing w:val="15"/>
          <w:sz w:val="20"/>
        </w:rPr>
        <w:t xml:space="preserve"> </w:t>
      </w:r>
      <w:r>
        <w:rPr>
          <w:sz w:val="20"/>
        </w:rPr>
        <w:t>external</w:t>
      </w:r>
      <w:r>
        <w:rPr>
          <w:spacing w:val="16"/>
          <w:sz w:val="20"/>
        </w:rPr>
        <w:t xml:space="preserve"> </w:t>
      </w:r>
      <w:r>
        <w:rPr>
          <w:sz w:val="20"/>
        </w:rPr>
        <w:t>cross-check</w:t>
      </w:r>
      <w:r>
        <w:rPr>
          <w:spacing w:val="15"/>
          <w:sz w:val="20"/>
        </w:rPr>
        <w:t xml:space="preserve"> </w:t>
      </w:r>
      <w:r>
        <w:rPr>
          <w:sz w:val="20"/>
        </w:rPr>
        <w:t>possible</w:t>
      </w:r>
      <w:r>
        <w:rPr>
          <w:spacing w:val="15"/>
          <w:sz w:val="20"/>
        </w:rPr>
        <w:t xml:space="preserve"> </w:t>
      </w:r>
      <w:r>
        <w:rPr>
          <w:sz w:val="20"/>
        </w:rPr>
        <w:t>on</w:t>
      </w:r>
      <w:r>
        <w:rPr>
          <w:spacing w:val="16"/>
          <w:sz w:val="20"/>
        </w:rPr>
        <w:t xml:space="preserve"> </w:t>
      </w:r>
      <w:r>
        <w:rPr>
          <w:sz w:val="20"/>
        </w:rPr>
        <w:t>identical</w:t>
      </w:r>
      <w:r>
        <w:rPr>
          <w:spacing w:val="15"/>
          <w:sz w:val="20"/>
        </w:rPr>
        <w:t xml:space="preserve"> </w:t>
      </w:r>
      <w:r>
        <w:rPr>
          <w:sz w:val="20"/>
        </w:rPr>
        <w:t>data.</w:t>
      </w:r>
      <w:del w:id="728" w:author="Phil Green" w:date="2026-08-30T18:49:00Z" w16du:dateUtc="2026-08-30T16:49:00Z">
        <w:r w:rsidDel="00B278D5">
          <w:rPr>
            <w:spacing w:val="53"/>
            <w:sz w:val="20"/>
          </w:rPr>
          <w:delText xml:space="preserve"> </w:delText>
        </w:r>
        <w:r w:rsidDel="00B278D5">
          <w:rPr>
            <w:sz w:val="20"/>
          </w:rPr>
          <w:delText>Its</w:delText>
        </w:r>
        <w:r w:rsidDel="00B278D5">
          <w:rPr>
            <w:spacing w:val="16"/>
            <w:sz w:val="20"/>
          </w:rPr>
          <w:delText xml:space="preserve"> </w:delText>
        </w:r>
        <w:r w:rsidDel="00B278D5">
          <w:rPr>
            <w:spacing w:val="-2"/>
            <w:sz w:val="20"/>
          </w:rPr>
          <w:delText>copies</w:delText>
        </w:r>
        <w:r w:rsidDel="00B278D5">
          <w:rPr>
            <w:rFonts w:ascii="Times New Roman"/>
            <w:sz w:val="20"/>
          </w:rPr>
          <w:tab/>
        </w:r>
        <w:r w:rsidDel="00B278D5">
          <w:rPr>
            <w:rFonts w:ascii="Trebuchet MS"/>
            <w:spacing w:val="-5"/>
            <w:sz w:val="10"/>
          </w:rPr>
          <w:delText>707</w:delText>
        </w:r>
      </w:del>
    </w:p>
    <w:p w14:paraId="3CB15924" w14:textId="021569A3" w:rsidR="00EA1924" w:rsidDel="00B278D5" w:rsidRDefault="00000000" w:rsidP="00B278D5">
      <w:pPr>
        <w:tabs>
          <w:tab w:val="left" w:pos="10859"/>
        </w:tabs>
        <w:spacing w:before="30"/>
        <w:ind w:left="2761"/>
        <w:rPr>
          <w:del w:id="729" w:author="Phil Green" w:date="2026-08-30T18:49:00Z" w16du:dateUtc="2026-08-30T16:49:00Z"/>
          <w:rFonts w:ascii="Trebuchet MS"/>
          <w:sz w:val="10"/>
        </w:rPr>
      </w:pPr>
      <w:del w:id="730" w:author="Phil Green" w:date="2026-08-30T18:49:00Z" w16du:dateUtc="2026-08-30T16:49:00Z">
        <w:r w:rsidDel="00B278D5">
          <w:rPr>
            <w:sz w:val="20"/>
          </w:rPr>
          <w:delText>of</w:delText>
        </w:r>
        <w:r w:rsidDel="00B278D5">
          <w:rPr>
            <w:spacing w:val="-2"/>
            <w:sz w:val="20"/>
          </w:rPr>
          <w:delText xml:space="preserve"> </w:delText>
        </w:r>
        <w:r w:rsidDel="00B278D5">
          <w:rPr>
            <w:sz w:val="20"/>
          </w:rPr>
          <w:delText>APTEC</w:delText>
        </w:r>
        <w:r w:rsidDel="00B278D5">
          <w:rPr>
            <w:spacing w:val="-1"/>
            <w:sz w:val="20"/>
          </w:rPr>
          <w:delText xml:space="preserve"> </w:delText>
        </w:r>
        <w:r w:rsidDel="00B278D5">
          <w:rPr>
            <w:sz w:val="20"/>
          </w:rPr>
          <w:delText>PC10,</w:delText>
        </w:r>
        <w:r w:rsidDel="00B278D5">
          <w:rPr>
            <w:spacing w:val="-2"/>
            <w:sz w:val="20"/>
          </w:rPr>
          <w:delText xml:space="preserve"> </w:delText>
        </w:r>
        <w:r w:rsidDel="00B278D5">
          <w:rPr>
            <w:sz w:val="20"/>
          </w:rPr>
          <w:delText>APTEC PC11,</w:delText>
        </w:r>
        <w:r w:rsidDel="00B278D5">
          <w:rPr>
            <w:spacing w:val="-1"/>
            <w:sz w:val="20"/>
          </w:rPr>
          <w:delText xml:space="preserve"> </w:delText>
        </w:r>
        <w:r w:rsidDel="00B278D5">
          <w:rPr>
            <w:sz w:val="20"/>
          </w:rPr>
          <w:delText>FOGRA51</w:delText>
        </w:r>
        <w:r w:rsidDel="00B278D5">
          <w:rPr>
            <w:spacing w:val="-2"/>
            <w:sz w:val="20"/>
          </w:rPr>
          <w:delText xml:space="preserve"> </w:delText>
        </w:r>
        <w:r w:rsidDel="00B278D5">
          <w:rPr>
            <w:sz w:val="20"/>
          </w:rPr>
          <w:delText>and</w:delText>
        </w:r>
        <w:r w:rsidDel="00B278D5">
          <w:rPr>
            <w:spacing w:val="-1"/>
            <w:sz w:val="20"/>
          </w:rPr>
          <w:delText xml:space="preserve"> </w:delText>
        </w:r>
        <w:r w:rsidDel="00B278D5">
          <w:rPr>
            <w:sz w:val="20"/>
          </w:rPr>
          <w:delText>APTEC</w:delText>
        </w:r>
        <w:r w:rsidDel="00B278D5">
          <w:rPr>
            <w:spacing w:val="-1"/>
            <w:sz w:val="20"/>
          </w:rPr>
          <w:delText xml:space="preserve"> </w:delText>
        </w:r>
        <w:r w:rsidDel="00B278D5">
          <w:rPr>
            <w:sz w:val="20"/>
          </w:rPr>
          <w:delText>CMYKOGV</w:delText>
        </w:r>
        <w:r w:rsidDel="00B278D5">
          <w:rPr>
            <w:spacing w:val="-2"/>
            <w:sz w:val="20"/>
          </w:rPr>
          <w:delText xml:space="preserve"> </w:delText>
        </w:r>
        <w:r w:rsidDel="00B278D5">
          <w:rPr>
            <w:sz w:val="20"/>
          </w:rPr>
          <w:delText>are</w:delText>
        </w:r>
        <w:r w:rsidDel="00B278D5">
          <w:rPr>
            <w:spacing w:val="-1"/>
            <w:sz w:val="20"/>
          </w:rPr>
          <w:delText xml:space="preserve"> </w:delText>
        </w:r>
        <w:r w:rsidDel="00B278D5">
          <w:rPr>
            <w:sz w:val="20"/>
          </w:rPr>
          <w:delText xml:space="preserve">numerically </w:delText>
        </w:r>
        <w:r w:rsidDel="00B278D5">
          <w:rPr>
            <w:spacing w:val="-2"/>
            <w:sz w:val="20"/>
          </w:rPr>
          <w:delText>iden-</w:delText>
        </w:r>
        <w:r w:rsidDel="00B278D5">
          <w:rPr>
            <w:sz w:val="20"/>
          </w:rPr>
          <w:tab/>
        </w:r>
        <w:r w:rsidDel="00B278D5">
          <w:rPr>
            <w:rFonts w:ascii="Trebuchet MS"/>
            <w:spacing w:val="-5"/>
            <w:sz w:val="10"/>
          </w:rPr>
          <w:delText>708</w:delText>
        </w:r>
      </w:del>
    </w:p>
    <w:p w14:paraId="7AB59078" w14:textId="75CE0FA0" w:rsidR="00EA1924" w:rsidDel="00B278D5" w:rsidRDefault="00000000" w:rsidP="00B278D5">
      <w:pPr>
        <w:tabs>
          <w:tab w:val="left" w:pos="10859"/>
        </w:tabs>
        <w:spacing w:before="30"/>
        <w:ind w:left="2761"/>
        <w:rPr>
          <w:del w:id="731" w:author="Phil Green" w:date="2026-08-30T18:49:00Z" w16du:dateUtc="2026-08-30T16:49:00Z"/>
          <w:rFonts w:ascii="Trebuchet MS"/>
          <w:sz w:val="10"/>
        </w:rPr>
      </w:pPr>
      <w:del w:id="732" w:author="Phil Green" w:date="2026-08-30T18:49:00Z" w16du:dateUtc="2026-08-30T16:49:00Z">
        <w:r w:rsidDel="00B278D5">
          <w:rPr>
            <w:sz w:val="20"/>
          </w:rPr>
          <w:delText>tical</w:delText>
        </w:r>
        <w:r w:rsidDel="00B278D5">
          <w:rPr>
            <w:spacing w:val="23"/>
            <w:sz w:val="20"/>
          </w:rPr>
          <w:delText xml:space="preserve"> </w:delText>
        </w:r>
        <w:r w:rsidDel="00B278D5">
          <w:rPr>
            <w:sz w:val="20"/>
          </w:rPr>
          <w:delText>to</w:delText>
        </w:r>
        <w:r w:rsidDel="00B278D5">
          <w:rPr>
            <w:spacing w:val="24"/>
            <w:sz w:val="20"/>
          </w:rPr>
          <w:delText xml:space="preserve"> </w:delText>
        </w:r>
        <w:r w:rsidDel="00B278D5">
          <w:rPr>
            <w:sz w:val="20"/>
          </w:rPr>
          <w:delText>ours</w:delText>
        </w:r>
        <w:r w:rsidDel="00B278D5">
          <w:rPr>
            <w:spacing w:val="24"/>
            <w:sz w:val="20"/>
          </w:rPr>
          <w:delText xml:space="preserve"> </w:delText>
        </w:r>
        <w:r w:rsidDel="00B278D5">
          <w:rPr>
            <w:sz w:val="20"/>
          </w:rPr>
          <w:delText>(1,617/1,617</w:delText>
        </w:r>
        <w:r w:rsidDel="00B278D5">
          <w:rPr>
            <w:spacing w:val="24"/>
            <w:sz w:val="20"/>
          </w:rPr>
          <w:delText xml:space="preserve"> </w:delText>
        </w:r>
        <w:r w:rsidDel="00B278D5">
          <w:rPr>
            <w:sz w:val="20"/>
          </w:rPr>
          <w:delText>rows</w:delText>
        </w:r>
        <w:r w:rsidDel="00B278D5">
          <w:rPr>
            <w:spacing w:val="24"/>
            <w:sz w:val="20"/>
          </w:rPr>
          <w:delText xml:space="preserve"> </w:delText>
        </w:r>
        <w:r w:rsidDel="00B278D5">
          <w:rPr>
            <w:sz w:val="20"/>
          </w:rPr>
          <w:delText>on</w:delText>
        </w:r>
        <w:r w:rsidDel="00B278D5">
          <w:rPr>
            <w:spacing w:val="23"/>
            <w:sz w:val="20"/>
          </w:rPr>
          <w:delText xml:space="preserve"> </w:delText>
        </w:r>
        <w:r w:rsidDel="00B278D5">
          <w:rPr>
            <w:sz w:val="20"/>
          </w:rPr>
          <w:delText>CMYK+Lab;</w:delText>
        </w:r>
        <w:r w:rsidDel="00B278D5">
          <w:rPr>
            <w:spacing w:val="35"/>
            <w:sz w:val="20"/>
          </w:rPr>
          <w:delText xml:space="preserve"> </w:delText>
        </w:r>
        <w:r w:rsidDel="00B278D5">
          <w:rPr>
            <w:sz w:val="20"/>
          </w:rPr>
          <w:delText>3,534/3,534</w:delText>
        </w:r>
        <w:r w:rsidDel="00B278D5">
          <w:rPr>
            <w:spacing w:val="24"/>
            <w:sz w:val="20"/>
          </w:rPr>
          <w:delText xml:space="preserve"> </w:delText>
        </w:r>
        <w:r w:rsidDel="00B278D5">
          <w:rPr>
            <w:sz w:val="20"/>
          </w:rPr>
          <w:delText>rows</w:delText>
        </w:r>
        <w:r w:rsidDel="00B278D5">
          <w:rPr>
            <w:spacing w:val="24"/>
            <w:sz w:val="20"/>
          </w:rPr>
          <w:delText xml:space="preserve"> </w:delText>
        </w:r>
        <w:r w:rsidDel="00B278D5">
          <w:rPr>
            <w:sz w:val="20"/>
          </w:rPr>
          <w:delText>on</w:delText>
        </w:r>
        <w:r w:rsidDel="00B278D5">
          <w:rPr>
            <w:spacing w:val="23"/>
            <w:sz w:val="20"/>
          </w:rPr>
          <w:delText xml:space="preserve"> </w:delText>
        </w:r>
        <w:r w:rsidDel="00B278D5">
          <w:rPr>
            <w:sz w:val="20"/>
          </w:rPr>
          <w:delText>every</w:delText>
        </w:r>
        <w:r w:rsidDel="00B278D5">
          <w:rPr>
            <w:spacing w:val="24"/>
            <w:sz w:val="20"/>
          </w:rPr>
          <w:delText xml:space="preserve"> </w:delText>
        </w:r>
        <w:r w:rsidDel="00B278D5">
          <w:rPr>
            <w:sz w:val="20"/>
          </w:rPr>
          <w:delText>column</w:delText>
        </w:r>
        <w:r w:rsidDel="00B278D5">
          <w:rPr>
            <w:spacing w:val="24"/>
            <w:sz w:val="20"/>
          </w:rPr>
          <w:delText xml:space="preserve"> </w:delText>
        </w:r>
        <w:r w:rsidDel="00B278D5">
          <w:rPr>
            <w:spacing w:val="-5"/>
            <w:sz w:val="20"/>
          </w:rPr>
          <w:delText>for</w:delText>
        </w:r>
        <w:r w:rsidDel="00B278D5">
          <w:rPr>
            <w:rFonts w:ascii="Times New Roman"/>
            <w:sz w:val="20"/>
          </w:rPr>
          <w:tab/>
        </w:r>
        <w:r w:rsidDel="00B278D5">
          <w:rPr>
            <w:rFonts w:ascii="Trebuchet MS"/>
            <w:spacing w:val="-5"/>
            <w:sz w:val="10"/>
          </w:rPr>
          <w:delText>709</w:delText>
        </w:r>
      </w:del>
    </w:p>
    <w:p w14:paraId="227435FE" w14:textId="6E785176" w:rsidR="00EA1924" w:rsidDel="00B278D5" w:rsidRDefault="00000000" w:rsidP="00B278D5">
      <w:pPr>
        <w:tabs>
          <w:tab w:val="left" w:pos="10859"/>
        </w:tabs>
        <w:spacing w:before="30"/>
        <w:ind w:left="2761"/>
        <w:rPr>
          <w:del w:id="733" w:author="Phil Green" w:date="2026-08-30T18:49:00Z" w16du:dateUtc="2026-08-30T16:49:00Z"/>
          <w:rFonts w:ascii="Trebuchet MS"/>
          <w:sz w:val="10"/>
        </w:rPr>
      </w:pPr>
      <w:del w:id="734" w:author="Phil Green" w:date="2026-08-30T18:49:00Z" w16du:dateUtc="2026-08-30T16:49:00Z">
        <w:r w:rsidDel="00B278D5">
          <w:rPr>
            <w:sz w:val="20"/>
          </w:rPr>
          <w:delText>CMYKOGV),</w:delText>
        </w:r>
        <w:r w:rsidDel="00B278D5">
          <w:rPr>
            <w:spacing w:val="-2"/>
            <w:sz w:val="20"/>
          </w:rPr>
          <w:delText xml:space="preserve"> </w:delText>
        </w:r>
        <w:r w:rsidDel="00B278D5">
          <w:rPr>
            <w:sz w:val="20"/>
          </w:rPr>
          <w:delText>and</w:delText>
        </w:r>
        <w:r w:rsidDel="00B278D5">
          <w:rPr>
            <w:spacing w:val="-1"/>
            <w:sz w:val="20"/>
          </w:rPr>
          <w:delText xml:space="preserve"> </w:delText>
        </w:r>
        <w:r w:rsidDel="00B278D5">
          <w:rPr>
            <w:sz w:val="20"/>
          </w:rPr>
          <w:delText>loading</w:delText>
        </w:r>
        <w:r w:rsidDel="00B278D5">
          <w:rPr>
            <w:spacing w:val="-2"/>
            <w:sz w:val="20"/>
          </w:rPr>
          <w:delText xml:space="preserve"> </w:delText>
        </w:r>
        <w:r w:rsidDel="00B278D5">
          <w:rPr>
            <w:sz w:val="20"/>
          </w:rPr>
          <w:delText>CMYKOGV</w:delText>
        </w:r>
        <w:r w:rsidDel="00B278D5">
          <w:rPr>
            <w:spacing w:val="-1"/>
            <w:sz w:val="20"/>
          </w:rPr>
          <w:delText xml:space="preserve"> </w:delText>
        </w:r>
        <w:r w:rsidDel="00B278D5">
          <w:rPr>
            <w:sz w:val="20"/>
          </w:rPr>
          <w:delText>with</w:delText>
        </w:r>
        <w:r w:rsidDel="00B278D5">
          <w:rPr>
            <w:spacing w:val="-2"/>
            <w:sz w:val="20"/>
          </w:rPr>
          <w:delText xml:space="preserve"> </w:delText>
        </w:r>
        <w:r w:rsidDel="00B278D5">
          <w:rPr>
            <w:sz w:val="20"/>
          </w:rPr>
          <w:delText>its</w:delText>
        </w:r>
        <w:r w:rsidDel="00B278D5">
          <w:rPr>
            <w:spacing w:val="-1"/>
            <w:sz w:val="20"/>
          </w:rPr>
          <w:delText xml:space="preserve"> </w:delText>
        </w:r>
        <w:r w:rsidDel="00B278D5">
          <w:rPr>
            <w:sz w:val="20"/>
          </w:rPr>
          <w:delText>duplicate</w:delText>
        </w:r>
        <w:r w:rsidDel="00B278D5">
          <w:rPr>
            <w:spacing w:val="-2"/>
            <w:sz w:val="20"/>
          </w:rPr>
          <w:delText xml:space="preserve"> </w:delText>
        </w:r>
        <w:r w:rsidDel="00B278D5">
          <w:rPr>
            <w:sz w:val="20"/>
          </w:rPr>
          <w:delText>filter</w:delText>
        </w:r>
        <w:r w:rsidDel="00B278D5">
          <w:rPr>
            <w:spacing w:val="-1"/>
            <w:sz w:val="20"/>
          </w:rPr>
          <w:delText xml:space="preserve"> </w:delText>
        </w:r>
        <w:r w:rsidDel="00B278D5">
          <w:rPr>
            <w:sz w:val="20"/>
          </w:rPr>
          <w:delText>independently</w:delText>
        </w:r>
        <w:r w:rsidDel="00B278D5">
          <w:rPr>
            <w:spacing w:val="-2"/>
            <w:sz w:val="20"/>
          </w:rPr>
          <w:delText xml:space="preserve"> reproduces</w:delText>
        </w:r>
        <w:r w:rsidDel="00B278D5">
          <w:rPr>
            <w:rFonts w:ascii="Times New Roman"/>
            <w:sz w:val="20"/>
          </w:rPr>
          <w:tab/>
        </w:r>
        <w:r w:rsidDel="00B278D5">
          <w:rPr>
            <w:rFonts w:ascii="Trebuchet MS"/>
            <w:spacing w:val="-5"/>
            <w:sz w:val="10"/>
          </w:rPr>
          <w:delText>710</w:delText>
        </w:r>
      </w:del>
    </w:p>
    <w:p w14:paraId="5F48286A" w14:textId="3C58DD07" w:rsidR="00EA1924" w:rsidDel="00B278D5" w:rsidRDefault="00000000" w:rsidP="00B278D5">
      <w:pPr>
        <w:tabs>
          <w:tab w:val="left" w:pos="10859"/>
        </w:tabs>
        <w:spacing w:before="30"/>
        <w:ind w:left="2761"/>
        <w:rPr>
          <w:del w:id="735" w:author="Phil Green" w:date="2026-08-30T18:49:00Z" w16du:dateUtc="2026-08-30T16:49:00Z"/>
          <w:rFonts w:ascii="Trebuchet MS" w:hAnsi="Trebuchet MS"/>
          <w:sz w:val="10"/>
        </w:rPr>
      </w:pPr>
      <w:del w:id="736" w:author="Phil Green" w:date="2026-08-30T18:49:00Z" w16du:dateUtc="2026-08-30T16:49:00Z">
        <w:r w:rsidDel="00B278D5">
          <w:rPr>
            <w:spacing w:val="-2"/>
            <w:sz w:val="20"/>
          </w:rPr>
          <w:delText>our</w:delText>
        </w:r>
        <w:r w:rsidDel="00B278D5">
          <w:rPr>
            <w:spacing w:val="-5"/>
            <w:sz w:val="20"/>
          </w:rPr>
          <w:delText xml:space="preserve"> </w:delText>
        </w:r>
        <w:r w:rsidDel="00B278D5">
          <w:rPr>
            <w:spacing w:val="-2"/>
            <w:sz w:val="20"/>
          </w:rPr>
          <w:delText>exact-deduplication</w:delText>
        </w:r>
        <w:r w:rsidDel="00B278D5">
          <w:rPr>
            <w:spacing w:val="-4"/>
            <w:sz w:val="20"/>
          </w:rPr>
          <w:delText xml:space="preserve"> </w:delText>
        </w:r>
        <w:r w:rsidDel="00B278D5">
          <w:rPr>
            <w:spacing w:val="-2"/>
            <w:sz w:val="20"/>
          </w:rPr>
          <w:delText>count,</w:delText>
        </w:r>
        <w:r w:rsidDel="00B278D5">
          <w:rPr>
            <w:spacing w:val="-5"/>
            <w:sz w:val="20"/>
          </w:rPr>
          <w:delText xml:space="preserve"> </w:delText>
        </w:r>
        <w:r w:rsidDel="00B278D5">
          <w:rPr>
            <w:spacing w:val="-2"/>
            <w:sz w:val="20"/>
          </w:rPr>
          <w:delText>3,534</w:delText>
        </w:r>
        <w:r w:rsidDel="00B278D5">
          <w:rPr>
            <w:spacing w:val="-1"/>
            <w:sz w:val="20"/>
          </w:rPr>
          <w:delText xml:space="preserve"> </w:delText>
        </w:r>
        <w:r w:rsidDel="00B278D5">
          <w:rPr>
            <w:rFonts w:ascii="Libertinus Sans" w:hAnsi="Libertinus Sans"/>
            <w:i/>
            <w:spacing w:val="-2"/>
            <w:sz w:val="20"/>
          </w:rPr>
          <w:delText xml:space="preserve">→ </w:delText>
        </w:r>
        <w:r w:rsidDel="00B278D5">
          <w:rPr>
            <w:spacing w:val="-2"/>
            <w:sz w:val="20"/>
          </w:rPr>
          <w:delText>3,302,</w:delText>
        </w:r>
        <w:r w:rsidDel="00B278D5">
          <w:rPr>
            <w:spacing w:val="-4"/>
            <w:sz w:val="20"/>
          </w:rPr>
          <w:delText xml:space="preserve"> </w:delText>
        </w:r>
        <w:r w:rsidDel="00B278D5">
          <w:rPr>
            <w:spacing w:val="-2"/>
            <w:sz w:val="20"/>
          </w:rPr>
          <w:delText>at</w:delText>
        </w:r>
        <w:r w:rsidDel="00B278D5">
          <w:rPr>
            <w:spacing w:val="-4"/>
            <w:sz w:val="20"/>
          </w:rPr>
          <w:delText xml:space="preserve"> </w:delText>
        </w:r>
        <w:r w:rsidDel="00B278D5">
          <w:rPr>
            <w:spacing w:val="-2"/>
            <w:sz w:val="20"/>
          </w:rPr>
          <w:delText>zero</w:delText>
        </w:r>
        <w:r w:rsidDel="00B278D5">
          <w:rPr>
            <w:spacing w:val="-5"/>
            <w:sz w:val="20"/>
          </w:rPr>
          <w:delText xml:space="preserve"> </w:delText>
        </w:r>
        <w:r w:rsidDel="00B278D5">
          <w:rPr>
            <w:spacing w:val="-2"/>
            <w:sz w:val="20"/>
          </w:rPr>
          <w:delText>duplicate</w:delText>
        </w:r>
        <w:r w:rsidDel="00B278D5">
          <w:rPr>
            <w:spacing w:val="-1"/>
            <w:sz w:val="20"/>
          </w:rPr>
          <w:delText xml:space="preserve"> </w:delText>
        </w:r>
        <w:r w:rsidDel="00B278D5">
          <w:rPr>
            <w:rFonts w:ascii="Calibri" w:hAnsi="Calibri"/>
            <w:spacing w:val="-2"/>
            <w:sz w:val="20"/>
          </w:rPr>
          <w:delText>∆</w:delText>
        </w:r>
        <w:r w:rsidDel="00B278D5">
          <w:rPr>
            <w:i/>
            <w:spacing w:val="-2"/>
            <w:sz w:val="20"/>
          </w:rPr>
          <w:delText>E</w:delText>
        </w:r>
        <w:r w:rsidDel="00B278D5">
          <w:rPr>
            <w:spacing w:val="-2"/>
            <w:sz w:val="20"/>
          </w:rPr>
          <w:delText>,</w:delText>
        </w:r>
        <w:r w:rsidDel="00B278D5">
          <w:rPr>
            <w:spacing w:val="-5"/>
            <w:sz w:val="20"/>
          </w:rPr>
          <w:delText xml:space="preserve"> </w:delText>
        </w:r>
        <w:r w:rsidDel="00B278D5">
          <w:rPr>
            <w:spacing w:val="-2"/>
            <w:sz w:val="20"/>
          </w:rPr>
          <w:delText>so</w:delText>
        </w:r>
        <w:r w:rsidDel="00B278D5">
          <w:rPr>
            <w:spacing w:val="-4"/>
            <w:sz w:val="20"/>
          </w:rPr>
          <w:delText xml:space="preserve"> </w:delText>
        </w:r>
        <w:r w:rsidDel="00B278D5">
          <w:rPr>
            <w:spacing w:val="-2"/>
            <w:sz w:val="20"/>
          </w:rPr>
          <w:delText>the</w:delText>
        </w:r>
        <w:r w:rsidDel="00B278D5">
          <w:rPr>
            <w:spacing w:val="-4"/>
            <w:sz w:val="20"/>
          </w:rPr>
          <w:delText xml:space="preserve"> </w:delText>
        </w:r>
        <w:r w:rsidDel="00B278D5">
          <w:rPr>
            <w:spacing w:val="-2"/>
            <w:sz w:val="20"/>
          </w:rPr>
          <w:delText>deduplication</w:delText>
        </w:r>
        <w:r w:rsidDel="00B278D5">
          <w:rPr>
            <w:spacing w:val="-5"/>
            <w:sz w:val="20"/>
          </w:rPr>
          <w:delText xml:space="preserve"> of</w:delText>
        </w:r>
        <w:r w:rsidDel="00B278D5">
          <w:rPr>
            <w:rFonts w:ascii="Times New Roman" w:hAnsi="Times New Roman"/>
            <w:sz w:val="20"/>
          </w:rPr>
          <w:tab/>
        </w:r>
        <w:r w:rsidDel="00B278D5">
          <w:rPr>
            <w:rFonts w:ascii="Trebuchet MS" w:hAnsi="Trebuchet MS"/>
            <w:spacing w:val="-5"/>
            <w:sz w:val="10"/>
          </w:rPr>
          <w:delText>711</w:delText>
        </w:r>
      </w:del>
    </w:p>
    <w:p w14:paraId="45DF9E92" w14:textId="77777777" w:rsidR="00B278D5" w:rsidRDefault="00000000" w:rsidP="00B278D5">
      <w:pPr>
        <w:tabs>
          <w:tab w:val="left" w:pos="10859"/>
        </w:tabs>
        <w:spacing w:before="30"/>
        <w:ind w:left="2761"/>
        <w:rPr>
          <w:ins w:id="737" w:author="Phil Green" w:date="2026-08-30T18:50:00Z" w16du:dateUtc="2026-08-30T16:50:00Z"/>
          <w:spacing w:val="-2"/>
          <w:sz w:val="20"/>
        </w:rPr>
      </w:pPr>
      <w:del w:id="738" w:author="Phil Green" w:date="2026-08-30T18:49:00Z" w16du:dateUtc="2026-08-30T16:49:00Z">
        <w:r w:rsidDel="00B278D5">
          <w:rPr>
            <w:sz w:val="20"/>
          </w:rPr>
          <w:delText>Section</w:delText>
        </w:r>
        <w:r w:rsidDel="00B278D5">
          <w:rPr>
            <w:spacing w:val="-5"/>
            <w:sz w:val="20"/>
          </w:rPr>
          <w:delText xml:space="preserve"> </w:delText>
        </w:r>
        <w:r w:rsidDel="00B278D5">
          <w:fldChar w:fldCharType="begin"/>
        </w:r>
        <w:r w:rsidDel="00B278D5">
          <w:delInstrText>HYPERLINK \l "_bookmark2"</w:delInstrText>
        </w:r>
        <w:r w:rsidDel="00B278D5">
          <w:fldChar w:fldCharType="separate"/>
        </w:r>
        <w:r w:rsidDel="00B278D5">
          <w:rPr>
            <w:color w:val="0774B7"/>
            <w:sz w:val="20"/>
          </w:rPr>
          <w:delText>3.1</w:delText>
        </w:r>
        <w:r w:rsidDel="00B278D5">
          <w:fldChar w:fldCharType="end"/>
        </w:r>
        <w:r w:rsidDel="00B278D5">
          <w:rPr>
            <w:color w:val="0774B7"/>
            <w:spacing w:val="-4"/>
            <w:sz w:val="20"/>
          </w:rPr>
          <w:delText xml:space="preserve"> </w:delText>
        </w:r>
        <w:r w:rsidDel="00B278D5">
          <w:rPr>
            <w:sz w:val="20"/>
          </w:rPr>
          <w:delText>is</w:delText>
        </w:r>
        <w:r w:rsidDel="00B278D5">
          <w:rPr>
            <w:spacing w:val="-4"/>
            <w:sz w:val="20"/>
          </w:rPr>
          <w:delText xml:space="preserve"> </w:delText>
        </w:r>
        <w:r w:rsidDel="00B278D5">
          <w:rPr>
            <w:sz w:val="20"/>
          </w:rPr>
          <w:delText>not</w:delText>
        </w:r>
        <w:r w:rsidDel="00B278D5">
          <w:rPr>
            <w:spacing w:val="-5"/>
            <w:sz w:val="20"/>
          </w:rPr>
          <w:delText xml:space="preserve"> </w:delText>
        </w:r>
        <w:r w:rsidDel="00B278D5">
          <w:rPr>
            <w:sz w:val="20"/>
          </w:rPr>
          <w:delText>an</w:delText>
        </w:r>
        <w:r w:rsidDel="00B278D5">
          <w:rPr>
            <w:spacing w:val="-4"/>
            <w:sz w:val="20"/>
          </w:rPr>
          <w:delText xml:space="preserve"> </w:delText>
        </w:r>
        <w:r w:rsidDel="00B278D5">
          <w:rPr>
            <w:sz w:val="20"/>
          </w:rPr>
          <w:delText>artifact</w:delText>
        </w:r>
        <w:r w:rsidDel="00B278D5">
          <w:rPr>
            <w:spacing w:val="-4"/>
            <w:sz w:val="20"/>
          </w:rPr>
          <w:delText xml:space="preserve"> </w:delText>
        </w:r>
        <w:r w:rsidDel="00B278D5">
          <w:rPr>
            <w:sz w:val="20"/>
          </w:rPr>
          <w:delText>of</w:delText>
        </w:r>
        <w:r w:rsidDel="00B278D5">
          <w:rPr>
            <w:spacing w:val="-5"/>
            <w:sz w:val="20"/>
          </w:rPr>
          <w:delText xml:space="preserve"> </w:delText>
        </w:r>
        <w:r w:rsidDel="00B278D5">
          <w:rPr>
            <w:sz w:val="20"/>
          </w:rPr>
          <w:delText>our</w:delText>
        </w:r>
        <w:r w:rsidDel="00B278D5">
          <w:rPr>
            <w:spacing w:val="-4"/>
            <w:sz w:val="20"/>
          </w:rPr>
          <w:delText xml:space="preserve"> </w:delText>
        </w:r>
        <w:r w:rsidDel="00B278D5">
          <w:rPr>
            <w:spacing w:val="-2"/>
            <w:sz w:val="20"/>
          </w:rPr>
          <w:delText>parser.</w:delText>
        </w:r>
      </w:del>
    </w:p>
    <w:p w14:paraId="6E434DDC" w14:textId="1F50F589" w:rsidR="00EA1924" w:rsidRDefault="00B278D5" w:rsidP="00B278D5">
      <w:pPr>
        <w:tabs>
          <w:tab w:val="left" w:pos="10859"/>
        </w:tabs>
        <w:spacing w:before="30"/>
        <w:ind w:left="2761"/>
        <w:rPr>
          <w:rFonts w:ascii="Trebuchet MS"/>
          <w:sz w:val="10"/>
        </w:rPr>
        <w:pPrChange w:id="739" w:author="Phil Green" w:date="2026-08-30T18:49:00Z" w16du:dateUtc="2026-08-30T16:49:00Z">
          <w:pPr>
            <w:tabs>
              <w:tab w:val="left" w:pos="10859"/>
            </w:tabs>
            <w:spacing w:before="30"/>
            <w:ind w:left="2761"/>
            <w:jc w:val="both"/>
          </w:pPr>
        </w:pPrChange>
      </w:pPr>
      <w:ins w:id="740" w:author="Phil Green" w:date="2026-08-30T18:50:00Z" w16du:dateUtc="2026-08-30T16:50:00Z">
        <w:r>
          <w:rPr>
            <w:spacing w:val="-2"/>
            <w:sz w:val="20"/>
          </w:rPr>
          <w:t xml:space="preserve">Results are shown in </w:t>
        </w:r>
      </w:ins>
      <w:ins w:id="741" w:author="Phil Green" w:date="2026-08-30T18:51:00Z" w16du:dateUtc="2026-08-30T16:51:00Z">
        <w:r>
          <w:rPr>
            <w:spacing w:val="-2"/>
            <w:sz w:val="20"/>
          </w:rPr>
          <w:t xml:space="preserve">Figure 7, where it can be seen </w:t>
        </w:r>
      </w:ins>
      <w:ins w:id="742" w:author="Phil Green" w:date="2026-08-30T18:53:00Z" w16du:dateUtc="2026-08-30T16:53:00Z">
        <w:r>
          <w:rPr>
            <w:spacing w:val="-2"/>
            <w:sz w:val="20"/>
          </w:rPr>
          <w:t xml:space="preserve">our polynomial and cube-root GP methods perform better than CharData and </w:t>
        </w:r>
      </w:ins>
      <w:ins w:id="743" w:author="Phil Green" w:date="2026-08-30T18:54:00Z" w16du:dateUtc="2026-08-30T16:54:00Z">
        <w:r>
          <w:rPr>
            <w:spacing w:val="-2"/>
            <w:sz w:val="20"/>
          </w:rPr>
          <w:t>our XYZ GP methods.</w:t>
        </w:r>
      </w:ins>
      <w:ins w:id="744" w:author="Phil Green" w:date="2026-08-30T18:52:00Z" w16du:dateUtc="2026-08-30T16:52:00Z">
        <w:r>
          <w:rPr>
            <w:spacing w:val="-2"/>
            <w:sz w:val="20"/>
          </w:rPr>
          <w:t xml:space="preserve"> </w:t>
        </w:r>
      </w:ins>
      <w:r w:rsidR="00000000">
        <w:rPr>
          <w:rFonts w:ascii="Times New Roman"/>
          <w:sz w:val="20"/>
        </w:rPr>
        <w:tab/>
      </w:r>
      <w:r w:rsidR="00000000">
        <w:rPr>
          <w:rFonts w:ascii="Trebuchet MS"/>
          <w:spacing w:val="-5"/>
          <w:sz w:val="10"/>
        </w:rPr>
        <w:t>712</w:t>
      </w:r>
    </w:p>
    <w:p w14:paraId="270EEB95" w14:textId="760A05FF" w:rsidR="00EA1924" w:rsidDel="00B278D5" w:rsidRDefault="00000000">
      <w:pPr>
        <w:spacing w:before="30" w:line="268" w:lineRule="auto"/>
        <w:ind w:left="2755" w:right="36" w:firstLine="431"/>
        <w:jc w:val="both"/>
        <w:rPr>
          <w:del w:id="745" w:author="Phil Green" w:date="2026-08-30T18:50:00Z" w16du:dateUtc="2026-08-30T16:50:00Z"/>
          <w:rFonts w:ascii="Trebuchet MS"/>
          <w:sz w:val="10"/>
        </w:rPr>
      </w:pPr>
      <w:del w:id="746" w:author="Phil Green" w:date="2026-08-30T18:50:00Z" w16du:dateUtc="2026-08-30T16:50:00Z">
        <w:r w:rsidDel="00B278D5">
          <w:rPr>
            <w:sz w:val="20"/>
          </w:rPr>
          <w:delText>Two checks follow.</w:delText>
        </w:r>
        <w:r w:rsidDel="00B278D5">
          <w:rPr>
            <w:spacing w:val="40"/>
            <w:sz w:val="20"/>
          </w:rPr>
          <w:delText xml:space="preserve"> </w:delText>
        </w:r>
        <w:r w:rsidDel="00B278D5">
          <w:rPr>
            <w:i/>
            <w:sz w:val="20"/>
          </w:rPr>
          <w:delText xml:space="preserve">Arithmetic: </w:delText>
        </w:r>
        <w:r w:rsidDel="00B278D5">
          <w:rPr>
            <w:sz w:val="20"/>
          </w:rPr>
          <w:delText>exporting our cross-validated degree-4 CIELAB-</w:delText>
        </w:r>
        <w:r w:rsidDel="00B278D5">
          <w:rPr>
            <w:spacing w:val="40"/>
            <w:sz w:val="20"/>
          </w:rPr>
          <w:delText xml:space="preserve"> </w:delText>
        </w:r>
        <w:r w:rsidDel="00B278D5">
          <w:rPr>
            <w:rFonts w:ascii="Trebuchet MS"/>
            <w:sz w:val="10"/>
          </w:rPr>
          <w:delText>713</w:delText>
        </w:r>
        <w:r w:rsidDel="00B278D5">
          <w:rPr>
            <w:rFonts w:ascii="Trebuchet MS"/>
            <w:spacing w:val="40"/>
            <w:sz w:val="10"/>
          </w:rPr>
          <w:delText xml:space="preserve"> </w:delText>
        </w:r>
        <w:r w:rsidDel="00B278D5">
          <w:rPr>
            <w:sz w:val="20"/>
          </w:rPr>
          <w:delText xml:space="preserve">polynomial predictions for PC10-CMYK (the same-model-class series of Figure </w:delText>
        </w:r>
        <w:r w:rsidDel="00B278D5">
          <w:fldChar w:fldCharType="begin"/>
        </w:r>
        <w:r w:rsidDel="00B278D5">
          <w:delInstrText>HYPERLINK \l "_bookmark31"</w:delInstrText>
        </w:r>
        <w:r w:rsidDel="00B278D5">
          <w:fldChar w:fldCharType="separate"/>
        </w:r>
        <w:r w:rsidDel="00B278D5">
          <w:rPr>
            <w:color w:val="0774B7"/>
            <w:sz w:val="20"/>
          </w:rPr>
          <w:delText>7</w:delText>
        </w:r>
        <w:r w:rsidDel="00B278D5">
          <w:fldChar w:fldCharType="end"/>
        </w:r>
        <w:r w:rsidDel="00B278D5">
          <w:rPr>
            <w:sz w:val="20"/>
          </w:rPr>
          <w:delText>, regen-</w:delText>
        </w:r>
        <w:r w:rsidDel="00B278D5">
          <w:rPr>
            <w:spacing w:val="80"/>
            <w:sz w:val="20"/>
          </w:rPr>
          <w:delText xml:space="preserve"> </w:delText>
        </w:r>
        <w:r w:rsidDel="00B278D5">
          <w:rPr>
            <w:rFonts w:ascii="Trebuchet MS"/>
            <w:sz w:val="10"/>
          </w:rPr>
          <w:delText>714</w:delText>
        </w:r>
        <w:r w:rsidDel="00B278D5">
          <w:rPr>
            <w:rFonts w:ascii="Trebuchet MS"/>
            <w:spacing w:val="40"/>
            <w:sz w:val="10"/>
          </w:rPr>
          <w:delText xml:space="preserve"> </w:delText>
        </w:r>
        <w:r w:rsidDel="00B278D5">
          <w:rPr>
            <w:sz w:val="20"/>
          </w:rPr>
          <w:delText>erated</w:delText>
        </w:r>
        <w:r w:rsidDel="00B278D5">
          <w:rPr>
            <w:spacing w:val="10"/>
            <w:sz w:val="20"/>
          </w:rPr>
          <w:delText xml:space="preserve"> </w:delText>
        </w:r>
        <w:r w:rsidDel="00B278D5">
          <w:rPr>
            <w:sz w:val="20"/>
          </w:rPr>
          <w:delText>over</w:delText>
        </w:r>
        <w:r w:rsidDel="00B278D5">
          <w:rPr>
            <w:spacing w:val="10"/>
            <w:sz w:val="20"/>
          </w:rPr>
          <w:delText xml:space="preserve"> </w:delText>
        </w:r>
        <w:r w:rsidDel="00B278D5">
          <w:rPr>
            <w:sz w:val="20"/>
          </w:rPr>
          <w:delText>all</w:delText>
        </w:r>
        <w:r w:rsidDel="00B278D5">
          <w:rPr>
            <w:spacing w:val="10"/>
            <w:sz w:val="20"/>
          </w:rPr>
          <w:delText xml:space="preserve"> </w:delText>
        </w:r>
        <w:r w:rsidDel="00B278D5">
          <w:rPr>
            <w:sz w:val="20"/>
          </w:rPr>
          <w:delText>1,617</w:delText>
        </w:r>
        <w:r w:rsidDel="00B278D5">
          <w:rPr>
            <w:spacing w:val="11"/>
            <w:sz w:val="20"/>
          </w:rPr>
          <w:delText xml:space="preserve"> </w:delText>
        </w:r>
        <w:r w:rsidDel="00B278D5">
          <w:rPr>
            <w:sz w:val="20"/>
          </w:rPr>
          <w:delText>as-received</w:delText>
        </w:r>
        <w:r w:rsidDel="00B278D5">
          <w:rPr>
            <w:spacing w:val="10"/>
            <w:sz w:val="20"/>
          </w:rPr>
          <w:delText xml:space="preserve"> </w:delText>
        </w:r>
        <w:r w:rsidDel="00B278D5">
          <w:rPr>
            <w:sz w:val="20"/>
          </w:rPr>
          <w:delText>rows</w:delText>
        </w:r>
        <w:r w:rsidDel="00B278D5">
          <w:rPr>
            <w:spacing w:val="10"/>
            <w:sz w:val="20"/>
          </w:rPr>
          <w:delText xml:space="preserve"> </w:delText>
        </w:r>
        <w:r w:rsidDel="00B278D5">
          <w:rPr>
            <w:sz w:val="20"/>
          </w:rPr>
          <w:delText>for</w:delText>
        </w:r>
        <w:r w:rsidDel="00B278D5">
          <w:rPr>
            <w:spacing w:val="10"/>
            <w:sz w:val="20"/>
          </w:rPr>
          <w:delText xml:space="preserve"> </w:delText>
        </w:r>
        <w:r w:rsidDel="00B278D5">
          <w:rPr>
            <w:sz w:val="20"/>
          </w:rPr>
          <w:delText>the</w:delText>
        </w:r>
        <w:r w:rsidDel="00B278D5">
          <w:rPr>
            <w:spacing w:val="11"/>
            <w:sz w:val="20"/>
          </w:rPr>
          <w:delText xml:space="preserve"> </w:delText>
        </w:r>
        <w:r w:rsidDel="00B278D5">
          <w:rPr>
            <w:sz w:val="20"/>
          </w:rPr>
          <w:delText>export)</w:delText>
        </w:r>
        <w:r w:rsidDel="00B278D5">
          <w:rPr>
            <w:spacing w:val="10"/>
            <w:sz w:val="20"/>
          </w:rPr>
          <w:delText xml:space="preserve"> </w:delText>
        </w:r>
        <w:r w:rsidDel="00B278D5">
          <w:rPr>
            <w:sz w:val="20"/>
          </w:rPr>
          <w:delText>as</w:delText>
        </w:r>
        <w:r w:rsidDel="00B278D5">
          <w:rPr>
            <w:spacing w:val="10"/>
            <w:sz w:val="20"/>
          </w:rPr>
          <w:delText xml:space="preserve"> </w:delText>
        </w:r>
        <w:r w:rsidDel="00B278D5">
          <w:rPr>
            <w:sz w:val="20"/>
          </w:rPr>
          <w:delText>a</w:delText>
        </w:r>
        <w:r w:rsidDel="00B278D5">
          <w:rPr>
            <w:spacing w:val="10"/>
            <w:sz w:val="20"/>
          </w:rPr>
          <w:delText xml:space="preserve"> </w:delText>
        </w:r>
        <w:r w:rsidDel="00B278D5">
          <w:rPr>
            <w:sz w:val="20"/>
          </w:rPr>
          <w:delText>CGATS</w:delText>
        </w:r>
        <w:r w:rsidDel="00B278D5">
          <w:rPr>
            <w:spacing w:val="11"/>
            <w:sz w:val="20"/>
          </w:rPr>
          <w:delText xml:space="preserve"> </w:delText>
        </w:r>
        <w:r w:rsidDel="00B278D5">
          <w:rPr>
            <w:sz w:val="20"/>
          </w:rPr>
          <w:delText>file</w:delText>
        </w:r>
        <w:r w:rsidDel="00B278D5">
          <w:rPr>
            <w:spacing w:val="10"/>
            <w:sz w:val="20"/>
          </w:rPr>
          <w:delText xml:space="preserve"> </w:delText>
        </w:r>
        <w:r w:rsidDel="00B278D5">
          <w:rPr>
            <w:sz w:val="20"/>
          </w:rPr>
          <w:delText>and</w:delText>
        </w:r>
        <w:r w:rsidDel="00B278D5">
          <w:rPr>
            <w:spacing w:val="10"/>
            <w:sz w:val="20"/>
          </w:rPr>
          <w:delText xml:space="preserve"> </w:delText>
        </w:r>
        <w:r w:rsidDel="00B278D5">
          <w:rPr>
            <w:sz w:val="20"/>
          </w:rPr>
          <w:delText>comparing</w:delText>
        </w:r>
        <w:r w:rsidDel="00B278D5">
          <w:rPr>
            <w:spacing w:val="10"/>
            <w:sz w:val="20"/>
          </w:rPr>
          <w:delText xml:space="preserve"> </w:delText>
        </w:r>
        <w:r w:rsidDel="00B278D5">
          <w:rPr>
            <w:sz w:val="20"/>
          </w:rPr>
          <w:delText>it</w:delText>
        </w:r>
        <w:r w:rsidDel="00B278D5">
          <w:rPr>
            <w:rFonts w:ascii="Times New Roman"/>
            <w:spacing w:val="74"/>
            <w:sz w:val="20"/>
          </w:rPr>
          <w:delText xml:space="preserve">  </w:delText>
        </w:r>
        <w:r w:rsidDel="00B278D5">
          <w:rPr>
            <w:rFonts w:ascii="Trebuchet MS"/>
            <w:spacing w:val="-5"/>
            <w:sz w:val="10"/>
          </w:rPr>
          <w:delText>715</w:delText>
        </w:r>
      </w:del>
    </w:p>
    <w:p w14:paraId="027073F2" w14:textId="248ABB4B" w:rsidR="00EA1924" w:rsidDel="00B278D5" w:rsidRDefault="00000000">
      <w:pPr>
        <w:tabs>
          <w:tab w:val="left" w:pos="10859"/>
        </w:tabs>
        <w:spacing w:before="1"/>
        <w:ind w:left="2761"/>
        <w:rPr>
          <w:del w:id="747" w:author="Phil Green" w:date="2026-08-30T18:50:00Z" w16du:dateUtc="2026-08-30T16:50:00Z"/>
          <w:rFonts w:ascii="Trebuchet MS"/>
          <w:sz w:val="10"/>
        </w:rPr>
      </w:pPr>
      <w:del w:id="748" w:author="Phil Green" w:date="2026-08-30T18:50:00Z" w16du:dateUtc="2026-08-30T16:50:00Z">
        <w:r w:rsidDel="00B278D5">
          <w:rPr>
            <w:sz w:val="20"/>
          </w:rPr>
          <w:delText>against</w:delText>
        </w:r>
        <w:r w:rsidDel="00B278D5">
          <w:rPr>
            <w:spacing w:val="2"/>
            <w:sz w:val="20"/>
          </w:rPr>
          <w:delText xml:space="preserve"> </w:delText>
        </w:r>
        <w:r w:rsidDel="00B278D5">
          <w:rPr>
            <w:sz w:val="20"/>
          </w:rPr>
          <w:delText>the</w:delText>
        </w:r>
        <w:r w:rsidDel="00B278D5">
          <w:rPr>
            <w:spacing w:val="3"/>
            <w:sz w:val="20"/>
          </w:rPr>
          <w:delText xml:space="preserve"> </w:delText>
        </w:r>
        <w:r w:rsidDel="00B278D5">
          <w:rPr>
            <w:sz w:val="20"/>
          </w:rPr>
          <w:delText>measured</w:delText>
        </w:r>
        <w:r w:rsidDel="00B278D5">
          <w:rPr>
            <w:spacing w:val="3"/>
            <w:sz w:val="20"/>
          </w:rPr>
          <w:delText xml:space="preserve"> </w:delText>
        </w:r>
        <w:r w:rsidDel="00B278D5">
          <w:rPr>
            <w:sz w:val="20"/>
          </w:rPr>
          <w:delText>data</w:delText>
        </w:r>
        <w:r w:rsidDel="00B278D5">
          <w:rPr>
            <w:spacing w:val="4"/>
            <w:sz w:val="20"/>
          </w:rPr>
          <w:delText xml:space="preserve"> </w:delText>
        </w:r>
        <w:r w:rsidDel="00B278D5">
          <w:rPr>
            <w:sz w:val="20"/>
          </w:rPr>
          <w:delText>in</w:delText>
        </w:r>
        <w:r w:rsidDel="00B278D5">
          <w:rPr>
            <w:spacing w:val="3"/>
            <w:sz w:val="20"/>
          </w:rPr>
          <w:delText xml:space="preserve"> </w:delText>
        </w:r>
        <w:r w:rsidDel="00B278D5">
          <w:rPr>
            <w:sz w:val="20"/>
          </w:rPr>
          <w:delText>the</w:delText>
        </w:r>
        <w:r w:rsidDel="00B278D5">
          <w:rPr>
            <w:spacing w:val="3"/>
            <w:sz w:val="20"/>
          </w:rPr>
          <w:delText xml:space="preserve"> </w:delText>
        </w:r>
        <w:r w:rsidDel="00B278D5">
          <w:rPr>
            <w:sz w:val="20"/>
          </w:rPr>
          <w:delText>tool</w:delText>
        </w:r>
        <w:r w:rsidDel="00B278D5">
          <w:rPr>
            <w:spacing w:val="3"/>
            <w:sz w:val="20"/>
          </w:rPr>
          <w:delText xml:space="preserve"> </w:delText>
        </w:r>
        <w:r w:rsidDel="00B278D5">
          <w:rPr>
            <w:sz w:val="20"/>
          </w:rPr>
          <w:delText>returns</w:delText>
        </w:r>
        <w:r w:rsidDel="00B278D5">
          <w:rPr>
            <w:spacing w:val="3"/>
            <w:sz w:val="20"/>
          </w:rPr>
          <w:delText xml:space="preserve"> </w:delText>
        </w:r>
        <w:r w:rsidDel="00B278D5">
          <w:rPr>
            <w:sz w:val="20"/>
          </w:rPr>
          <w:delText>mean</w:delText>
        </w:r>
        <w:r w:rsidDel="00B278D5">
          <w:rPr>
            <w:spacing w:val="3"/>
            <w:sz w:val="20"/>
          </w:rPr>
          <w:delText xml:space="preserve"> </w:delText>
        </w:r>
        <w:r w:rsidDel="00B278D5">
          <w:rPr>
            <w:sz w:val="20"/>
          </w:rPr>
          <w:delText>0.16,</w:delText>
        </w:r>
        <w:r w:rsidDel="00B278D5">
          <w:rPr>
            <w:spacing w:val="4"/>
            <w:sz w:val="20"/>
          </w:rPr>
          <w:delText xml:space="preserve"> </w:delText>
        </w:r>
        <w:r w:rsidDel="00B278D5">
          <w:rPr>
            <w:sz w:val="20"/>
          </w:rPr>
          <w:delText>median</w:delText>
        </w:r>
        <w:r w:rsidDel="00B278D5">
          <w:rPr>
            <w:spacing w:val="3"/>
            <w:sz w:val="20"/>
          </w:rPr>
          <w:delText xml:space="preserve"> </w:delText>
        </w:r>
        <w:r w:rsidDel="00B278D5">
          <w:rPr>
            <w:sz w:val="20"/>
          </w:rPr>
          <w:delText>0.11,</w:delText>
        </w:r>
        <w:r w:rsidDel="00B278D5">
          <w:rPr>
            <w:spacing w:val="2"/>
            <w:sz w:val="20"/>
          </w:rPr>
          <w:delText xml:space="preserve"> </w:delText>
        </w:r>
        <w:r w:rsidDel="00B278D5">
          <w:rPr>
            <w:sz w:val="20"/>
          </w:rPr>
          <w:delText>P95</w:delText>
        </w:r>
        <w:r w:rsidDel="00B278D5">
          <w:rPr>
            <w:spacing w:val="3"/>
            <w:sz w:val="20"/>
          </w:rPr>
          <w:delText xml:space="preserve"> </w:delText>
        </w:r>
        <w:r w:rsidDel="00B278D5">
          <w:rPr>
            <w:sz w:val="20"/>
          </w:rPr>
          <w:delText>0.38,</w:delText>
        </w:r>
        <w:r w:rsidDel="00B278D5">
          <w:rPr>
            <w:spacing w:val="3"/>
            <w:sz w:val="20"/>
          </w:rPr>
          <w:delText xml:space="preserve"> </w:delText>
        </w:r>
        <w:r w:rsidDel="00B278D5">
          <w:rPr>
            <w:sz w:val="20"/>
          </w:rPr>
          <w:delText>max</w:delText>
        </w:r>
        <w:r w:rsidDel="00B278D5">
          <w:rPr>
            <w:spacing w:val="3"/>
            <w:sz w:val="20"/>
          </w:rPr>
          <w:delText xml:space="preserve"> </w:delText>
        </w:r>
        <w:r w:rsidDel="00B278D5">
          <w:rPr>
            <w:spacing w:val="-2"/>
            <w:sz w:val="20"/>
          </w:rPr>
          <w:delText>2.41,</w:delText>
        </w:r>
        <w:r w:rsidDel="00B278D5">
          <w:rPr>
            <w:rFonts w:ascii="Times New Roman"/>
            <w:sz w:val="20"/>
          </w:rPr>
          <w:tab/>
        </w:r>
        <w:r w:rsidDel="00B278D5">
          <w:rPr>
            <w:rFonts w:ascii="Trebuchet MS"/>
            <w:spacing w:val="-5"/>
            <w:sz w:val="10"/>
          </w:rPr>
          <w:delText>716</w:delText>
        </w:r>
      </w:del>
    </w:p>
    <w:p w14:paraId="2F1CC2F6" w14:textId="3A24A29A" w:rsidR="00EA1924" w:rsidDel="00B278D5" w:rsidRDefault="00000000">
      <w:pPr>
        <w:tabs>
          <w:tab w:val="left" w:pos="10859"/>
        </w:tabs>
        <w:spacing w:before="30"/>
        <w:ind w:left="2761"/>
        <w:rPr>
          <w:del w:id="749" w:author="Phil Green" w:date="2026-08-30T18:50:00Z" w16du:dateUtc="2026-08-30T16:50:00Z"/>
          <w:rFonts w:ascii="Trebuchet MS"/>
          <w:sz w:val="10"/>
        </w:rPr>
      </w:pPr>
      <w:del w:id="750" w:author="Phil Green" w:date="2026-08-30T18:50:00Z" w16du:dateUtc="2026-08-30T16:50:00Z">
        <w:r w:rsidDel="00B278D5">
          <w:rPr>
            <w:sz w:val="20"/>
          </w:rPr>
          <w:delText>against</w:delText>
        </w:r>
        <w:r w:rsidDel="00B278D5">
          <w:rPr>
            <w:spacing w:val="22"/>
            <w:sz w:val="20"/>
          </w:rPr>
          <w:delText xml:space="preserve"> </w:delText>
        </w:r>
        <w:r w:rsidDel="00B278D5">
          <w:rPr>
            <w:sz w:val="20"/>
          </w:rPr>
          <w:delText>our</w:delText>
        </w:r>
        <w:r w:rsidDel="00B278D5">
          <w:rPr>
            <w:spacing w:val="22"/>
            <w:sz w:val="20"/>
          </w:rPr>
          <w:delText xml:space="preserve"> </w:delText>
        </w:r>
        <w:r w:rsidDel="00B278D5">
          <w:rPr>
            <w:sz w:val="20"/>
          </w:rPr>
          <w:delText>own</w:delText>
        </w:r>
        <w:r w:rsidDel="00B278D5">
          <w:rPr>
            <w:spacing w:val="22"/>
            <w:sz w:val="20"/>
          </w:rPr>
          <w:delText xml:space="preserve"> </w:delText>
        </w:r>
        <w:r w:rsidDel="00B278D5">
          <w:rPr>
            <w:sz w:val="20"/>
          </w:rPr>
          <w:delText>0.157,</w:delText>
        </w:r>
        <w:r w:rsidDel="00B278D5">
          <w:rPr>
            <w:spacing w:val="27"/>
            <w:sz w:val="20"/>
          </w:rPr>
          <w:delText xml:space="preserve"> </w:delText>
        </w:r>
        <w:r w:rsidDel="00B278D5">
          <w:rPr>
            <w:sz w:val="20"/>
          </w:rPr>
          <w:delText>0.110,</w:delText>
        </w:r>
        <w:r w:rsidDel="00B278D5">
          <w:rPr>
            <w:spacing w:val="28"/>
            <w:sz w:val="20"/>
          </w:rPr>
          <w:delText xml:space="preserve"> </w:delText>
        </w:r>
        <w:r w:rsidDel="00B278D5">
          <w:rPr>
            <w:sz w:val="20"/>
          </w:rPr>
          <w:delText>0.380</w:delText>
        </w:r>
        <w:r w:rsidDel="00B278D5">
          <w:rPr>
            <w:spacing w:val="22"/>
            <w:sz w:val="20"/>
          </w:rPr>
          <w:delText xml:space="preserve"> </w:delText>
        </w:r>
        <w:r w:rsidDel="00B278D5">
          <w:rPr>
            <w:sz w:val="20"/>
          </w:rPr>
          <w:delText>and</w:delText>
        </w:r>
        <w:r w:rsidDel="00B278D5">
          <w:rPr>
            <w:spacing w:val="22"/>
            <w:sz w:val="20"/>
          </w:rPr>
          <w:delText xml:space="preserve"> </w:delText>
        </w:r>
        <w:r w:rsidDel="00B278D5">
          <w:rPr>
            <w:sz w:val="20"/>
          </w:rPr>
          <w:delText>2.412</w:delText>
        </w:r>
        <w:r w:rsidDel="00B278D5">
          <w:rPr>
            <w:spacing w:val="22"/>
            <w:sz w:val="20"/>
          </w:rPr>
          <w:delText xml:space="preserve"> </w:delText>
        </w:r>
        <w:r w:rsidDel="00B278D5">
          <w:rPr>
            <w:sz w:val="20"/>
          </w:rPr>
          <w:delText>for</w:delText>
        </w:r>
        <w:r w:rsidDel="00B278D5">
          <w:rPr>
            <w:spacing w:val="22"/>
            <w:sz w:val="20"/>
          </w:rPr>
          <w:delText xml:space="preserve"> </w:delText>
        </w:r>
        <w:r w:rsidDel="00B278D5">
          <w:rPr>
            <w:sz w:val="20"/>
          </w:rPr>
          <w:delText>the</w:delText>
        </w:r>
        <w:r w:rsidDel="00B278D5">
          <w:rPr>
            <w:spacing w:val="23"/>
            <w:sz w:val="20"/>
          </w:rPr>
          <w:delText xml:space="preserve"> </w:delText>
        </w:r>
        <w:r w:rsidDel="00B278D5">
          <w:rPr>
            <w:sz w:val="20"/>
          </w:rPr>
          <w:delText>same</w:delText>
        </w:r>
        <w:r w:rsidDel="00B278D5">
          <w:rPr>
            <w:spacing w:val="22"/>
            <w:sz w:val="20"/>
          </w:rPr>
          <w:delText xml:space="preserve"> </w:delText>
        </w:r>
        <w:r w:rsidDel="00B278D5">
          <w:rPr>
            <w:sz w:val="20"/>
          </w:rPr>
          <w:delText>file,</w:delText>
        </w:r>
        <w:r w:rsidDel="00B278D5">
          <w:rPr>
            <w:spacing w:val="27"/>
            <w:sz w:val="20"/>
          </w:rPr>
          <w:delText xml:space="preserve"> </w:delText>
        </w:r>
        <w:r w:rsidDel="00B278D5">
          <w:rPr>
            <w:sz w:val="20"/>
          </w:rPr>
          <w:delText>an</w:delText>
        </w:r>
        <w:r w:rsidDel="00B278D5">
          <w:rPr>
            <w:spacing w:val="22"/>
            <w:sz w:val="20"/>
          </w:rPr>
          <w:delText xml:space="preserve"> </w:delText>
        </w:r>
        <w:r w:rsidDel="00B278D5">
          <w:rPr>
            <w:sz w:val="20"/>
          </w:rPr>
          <w:delText>independent</w:delText>
        </w:r>
        <w:r w:rsidDel="00B278D5">
          <w:rPr>
            <w:spacing w:val="23"/>
            <w:sz w:val="20"/>
          </w:rPr>
          <w:delText xml:space="preserve"> </w:delText>
        </w:r>
        <w:r w:rsidDel="00B278D5">
          <w:rPr>
            <w:spacing w:val="-2"/>
            <w:sz w:val="20"/>
          </w:rPr>
          <w:delText>imple-</w:delText>
        </w:r>
        <w:r w:rsidDel="00B278D5">
          <w:rPr>
            <w:sz w:val="20"/>
          </w:rPr>
          <w:tab/>
        </w:r>
        <w:r w:rsidDel="00B278D5">
          <w:rPr>
            <w:rFonts w:ascii="Trebuchet MS"/>
            <w:spacing w:val="-5"/>
            <w:sz w:val="10"/>
          </w:rPr>
          <w:delText>717</w:delText>
        </w:r>
      </w:del>
    </w:p>
    <w:p w14:paraId="7D702C1C" w14:textId="49D2AB83" w:rsidR="00EA1924" w:rsidDel="00B278D5" w:rsidRDefault="00000000">
      <w:pPr>
        <w:tabs>
          <w:tab w:val="left" w:pos="10859"/>
        </w:tabs>
        <w:spacing w:before="30"/>
        <w:ind w:left="2761"/>
        <w:rPr>
          <w:del w:id="751" w:author="Phil Green" w:date="2026-08-30T18:50:00Z" w16du:dateUtc="2026-08-30T16:50:00Z"/>
          <w:rFonts w:ascii="Trebuchet MS"/>
          <w:sz w:val="10"/>
        </w:rPr>
      </w:pPr>
      <w:del w:id="752" w:author="Phil Green" w:date="2026-08-30T18:50:00Z" w16du:dateUtc="2026-08-30T16:50:00Z">
        <w:r w:rsidDel="00B278D5">
          <w:rPr>
            <w:sz w:val="20"/>
          </w:rPr>
          <w:delText>mentation</w:delText>
        </w:r>
        <w:r w:rsidDel="00B278D5">
          <w:rPr>
            <w:spacing w:val="5"/>
            <w:sz w:val="20"/>
          </w:rPr>
          <w:delText xml:space="preserve"> </w:delText>
        </w:r>
        <w:r w:rsidDel="00B278D5">
          <w:rPr>
            <w:sz w:val="20"/>
          </w:rPr>
          <w:delText>confirming</w:delText>
        </w:r>
        <w:r w:rsidDel="00B278D5">
          <w:rPr>
            <w:spacing w:val="5"/>
            <w:sz w:val="20"/>
          </w:rPr>
          <w:delText xml:space="preserve"> </w:delText>
        </w:r>
        <w:r w:rsidDel="00B278D5">
          <w:rPr>
            <w:sz w:val="20"/>
          </w:rPr>
          <w:delText>our</w:delText>
        </w:r>
        <w:r w:rsidDel="00B278D5">
          <w:rPr>
            <w:spacing w:val="5"/>
            <w:sz w:val="20"/>
          </w:rPr>
          <w:delText xml:space="preserve"> </w:delText>
        </w:r>
        <w:r w:rsidDel="00B278D5">
          <w:rPr>
            <w:sz w:val="20"/>
          </w:rPr>
          <w:delText>CIEDE2000</w:delText>
        </w:r>
        <w:r w:rsidDel="00B278D5">
          <w:rPr>
            <w:spacing w:val="6"/>
            <w:sz w:val="20"/>
          </w:rPr>
          <w:delText xml:space="preserve"> </w:delText>
        </w:r>
        <w:r w:rsidDel="00B278D5">
          <w:rPr>
            <w:sz w:val="20"/>
          </w:rPr>
          <w:delText>arithmetic</w:delText>
        </w:r>
        <w:r w:rsidDel="00B278D5">
          <w:rPr>
            <w:spacing w:val="5"/>
            <w:sz w:val="20"/>
          </w:rPr>
          <w:delText xml:space="preserve"> </w:delText>
        </w:r>
        <w:r w:rsidDel="00B278D5">
          <w:rPr>
            <w:sz w:val="20"/>
          </w:rPr>
          <w:delText>at</w:delText>
        </w:r>
        <w:r w:rsidDel="00B278D5">
          <w:rPr>
            <w:spacing w:val="5"/>
            <w:sz w:val="20"/>
          </w:rPr>
          <w:delText xml:space="preserve"> </w:delText>
        </w:r>
        <w:r w:rsidDel="00B278D5">
          <w:rPr>
            <w:sz w:val="20"/>
          </w:rPr>
          <w:delText>its</w:delText>
        </w:r>
        <w:r w:rsidDel="00B278D5">
          <w:rPr>
            <w:spacing w:val="6"/>
            <w:sz w:val="20"/>
          </w:rPr>
          <w:delText xml:space="preserve"> </w:delText>
        </w:r>
        <w:r w:rsidDel="00B278D5">
          <w:rPr>
            <w:sz w:val="20"/>
          </w:rPr>
          <w:delText>displayed</w:delText>
        </w:r>
        <w:r w:rsidDel="00B278D5">
          <w:rPr>
            <w:spacing w:val="5"/>
            <w:sz w:val="20"/>
          </w:rPr>
          <w:delText xml:space="preserve"> </w:delText>
        </w:r>
        <w:r w:rsidDel="00B278D5">
          <w:rPr>
            <w:sz w:val="20"/>
          </w:rPr>
          <w:delText>precision.</w:delText>
        </w:r>
        <w:r w:rsidDel="00B278D5">
          <w:rPr>
            <w:spacing w:val="19"/>
            <w:sz w:val="20"/>
          </w:rPr>
          <w:delText xml:space="preserve"> </w:delText>
        </w:r>
        <w:r w:rsidDel="00B278D5">
          <w:rPr>
            <w:i/>
            <w:sz w:val="20"/>
          </w:rPr>
          <w:delText>Accuracy:</w:delText>
        </w:r>
        <w:r w:rsidDel="00B278D5">
          <w:rPr>
            <w:i/>
            <w:spacing w:val="19"/>
            <w:sz w:val="20"/>
          </w:rPr>
          <w:delText xml:space="preserve"> </w:delText>
        </w:r>
        <w:r w:rsidDel="00B278D5">
          <w:rPr>
            <w:spacing w:val="-5"/>
            <w:sz w:val="20"/>
          </w:rPr>
          <w:delText>its</w:delText>
        </w:r>
        <w:r w:rsidDel="00B278D5">
          <w:rPr>
            <w:rFonts w:ascii="Times New Roman"/>
            <w:sz w:val="20"/>
          </w:rPr>
          <w:tab/>
        </w:r>
        <w:r w:rsidDel="00B278D5">
          <w:rPr>
            <w:rFonts w:ascii="Trebuchet MS"/>
            <w:spacing w:val="-5"/>
            <w:sz w:val="10"/>
          </w:rPr>
          <w:delText>718</w:delText>
        </w:r>
      </w:del>
    </w:p>
    <w:p w14:paraId="53592FB9" w14:textId="6687E81F" w:rsidR="00EA1924" w:rsidDel="00B278D5" w:rsidRDefault="00000000">
      <w:pPr>
        <w:tabs>
          <w:tab w:val="left" w:pos="10859"/>
        </w:tabs>
        <w:spacing w:before="30"/>
        <w:ind w:left="2761"/>
        <w:rPr>
          <w:del w:id="753" w:author="Phil Green" w:date="2026-08-30T18:50:00Z" w16du:dateUtc="2026-08-30T16:50:00Z"/>
          <w:rFonts w:ascii="Trebuchet MS" w:hAnsi="Trebuchet MS"/>
          <w:sz w:val="10"/>
        </w:rPr>
      </w:pPr>
      <w:del w:id="754" w:author="Phil Green" w:date="2026-08-30T18:50:00Z" w16du:dateUtc="2026-08-30T16:50:00Z">
        <w:r w:rsidDel="00B278D5">
          <w:rPr>
            <w:sz w:val="20"/>
          </w:rPr>
          <w:delText>degree-4</w:delText>
        </w:r>
        <w:r w:rsidDel="00B278D5">
          <w:rPr>
            <w:spacing w:val="13"/>
            <w:sz w:val="20"/>
          </w:rPr>
          <w:delText xml:space="preserve"> </w:delText>
        </w:r>
        <w:r w:rsidDel="00B278D5">
          <w:rPr>
            <w:sz w:val="20"/>
          </w:rPr>
          <w:delText>polynomial</w:delText>
        </w:r>
        <w:r w:rsidDel="00B278D5">
          <w:rPr>
            <w:spacing w:val="14"/>
            <w:sz w:val="20"/>
          </w:rPr>
          <w:delText xml:space="preserve"> </w:delText>
        </w:r>
        <w:r w:rsidDel="00B278D5">
          <w:rPr>
            <w:sz w:val="20"/>
          </w:rPr>
          <w:delText>fit</w:delText>
        </w:r>
        <w:r w:rsidDel="00B278D5">
          <w:rPr>
            <w:spacing w:val="14"/>
            <w:sz w:val="20"/>
          </w:rPr>
          <w:delText xml:space="preserve"> </w:delText>
        </w:r>
        <w:r w:rsidDel="00B278D5">
          <w:rPr>
            <w:sz w:val="20"/>
          </w:rPr>
          <w:delText>reports</w:delText>
        </w:r>
        <w:r w:rsidDel="00B278D5">
          <w:rPr>
            <w:spacing w:val="13"/>
            <w:sz w:val="20"/>
          </w:rPr>
          <w:delText xml:space="preserve"> </w:delText>
        </w:r>
        <w:r w:rsidDel="00B278D5">
          <w:rPr>
            <w:sz w:val="20"/>
          </w:rPr>
          <w:delText>mean</w:delText>
        </w:r>
        <w:r w:rsidDel="00B278D5">
          <w:rPr>
            <w:spacing w:val="16"/>
            <w:sz w:val="20"/>
          </w:rPr>
          <w:delText xml:space="preserve"> </w:delText>
        </w:r>
        <w:r w:rsidDel="00B278D5">
          <w:rPr>
            <w:rFonts w:ascii="Calibri" w:hAnsi="Calibri"/>
            <w:sz w:val="20"/>
          </w:rPr>
          <w:delText>∆</w:delText>
        </w:r>
        <w:r w:rsidDel="00B278D5">
          <w:rPr>
            <w:i/>
            <w:sz w:val="20"/>
          </w:rPr>
          <w:delText>E</w:delText>
        </w:r>
        <w:r w:rsidDel="00B278D5">
          <w:rPr>
            <w:sz w:val="20"/>
            <w:vertAlign w:val="subscript"/>
          </w:rPr>
          <w:delText>00</w:delText>
        </w:r>
        <w:r w:rsidDel="00B278D5">
          <w:rPr>
            <w:spacing w:val="26"/>
            <w:sz w:val="20"/>
          </w:rPr>
          <w:delText xml:space="preserve"> </w:delText>
        </w:r>
        <w:r w:rsidDel="00B278D5">
          <w:rPr>
            <w:sz w:val="20"/>
          </w:rPr>
          <w:delText>0.31</w:delText>
        </w:r>
        <w:r w:rsidDel="00B278D5">
          <w:rPr>
            <w:spacing w:val="13"/>
            <w:sz w:val="20"/>
          </w:rPr>
          <w:delText xml:space="preserve"> </w:delText>
        </w:r>
        <w:r w:rsidDel="00B278D5">
          <w:rPr>
            <w:sz w:val="20"/>
          </w:rPr>
          <w:delText>(PC10-CMYK),</w:delText>
        </w:r>
        <w:r w:rsidDel="00B278D5">
          <w:rPr>
            <w:spacing w:val="14"/>
            <w:sz w:val="20"/>
          </w:rPr>
          <w:delText xml:space="preserve"> </w:delText>
        </w:r>
        <w:r w:rsidDel="00B278D5">
          <w:rPr>
            <w:sz w:val="20"/>
          </w:rPr>
          <w:delText>0.26</w:delText>
        </w:r>
        <w:r w:rsidDel="00B278D5">
          <w:rPr>
            <w:spacing w:val="14"/>
            <w:sz w:val="20"/>
          </w:rPr>
          <w:delText xml:space="preserve"> </w:delText>
        </w:r>
        <w:r w:rsidDel="00B278D5">
          <w:rPr>
            <w:sz w:val="20"/>
          </w:rPr>
          <w:delText>(PC11-CMYK),</w:delText>
        </w:r>
        <w:r w:rsidDel="00B278D5">
          <w:rPr>
            <w:spacing w:val="13"/>
            <w:sz w:val="20"/>
          </w:rPr>
          <w:delText xml:space="preserve"> </w:delText>
        </w:r>
        <w:r w:rsidDel="00B278D5">
          <w:rPr>
            <w:spacing w:val="-4"/>
            <w:sz w:val="20"/>
          </w:rPr>
          <w:delText>0.34</w:delText>
        </w:r>
        <w:r w:rsidDel="00B278D5">
          <w:rPr>
            <w:rFonts w:ascii="Times New Roman" w:hAnsi="Times New Roman"/>
            <w:sz w:val="20"/>
          </w:rPr>
          <w:tab/>
        </w:r>
        <w:r w:rsidDel="00B278D5">
          <w:rPr>
            <w:rFonts w:ascii="Trebuchet MS" w:hAnsi="Trebuchet MS"/>
            <w:spacing w:val="-5"/>
            <w:sz w:val="10"/>
          </w:rPr>
          <w:delText>719</w:delText>
        </w:r>
      </w:del>
    </w:p>
    <w:p w14:paraId="1F88A84C" w14:textId="63B6F8A7" w:rsidR="00EA1924" w:rsidDel="00B278D5" w:rsidRDefault="00000000">
      <w:pPr>
        <w:tabs>
          <w:tab w:val="left" w:pos="10859"/>
        </w:tabs>
        <w:spacing w:before="30"/>
        <w:ind w:left="2755"/>
        <w:rPr>
          <w:del w:id="755" w:author="Phil Green" w:date="2026-08-30T18:50:00Z" w16du:dateUtc="2026-08-30T16:50:00Z"/>
          <w:rFonts w:ascii="Trebuchet MS"/>
          <w:sz w:val="10"/>
        </w:rPr>
      </w:pPr>
      <w:del w:id="756" w:author="Phil Green" w:date="2026-08-30T18:50:00Z" w16du:dateUtc="2026-08-30T16:50:00Z">
        <w:r w:rsidDel="00B278D5">
          <w:rPr>
            <w:sz w:val="20"/>
          </w:rPr>
          <w:delText>(FOGRA51-CMYK)</w:delText>
        </w:r>
        <w:r w:rsidDel="00B278D5">
          <w:rPr>
            <w:spacing w:val="7"/>
            <w:sz w:val="20"/>
          </w:rPr>
          <w:delText xml:space="preserve"> </w:delText>
        </w:r>
        <w:r w:rsidDel="00B278D5">
          <w:rPr>
            <w:sz w:val="20"/>
          </w:rPr>
          <w:delText>and</w:delText>
        </w:r>
        <w:r w:rsidDel="00B278D5">
          <w:rPr>
            <w:spacing w:val="8"/>
            <w:sz w:val="20"/>
          </w:rPr>
          <w:delText xml:space="preserve"> </w:delText>
        </w:r>
        <w:r w:rsidDel="00B278D5">
          <w:rPr>
            <w:sz w:val="20"/>
          </w:rPr>
          <w:delText>0.58</w:delText>
        </w:r>
        <w:r w:rsidDel="00B278D5">
          <w:rPr>
            <w:spacing w:val="8"/>
            <w:sz w:val="20"/>
          </w:rPr>
          <w:delText xml:space="preserve"> </w:delText>
        </w:r>
        <w:r w:rsidDel="00B278D5">
          <w:rPr>
            <w:sz w:val="20"/>
          </w:rPr>
          <w:delText>(CMYKOGV-7,</w:delText>
        </w:r>
        <w:r w:rsidDel="00B278D5">
          <w:rPr>
            <w:spacing w:val="9"/>
            <w:sz w:val="20"/>
          </w:rPr>
          <w:delText xml:space="preserve"> </w:delText>
        </w:r>
        <w:r w:rsidDel="00B278D5">
          <w:rPr>
            <w:sz w:val="20"/>
          </w:rPr>
          <w:delText>deduplicated);</w:delText>
        </w:r>
        <w:r w:rsidDel="00B278D5">
          <w:rPr>
            <w:spacing w:val="10"/>
            <w:sz w:val="20"/>
          </w:rPr>
          <w:delText xml:space="preserve"> </w:delText>
        </w:r>
        <w:r w:rsidDel="00B278D5">
          <w:rPr>
            <w:sz w:val="20"/>
          </w:rPr>
          <w:delText>the</w:delText>
        </w:r>
        <w:r w:rsidDel="00B278D5">
          <w:rPr>
            <w:spacing w:val="8"/>
            <w:sz w:val="20"/>
          </w:rPr>
          <w:delText xml:space="preserve"> </w:delText>
        </w:r>
        <w:r w:rsidDel="00B278D5">
          <w:rPr>
            <w:sz w:val="20"/>
          </w:rPr>
          <w:delText>same</w:delText>
        </w:r>
        <w:r w:rsidDel="00B278D5">
          <w:rPr>
            <w:spacing w:val="7"/>
            <w:sz w:val="20"/>
          </w:rPr>
          <w:delText xml:space="preserve"> </w:delText>
        </w:r>
        <w:r w:rsidDel="00B278D5">
          <w:rPr>
            <w:sz w:val="20"/>
          </w:rPr>
          <w:delText>model</w:delText>
        </w:r>
        <w:r w:rsidDel="00B278D5">
          <w:rPr>
            <w:spacing w:val="8"/>
            <w:sz w:val="20"/>
          </w:rPr>
          <w:delText xml:space="preserve"> </w:delText>
        </w:r>
        <w:r w:rsidDel="00B278D5">
          <w:rPr>
            <w:sz w:val="20"/>
          </w:rPr>
          <w:delText>class</w:delText>
        </w:r>
        <w:r w:rsidDel="00B278D5">
          <w:rPr>
            <w:spacing w:val="8"/>
            <w:sz w:val="20"/>
          </w:rPr>
          <w:delText xml:space="preserve"> </w:delText>
        </w:r>
        <w:r w:rsidDel="00B278D5">
          <w:rPr>
            <w:spacing w:val="-2"/>
            <w:sz w:val="20"/>
          </w:rPr>
          <w:delText>under</w:delText>
        </w:r>
        <w:r w:rsidDel="00B278D5">
          <w:rPr>
            <w:rFonts w:ascii="Times New Roman"/>
            <w:sz w:val="20"/>
          </w:rPr>
          <w:tab/>
        </w:r>
        <w:r w:rsidDel="00B278D5">
          <w:rPr>
            <w:rFonts w:ascii="Trebuchet MS"/>
            <w:spacing w:val="-5"/>
            <w:sz w:val="10"/>
          </w:rPr>
          <w:delText>720</w:delText>
        </w:r>
      </w:del>
    </w:p>
    <w:p w14:paraId="58AD2826" w14:textId="22FBC90B" w:rsidR="00EA1924" w:rsidDel="00B278D5" w:rsidRDefault="00000000">
      <w:pPr>
        <w:tabs>
          <w:tab w:val="left" w:pos="10859"/>
        </w:tabs>
        <w:spacing w:before="30"/>
        <w:ind w:left="2761"/>
        <w:rPr>
          <w:del w:id="757" w:author="Phil Green" w:date="2026-08-30T18:50:00Z" w16du:dateUtc="2026-08-30T16:50:00Z"/>
          <w:rFonts w:ascii="Trebuchet MS"/>
          <w:sz w:val="10"/>
        </w:rPr>
      </w:pPr>
      <w:del w:id="758" w:author="Phil Green" w:date="2026-08-30T18:50:00Z" w16du:dateUtc="2026-08-30T16:50:00Z">
        <w:r w:rsidDel="00B278D5">
          <w:rPr>
            <w:sz w:val="20"/>
          </w:rPr>
          <w:delText>our</w:delText>
        </w:r>
        <w:r w:rsidDel="00B278D5">
          <w:rPr>
            <w:spacing w:val="-4"/>
            <w:sz w:val="20"/>
          </w:rPr>
          <w:delText xml:space="preserve"> </w:delText>
        </w:r>
        <w:r w:rsidDel="00B278D5">
          <w:rPr>
            <w:sz w:val="20"/>
          </w:rPr>
          <w:delText>protocol</w:delText>
        </w:r>
        <w:r w:rsidDel="00B278D5">
          <w:rPr>
            <w:spacing w:val="-2"/>
            <w:sz w:val="20"/>
          </w:rPr>
          <w:delText xml:space="preserve"> </w:delText>
        </w:r>
        <w:r w:rsidDel="00B278D5">
          <w:rPr>
            <w:sz w:val="20"/>
          </w:rPr>
          <w:delText>gives</w:delText>
        </w:r>
        <w:r w:rsidDel="00B278D5">
          <w:rPr>
            <w:spacing w:val="-2"/>
            <w:sz w:val="20"/>
          </w:rPr>
          <w:delText xml:space="preserve"> </w:delText>
        </w:r>
        <w:r w:rsidDel="00B278D5">
          <w:rPr>
            <w:sz w:val="20"/>
          </w:rPr>
          <w:delText>cross-validated</w:delText>
        </w:r>
        <w:r w:rsidDel="00B278D5">
          <w:rPr>
            <w:spacing w:val="-2"/>
            <w:sz w:val="20"/>
          </w:rPr>
          <w:delText xml:space="preserve"> </w:delText>
        </w:r>
        <w:r w:rsidDel="00B278D5">
          <w:rPr>
            <w:sz w:val="20"/>
          </w:rPr>
          <w:delText>means</w:delText>
        </w:r>
        <w:r w:rsidDel="00B278D5">
          <w:rPr>
            <w:spacing w:val="-2"/>
            <w:sz w:val="20"/>
          </w:rPr>
          <w:delText xml:space="preserve"> </w:delText>
        </w:r>
        <w:r w:rsidDel="00B278D5">
          <w:rPr>
            <w:sz w:val="20"/>
          </w:rPr>
          <w:delText>of</w:delText>
        </w:r>
        <w:r w:rsidDel="00B278D5">
          <w:rPr>
            <w:spacing w:val="-2"/>
            <w:sz w:val="20"/>
          </w:rPr>
          <w:delText xml:space="preserve"> </w:delText>
        </w:r>
        <w:r w:rsidDel="00B278D5">
          <w:rPr>
            <w:sz w:val="20"/>
          </w:rPr>
          <w:delText>0.156,</w:delText>
        </w:r>
        <w:r w:rsidDel="00B278D5">
          <w:rPr>
            <w:spacing w:val="-2"/>
            <w:sz w:val="20"/>
          </w:rPr>
          <w:delText xml:space="preserve"> </w:delText>
        </w:r>
        <w:r w:rsidDel="00B278D5">
          <w:rPr>
            <w:sz w:val="20"/>
          </w:rPr>
          <w:delText>0.153,</w:delText>
        </w:r>
        <w:r w:rsidDel="00B278D5">
          <w:rPr>
            <w:spacing w:val="-2"/>
            <w:sz w:val="20"/>
          </w:rPr>
          <w:delText xml:space="preserve"> </w:delText>
        </w:r>
        <w:r w:rsidDel="00B278D5">
          <w:rPr>
            <w:sz w:val="20"/>
          </w:rPr>
          <w:delText>0.219</w:delText>
        </w:r>
        <w:r w:rsidDel="00B278D5">
          <w:rPr>
            <w:spacing w:val="-2"/>
            <w:sz w:val="20"/>
          </w:rPr>
          <w:delText xml:space="preserve"> </w:delText>
        </w:r>
        <w:r w:rsidDel="00B278D5">
          <w:rPr>
            <w:sz w:val="20"/>
          </w:rPr>
          <w:delText>and</w:delText>
        </w:r>
        <w:r w:rsidDel="00B278D5">
          <w:rPr>
            <w:spacing w:val="-2"/>
            <w:sz w:val="20"/>
          </w:rPr>
          <w:delText xml:space="preserve"> </w:delText>
        </w:r>
        <w:r w:rsidDel="00B278D5">
          <w:rPr>
            <w:sz w:val="20"/>
          </w:rPr>
          <w:delText>0.443</w:delText>
        </w:r>
        <w:r w:rsidDel="00B278D5">
          <w:rPr>
            <w:spacing w:val="-2"/>
            <w:sz w:val="20"/>
          </w:rPr>
          <w:delText xml:space="preserve"> </w:delText>
        </w:r>
        <w:r w:rsidDel="00B278D5">
          <w:rPr>
            <w:sz w:val="20"/>
          </w:rPr>
          <w:delText>(Figure</w:delText>
        </w:r>
        <w:r w:rsidDel="00B278D5">
          <w:rPr>
            <w:spacing w:val="-2"/>
            <w:sz w:val="20"/>
          </w:rPr>
          <w:delText xml:space="preserve"> </w:delText>
        </w:r>
        <w:r w:rsidDel="00B278D5">
          <w:fldChar w:fldCharType="begin"/>
        </w:r>
        <w:r w:rsidDel="00B278D5">
          <w:delInstrText>HYPERLINK \l "_bookmark31"</w:delInstrText>
        </w:r>
        <w:r w:rsidDel="00B278D5">
          <w:fldChar w:fldCharType="separate"/>
        </w:r>
        <w:r w:rsidDel="00B278D5">
          <w:rPr>
            <w:color w:val="0774B7"/>
            <w:sz w:val="20"/>
          </w:rPr>
          <w:delText>7</w:delText>
        </w:r>
        <w:r w:rsidDel="00B278D5">
          <w:fldChar w:fldCharType="end"/>
        </w:r>
        <w:r w:rsidDel="00B278D5">
          <w:rPr>
            <w:sz w:val="20"/>
          </w:rPr>
          <w:delText>;</w:delText>
        </w:r>
        <w:r w:rsidDel="00B278D5">
          <w:rPr>
            <w:spacing w:val="-1"/>
            <w:sz w:val="20"/>
          </w:rPr>
          <w:delText xml:space="preserve"> </w:delText>
        </w:r>
        <w:r w:rsidDel="00B278D5">
          <w:rPr>
            <w:spacing w:val="-2"/>
            <w:sz w:val="20"/>
          </w:rPr>
          <w:delText>means</w:delText>
        </w:r>
        <w:r w:rsidDel="00B278D5">
          <w:rPr>
            <w:rFonts w:ascii="Times New Roman"/>
            <w:sz w:val="20"/>
          </w:rPr>
          <w:tab/>
        </w:r>
        <w:r w:rsidDel="00B278D5">
          <w:rPr>
            <w:rFonts w:ascii="Trebuchet MS"/>
            <w:spacing w:val="-5"/>
            <w:sz w:val="10"/>
          </w:rPr>
          <w:delText>721</w:delText>
        </w:r>
      </w:del>
    </w:p>
    <w:p w14:paraId="05EA3105" w14:textId="308A8063" w:rsidR="00EA1924" w:rsidDel="00B278D5" w:rsidRDefault="00000000">
      <w:pPr>
        <w:tabs>
          <w:tab w:val="left" w:pos="10859"/>
        </w:tabs>
        <w:spacing w:before="30"/>
        <w:ind w:left="2761"/>
        <w:rPr>
          <w:del w:id="759" w:author="Phil Green" w:date="2026-08-30T18:50:00Z" w16du:dateUtc="2026-08-30T16:50:00Z"/>
          <w:rFonts w:ascii="Trebuchet MS"/>
          <w:sz w:val="10"/>
        </w:rPr>
      </w:pPr>
      <w:del w:id="760" w:author="Phil Green" w:date="2026-08-30T18:50:00Z" w16du:dateUtc="2026-08-30T16:50:00Z">
        <w:r w:rsidDel="00B278D5">
          <w:rPr>
            <w:sz w:val="20"/>
          </w:rPr>
          <w:delText>rather</w:delText>
        </w:r>
        <w:r w:rsidDel="00B278D5">
          <w:rPr>
            <w:spacing w:val="10"/>
            <w:sz w:val="20"/>
          </w:rPr>
          <w:delText xml:space="preserve"> </w:delText>
        </w:r>
        <w:r w:rsidDel="00B278D5">
          <w:rPr>
            <w:sz w:val="20"/>
          </w:rPr>
          <w:delText>than</w:delText>
        </w:r>
        <w:r w:rsidDel="00B278D5">
          <w:rPr>
            <w:spacing w:val="11"/>
            <w:sz w:val="20"/>
          </w:rPr>
          <w:delText xml:space="preserve"> </w:delText>
        </w:r>
        <w:r w:rsidDel="00B278D5">
          <w:rPr>
            <w:sz w:val="20"/>
          </w:rPr>
          <w:delText>medians,</w:delText>
        </w:r>
        <w:r w:rsidDel="00B278D5">
          <w:rPr>
            <w:spacing w:val="12"/>
            <w:sz w:val="20"/>
          </w:rPr>
          <w:delText xml:space="preserve"> </w:delText>
        </w:r>
        <w:r w:rsidDel="00B278D5">
          <w:rPr>
            <w:sz w:val="20"/>
          </w:rPr>
          <w:delText>since</w:delText>
        </w:r>
        <w:r w:rsidDel="00B278D5">
          <w:rPr>
            <w:spacing w:val="11"/>
            <w:sz w:val="20"/>
          </w:rPr>
          <w:delText xml:space="preserve"> </w:delText>
        </w:r>
        <w:r w:rsidDel="00B278D5">
          <w:rPr>
            <w:sz w:val="20"/>
          </w:rPr>
          <w:delText>the</w:delText>
        </w:r>
        <w:r w:rsidDel="00B278D5">
          <w:rPr>
            <w:spacing w:val="10"/>
            <w:sz w:val="20"/>
          </w:rPr>
          <w:delText xml:space="preserve"> </w:delText>
        </w:r>
        <w:r w:rsidDel="00B278D5">
          <w:rPr>
            <w:sz w:val="20"/>
          </w:rPr>
          <w:delText>tool</w:delText>
        </w:r>
        <w:r w:rsidDel="00B278D5">
          <w:rPr>
            <w:spacing w:val="11"/>
            <w:sz w:val="20"/>
          </w:rPr>
          <w:delText xml:space="preserve"> </w:delText>
        </w:r>
        <w:r w:rsidDel="00B278D5">
          <w:rPr>
            <w:sz w:val="20"/>
          </w:rPr>
          <w:delText>reports</w:delText>
        </w:r>
        <w:r w:rsidDel="00B278D5">
          <w:rPr>
            <w:spacing w:val="10"/>
            <w:sz w:val="20"/>
          </w:rPr>
          <w:delText xml:space="preserve"> </w:delText>
        </w:r>
        <w:r w:rsidDel="00B278D5">
          <w:rPr>
            <w:sz w:val="20"/>
          </w:rPr>
          <w:delText>only</w:delText>
        </w:r>
        <w:r w:rsidDel="00B278D5">
          <w:rPr>
            <w:spacing w:val="11"/>
            <w:sz w:val="20"/>
          </w:rPr>
          <w:delText xml:space="preserve"> </w:delText>
        </w:r>
        <w:r w:rsidDel="00B278D5">
          <w:rPr>
            <w:sz w:val="20"/>
          </w:rPr>
          <w:delText>mean/min/max/std).</w:delText>
        </w:r>
        <w:r w:rsidDel="00B278D5">
          <w:rPr>
            <w:spacing w:val="37"/>
            <w:sz w:val="20"/>
          </w:rPr>
          <w:delText xml:space="preserve"> </w:delText>
        </w:r>
        <w:r w:rsidDel="00B278D5">
          <w:rPr>
            <w:sz w:val="20"/>
          </w:rPr>
          <w:delText>One</w:delText>
        </w:r>
        <w:r w:rsidDel="00B278D5">
          <w:rPr>
            <w:spacing w:val="10"/>
            <w:sz w:val="20"/>
          </w:rPr>
          <w:delText xml:space="preserve"> </w:delText>
        </w:r>
        <w:r w:rsidDel="00B278D5">
          <w:rPr>
            <w:spacing w:val="-2"/>
            <w:sz w:val="20"/>
          </w:rPr>
          <w:delText>asymmetry</w:delText>
        </w:r>
        <w:r w:rsidDel="00B278D5">
          <w:rPr>
            <w:rFonts w:ascii="Times New Roman"/>
            <w:sz w:val="20"/>
          </w:rPr>
          <w:tab/>
        </w:r>
        <w:r w:rsidDel="00B278D5">
          <w:rPr>
            <w:rFonts w:ascii="Trebuchet MS"/>
            <w:spacing w:val="-5"/>
            <w:sz w:val="10"/>
          </w:rPr>
          <w:delText>722</w:delText>
        </w:r>
      </w:del>
    </w:p>
    <w:p w14:paraId="04673FEC" w14:textId="290A1647" w:rsidR="00EA1924" w:rsidDel="00B278D5" w:rsidRDefault="00000000">
      <w:pPr>
        <w:tabs>
          <w:tab w:val="left" w:pos="10859"/>
        </w:tabs>
        <w:spacing w:before="30"/>
        <w:ind w:left="2761"/>
        <w:rPr>
          <w:del w:id="761" w:author="Phil Green" w:date="2026-08-30T18:50:00Z" w16du:dateUtc="2026-08-30T16:50:00Z"/>
          <w:rFonts w:ascii="Trebuchet MS"/>
          <w:sz w:val="10"/>
        </w:rPr>
      </w:pPr>
      <w:del w:id="762" w:author="Phil Green" w:date="2026-08-30T18:50:00Z" w16du:dateUtc="2026-08-30T16:50:00Z">
        <w:r w:rsidDel="00B278D5">
          <w:rPr>
            <w:sz w:val="20"/>
          </w:rPr>
          <w:delText>is</w:delText>
        </w:r>
        <w:r w:rsidDel="00B278D5">
          <w:rPr>
            <w:spacing w:val="17"/>
            <w:sz w:val="20"/>
          </w:rPr>
          <w:delText xml:space="preserve"> </w:delText>
        </w:r>
        <w:r w:rsidDel="00B278D5">
          <w:rPr>
            <w:sz w:val="20"/>
          </w:rPr>
          <w:delText>deliberate</w:delText>
        </w:r>
        <w:r w:rsidDel="00B278D5">
          <w:rPr>
            <w:spacing w:val="18"/>
            <w:sz w:val="20"/>
          </w:rPr>
          <w:delText xml:space="preserve"> </w:delText>
        </w:r>
        <w:r w:rsidDel="00B278D5">
          <w:rPr>
            <w:sz w:val="20"/>
          </w:rPr>
          <w:delText>in</w:delText>
        </w:r>
        <w:r w:rsidDel="00B278D5">
          <w:rPr>
            <w:spacing w:val="18"/>
            <w:sz w:val="20"/>
          </w:rPr>
          <w:delText xml:space="preserve"> </w:delText>
        </w:r>
        <w:r w:rsidDel="00B278D5">
          <w:rPr>
            <w:sz w:val="20"/>
          </w:rPr>
          <w:delText>that</w:delText>
        </w:r>
        <w:r w:rsidDel="00B278D5">
          <w:rPr>
            <w:spacing w:val="18"/>
            <w:sz w:val="20"/>
          </w:rPr>
          <w:delText xml:space="preserve"> </w:delText>
        </w:r>
        <w:r w:rsidDel="00B278D5">
          <w:rPr>
            <w:sz w:val="20"/>
          </w:rPr>
          <w:delText>comparison:</w:delText>
        </w:r>
        <w:r w:rsidDel="00B278D5">
          <w:rPr>
            <w:spacing w:val="46"/>
            <w:sz w:val="20"/>
          </w:rPr>
          <w:delText xml:space="preserve"> </w:delText>
        </w:r>
        <w:r w:rsidDel="00B278D5">
          <w:rPr>
            <w:sz w:val="20"/>
          </w:rPr>
          <w:delText>our</w:delText>
        </w:r>
        <w:r w:rsidDel="00B278D5">
          <w:rPr>
            <w:spacing w:val="18"/>
            <w:sz w:val="20"/>
          </w:rPr>
          <w:delText xml:space="preserve"> </w:delText>
        </w:r>
        <w:r w:rsidDel="00B278D5">
          <w:rPr>
            <w:sz w:val="20"/>
          </w:rPr>
          <w:delText>cross-validated</w:delText>
        </w:r>
        <w:r w:rsidDel="00B278D5">
          <w:rPr>
            <w:spacing w:val="18"/>
            <w:sz w:val="20"/>
          </w:rPr>
          <w:delText xml:space="preserve"> </w:delText>
        </w:r>
        <w:r w:rsidDel="00B278D5">
          <w:rPr>
            <w:sz w:val="20"/>
          </w:rPr>
          <w:delText>series</w:delText>
        </w:r>
        <w:r w:rsidDel="00B278D5">
          <w:rPr>
            <w:spacing w:val="18"/>
            <w:sz w:val="20"/>
          </w:rPr>
          <w:delText xml:space="preserve"> </w:delText>
        </w:r>
        <w:r w:rsidDel="00B278D5">
          <w:rPr>
            <w:sz w:val="20"/>
          </w:rPr>
          <w:delText>is</w:delText>
        </w:r>
        <w:r w:rsidDel="00B278D5">
          <w:rPr>
            <w:spacing w:val="18"/>
            <w:sz w:val="20"/>
          </w:rPr>
          <w:delText xml:space="preserve"> </w:delText>
        </w:r>
        <w:r w:rsidDel="00B278D5">
          <w:rPr>
            <w:sz w:val="20"/>
          </w:rPr>
          <w:delText>computed</w:delText>
        </w:r>
        <w:r w:rsidDel="00B278D5">
          <w:rPr>
            <w:spacing w:val="18"/>
            <w:sz w:val="20"/>
          </w:rPr>
          <w:delText xml:space="preserve"> </w:delText>
        </w:r>
        <w:r w:rsidDel="00B278D5">
          <w:rPr>
            <w:sz w:val="20"/>
          </w:rPr>
          <w:delText>over</w:delText>
        </w:r>
        <w:r w:rsidDel="00B278D5">
          <w:rPr>
            <w:spacing w:val="18"/>
            <w:sz w:val="20"/>
          </w:rPr>
          <w:delText xml:space="preserve"> </w:delText>
        </w:r>
        <w:r w:rsidDel="00B278D5">
          <w:rPr>
            <w:sz w:val="20"/>
          </w:rPr>
          <w:delText>the</w:delText>
        </w:r>
        <w:r w:rsidDel="00B278D5">
          <w:rPr>
            <w:spacing w:val="18"/>
            <w:sz w:val="20"/>
          </w:rPr>
          <w:delText xml:space="preserve"> </w:delText>
        </w:r>
        <w:r w:rsidDel="00B278D5">
          <w:rPr>
            <w:spacing w:val="-2"/>
            <w:sz w:val="20"/>
          </w:rPr>
          <w:delText>1,588</w:delText>
        </w:r>
        <w:r w:rsidDel="00B278D5">
          <w:rPr>
            <w:rFonts w:ascii="Times New Roman"/>
            <w:sz w:val="20"/>
          </w:rPr>
          <w:tab/>
        </w:r>
        <w:r w:rsidDel="00B278D5">
          <w:rPr>
            <w:rFonts w:ascii="Trebuchet MS"/>
            <w:spacing w:val="-5"/>
            <w:sz w:val="10"/>
          </w:rPr>
          <w:delText>723</w:delText>
        </w:r>
      </w:del>
    </w:p>
    <w:p w14:paraId="080BEF91" w14:textId="0B5B68CF" w:rsidR="00EA1924" w:rsidDel="00B278D5" w:rsidRDefault="00000000">
      <w:pPr>
        <w:tabs>
          <w:tab w:val="left" w:pos="10859"/>
        </w:tabs>
        <w:spacing w:before="30"/>
        <w:ind w:left="2761"/>
        <w:rPr>
          <w:del w:id="763" w:author="Phil Green" w:date="2026-08-30T18:50:00Z" w16du:dateUtc="2026-08-30T16:50:00Z"/>
          <w:rFonts w:ascii="Trebuchet MS" w:hAnsi="Trebuchet MS"/>
          <w:sz w:val="10"/>
        </w:rPr>
      </w:pPr>
      <w:del w:id="764" w:author="Phil Green" w:date="2026-08-30T18:50:00Z" w16du:dateUtc="2026-08-30T16:50:00Z">
        <w:r w:rsidDel="00B278D5">
          <w:rPr>
            <w:sz w:val="20"/>
          </w:rPr>
          <w:delText>analyzed</w:delText>
        </w:r>
        <w:r w:rsidDel="00B278D5">
          <w:rPr>
            <w:spacing w:val="8"/>
            <w:sz w:val="20"/>
          </w:rPr>
          <w:delText xml:space="preserve"> </w:delText>
        </w:r>
        <w:r w:rsidDel="00B278D5">
          <w:rPr>
            <w:sz w:val="20"/>
          </w:rPr>
          <w:delText>rows,</w:delText>
        </w:r>
        <w:r w:rsidDel="00B278D5">
          <w:rPr>
            <w:spacing w:val="9"/>
            <w:sz w:val="20"/>
          </w:rPr>
          <w:delText xml:space="preserve"> </w:delText>
        </w:r>
        <w:r w:rsidDel="00B278D5">
          <w:rPr>
            <w:sz w:val="20"/>
          </w:rPr>
          <w:delText>whereas</w:delText>
        </w:r>
        <w:r w:rsidDel="00B278D5">
          <w:rPr>
            <w:spacing w:val="9"/>
            <w:sz w:val="20"/>
          </w:rPr>
          <w:delText xml:space="preserve"> </w:delText>
        </w:r>
        <w:r w:rsidDel="00B278D5">
          <w:rPr>
            <w:sz w:val="20"/>
          </w:rPr>
          <w:delText>the</w:delText>
        </w:r>
        <w:r w:rsidDel="00B278D5">
          <w:rPr>
            <w:spacing w:val="8"/>
            <w:sz w:val="20"/>
          </w:rPr>
          <w:delText xml:space="preserve"> </w:delText>
        </w:r>
        <w:r w:rsidDel="00B278D5">
          <w:rPr>
            <w:sz w:val="20"/>
          </w:rPr>
          <w:delText>tool’s</w:delText>
        </w:r>
        <w:r w:rsidDel="00B278D5">
          <w:rPr>
            <w:spacing w:val="8"/>
            <w:sz w:val="20"/>
          </w:rPr>
          <w:delText xml:space="preserve"> </w:delText>
        </w:r>
        <w:r w:rsidDel="00B278D5">
          <w:rPr>
            <w:sz w:val="20"/>
          </w:rPr>
          <w:delText>in-sample</w:delText>
        </w:r>
        <w:r w:rsidDel="00B278D5">
          <w:rPr>
            <w:spacing w:val="9"/>
            <w:sz w:val="20"/>
          </w:rPr>
          <w:delText xml:space="preserve"> </w:delText>
        </w:r>
        <w:r w:rsidDel="00B278D5">
          <w:rPr>
            <w:sz w:val="20"/>
          </w:rPr>
          <w:delText>statistics</w:delText>
        </w:r>
        <w:r w:rsidDel="00B278D5">
          <w:rPr>
            <w:spacing w:val="8"/>
            <w:sz w:val="20"/>
          </w:rPr>
          <w:delText xml:space="preserve"> </w:delText>
        </w:r>
        <w:r w:rsidDel="00B278D5">
          <w:rPr>
            <w:sz w:val="20"/>
          </w:rPr>
          <w:delText>are</w:delText>
        </w:r>
        <w:r w:rsidDel="00B278D5">
          <w:rPr>
            <w:spacing w:val="8"/>
            <w:sz w:val="20"/>
          </w:rPr>
          <w:delText xml:space="preserve"> </w:delText>
        </w:r>
        <w:r w:rsidDel="00B278D5">
          <w:rPr>
            <w:sz w:val="20"/>
          </w:rPr>
          <w:delText>fitted</w:delText>
        </w:r>
        <w:r w:rsidDel="00B278D5">
          <w:rPr>
            <w:spacing w:val="9"/>
            <w:sz w:val="20"/>
          </w:rPr>
          <w:delText xml:space="preserve"> </w:delText>
        </w:r>
        <w:r w:rsidDel="00B278D5">
          <w:rPr>
            <w:sz w:val="20"/>
          </w:rPr>
          <w:delText>over</w:delText>
        </w:r>
        <w:r w:rsidDel="00B278D5">
          <w:rPr>
            <w:spacing w:val="8"/>
            <w:sz w:val="20"/>
          </w:rPr>
          <w:delText xml:space="preserve"> </w:delText>
        </w:r>
        <w:r w:rsidDel="00B278D5">
          <w:rPr>
            <w:sz w:val="20"/>
          </w:rPr>
          <w:delText>all</w:delText>
        </w:r>
        <w:r w:rsidDel="00B278D5">
          <w:rPr>
            <w:spacing w:val="8"/>
            <w:sz w:val="20"/>
          </w:rPr>
          <w:delText xml:space="preserve"> </w:delText>
        </w:r>
        <w:r w:rsidDel="00B278D5">
          <w:rPr>
            <w:sz w:val="20"/>
          </w:rPr>
          <w:delText>1,617</w:delText>
        </w:r>
        <w:r w:rsidDel="00B278D5">
          <w:rPr>
            <w:spacing w:val="9"/>
            <w:sz w:val="20"/>
          </w:rPr>
          <w:delText xml:space="preserve"> </w:delText>
        </w:r>
        <w:r w:rsidDel="00B278D5">
          <w:rPr>
            <w:sz w:val="20"/>
          </w:rPr>
          <w:delText>rows</w:delText>
        </w:r>
        <w:r w:rsidDel="00B278D5">
          <w:rPr>
            <w:spacing w:val="8"/>
            <w:sz w:val="20"/>
          </w:rPr>
          <w:delText xml:space="preserve"> </w:delText>
        </w:r>
        <w:r w:rsidDel="00B278D5">
          <w:rPr>
            <w:sz w:val="20"/>
          </w:rPr>
          <w:delText>as</w:delText>
        </w:r>
        <w:r w:rsidDel="00B278D5">
          <w:rPr>
            <w:spacing w:val="8"/>
            <w:sz w:val="20"/>
          </w:rPr>
          <w:delText xml:space="preserve"> </w:delText>
        </w:r>
        <w:r w:rsidDel="00B278D5">
          <w:rPr>
            <w:spacing w:val="-5"/>
            <w:sz w:val="20"/>
          </w:rPr>
          <w:delText>it</w:delText>
        </w:r>
        <w:r w:rsidDel="00B278D5">
          <w:rPr>
            <w:rFonts w:ascii="Times New Roman" w:hAnsi="Times New Roman"/>
            <w:sz w:val="20"/>
          </w:rPr>
          <w:tab/>
        </w:r>
        <w:r w:rsidDel="00B278D5">
          <w:rPr>
            <w:rFonts w:ascii="Trebuchet MS" w:hAnsi="Trebuchet MS"/>
            <w:spacing w:val="-5"/>
            <w:sz w:val="10"/>
          </w:rPr>
          <w:delText>724</w:delText>
        </w:r>
      </w:del>
    </w:p>
    <w:p w14:paraId="4CF2554F" w14:textId="614F4A56" w:rsidR="00EA1924" w:rsidDel="00B278D5" w:rsidRDefault="00000000">
      <w:pPr>
        <w:tabs>
          <w:tab w:val="left" w:pos="10859"/>
        </w:tabs>
        <w:spacing w:before="30"/>
        <w:ind w:left="2761"/>
        <w:rPr>
          <w:del w:id="765" w:author="Phil Green" w:date="2026-08-30T18:50:00Z" w16du:dateUtc="2026-08-30T16:50:00Z"/>
          <w:rFonts w:ascii="Trebuchet MS"/>
          <w:sz w:val="10"/>
        </w:rPr>
      </w:pPr>
      <w:del w:id="766" w:author="Phil Green" w:date="2026-08-30T18:50:00Z" w16du:dateUtc="2026-08-30T16:50:00Z">
        <w:r w:rsidDel="00B278D5">
          <w:rPr>
            <w:spacing w:val="-4"/>
            <w:sz w:val="20"/>
          </w:rPr>
          <w:delText>loads</w:delText>
        </w:r>
        <w:r w:rsidDel="00B278D5">
          <w:rPr>
            <w:spacing w:val="-2"/>
            <w:sz w:val="20"/>
          </w:rPr>
          <w:delText xml:space="preserve"> </w:delText>
        </w:r>
        <w:r w:rsidDel="00B278D5">
          <w:rPr>
            <w:spacing w:val="-4"/>
            <w:sz w:val="20"/>
          </w:rPr>
          <w:delText>them.</w:delText>
        </w:r>
        <w:r w:rsidDel="00B278D5">
          <w:rPr>
            <w:spacing w:val="15"/>
            <w:sz w:val="20"/>
          </w:rPr>
          <w:delText xml:space="preserve"> </w:delText>
        </w:r>
        <w:r w:rsidDel="00B278D5">
          <w:rPr>
            <w:spacing w:val="-4"/>
            <w:sz w:val="20"/>
          </w:rPr>
          <w:delText>The</w:delText>
        </w:r>
        <w:r w:rsidDel="00B278D5">
          <w:rPr>
            <w:spacing w:val="-3"/>
            <w:sz w:val="20"/>
          </w:rPr>
          <w:delText xml:space="preserve"> </w:delText>
        </w:r>
        <w:r w:rsidDel="00B278D5">
          <w:rPr>
            <w:spacing w:val="-4"/>
            <w:sz w:val="20"/>
          </w:rPr>
          <w:delText>tool</w:delText>
        </w:r>
        <w:r w:rsidDel="00B278D5">
          <w:rPr>
            <w:spacing w:val="-2"/>
            <w:sz w:val="20"/>
          </w:rPr>
          <w:delText xml:space="preserve"> </w:delText>
        </w:r>
        <w:r w:rsidDel="00B278D5">
          <w:rPr>
            <w:spacing w:val="-4"/>
            <w:sz w:val="20"/>
          </w:rPr>
          <w:delText>is</w:delText>
        </w:r>
        <w:r w:rsidDel="00B278D5">
          <w:rPr>
            <w:spacing w:val="-2"/>
            <w:sz w:val="20"/>
          </w:rPr>
          <w:delText xml:space="preserve"> </w:delText>
        </w:r>
        <w:r w:rsidDel="00B278D5">
          <w:rPr>
            <w:spacing w:val="-4"/>
            <w:sz w:val="20"/>
          </w:rPr>
          <w:delText>a</w:delText>
        </w:r>
        <w:r w:rsidDel="00B278D5">
          <w:rPr>
            <w:spacing w:val="-3"/>
            <w:sz w:val="20"/>
          </w:rPr>
          <w:delText xml:space="preserve"> </w:delText>
        </w:r>
        <w:r w:rsidDel="00B278D5">
          <w:rPr>
            <w:spacing w:val="-4"/>
            <w:sz w:val="20"/>
          </w:rPr>
          <w:delText>compiled</w:delText>
        </w:r>
        <w:r w:rsidDel="00B278D5">
          <w:rPr>
            <w:spacing w:val="-2"/>
            <w:sz w:val="20"/>
          </w:rPr>
          <w:delText xml:space="preserve"> </w:delText>
        </w:r>
        <w:r w:rsidDel="00B278D5">
          <w:rPr>
            <w:spacing w:val="-4"/>
            <w:sz w:val="20"/>
          </w:rPr>
          <w:delText>external</w:delText>
        </w:r>
        <w:r w:rsidDel="00B278D5">
          <w:rPr>
            <w:spacing w:val="-2"/>
            <w:sz w:val="20"/>
          </w:rPr>
          <w:delText xml:space="preserve"> </w:delText>
        </w:r>
        <w:r w:rsidDel="00B278D5">
          <w:rPr>
            <w:spacing w:val="-4"/>
            <w:sz w:val="20"/>
          </w:rPr>
          <w:delText>application</w:delText>
        </w:r>
        <w:r w:rsidDel="00B278D5">
          <w:rPr>
            <w:spacing w:val="-2"/>
            <w:sz w:val="20"/>
          </w:rPr>
          <w:delText xml:space="preserve"> </w:delText>
        </w:r>
        <w:r w:rsidDel="00B278D5">
          <w:rPr>
            <w:spacing w:val="-4"/>
            <w:sz w:val="20"/>
          </w:rPr>
          <w:delText>that</w:delText>
        </w:r>
        <w:r w:rsidDel="00B278D5">
          <w:rPr>
            <w:spacing w:val="-3"/>
            <w:sz w:val="20"/>
          </w:rPr>
          <w:delText xml:space="preserve"> </w:delText>
        </w:r>
        <w:r w:rsidDel="00B278D5">
          <w:rPr>
            <w:spacing w:val="-4"/>
            <w:sz w:val="20"/>
          </w:rPr>
          <w:delText>cannot</w:delText>
        </w:r>
        <w:r w:rsidDel="00B278D5">
          <w:rPr>
            <w:spacing w:val="-2"/>
            <w:sz w:val="20"/>
          </w:rPr>
          <w:delText xml:space="preserve"> </w:delText>
        </w:r>
        <w:r w:rsidDel="00B278D5">
          <w:rPr>
            <w:spacing w:val="-4"/>
            <w:sz w:val="20"/>
          </w:rPr>
          <w:delText>be</w:delText>
        </w:r>
        <w:r w:rsidDel="00B278D5">
          <w:rPr>
            <w:spacing w:val="-2"/>
            <w:sz w:val="20"/>
          </w:rPr>
          <w:delText xml:space="preserve"> </w:delText>
        </w:r>
        <w:r w:rsidDel="00B278D5">
          <w:rPr>
            <w:spacing w:val="-4"/>
            <w:sz w:val="20"/>
          </w:rPr>
          <w:delText>re-run</w:delText>
        </w:r>
        <w:r w:rsidDel="00B278D5">
          <w:rPr>
            <w:spacing w:val="-2"/>
            <w:sz w:val="20"/>
          </w:rPr>
          <w:delText xml:space="preserve"> </w:delText>
        </w:r>
        <w:r w:rsidDel="00B278D5">
          <w:rPr>
            <w:spacing w:val="-4"/>
            <w:sz w:val="20"/>
          </w:rPr>
          <w:delText>under</w:delText>
        </w:r>
        <w:r w:rsidDel="00B278D5">
          <w:rPr>
            <w:spacing w:val="-2"/>
            <w:sz w:val="20"/>
          </w:rPr>
          <w:delText xml:space="preserve"> </w:delText>
        </w:r>
        <w:r w:rsidDel="00B278D5">
          <w:rPr>
            <w:spacing w:val="-4"/>
            <w:sz w:val="20"/>
          </w:rPr>
          <w:delText>our</w:delText>
        </w:r>
        <w:r w:rsidDel="00B278D5">
          <w:rPr>
            <w:spacing w:val="-3"/>
            <w:sz w:val="20"/>
          </w:rPr>
          <w:delText xml:space="preserve"> </w:delText>
        </w:r>
        <w:r w:rsidDel="00B278D5">
          <w:rPr>
            <w:spacing w:val="-4"/>
            <w:sz w:val="20"/>
          </w:rPr>
          <w:delText>load</w:delText>
        </w:r>
        <w:r w:rsidDel="00B278D5">
          <w:rPr>
            <w:rFonts w:ascii="Times New Roman"/>
            <w:sz w:val="20"/>
          </w:rPr>
          <w:tab/>
        </w:r>
        <w:r w:rsidDel="00B278D5">
          <w:rPr>
            <w:rFonts w:ascii="Trebuchet MS"/>
            <w:spacing w:val="-5"/>
            <w:sz w:val="10"/>
          </w:rPr>
          <w:delText>725</w:delText>
        </w:r>
      </w:del>
    </w:p>
    <w:p w14:paraId="07BF840E" w14:textId="73B5C4A4" w:rsidR="00EA1924" w:rsidDel="00B278D5" w:rsidRDefault="00000000">
      <w:pPr>
        <w:tabs>
          <w:tab w:val="left" w:pos="10859"/>
        </w:tabs>
        <w:spacing w:before="30"/>
        <w:ind w:left="2755"/>
        <w:rPr>
          <w:del w:id="767" w:author="Phil Green" w:date="2026-08-30T18:50:00Z" w16du:dateUtc="2026-08-30T16:50:00Z"/>
          <w:rFonts w:ascii="Trebuchet MS"/>
          <w:sz w:val="10"/>
        </w:rPr>
      </w:pPr>
      <w:del w:id="768" w:author="Phil Green" w:date="2026-08-30T18:50:00Z" w16du:dateUtc="2026-08-30T16:50:00Z">
        <w:r w:rsidDel="00B278D5">
          <w:rPr>
            <w:sz w:val="20"/>
          </w:rPr>
          <w:delText>policy,</w:delText>
        </w:r>
        <w:r w:rsidDel="00B278D5">
          <w:rPr>
            <w:spacing w:val="1"/>
            <w:sz w:val="20"/>
          </w:rPr>
          <w:delText xml:space="preserve"> </w:delText>
        </w:r>
        <w:r w:rsidDel="00B278D5">
          <w:rPr>
            <w:sz w:val="20"/>
          </w:rPr>
          <w:delText>and</w:delText>
        </w:r>
        <w:r w:rsidDel="00B278D5">
          <w:rPr>
            <w:spacing w:val="2"/>
            <w:sz w:val="20"/>
          </w:rPr>
          <w:delText xml:space="preserve"> </w:delText>
        </w:r>
        <w:r w:rsidDel="00B278D5">
          <w:rPr>
            <w:sz w:val="20"/>
          </w:rPr>
          <w:delText>leaving</w:delText>
        </w:r>
        <w:r w:rsidDel="00B278D5">
          <w:rPr>
            <w:spacing w:val="2"/>
            <w:sz w:val="20"/>
          </w:rPr>
          <w:delText xml:space="preserve"> </w:delText>
        </w:r>
        <w:r w:rsidDel="00B278D5">
          <w:rPr>
            <w:sz w:val="20"/>
          </w:rPr>
          <w:delText>the</w:delText>
        </w:r>
        <w:r w:rsidDel="00B278D5">
          <w:rPr>
            <w:spacing w:val="2"/>
            <w:sz w:val="20"/>
          </w:rPr>
          <w:delText xml:space="preserve"> </w:delText>
        </w:r>
        <w:r w:rsidDel="00B278D5">
          <w:rPr>
            <w:sz w:val="20"/>
          </w:rPr>
          <w:delText>duplicates</w:delText>
        </w:r>
        <w:r w:rsidDel="00B278D5">
          <w:rPr>
            <w:spacing w:val="1"/>
            <w:sz w:val="20"/>
          </w:rPr>
          <w:delText xml:space="preserve"> </w:delText>
        </w:r>
        <w:r w:rsidDel="00B278D5">
          <w:rPr>
            <w:sz w:val="20"/>
          </w:rPr>
          <w:delText>in</w:delText>
        </w:r>
        <w:r w:rsidDel="00B278D5">
          <w:rPr>
            <w:spacing w:val="2"/>
            <w:sz w:val="20"/>
          </w:rPr>
          <w:delText xml:space="preserve"> </w:delText>
        </w:r>
        <w:r w:rsidDel="00B278D5">
          <w:rPr>
            <w:sz w:val="20"/>
          </w:rPr>
          <w:delText>on</w:delText>
        </w:r>
        <w:r w:rsidDel="00B278D5">
          <w:rPr>
            <w:spacing w:val="2"/>
            <w:sz w:val="20"/>
          </w:rPr>
          <w:delText xml:space="preserve"> </w:delText>
        </w:r>
        <w:r w:rsidDel="00B278D5">
          <w:rPr>
            <w:sz w:val="20"/>
          </w:rPr>
          <w:delText>our</w:delText>
        </w:r>
        <w:r w:rsidDel="00B278D5">
          <w:rPr>
            <w:spacing w:val="2"/>
            <w:sz w:val="20"/>
          </w:rPr>
          <w:delText xml:space="preserve"> </w:delText>
        </w:r>
        <w:r w:rsidDel="00B278D5">
          <w:rPr>
            <w:sz w:val="20"/>
          </w:rPr>
          <w:delText>side</w:delText>
        </w:r>
        <w:r w:rsidDel="00B278D5">
          <w:rPr>
            <w:spacing w:val="1"/>
            <w:sz w:val="20"/>
          </w:rPr>
          <w:delText xml:space="preserve"> </w:delText>
        </w:r>
        <w:r w:rsidDel="00B278D5">
          <w:rPr>
            <w:sz w:val="20"/>
          </w:rPr>
          <w:delText>would</w:delText>
        </w:r>
        <w:r w:rsidDel="00B278D5">
          <w:rPr>
            <w:spacing w:val="2"/>
            <w:sz w:val="20"/>
          </w:rPr>
          <w:delText xml:space="preserve"> </w:delText>
        </w:r>
        <w:r w:rsidDel="00B278D5">
          <w:rPr>
            <w:sz w:val="20"/>
          </w:rPr>
          <w:delText>reintroduce</w:delText>
        </w:r>
        <w:r w:rsidDel="00B278D5">
          <w:rPr>
            <w:spacing w:val="2"/>
            <w:sz w:val="20"/>
          </w:rPr>
          <w:delText xml:space="preserve"> </w:delText>
        </w:r>
        <w:r w:rsidDel="00B278D5">
          <w:rPr>
            <w:sz w:val="20"/>
          </w:rPr>
          <w:delText>the</w:delText>
        </w:r>
        <w:r w:rsidDel="00B278D5">
          <w:rPr>
            <w:spacing w:val="2"/>
            <w:sz w:val="20"/>
          </w:rPr>
          <w:delText xml:space="preserve"> </w:delText>
        </w:r>
        <w:r w:rsidDel="00B278D5">
          <w:rPr>
            <w:sz w:val="20"/>
          </w:rPr>
          <w:delText>double-</w:delText>
        </w:r>
        <w:r w:rsidDel="00B278D5">
          <w:rPr>
            <w:spacing w:val="-2"/>
            <w:sz w:val="20"/>
          </w:rPr>
          <w:delText>counting</w:delText>
        </w:r>
        <w:r w:rsidDel="00B278D5">
          <w:rPr>
            <w:rFonts w:ascii="Times New Roman"/>
            <w:sz w:val="20"/>
          </w:rPr>
          <w:tab/>
        </w:r>
        <w:r w:rsidDel="00B278D5">
          <w:rPr>
            <w:rFonts w:ascii="Trebuchet MS"/>
            <w:spacing w:val="-5"/>
            <w:sz w:val="10"/>
          </w:rPr>
          <w:delText>726</w:delText>
        </w:r>
      </w:del>
    </w:p>
    <w:p w14:paraId="5939C415" w14:textId="5AC41564" w:rsidR="00EA1924" w:rsidDel="00B278D5" w:rsidRDefault="00000000">
      <w:pPr>
        <w:tabs>
          <w:tab w:val="left" w:pos="10859"/>
        </w:tabs>
        <w:spacing w:before="30"/>
        <w:ind w:left="2761"/>
        <w:rPr>
          <w:del w:id="769" w:author="Phil Green" w:date="2026-08-30T18:50:00Z" w16du:dateUtc="2026-08-30T16:50:00Z"/>
          <w:rFonts w:ascii="Trebuchet MS" w:hAnsi="Trebuchet MS"/>
          <w:sz w:val="10"/>
        </w:rPr>
      </w:pPr>
      <w:del w:id="770" w:author="Phil Green" w:date="2026-08-30T18:50:00Z" w16du:dateUtc="2026-08-30T16:50:00Z">
        <w:r w:rsidDel="00B278D5">
          <w:rPr>
            <w:sz w:val="20"/>
          </w:rPr>
          <w:delText>into</w:delText>
        </w:r>
        <w:r w:rsidDel="00B278D5">
          <w:rPr>
            <w:spacing w:val="-5"/>
            <w:sz w:val="20"/>
          </w:rPr>
          <w:delText xml:space="preserve"> </w:delText>
        </w:r>
        <w:r w:rsidDel="00B278D5">
          <w:rPr>
            <w:sz w:val="20"/>
          </w:rPr>
          <w:delText>a</w:delText>
        </w:r>
        <w:r w:rsidDel="00B278D5">
          <w:rPr>
            <w:spacing w:val="-3"/>
            <w:sz w:val="20"/>
          </w:rPr>
          <w:delText xml:space="preserve"> </w:delText>
        </w:r>
        <w:r w:rsidDel="00B278D5">
          <w:rPr>
            <w:sz w:val="20"/>
          </w:rPr>
          <w:delText>reported</w:delText>
        </w:r>
        <w:r w:rsidDel="00B278D5">
          <w:rPr>
            <w:spacing w:val="-2"/>
            <w:sz w:val="20"/>
          </w:rPr>
          <w:delText xml:space="preserve"> </w:delText>
        </w:r>
        <w:r w:rsidDel="00B278D5">
          <w:rPr>
            <w:sz w:val="20"/>
          </w:rPr>
          <w:delText>number.</w:delText>
        </w:r>
        <w:r w:rsidDel="00B278D5">
          <w:rPr>
            <w:spacing w:val="9"/>
            <w:sz w:val="20"/>
          </w:rPr>
          <w:delText xml:space="preserve"> </w:delText>
        </w:r>
        <w:r w:rsidDel="00B278D5">
          <w:rPr>
            <w:sz w:val="20"/>
          </w:rPr>
          <w:delText>Our</w:delText>
        </w:r>
        <w:r w:rsidDel="00B278D5">
          <w:rPr>
            <w:spacing w:val="-3"/>
            <w:sz w:val="20"/>
          </w:rPr>
          <w:delText xml:space="preserve"> </w:delText>
        </w:r>
        <w:r w:rsidDel="00B278D5">
          <w:rPr>
            <w:sz w:val="20"/>
          </w:rPr>
          <w:delText>out-of-sample</w:delText>
        </w:r>
        <w:r w:rsidDel="00B278D5">
          <w:rPr>
            <w:spacing w:val="-3"/>
            <w:sz w:val="20"/>
          </w:rPr>
          <w:delText xml:space="preserve"> </w:delText>
        </w:r>
        <w:r w:rsidDel="00B278D5">
          <w:rPr>
            <w:sz w:val="20"/>
          </w:rPr>
          <w:delText>errors</w:delText>
        </w:r>
        <w:r w:rsidDel="00B278D5">
          <w:rPr>
            <w:spacing w:val="-2"/>
            <w:sz w:val="20"/>
          </w:rPr>
          <w:delText xml:space="preserve"> </w:delText>
        </w:r>
        <w:r w:rsidDel="00B278D5">
          <w:rPr>
            <w:sz w:val="20"/>
          </w:rPr>
          <w:delText>thus</w:delText>
        </w:r>
        <w:r w:rsidDel="00B278D5">
          <w:rPr>
            <w:spacing w:val="-2"/>
            <w:sz w:val="20"/>
          </w:rPr>
          <w:delText xml:space="preserve"> </w:delText>
        </w:r>
        <w:r w:rsidDel="00B278D5">
          <w:rPr>
            <w:sz w:val="20"/>
          </w:rPr>
          <w:delText>match</w:delText>
        </w:r>
        <w:r w:rsidDel="00B278D5">
          <w:rPr>
            <w:spacing w:val="-3"/>
            <w:sz w:val="20"/>
          </w:rPr>
          <w:delText xml:space="preserve"> </w:delText>
        </w:r>
        <w:r w:rsidDel="00B278D5">
          <w:rPr>
            <w:sz w:val="20"/>
          </w:rPr>
          <w:delText>or</w:delText>
        </w:r>
        <w:r w:rsidDel="00B278D5">
          <w:rPr>
            <w:spacing w:val="-3"/>
            <w:sz w:val="20"/>
          </w:rPr>
          <w:delText xml:space="preserve"> </w:delText>
        </w:r>
        <w:r w:rsidDel="00B278D5">
          <w:rPr>
            <w:sz w:val="20"/>
          </w:rPr>
          <w:delText>beat</w:delText>
        </w:r>
        <w:r w:rsidDel="00B278D5">
          <w:rPr>
            <w:spacing w:val="-3"/>
            <w:sz w:val="20"/>
          </w:rPr>
          <w:delText xml:space="preserve"> </w:delText>
        </w:r>
        <w:r w:rsidDel="00B278D5">
          <w:rPr>
            <w:sz w:val="20"/>
          </w:rPr>
          <w:delText>the</w:delText>
        </w:r>
        <w:r w:rsidDel="00B278D5">
          <w:rPr>
            <w:spacing w:val="-3"/>
            <w:sz w:val="20"/>
          </w:rPr>
          <w:delText xml:space="preserve"> </w:delText>
        </w:r>
        <w:r w:rsidDel="00B278D5">
          <w:rPr>
            <w:sz w:val="20"/>
          </w:rPr>
          <w:delText>tool’s</w:delText>
        </w:r>
        <w:r w:rsidDel="00B278D5">
          <w:rPr>
            <w:spacing w:val="-1"/>
            <w:sz w:val="20"/>
          </w:rPr>
          <w:delText xml:space="preserve"> </w:delText>
        </w:r>
        <w:r w:rsidDel="00B278D5">
          <w:rPr>
            <w:sz w:val="20"/>
          </w:rPr>
          <w:delText>in-</w:delText>
        </w:r>
        <w:r w:rsidDel="00B278D5">
          <w:rPr>
            <w:spacing w:val="-2"/>
            <w:sz w:val="20"/>
          </w:rPr>
          <w:delText>sample</w:delText>
        </w:r>
        <w:r w:rsidDel="00B278D5">
          <w:rPr>
            <w:rFonts w:ascii="Times New Roman" w:hAnsi="Times New Roman"/>
            <w:sz w:val="20"/>
          </w:rPr>
          <w:tab/>
        </w:r>
        <w:r w:rsidDel="00B278D5">
          <w:rPr>
            <w:rFonts w:ascii="Trebuchet MS" w:hAnsi="Trebuchet MS"/>
            <w:spacing w:val="-5"/>
            <w:sz w:val="10"/>
          </w:rPr>
          <w:delText>727</w:delText>
        </w:r>
      </w:del>
    </w:p>
    <w:p w14:paraId="18243FE9" w14:textId="23CBA044" w:rsidR="00EA1924" w:rsidRDefault="00000000">
      <w:pPr>
        <w:tabs>
          <w:tab w:val="left" w:pos="10859"/>
        </w:tabs>
        <w:spacing w:before="22"/>
        <w:ind w:left="2761"/>
        <w:rPr>
          <w:rFonts w:ascii="Trebuchet MS"/>
          <w:sz w:val="10"/>
        </w:rPr>
      </w:pPr>
      <w:del w:id="771" w:author="Phil Green" w:date="2026-08-30T18:50:00Z" w16du:dateUtc="2026-08-30T16:50:00Z">
        <w:r w:rsidDel="00B278D5">
          <w:rPr>
            <w:sz w:val="20"/>
          </w:rPr>
          <w:delText>fit</w:delText>
        </w:r>
        <w:r w:rsidDel="00B278D5">
          <w:rPr>
            <w:spacing w:val="-2"/>
            <w:sz w:val="20"/>
          </w:rPr>
          <w:delText xml:space="preserve"> </w:delText>
        </w:r>
        <w:r w:rsidDel="00B278D5">
          <w:rPr>
            <w:sz w:val="20"/>
          </w:rPr>
          <w:delText>on</w:delText>
        </w:r>
        <w:r w:rsidDel="00B278D5">
          <w:rPr>
            <w:spacing w:val="-1"/>
            <w:sz w:val="20"/>
          </w:rPr>
          <w:delText xml:space="preserve"> </w:delText>
        </w:r>
        <w:r w:rsidDel="00B278D5">
          <w:rPr>
            <w:sz w:val="20"/>
          </w:rPr>
          <w:delText>byte-identical</w:delText>
        </w:r>
        <w:r w:rsidDel="00B278D5">
          <w:rPr>
            <w:spacing w:val="-2"/>
            <w:sz w:val="20"/>
          </w:rPr>
          <w:delText xml:space="preserve"> </w:delText>
        </w:r>
        <w:r w:rsidDel="00B278D5">
          <w:rPr>
            <w:sz w:val="20"/>
          </w:rPr>
          <w:delText>data</w:delText>
        </w:r>
        <w:r w:rsidDel="00B278D5">
          <w:rPr>
            <w:spacing w:val="-1"/>
            <w:sz w:val="20"/>
          </w:rPr>
          <w:delText xml:space="preserve"> </w:delText>
        </w:r>
        <w:r w:rsidDel="00B278D5">
          <w:rPr>
            <w:sz w:val="20"/>
          </w:rPr>
          <w:delText>at</w:delText>
        </w:r>
        <w:r w:rsidDel="00B278D5">
          <w:rPr>
            <w:spacing w:val="2"/>
            <w:sz w:val="20"/>
          </w:rPr>
          <w:delText xml:space="preserve"> </w:delText>
        </w:r>
        <w:r w:rsidDel="00B278D5">
          <w:rPr>
            <w:i/>
            <w:sz w:val="20"/>
          </w:rPr>
          <w:delText>n</w:delText>
        </w:r>
        <w:r w:rsidDel="00B278D5">
          <w:rPr>
            <w:i/>
            <w:spacing w:val="9"/>
            <w:sz w:val="20"/>
          </w:rPr>
          <w:delText xml:space="preserve"> </w:delText>
        </w:r>
        <w:r w:rsidDel="00B278D5">
          <w:rPr>
            <w:rFonts w:ascii="Tahoma"/>
            <w:sz w:val="20"/>
          </w:rPr>
          <w:delText>=</w:delText>
        </w:r>
        <w:r w:rsidDel="00B278D5">
          <w:rPr>
            <w:rFonts w:ascii="Tahoma"/>
            <w:spacing w:val="-5"/>
            <w:sz w:val="20"/>
          </w:rPr>
          <w:delText xml:space="preserve"> </w:delText>
        </w:r>
        <w:r w:rsidDel="00B278D5">
          <w:rPr>
            <w:sz w:val="20"/>
          </w:rPr>
          <w:delText>4</w:delText>
        </w:r>
        <w:r w:rsidDel="00B278D5">
          <w:rPr>
            <w:spacing w:val="-2"/>
            <w:sz w:val="20"/>
          </w:rPr>
          <w:delText xml:space="preserve"> </w:delText>
        </w:r>
        <w:r w:rsidDel="00B278D5">
          <w:rPr>
            <w:sz w:val="20"/>
          </w:rPr>
          <w:delText>and</w:delText>
        </w:r>
        <w:r w:rsidDel="00B278D5">
          <w:rPr>
            <w:spacing w:val="-1"/>
            <w:sz w:val="20"/>
          </w:rPr>
          <w:delText xml:space="preserve"> </w:delText>
        </w:r>
        <w:r w:rsidDel="00B278D5">
          <w:rPr>
            <w:sz w:val="20"/>
          </w:rPr>
          <w:delText>at</w:delText>
        </w:r>
        <w:r w:rsidDel="00B278D5">
          <w:rPr>
            <w:spacing w:val="2"/>
            <w:sz w:val="20"/>
          </w:rPr>
          <w:delText xml:space="preserve"> </w:delText>
        </w:r>
        <w:r w:rsidDel="00B278D5">
          <w:rPr>
            <w:i/>
            <w:sz w:val="20"/>
          </w:rPr>
          <w:delText>n</w:delText>
        </w:r>
        <w:r w:rsidDel="00B278D5">
          <w:rPr>
            <w:i/>
            <w:spacing w:val="9"/>
            <w:sz w:val="20"/>
          </w:rPr>
          <w:delText xml:space="preserve"> </w:delText>
        </w:r>
        <w:r w:rsidDel="00B278D5">
          <w:rPr>
            <w:rFonts w:ascii="Tahoma"/>
            <w:sz w:val="20"/>
          </w:rPr>
          <w:delText>=</w:delText>
        </w:r>
        <w:r w:rsidDel="00B278D5">
          <w:rPr>
            <w:rFonts w:ascii="Tahoma"/>
            <w:spacing w:val="-5"/>
            <w:sz w:val="20"/>
          </w:rPr>
          <w:delText xml:space="preserve"> </w:delText>
        </w:r>
        <w:r w:rsidDel="00B278D5">
          <w:rPr>
            <w:spacing w:val="-5"/>
            <w:sz w:val="20"/>
          </w:rPr>
          <w:delText>7.</w:delText>
        </w:r>
      </w:del>
      <w:r>
        <w:rPr>
          <w:rFonts w:ascii="Times New Roman"/>
          <w:sz w:val="20"/>
        </w:rPr>
        <w:tab/>
      </w:r>
      <w:r>
        <w:rPr>
          <w:rFonts w:ascii="Trebuchet MS"/>
          <w:spacing w:val="-5"/>
          <w:sz w:val="10"/>
        </w:rPr>
        <w:t>728</w:t>
      </w:r>
    </w:p>
    <w:p w14:paraId="41B47ECC" w14:textId="77777777" w:rsidR="00EA1924" w:rsidRDefault="00EA1924">
      <w:pPr>
        <w:rPr>
          <w:rFonts w:ascii="Trebuchet MS"/>
          <w:sz w:val="10"/>
        </w:rPr>
        <w:sectPr w:rsidR="00EA1924">
          <w:pgSz w:w="11910" w:h="16840"/>
          <w:pgMar w:top="1020" w:right="283" w:bottom="760" w:left="566" w:header="685" w:footer="563" w:gutter="0"/>
          <w:cols w:space="720"/>
        </w:sectPr>
      </w:pPr>
    </w:p>
    <w:p w14:paraId="447137F1" w14:textId="3C7015E6" w:rsidR="00EA1924" w:rsidRDefault="00000000">
      <w:pPr>
        <w:tabs>
          <w:tab w:val="left" w:pos="10858"/>
        </w:tabs>
        <w:spacing w:before="410" w:line="268" w:lineRule="auto"/>
        <w:ind w:left="2755" w:right="36" w:firstLine="431"/>
        <w:jc w:val="both"/>
        <w:rPr>
          <w:rFonts w:ascii="Trebuchet MS" w:hAnsi="Trebuchet MS"/>
          <w:sz w:val="10"/>
        </w:rPr>
      </w:pPr>
      <w:del w:id="772" w:author="Phil Green" w:date="2026-08-30T18:54:00Z" w16du:dateUtc="2026-08-30T16:54:00Z">
        <w:r w:rsidDel="00B278D5">
          <w:rPr>
            <w:sz w:val="20"/>
          </w:rPr>
          <w:lastRenderedPageBreak/>
          <w:delText xml:space="preserve">That comparison also supplies an independent check on Section </w:delText>
        </w:r>
        <w:r w:rsidDel="00B278D5">
          <w:fldChar w:fldCharType="begin"/>
        </w:r>
        <w:r w:rsidDel="00B278D5">
          <w:delInstrText>HYPERLINK \l "_bookmark18"</w:delInstrText>
        </w:r>
        <w:r w:rsidDel="00B278D5">
          <w:fldChar w:fldCharType="separate"/>
        </w:r>
        <w:r w:rsidDel="00B278D5">
          <w:rPr>
            <w:color w:val="0774B7"/>
            <w:sz w:val="20"/>
          </w:rPr>
          <w:delText>4.5</w:delText>
        </w:r>
        <w:r w:rsidDel="00B278D5">
          <w:fldChar w:fldCharType="end"/>
        </w:r>
        <w:r w:rsidDel="00B278D5">
          <w:rPr>
            <w:sz w:val="20"/>
          </w:rPr>
          <w:delText>, because the</w:delText>
        </w:r>
        <w:r w:rsidDel="00B278D5">
          <w:rPr>
            <w:spacing w:val="80"/>
            <w:sz w:val="20"/>
          </w:rPr>
          <w:delText xml:space="preserve"> </w:delText>
        </w:r>
        <w:r w:rsidDel="00B278D5">
          <w:rPr>
            <w:rFonts w:ascii="Trebuchet MS" w:hAnsi="Trebuchet MS"/>
            <w:sz w:val="10"/>
          </w:rPr>
          <w:delText>729</w:delText>
        </w:r>
        <w:r w:rsidDel="00B278D5">
          <w:rPr>
            <w:rFonts w:ascii="Trebuchet MS" w:hAnsi="Trebuchet MS"/>
            <w:spacing w:val="40"/>
            <w:sz w:val="10"/>
          </w:rPr>
          <w:delText xml:space="preserve"> </w:delText>
        </w:r>
        <w:r w:rsidDel="00B278D5">
          <w:rPr>
            <w:sz w:val="20"/>
          </w:rPr>
          <w:delText>external tool fits its polynomial in CIELAB rather than in XYZ, which is why its “same</w:delText>
        </w:r>
        <w:r w:rsidDel="00B278D5">
          <w:rPr>
            <w:spacing w:val="80"/>
            <w:w w:val="150"/>
            <w:sz w:val="20"/>
          </w:rPr>
          <w:delText xml:space="preserve"> </w:delText>
        </w:r>
        <w:r w:rsidDel="00B278D5">
          <w:rPr>
            <w:rFonts w:ascii="Trebuchet MS" w:hAnsi="Trebuchet MS"/>
            <w:sz w:val="10"/>
          </w:rPr>
          <w:delText>730</w:delText>
        </w:r>
        <w:r w:rsidDel="00B278D5">
          <w:rPr>
            <w:rFonts w:ascii="Trebuchet MS" w:hAnsi="Trebuchet MS"/>
            <w:spacing w:val="40"/>
            <w:sz w:val="10"/>
          </w:rPr>
          <w:delText xml:space="preserve"> </w:delText>
        </w:r>
        <w:r w:rsidDel="00B278D5">
          <w:rPr>
            <w:sz w:val="20"/>
          </w:rPr>
          <w:delText>model</w:delText>
        </w:r>
        <w:r w:rsidDel="00B278D5">
          <w:rPr>
            <w:spacing w:val="-13"/>
            <w:sz w:val="20"/>
          </w:rPr>
          <w:delText xml:space="preserve"> </w:delText>
        </w:r>
        <w:r w:rsidDel="00B278D5">
          <w:rPr>
            <w:sz w:val="20"/>
          </w:rPr>
          <w:delText>class”</w:delText>
        </w:r>
        <w:r w:rsidDel="00B278D5">
          <w:rPr>
            <w:spacing w:val="-12"/>
            <w:sz w:val="20"/>
          </w:rPr>
          <w:delText xml:space="preserve"> </w:delText>
        </w:r>
        <w:r w:rsidDel="00B278D5">
          <w:rPr>
            <w:sz w:val="20"/>
          </w:rPr>
          <w:delText>counterpart</w:delText>
        </w:r>
        <w:r w:rsidDel="00B278D5">
          <w:rPr>
            <w:spacing w:val="-13"/>
            <w:sz w:val="20"/>
          </w:rPr>
          <w:delText xml:space="preserve"> </w:delText>
        </w:r>
        <w:r w:rsidDel="00B278D5">
          <w:rPr>
            <w:sz w:val="20"/>
          </w:rPr>
          <w:delText>on</w:delText>
        </w:r>
        <w:r w:rsidDel="00B278D5">
          <w:rPr>
            <w:spacing w:val="-12"/>
            <w:sz w:val="20"/>
          </w:rPr>
          <w:delText xml:space="preserve"> </w:delText>
        </w:r>
        <w:r w:rsidDel="00B278D5">
          <w:rPr>
            <w:sz w:val="20"/>
          </w:rPr>
          <w:delText>our</w:delText>
        </w:r>
        <w:r w:rsidDel="00B278D5">
          <w:rPr>
            <w:spacing w:val="-13"/>
            <w:sz w:val="20"/>
          </w:rPr>
          <w:delText xml:space="preserve"> </w:delText>
        </w:r>
        <w:r w:rsidDel="00B278D5">
          <w:rPr>
            <w:sz w:val="20"/>
          </w:rPr>
          <w:delText>side</w:delText>
        </w:r>
        <w:r w:rsidDel="00B278D5">
          <w:rPr>
            <w:spacing w:val="-12"/>
            <w:sz w:val="20"/>
          </w:rPr>
          <w:delText xml:space="preserve"> </w:delText>
        </w:r>
        <w:r w:rsidDel="00B278D5">
          <w:rPr>
            <w:sz w:val="20"/>
          </w:rPr>
          <w:delText>is</w:delText>
        </w:r>
        <w:r w:rsidDel="00B278D5">
          <w:rPr>
            <w:spacing w:val="-13"/>
            <w:sz w:val="20"/>
          </w:rPr>
          <w:delText xml:space="preserve"> </w:delText>
        </w:r>
        <w:r w:rsidDel="00B278D5">
          <w:rPr>
            <w:sz w:val="20"/>
          </w:rPr>
          <w:delText>the</w:delText>
        </w:r>
        <w:r w:rsidDel="00B278D5">
          <w:rPr>
            <w:spacing w:val="-12"/>
            <w:sz w:val="20"/>
          </w:rPr>
          <w:delText xml:space="preserve"> </w:delText>
        </w:r>
        <w:r w:rsidDel="00B278D5">
          <w:rPr>
            <w:sz w:val="20"/>
          </w:rPr>
          <w:delText>degree-4</w:delText>
        </w:r>
        <w:r w:rsidDel="00B278D5">
          <w:rPr>
            <w:spacing w:val="-13"/>
            <w:sz w:val="20"/>
          </w:rPr>
          <w:delText xml:space="preserve"> </w:delText>
        </w:r>
        <w:r w:rsidDel="00B278D5">
          <w:rPr>
            <w:sz w:val="20"/>
          </w:rPr>
          <w:delText>CIELAB</w:delText>
        </w:r>
        <w:r w:rsidDel="00B278D5">
          <w:rPr>
            <w:spacing w:val="-12"/>
            <w:sz w:val="20"/>
          </w:rPr>
          <w:delText xml:space="preserve"> </w:delText>
        </w:r>
        <w:r w:rsidDel="00B278D5">
          <w:rPr>
            <w:sz w:val="20"/>
          </w:rPr>
          <w:delText>fit,</w:delText>
        </w:r>
        <w:r w:rsidDel="00B278D5">
          <w:rPr>
            <w:spacing w:val="-13"/>
            <w:sz w:val="20"/>
          </w:rPr>
          <w:delText xml:space="preserve"> </w:delText>
        </w:r>
        <w:r w:rsidDel="00B278D5">
          <w:rPr>
            <w:sz w:val="20"/>
          </w:rPr>
          <w:delText>and</w:delText>
        </w:r>
        <w:r w:rsidDel="00B278D5">
          <w:rPr>
            <w:spacing w:val="-12"/>
            <w:sz w:val="20"/>
          </w:rPr>
          <w:delText xml:space="preserve"> </w:delText>
        </w:r>
        <w:r w:rsidDel="00B278D5">
          <w:rPr>
            <w:sz w:val="20"/>
          </w:rPr>
          <w:delText>why</w:delText>
        </w:r>
        <w:r w:rsidDel="00B278D5">
          <w:rPr>
            <w:spacing w:val="-13"/>
            <w:sz w:val="20"/>
          </w:rPr>
          <w:delText xml:space="preserve"> </w:delText>
        </w:r>
        <w:r w:rsidDel="00B278D5">
          <w:rPr>
            <w:sz w:val="20"/>
          </w:rPr>
          <w:delText>that</w:delText>
        </w:r>
        <w:r w:rsidDel="00B278D5">
          <w:rPr>
            <w:spacing w:val="-12"/>
            <w:sz w:val="20"/>
          </w:rPr>
          <w:delText xml:space="preserve"> </w:delText>
        </w:r>
        <w:r w:rsidDel="00B278D5">
          <w:rPr>
            <w:sz w:val="20"/>
          </w:rPr>
          <w:delText>fit</w:delText>
        </w:r>
        <w:r w:rsidDel="00B278D5">
          <w:rPr>
            <w:spacing w:val="-13"/>
            <w:sz w:val="20"/>
          </w:rPr>
          <w:delText xml:space="preserve"> </w:delText>
        </w:r>
        <w:r w:rsidDel="00B278D5">
          <w:rPr>
            <w:sz w:val="20"/>
          </w:rPr>
          <w:delText>reproduces</w:delText>
        </w:r>
        <w:r w:rsidDel="00B278D5">
          <w:rPr>
            <w:spacing w:val="23"/>
            <w:sz w:val="20"/>
          </w:rPr>
          <w:delText xml:space="preserve"> </w:delText>
        </w:r>
        <w:r w:rsidDel="00B278D5">
          <w:rPr>
            <w:rFonts w:ascii="Trebuchet MS" w:hAnsi="Trebuchet MS"/>
            <w:sz w:val="10"/>
          </w:rPr>
          <w:delText>731</w:delText>
        </w:r>
        <w:r w:rsidDel="00B278D5">
          <w:rPr>
            <w:rFonts w:ascii="Trebuchet MS" w:hAnsi="Trebuchet MS"/>
            <w:spacing w:val="40"/>
            <w:sz w:val="10"/>
          </w:rPr>
          <w:delText xml:space="preserve"> </w:delText>
        </w:r>
        <w:r w:rsidDel="00B278D5">
          <w:rPr>
            <w:sz w:val="20"/>
          </w:rPr>
          <w:delText xml:space="preserve">the </w:delText>
        </w:r>
        <w:r w:rsidDel="00B278D5">
          <w:rPr>
            <w:rFonts w:ascii="Cambria" w:hAnsi="Cambria"/>
            <w:sz w:val="20"/>
          </w:rPr>
          <w:delText xml:space="preserve">poly4_cbrt </w:delText>
        </w:r>
        <w:r w:rsidDel="00B278D5">
          <w:rPr>
            <w:sz w:val="20"/>
          </w:rPr>
          <w:delText xml:space="preserve">rows of </w:delText>
        </w:r>
        <w:r w:rsidDel="00B278D5">
          <w:rPr>
            <w:rFonts w:ascii="Cambria" w:hAnsi="Cambria"/>
            <w:sz w:val="20"/>
          </w:rPr>
          <w:delText xml:space="preserve">journal/results/*/summary.csv </w:delText>
        </w:r>
        <w:r w:rsidDel="00B278D5">
          <w:rPr>
            <w:sz w:val="20"/>
          </w:rPr>
          <w:delText xml:space="preserve">to within 0.011 in mean </w:delText>
        </w:r>
        <w:r w:rsidDel="00B278D5">
          <w:rPr>
            <w:rFonts w:ascii="Calibri" w:hAnsi="Calibri"/>
            <w:sz w:val="20"/>
          </w:rPr>
          <w:delText>∆</w:delText>
        </w:r>
        <w:r w:rsidDel="00B278D5">
          <w:rPr>
            <w:i/>
            <w:sz w:val="20"/>
          </w:rPr>
          <w:delText>E</w:delText>
        </w:r>
        <w:r w:rsidDel="00B278D5">
          <w:rPr>
            <w:sz w:val="20"/>
            <w:vertAlign w:val="subscript"/>
          </w:rPr>
          <w:delText>00</w:delText>
        </w:r>
        <w:r w:rsidDel="00B278D5">
          <w:rPr>
            <w:spacing w:val="80"/>
            <w:sz w:val="20"/>
          </w:rPr>
          <w:delText xml:space="preserve"> </w:delText>
        </w:r>
        <w:r w:rsidDel="00B278D5">
          <w:rPr>
            <w:rFonts w:ascii="Trebuchet MS" w:hAnsi="Trebuchet MS"/>
            <w:sz w:val="10"/>
          </w:rPr>
          <w:delText>732</w:delText>
        </w:r>
        <w:r w:rsidDel="00B278D5">
          <w:rPr>
            <w:rFonts w:ascii="Trebuchet MS" w:hAnsi="Trebuchet MS"/>
            <w:spacing w:val="40"/>
            <w:sz w:val="10"/>
          </w:rPr>
          <w:delText xml:space="preserve"> </w:delText>
        </w:r>
        <w:r w:rsidDel="00B278D5">
          <w:rPr>
            <w:sz w:val="20"/>
          </w:rPr>
          <w:delText>(0.156/0.153/0.219/0.443 against 0.156/0.153/0.219/0.432, the residual difference being</w:delText>
        </w:r>
        <w:r w:rsidDel="00B278D5">
          <w:rPr>
            <w:spacing w:val="80"/>
            <w:sz w:val="20"/>
          </w:rPr>
          <w:delText xml:space="preserve"> </w:delText>
        </w:r>
        <w:r w:rsidDel="00B278D5">
          <w:rPr>
            <w:rFonts w:ascii="Trebuchet MS" w:hAnsi="Trebuchet MS"/>
            <w:sz w:val="10"/>
          </w:rPr>
          <w:delText>733</w:delText>
        </w:r>
        <w:r w:rsidDel="00B278D5">
          <w:rPr>
            <w:rFonts w:ascii="Trebuchet MS" w:hAnsi="Trebuchet MS"/>
            <w:spacing w:val="40"/>
            <w:sz w:val="10"/>
          </w:rPr>
          <w:delText xml:space="preserve"> </w:delText>
        </w:r>
        <w:r w:rsidDel="00B278D5">
          <w:rPr>
            <w:sz w:val="20"/>
          </w:rPr>
          <w:delText>CIELAB’s</w:delText>
        </w:r>
        <w:r w:rsidDel="00B278D5">
          <w:rPr>
            <w:spacing w:val="-13"/>
            <w:sz w:val="20"/>
          </w:rPr>
          <w:delText xml:space="preserve"> </w:delText>
        </w:r>
        <w:r w:rsidDel="00B278D5">
          <w:rPr>
            <w:sz w:val="20"/>
          </w:rPr>
          <w:delText>linear</w:delText>
        </w:r>
        <w:r w:rsidDel="00B278D5">
          <w:rPr>
            <w:spacing w:val="-12"/>
            <w:sz w:val="20"/>
          </w:rPr>
          <w:delText xml:space="preserve"> </w:delText>
        </w:r>
        <w:r w:rsidDel="00B278D5">
          <w:rPr>
            <w:sz w:val="20"/>
          </w:rPr>
          <w:delText>segment</w:delText>
        </w:r>
        <w:r w:rsidDel="00B278D5">
          <w:rPr>
            <w:spacing w:val="-13"/>
            <w:sz w:val="20"/>
          </w:rPr>
          <w:delText xml:space="preserve"> </w:delText>
        </w:r>
        <w:r w:rsidDel="00B278D5">
          <w:rPr>
            <w:sz w:val="20"/>
          </w:rPr>
          <w:delText>near</w:delText>
        </w:r>
        <w:r w:rsidDel="00B278D5">
          <w:rPr>
            <w:spacing w:val="-12"/>
            <w:sz w:val="20"/>
          </w:rPr>
          <w:delText xml:space="preserve"> </w:delText>
        </w:r>
        <w:r w:rsidDel="00B278D5">
          <w:rPr>
            <w:sz w:val="20"/>
          </w:rPr>
          <w:delText>black).</w:delText>
        </w:r>
        <w:r w:rsidDel="00B278D5">
          <w:rPr>
            <w:spacing w:val="-13"/>
            <w:sz w:val="20"/>
          </w:rPr>
          <w:delText xml:space="preserve"> </w:delText>
        </w:r>
        <w:r w:rsidDel="00B278D5">
          <w:rPr>
            <w:sz w:val="20"/>
          </w:rPr>
          <w:delText>A</w:delText>
        </w:r>
        <w:r w:rsidDel="00B278D5">
          <w:rPr>
            <w:spacing w:val="-12"/>
            <w:sz w:val="20"/>
          </w:rPr>
          <w:delText xml:space="preserve"> </w:delText>
        </w:r>
        <w:r w:rsidDel="00B278D5">
          <w:rPr>
            <w:sz w:val="20"/>
          </w:rPr>
          <w:delText>widely</w:delText>
        </w:r>
        <w:r w:rsidDel="00B278D5">
          <w:rPr>
            <w:spacing w:val="-13"/>
            <w:sz w:val="20"/>
          </w:rPr>
          <w:delText xml:space="preserve"> </w:delText>
        </w:r>
        <w:r w:rsidDel="00B278D5">
          <w:rPr>
            <w:sz w:val="20"/>
          </w:rPr>
          <w:delText>used</w:delText>
        </w:r>
        <w:r w:rsidDel="00B278D5">
          <w:rPr>
            <w:spacing w:val="-12"/>
            <w:sz w:val="20"/>
          </w:rPr>
          <w:delText xml:space="preserve"> </w:delText>
        </w:r>
        <w:r w:rsidDel="00B278D5">
          <w:rPr>
            <w:sz w:val="20"/>
          </w:rPr>
          <w:delText>public</w:delText>
        </w:r>
        <w:r w:rsidDel="00B278D5">
          <w:rPr>
            <w:spacing w:val="-13"/>
            <w:sz w:val="20"/>
          </w:rPr>
          <w:delText xml:space="preserve"> </w:delText>
        </w:r>
        <w:r w:rsidDel="00B278D5">
          <w:rPr>
            <w:sz w:val="20"/>
          </w:rPr>
          <w:delText>characterization</w:delText>
        </w:r>
        <w:r w:rsidDel="00B278D5">
          <w:rPr>
            <w:spacing w:val="-12"/>
            <w:sz w:val="20"/>
          </w:rPr>
          <w:delText xml:space="preserve"> </w:delText>
        </w:r>
        <w:r w:rsidDel="00B278D5">
          <w:rPr>
            <w:sz w:val="20"/>
          </w:rPr>
          <w:delText>tool</w:delText>
        </w:r>
        <w:r w:rsidDel="00B278D5">
          <w:rPr>
            <w:spacing w:val="-13"/>
            <w:sz w:val="20"/>
          </w:rPr>
          <w:delText xml:space="preserve"> </w:delText>
        </w:r>
        <w:r w:rsidDel="00B278D5">
          <w:rPr>
            <w:sz w:val="20"/>
          </w:rPr>
          <w:delText>defaulting</w:delText>
        </w:r>
        <w:r w:rsidDel="00B278D5">
          <w:rPr>
            <w:spacing w:val="59"/>
            <w:w w:val="150"/>
            <w:sz w:val="20"/>
          </w:rPr>
          <w:delText xml:space="preserve"> </w:delText>
        </w:r>
        <w:r w:rsidDel="00B278D5">
          <w:rPr>
            <w:rFonts w:ascii="Trebuchet MS" w:hAnsi="Trebuchet MS"/>
            <w:sz w:val="10"/>
          </w:rPr>
          <w:delText>734</w:delText>
        </w:r>
        <w:r w:rsidDel="00B278D5">
          <w:rPr>
            <w:rFonts w:ascii="Trebuchet MS" w:hAnsi="Trebuchet MS"/>
            <w:spacing w:val="40"/>
            <w:sz w:val="10"/>
          </w:rPr>
          <w:delText xml:space="preserve"> </w:delText>
        </w:r>
        <w:r w:rsidDel="00B278D5">
          <w:rPr>
            <w:sz w:val="20"/>
          </w:rPr>
          <w:delText>to</w:delText>
        </w:r>
        <w:r w:rsidDel="00B278D5">
          <w:rPr>
            <w:spacing w:val="9"/>
            <w:sz w:val="20"/>
          </w:rPr>
          <w:delText xml:space="preserve"> </w:delText>
        </w:r>
        <w:r w:rsidDel="00B278D5">
          <w:rPr>
            <w:sz w:val="20"/>
          </w:rPr>
          <w:delText>a</w:delText>
        </w:r>
        <w:r w:rsidDel="00B278D5">
          <w:rPr>
            <w:spacing w:val="8"/>
            <w:sz w:val="20"/>
          </w:rPr>
          <w:delText xml:space="preserve"> </w:delText>
        </w:r>
        <w:r w:rsidDel="00B278D5">
          <w:rPr>
            <w:sz w:val="20"/>
          </w:rPr>
          <w:delText>CIELAB</w:delText>
        </w:r>
        <w:r w:rsidDel="00B278D5">
          <w:rPr>
            <w:spacing w:val="9"/>
            <w:sz w:val="20"/>
          </w:rPr>
          <w:delText xml:space="preserve"> </w:delText>
        </w:r>
        <w:r w:rsidDel="00B278D5">
          <w:rPr>
            <w:sz w:val="20"/>
          </w:rPr>
          <w:delText>fit</w:delText>
        </w:r>
        <w:r w:rsidDel="00B278D5">
          <w:rPr>
            <w:spacing w:val="8"/>
            <w:sz w:val="20"/>
          </w:rPr>
          <w:delText xml:space="preserve"> </w:delText>
        </w:r>
        <w:r w:rsidDel="00B278D5">
          <w:rPr>
            <w:sz w:val="20"/>
          </w:rPr>
          <w:delText>is</w:delText>
        </w:r>
        <w:r w:rsidDel="00B278D5">
          <w:rPr>
            <w:spacing w:val="9"/>
            <w:sz w:val="20"/>
          </w:rPr>
          <w:delText xml:space="preserve"> </w:delText>
        </w:r>
        <w:r w:rsidDel="00B278D5">
          <w:rPr>
            <w:sz w:val="20"/>
          </w:rPr>
          <w:delText>the</w:delText>
        </w:r>
        <w:r w:rsidDel="00B278D5">
          <w:rPr>
            <w:spacing w:val="8"/>
            <w:sz w:val="20"/>
          </w:rPr>
          <w:delText xml:space="preserve"> </w:delText>
        </w:r>
        <w:r w:rsidDel="00B278D5">
          <w:rPr>
            <w:sz w:val="20"/>
          </w:rPr>
          <w:delText>clearest</w:delText>
        </w:r>
        <w:r w:rsidDel="00B278D5">
          <w:rPr>
            <w:spacing w:val="8"/>
            <w:sz w:val="20"/>
          </w:rPr>
          <w:delText xml:space="preserve"> </w:delText>
        </w:r>
        <w:r w:rsidDel="00B278D5">
          <w:rPr>
            <w:sz w:val="20"/>
          </w:rPr>
          <w:delText>available</w:delText>
        </w:r>
        <w:r w:rsidDel="00B278D5">
          <w:rPr>
            <w:spacing w:val="9"/>
            <w:sz w:val="20"/>
          </w:rPr>
          <w:delText xml:space="preserve"> </w:delText>
        </w:r>
        <w:r w:rsidDel="00B278D5">
          <w:rPr>
            <w:sz w:val="20"/>
          </w:rPr>
          <w:delText>evidence</w:delText>
        </w:r>
        <w:r w:rsidDel="00B278D5">
          <w:rPr>
            <w:spacing w:val="9"/>
            <w:sz w:val="20"/>
          </w:rPr>
          <w:delText xml:space="preserve"> </w:delText>
        </w:r>
        <w:r w:rsidDel="00B278D5">
          <w:rPr>
            <w:sz w:val="20"/>
          </w:rPr>
          <w:delText>that</w:delText>
        </w:r>
        <w:r w:rsidDel="00B278D5">
          <w:rPr>
            <w:spacing w:val="8"/>
            <w:sz w:val="20"/>
          </w:rPr>
          <w:delText xml:space="preserve"> </w:delText>
        </w:r>
        <w:r w:rsidDel="00B278D5">
          <w:rPr>
            <w:sz w:val="20"/>
          </w:rPr>
          <w:delText>the</w:delText>
        </w:r>
        <w:r w:rsidDel="00B278D5">
          <w:rPr>
            <w:spacing w:val="9"/>
            <w:sz w:val="20"/>
          </w:rPr>
          <w:delText xml:space="preserve"> </w:delText>
        </w:r>
        <w:r w:rsidDel="00B278D5">
          <w:rPr>
            <w:sz w:val="20"/>
          </w:rPr>
          <w:delText>space</w:delText>
        </w:r>
        <w:r w:rsidDel="00B278D5">
          <w:rPr>
            <w:spacing w:val="8"/>
            <w:sz w:val="20"/>
          </w:rPr>
          <w:delText xml:space="preserve"> </w:delText>
        </w:r>
        <w:r w:rsidDel="00B278D5">
          <w:rPr>
            <w:sz w:val="20"/>
          </w:rPr>
          <w:delText>correction</w:delText>
        </w:r>
        <w:r w:rsidDel="00B278D5">
          <w:rPr>
            <w:spacing w:val="8"/>
            <w:sz w:val="20"/>
          </w:rPr>
          <w:delText xml:space="preserve"> </w:delText>
        </w:r>
        <w:r w:rsidDel="00B278D5">
          <w:rPr>
            <w:sz w:val="20"/>
          </w:rPr>
          <w:delText>of</w:delText>
        </w:r>
        <w:r w:rsidDel="00B278D5">
          <w:rPr>
            <w:spacing w:val="9"/>
            <w:sz w:val="20"/>
          </w:rPr>
          <w:delText xml:space="preserve"> </w:delText>
        </w:r>
        <w:r w:rsidDel="00B278D5">
          <w:rPr>
            <w:sz w:val="20"/>
          </w:rPr>
          <w:delText>Section</w:delText>
        </w:r>
        <w:r w:rsidDel="00B278D5">
          <w:rPr>
            <w:spacing w:val="8"/>
            <w:sz w:val="20"/>
          </w:rPr>
          <w:delText xml:space="preserve"> </w:delText>
        </w:r>
        <w:r w:rsidDel="00B278D5">
          <w:fldChar w:fldCharType="begin"/>
        </w:r>
        <w:r w:rsidDel="00B278D5">
          <w:delInstrText>HYPERLINK \l "_bookmark18"</w:delInstrText>
        </w:r>
        <w:r w:rsidDel="00B278D5">
          <w:fldChar w:fldCharType="separate"/>
        </w:r>
        <w:r w:rsidDel="00B278D5">
          <w:rPr>
            <w:color w:val="0774B7"/>
            <w:sz w:val="20"/>
          </w:rPr>
          <w:delText>4.5</w:delText>
        </w:r>
        <w:r w:rsidDel="00B278D5">
          <w:fldChar w:fldCharType="end"/>
        </w:r>
        <w:r w:rsidDel="00B278D5">
          <w:rPr>
            <w:color w:val="0774B7"/>
            <w:spacing w:val="79"/>
            <w:sz w:val="20"/>
          </w:rPr>
          <w:delText xml:space="preserve">  </w:delText>
        </w:r>
        <w:r w:rsidDel="00B278D5">
          <w:rPr>
            <w:rFonts w:ascii="Trebuchet MS" w:hAnsi="Trebuchet MS"/>
            <w:sz w:val="10"/>
          </w:rPr>
          <w:delText>735</w:delText>
        </w:r>
        <w:r w:rsidDel="00B278D5">
          <w:rPr>
            <w:rFonts w:ascii="Trebuchet MS" w:hAnsi="Trebuchet MS"/>
            <w:spacing w:val="40"/>
            <w:sz w:val="10"/>
          </w:rPr>
          <w:delText xml:space="preserve"> </w:delText>
        </w:r>
        <w:r w:rsidDel="00B278D5">
          <w:rPr>
            <w:sz w:val="20"/>
          </w:rPr>
          <w:delText>is standard practice rather than a novelty, and that its absence from our baseline was an</w:delText>
        </w:r>
        <w:r w:rsidDel="00B278D5">
          <w:rPr>
            <w:spacing w:val="80"/>
            <w:w w:val="150"/>
            <w:sz w:val="20"/>
          </w:rPr>
          <w:delText xml:space="preserve"> </w:delText>
        </w:r>
        <w:r w:rsidDel="00B278D5">
          <w:rPr>
            <w:rFonts w:ascii="Trebuchet MS" w:hAnsi="Trebuchet MS"/>
            <w:sz w:val="10"/>
          </w:rPr>
          <w:delText>736</w:delText>
        </w:r>
        <w:r w:rsidDel="00B278D5">
          <w:rPr>
            <w:rFonts w:ascii="Trebuchet MS" w:hAnsi="Trebuchet MS"/>
            <w:spacing w:val="40"/>
            <w:sz w:val="10"/>
          </w:rPr>
          <w:delText xml:space="preserve"> </w:delText>
        </w:r>
        <w:r w:rsidDel="00B278D5">
          <w:rPr>
            <w:sz w:val="20"/>
          </w:rPr>
          <w:delText>omission</w:delText>
        </w:r>
        <w:r w:rsidDel="00B278D5">
          <w:rPr>
            <w:spacing w:val="-13"/>
            <w:sz w:val="20"/>
          </w:rPr>
          <w:delText xml:space="preserve"> </w:delText>
        </w:r>
        <w:r w:rsidDel="00B278D5">
          <w:rPr>
            <w:sz w:val="20"/>
          </w:rPr>
          <w:delText>on</w:delText>
        </w:r>
        <w:r w:rsidDel="00B278D5">
          <w:rPr>
            <w:spacing w:val="-12"/>
            <w:sz w:val="20"/>
          </w:rPr>
          <w:delText xml:space="preserve"> </w:delText>
        </w:r>
        <w:r w:rsidDel="00B278D5">
          <w:rPr>
            <w:sz w:val="20"/>
          </w:rPr>
          <w:delText>our</w:delText>
        </w:r>
        <w:r w:rsidDel="00B278D5">
          <w:rPr>
            <w:spacing w:val="-13"/>
            <w:sz w:val="20"/>
          </w:rPr>
          <w:delText xml:space="preserve"> </w:delText>
        </w:r>
        <w:r w:rsidDel="00B278D5">
          <w:rPr>
            <w:sz w:val="20"/>
          </w:rPr>
          <w:delText>side.</w:delText>
        </w:r>
        <w:r w:rsidDel="00B278D5">
          <w:rPr>
            <w:spacing w:val="-2"/>
            <w:sz w:val="20"/>
          </w:rPr>
          <w:delText xml:space="preserve"> </w:delText>
        </w:r>
        <w:r w:rsidDel="00B278D5">
          <w:rPr>
            <w:sz w:val="20"/>
          </w:rPr>
          <w:delText>The</w:delText>
        </w:r>
        <w:r w:rsidDel="00B278D5">
          <w:rPr>
            <w:spacing w:val="-13"/>
            <w:sz w:val="20"/>
          </w:rPr>
          <w:delText xml:space="preserve"> </w:delText>
        </w:r>
        <w:r w:rsidDel="00B278D5">
          <w:rPr>
            <w:sz w:val="20"/>
          </w:rPr>
          <w:delText>Gaussian</w:delText>
        </w:r>
        <w:r w:rsidDel="00B278D5">
          <w:rPr>
            <w:spacing w:val="-12"/>
            <w:sz w:val="20"/>
          </w:rPr>
          <w:delText xml:space="preserve"> </w:delText>
        </w:r>
        <w:r w:rsidDel="00B278D5">
          <w:rPr>
            <w:sz w:val="20"/>
          </w:rPr>
          <w:delText>process</w:delText>
        </w:r>
        <w:r w:rsidDel="00B278D5">
          <w:rPr>
            <w:spacing w:val="-13"/>
            <w:sz w:val="20"/>
          </w:rPr>
          <w:delText xml:space="preserve"> </w:delText>
        </w:r>
        <w:r w:rsidDel="00B278D5">
          <w:rPr>
            <w:sz w:val="20"/>
          </w:rPr>
          <w:delText>figures</w:delText>
        </w:r>
        <w:r w:rsidDel="00B278D5">
          <w:rPr>
            <w:spacing w:val="-12"/>
            <w:sz w:val="20"/>
          </w:rPr>
          <w:delText xml:space="preserve"> </w:delText>
        </w:r>
        <w:r w:rsidDel="00B278D5">
          <w:rPr>
            <w:sz w:val="20"/>
          </w:rPr>
          <w:delText>complete</w:delText>
        </w:r>
        <w:r w:rsidDel="00B278D5">
          <w:rPr>
            <w:spacing w:val="-13"/>
            <w:sz w:val="20"/>
          </w:rPr>
          <w:delText xml:space="preserve"> </w:delText>
        </w:r>
        <w:r w:rsidDel="00B278D5">
          <w:rPr>
            <w:sz w:val="20"/>
          </w:rPr>
          <w:delText>the</w:delText>
        </w:r>
        <w:r w:rsidDel="00B278D5">
          <w:rPr>
            <w:spacing w:val="-12"/>
            <w:sz w:val="20"/>
          </w:rPr>
          <w:delText xml:space="preserve"> </w:delText>
        </w:r>
        <w:r w:rsidDel="00B278D5">
          <w:rPr>
            <w:sz w:val="20"/>
          </w:rPr>
          <w:delText>picture</w:delText>
        </w:r>
        <w:r w:rsidDel="00B278D5">
          <w:rPr>
            <w:spacing w:val="-13"/>
            <w:sz w:val="20"/>
          </w:rPr>
          <w:delText xml:space="preserve"> </w:delText>
        </w:r>
        <w:r w:rsidDel="00B278D5">
          <w:rPr>
            <w:sz w:val="20"/>
          </w:rPr>
          <w:delText>and</w:delText>
        </w:r>
        <w:r w:rsidDel="00B278D5">
          <w:rPr>
            <w:spacing w:val="-12"/>
            <w:sz w:val="20"/>
          </w:rPr>
          <w:delText xml:space="preserve"> </w:delText>
        </w:r>
        <w:r w:rsidDel="00B278D5">
          <w:rPr>
            <w:sz w:val="20"/>
          </w:rPr>
          <w:delText>change</w:delText>
        </w:r>
        <w:r w:rsidDel="00B278D5">
          <w:rPr>
            <w:spacing w:val="-13"/>
            <w:sz w:val="20"/>
          </w:rPr>
          <w:delText xml:space="preserve"> </w:delText>
        </w:r>
        <w:r w:rsidDel="00B278D5">
          <w:rPr>
            <w:sz w:val="20"/>
          </w:rPr>
          <w:delText>under</w:delText>
        </w:r>
        <w:r w:rsidDel="00B278D5">
          <w:rPr>
            <w:spacing w:val="80"/>
            <w:w w:val="150"/>
            <w:sz w:val="20"/>
          </w:rPr>
          <w:delText xml:space="preserve"> </w:delText>
        </w:r>
        <w:r w:rsidDel="00B278D5">
          <w:rPr>
            <w:rFonts w:ascii="Trebuchet MS" w:hAnsi="Trebuchet MS"/>
            <w:sz w:val="10"/>
          </w:rPr>
          <w:delText>737</w:delText>
        </w:r>
        <w:r w:rsidDel="00B278D5">
          <w:rPr>
            <w:rFonts w:ascii="Trebuchet MS" w:hAnsi="Trebuchet MS"/>
            <w:spacing w:val="40"/>
            <w:sz w:val="10"/>
          </w:rPr>
          <w:delText xml:space="preserve"> </w:delText>
        </w:r>
        <w:r w:rsidDel="00B278D5">
          <w:rPr>
            <w:sz w:val="20"/>
          </w:rPr>
          <w:delText>the same correction: fitted on XYZ its means are 0.155, 0.133, 0.114 and 1.170, the last of</w:delText>
        </w:r>
        <w:r w:rsidDel="00B278D5">
          <w:rPr>
            <w:spacing w:val="40"/>
            <w:sz w:val="20"/>
          </w:rPr>
          <w:delText xml:space="preserve">  </w:delText>
        </w:r>
        <w:r w:rsidDel="00B278D5">
          <w:rPr>
            <w:rFonts w:ascii="Trebuchet MS" w:hAnsi="Trebuchet MS"/>
            <w:sz w:val="10"/>
          </w:rPr>
          <w:delText>738</w:delText>
        </w:r>
        <w:r w:rsidDel="00B278D5">
          <w:rPr>
            <w:rFonts w:ascii="Trebuchet MS" w:hAnsi="Trebuchet MS"/>
            <w:spacing w:val="40"/>
            <w:sz w:val="10"/>
          </w:rPr>
          <w:delText xml:space="preserve"> </w:delText>
        </w:r>
        <w:r w:rsidDel="00B278D5">
          <w:rPr>
            <w:sz w:val="20"/>
          </w:rPr>
          <w:delText>these</w:delText>
        </w:r>
        <w:r w:rsidDel="00B278D5">
          <w:rPr>
            <w:spacing w:val="16"/>
            <w:sz w:val="20"/>
          </w:rPr>
          <w:delText xml:space="preserve"> </w:delText>
        </w:r>
        <w:r w:rsidDel="00B278D5">
          <w:rPr>
            <w:sz w:val="20"/>
          </w:rPr>
          <w:delText>worse</w:delText>
        </w:r>
        <w:r w:rsidDel="00B278D5">
          <w:rPr>
            <w:spacing w:val="16"/>
            <w:sz w:val="20"/>
          </w:rPr>
          <w:delText xml:space="preserve"> </w:delText>
        </w:r>
        <w:r w:rsidDel="00B278D5">
          <w:rPr>
            <w:sz w:val="20"/>
          </w:rPr>
          <w:delText>than</w:delText>
        </w:r>
        <w:r w:rsidDel="00B278D5">
          <w:rPr>
            <w:spacing w:val="16"/>
            <w:sz w:val="20"/>
          </w:rPr>
          <w:delText xml:space="preserve"> </w:delText>
        </w:r>
        <w:r w:rsidDel="00B278D5">
          <w:rPr>
            <w:sz w:val="20"/>
          </w:rPr>
          <w:delText>both</w:delText>
        </w:r>
        <w:r w:rsidDel="00B278D5">
          <w:rPr>
            <w:spacing w:val="16"/>
            <w:sz w:val="20"/>
          </w:rPr>
          <w:delText xml:space="preserve"> </w:delText>
        </w:r>
        <w:r w:rsidDel="00B278D5">
          <w:rPr>
            <w:sz w:val="20"/>
          </w:rPr>
          <w:delText>the</w:delText>
        </w:r>
        <w:r w:rsidDel="00B278D5">
          <w:rPr>
            <w:spacing w:val="16"/>
            <w:sz w:val="20"/>
          </w:rPr>
          <w:delText xml:space="preserve"> </w:delText>
        </w:r>
        <w:r w:rsidDel="00B278D5">
          <w:rPr>
            <w:sz w:val="20"/>
          </w:rPr>
          <w:delText>tool</w:delText>
        </w:r>
        <w:r w:rsidDel="00B278D5">
          <w:rPr>
            <w:spacing w:val="16"/>
            <w:sz w:val="20"/>
          </w:rPr>
          <w:delText xml:space="preserve"> </w:delText>
        </w:r>
        <w:r w:rsidDel="00B278D5">
          <w:rPr>
            <w:sz w:val="20"/>
          </w:rPr>
          <w:delText>and</w:delText>
        </w:r>
        <w:r w:rsidDel="00B278D5">
          <w:rPr>
            <w:spacing w:val="16"/>
            <w:sz w:val="20"/>
          </w:rPr>
          <w:delText xml:space="preserve"> </w:delText>
        </w:r>
        <w:r w:rsidDel="00B278D5">
          <w:rPr>
            <w:sz w:val="20"/>
          </w:rPr>
          <w:delText>our</w:delText>
        </w:r>
        <w:r w:rsidDel="00B278D5">
          <w:rPr>
            <w:spacing w:val="16"/>
            <w:sz w:val="20"/>
          </w:rPr>
          <w:delText xml:space="preserve"> </w:delText>
        </w:r>
        <w:r w:rsidDel="00B278D5">
          <w:rPr>
            <w:sz w:val="20"/>
          </w:rPr>
          <w:delText>own</w:delText>
        </w:r>
        <w:r w:rsidDel="00B278D5">
          <w:rPr>
            <w:spacing w:val="16"/>
            <w:sz w:val="20"/>
          </w:rPr>
          <w:delText xml:space="preserve"> </w:delText>
        </w:r>
        <w:r w:rsidDel="00B278D5">
          <w:rPr>
            <w:sz w:val="20"/>
          </w:rPr>
          <w:delText>polynomial;</w:delText>
        </w:r>
        <w:r w:rsidDel="00B278D5">
          <w:rPr>
            <w:spacing w:val="22"/>
            <w:sz w:val="20"/>
          </w:rPr>
          <w:delText xml:space="preserve"> </w:delText>
        </w:r>
        <w:r w:rsidDel="00B278D5">
          <w:rPr>
            <w:sz w:val="20"/>
          </w:rPr>
          <w:delText>fitted</w:delText>
        </w:r>
        <w:r w:rsidDel="00B278D5">
          <w:rPr>
            <w:spacing w:val="16"/>
            <w:sz w:val="20"/>
          </w:rPr>
          <w:delText xml:space="preserve"> </w:delText>
        </w:r>
        <w:r w:rsidDel="00B278D5">
          <w:rPr>
            <w:sz w:val="20"/>
          </w:rPr>
          <w:delText>in</w:delText>
        </w:r>
        <w:r w:rsidDel="00B278D5">
          <w:rPr>
            <w:spacing w:val="16"/>
            <w:sz w:val="20"/>
          </w:rPr>
          <w:delText xml:space="preserve"> </w:delText>
        </w:r>
        <w:r w:rsidDel="00B278D5">
          <w:rPr>
            <w:sz w:val="20"/>
          </w:rPr>
          <w:delText>cube-root</w:delText>
        </w:r>
        <w:r w:rsidDel="00B278D5">
          <w:rPr>
            <w:spacing w:val="16"/>
            <w:sz w:val="20"/>
          </w:rPr>
          <w:delText xml:space="preserve"> </w:delText>
        </w:r>
        <w:r w:rsidDel="00B278D5">
          <w:rPr>
            <w:sz w:val="20"/>
          </w:rPr>
          <w:delText>space</w:delText>
        </w:r>
        <w:r w:rsidDel="00B278D5">
          <w:rPr>
            <w:spacing w:val="16"/>
            <w:sz w:val="20"/>
          </w:rPr>
          <w:delText xml:space="preserve"> </w:delText>
        </w:r>
        <w:r w:rsidDel="00B278D5">
          <w:rPr>
            <w:sz w:val="20"/>
          </w:rPr>
          <w:delText>they</w:delText>
        </w:r>
        <w:r w:rsidDel="00B278D5">
          <w:rPr>
            <w:spacing w:val="75"/>
            <w:sz w:val="20"/>
          </w:rPr>
          <w:delText xml:space="preserve">  </w:delText>
        </w:r>
        <w:r w:rsidDel="00B278D5">
          <w:rPr>
            <w:rFonts w:ascii="Trebuchet MS" w:hAnsi="Trebuchet MS"/>
            <w:sz w:val="10"/>
          </w:rPr>
          <w:delText>739</w:delText>
        </w:r>
        <w:r w:rsidDel="00B278D5">
          <w:rPr>
            <w:rFonts w:ascii="Trebuchet MS" w:hAnsi="Trebuchet MS"/>
            <w:spacing w:val="40"/>
            <w:sz w:val="10"/>
          </w:rPr>
          <w:delText xml:space="preserve"> </w:delText>
        </w:r>
        <w:r w:rsidDel="00B278D5">
          <w:rPr>
            <w:sz w:val="20"/>
          </w:rPr>
          <w:delText>are 0.083, 0.079, 0.091 and 0.245, better than every other series on every dataset. The one</w:delText>
        </w:r>
        <w:r w:rsidDel="00B278D5">
          <w:rPr>
            <w:spacing w:val="80"/>
            <w:w w:val="150"/>
            <w:sz w:val="20"/>
          </w:rPr>
          <w:delText xml:space="preserve"> </w:delText>
        </w:r>
        <w:r w:rsidDel="00B278D5">
          <w:rPr>
            <w:rFonts w:ascii="Trebuchet MS" w:hAnsi="Trebuchet MS"/>
            <w:sz w:val="10"/>
          </w:rPr>
          <w:delText>740</w:delText>
        </w:r>
        <w:r w:rsidDel="00B278D5">
          <w:rPr>
            <w:rFonts w:ascii="Trebuchet MS" w:hAnsi="Trebuchet MS"/>
            <w:spacing w:val="40"/>
            <w:sz w:val="10"/>
          </w:rPr>
          <w:delText xml:space="preserve"> </w:delText>
        </w:r>
        <w:r w:rsidDel="00B278D5">
          <w:rPr>
            <w:sz w:val="20"/>
          </w:rPr>
          <w:delText>apparent</w:delText>
        </w:r>
        <w:r w:rsidDel="00B278D5">
          <w:rPr>
            <w:spacing w:val="-7"/>
            <w:sz w:val="20"/>
          </w:rPr>
          <w:delText xml:space="preserve"> </w:delText>
        </w:r>
        <w:r w:rsidDel="00B278D5">
          <w:rPr>
            <w:sz w:val="20"/>
          </w:rPr>
          <w:delText>exception</w:delText>
        </w:r>
        <w:r w:rsidDel="00B278D5">
          <w:rPr>
            <w:spacing w:val="-7"/>
            <w:sz w:val="20"/>
          </w:rPr>
          <w:delText xml:space="preserve"> </w:delText>
        </w:r>
        <w:r w:rsidDel="00B278D5">
          <w:rPr>
            <w:sz w:val="20"/>
          </w:rPr>
          <w:delText>in</w:delText>
        </w:r>
        <w:r w:rsidDel="00B278D5">
          <w:rPr>
            <w:spacing w:val="-6"/>
            <w:sz w:val="20"/>
          </w:rPr>
          <w:delText xml:space="preserve"> </w:delText>
        </w:r>
        <w:r w:rsidDel="00B278D5">
          <w:rPr>
            <w:sz w:val="20"/>
          </w:rPr>
          <w:delText>the</w:delText>
        </w:r>
        <w:r w:rsidDel="00B278D5">
          <w:rPr>
            <w:spacing w:val="-7"/>
            <w:sz w:val="20"/>
          </w:rPr>
          <w:delText xml:space="preserve"> </w:delText>
        </w:r>
        <w:r w:rsidDel="00B278D5">
          <w:rPr>
            <w:sz w:val="20"/>
          </w:rPr>
          <w:delText>original</w:delText>
        </w:r>
        <w:r w:rsidDel="00B278D5">
          <w:rPr>
            <w:spacing w:val="-7"/>
            <w:sz w:val="20"/>
          </w:rPr>
          <w:delText xml:space="preserve"> </w:delText>
        </w:r>
        <w:r w:rsidDel="00B278D5">
          <w:rPr>
            <w:sz w:val="20"/>
          </w:rPr>
          <w:delText>comparison,</w:delText>
        </w:r>
        <w:r w:rsidDel="00B278D5">
          <w:rPr>
            <w:spacing w:val="-6"/>
            <w:sz w:val="20"/>
          </w:rPr>
          <w:delText xml:space="preserve"> </w:delText>
        </w:r>
        <w:r w:rsidDel="00B278D5">
          <w:rPr>
            <w:sz w:val="20"/>
          </w:rPr>
          <w:delText>the</w:delText>
        </w:r>
        <w:r w:rsidDel="00B278D5">
          <w:rPr>
            <w:spacing w:val="-7"/>
            <w:sz w:val="20"/>
          </w:rPr>
          <w:delText xml:space="preserve"> </w:delText>
        </w:r>
        <w:r w:rsidDel="00B278D5">
          <w:rPr>
            <w:sz w:val="20"/>
          </w:rPr>
          <w:delText>Gaussian</w:delText>
        </w:r>
        <w:r w:rsidDel="00B278D5">
          <w:rPr>
            <w:spacing w:val="-7"/>
            <w:sz w:val="20"/>
          </w:rPr>
          <w:delText xml:space="preserve"> </w:delText>
        </w:r>
        <w:r w:rsidDel="00B278D5">
          <w:rPr>
            <w:sz w:val="20"/>
          </w:rPr>
          <w:delText>process</w:delText>
        </w:r>
        <w:r w:rsidDel="00B278D5">
          <w:rPr>
            <w:spacing w:val="-7"/>
            <w:sz w:val="20"/>
          </w:rPr>
          <w:delText xml:space="preserve"> </w:delText>
        </w:r>
        <w:r w:rsidDel="00B278D5">
          <w:rPr>
            <w:sz w:val="20"/>
          </w:rPr>
          <w:delText>losing</w:delText>
        </w:r>
        <w:r w:rsidDel="00B278D5">
          <w:rPr>
            <w:spacing w:val="-7"/>
            <w:sz w:val="20"/>
          </w:rPr>
          <w:delText xml:space="preserve"> </w:delText>
        </w:r>
        <w:r w:rsidDel="00B278D5">
          <w:rPr>
            <w:sz w:val="20"/>
          </w:rPr>
          <w:delText>on</w:delText>
        </w:r>
        <w:r w:rsidDel="00B278D5">
          <w:rPr>
            <w:spacing w:val="-6"/>
            <w:sz w:val="20"/>
          </w:rPr>
          <w:delText xml:space="preserve"> </w:delText>
        </w:r>
        <w:r w:rsidDel="00B278D5">
          <w:rPr>
            <w:sz w:val="20"/>
          </w:rPr>
          <w:delText>mean</w:delText>
        </w:r>
        <w:r w:rsidDel="00B278D5">
          <w:rPr>
            <w:spacing w:val="-7"/>
            <w:sz w:val="20"/>
          </w:rPr>
          <w:delText xml:space="preserve"> </w:delText>
        </w:r>
        <w:r w:rsidDel="00B278D5">
          <w:rPr>
            <w:sz w:val="20"/>
          </w:rPr>
          <w:delText>error</w:delText>
        </w:r>
        <w:r w:rsidDel="00B278D5">
          <w:rPr>
            <w:spacing w:val="40"/>
            <w:sz w:val="20"/>
          </w:rPr>
          <w:delText xml:space="preserve">  </w:delText>
        </w:r>
        <w:r w:rsidDel="00B278D5">
          <w:rPr>
            <w:rFonts w:ascii="Trebuchet MS" w:hAnsi="Trebuchet MS"/>
            <w:sz w:val="10"/>
          </w:rPr>
          <w:delText>741</w:delText>
        </w:r>
        <w:r w:rsidDel="00B278D5">
          <w:rPr>
            <w:rFonts w:ascii="Trebuchet MS" w:hAnsi="Trebuchet MS"/>
            <w:spacing w:val="40"/>
            <w:sz w:val="10"/>
          </w:rPr>
          <w:delText xml:space="preserve"> </w:delText>
        </w:r>
        <w:r w:rsidDel="00B278D5">
          <w:rPr>
            <w:sz w:val="20"/>
          </w:rPr>
          <w:delText xml:space="preserve">at </w:delText>
        </w:r>
        <w:r w:rsidDel="00B278D5">
          <w:rPr>
            <w:i/>
            <w:sz w:val="20"/>
          </w:rPr>
          <w:delText xml:space="preserve">n </w:delText>
        </w:r>
        <w:r w:rsidDel="00B278D5">
          <w:rPr>
            <w:rFonts w:ascii="Tahoma" w:hAnsi="Tahoma"/>
            <w:sz w:val="20"/>
          </w:rPr>
          <w:delText xml:space="preserve">= </w:delText>
        </w:r>
        <w:r w:rsidDel="00B278D5">
          <w:rPr>
            <w:sz w:val="20"/>
          </w:rPr>
          <w:delText>7 while winning on median, was therefore an artifact of its fitting space, not a</w:delText>
        </w:r>
        <w:r w:rsidDel="00B278D5">
          <w:rPr>
            <w:spacing w:val="80"/>
            <w:sz w:val="20"/>
          </w:rPr>
          <w:delText xml:space="preserve"> </w:delText>
        </w:r>
        <w:r w:rsidDel="00B278D5">
          <w:rPr>
            <w:rFonts w:ascii="Trebuchet MS" w:hAnsi="Trebuchet MS"/>
            <w:sz w:val="10"/>
          </w:rPr>
          <w:delText>742</w:delText>
        </w:r>
        <w:r w:rsidDel="00B278D5">
          <w:rPr>
            <w:rFonts w:ascii="Trebuchet MS" w:hAnsi="Trebuchet MS"/>
            <w:spacing w:val="40"/>
            <w:sz w:val="10"/>
          </w:rPr>
          <w:delText xml:space="preserve"> </w:delText>
        </w:r>
        <w:r w:rsidDel="00B278D5">
          <w:rPr>
            <w:sz w:val="20"/>
          </w:rPr>
          <w:delText>property</w:delText>
        </w:r>
        <w:r w:rsidDel="00B278D5">
          <w:rPr>
            <w:spacing w:val="-7"/>
            <w:sz w:val="20"/>
          </w:rPr>
          <w:delText xml:space="preserve"> </w:delText>
        </w:r>
        <w:r w:rsidDel="00B278D5">
          <w:rPr>
            <w:sz w:val="20"/>
          </w:rPr>
          <w:delText>of</w:delText>
        </w:r>
        <w:r w:rsidDel="00B278D5">
          <w:rPr>
            <w:spacing w:val="-6"/>
            <w:sz w:val="20"/>
          </w:rPr>
          <w:delText xml:space="preserve"> </w:delText>
        </w:r>
        <w:r w:rsidDel="00B278D5">
          <w:rPr>
            <w:sz w:val="20"/>
          </w:rPr>
          <w:delText>the</w:delText>
        </w:r>
        <w:r w:rsidDel="00B278D5">
          <w:rPr>
            <w:spacing w:val="-7"/>
            <w:sz w:val="20"/>
          </w:rPr>
          <w:delText xml:space="preserve"> </w:delText>
        </w:r>
        <w:r w:rsidDel="00B278D5">
          <w:rPr>
            <w:spacing w:val="-2"/>
            <w:sz w:val="20"/>
          </w:rPr>
          <w:delText>model.</w:delText>
        </w:r>
      </w:del>
      <w:r>
        <w:rPr>
          <w:rFonts w:ascii="Times New Roman" w:hAnsi="Times New Roman"/>
          <w:sz w:val="20"/>
        </w:rPr>
        <w:tab/>
      </w:r>
      <w:r>
        <w:rPr>
          <w:rFonts w:ascii="Trebuchet MS" w:hAnsi="Trebuchet MS"/>
          <w:spacing w:val="-5"/>
          <w:sz w:val="10"/>
        </w:rPr>
        <w:t>743</w:t>
      </w:r>
    </w:p>
    <w:p w14:paraId="467BFE9A" w14:textId="77777777" w:rsidR="00EA1924" w:rsidRDefault="00000000">
      <w:pPr>
        <w:pStyle w:val="BodyText"/>
        <w:spacing w:before="61"/>
        <w:rPr>
          <w:rFonts w:ascii="Trebuchet MS"/>
          <w:sz w:val="20"/>
        </w:rPr>
      </w:pPr>
      <w:r>
        <w:rPr>
          <w:rFonts w:ascii="Trebuchet MS"/>
          <w:noProof/>
          <w:sz w:val="20"/>
        </w:rPr>
        <w:drawing>
          <wp:anchor distT="0" distB="0" distL="0" distR="0" simplePos="0" relativeHeight="487601664" behindDoc="1" locked="0" layoutInCell="1" allowOverlap="1" wp14:anchorId="0EAE17C9" wp14:editId="47D33B95">
            <wp:simplePos x="0" y="0"/>
            <wp:positionH relativeFrom="page">
              <wp:posOffset>2375382</wp:posOffset>
            </wp:positionH>
            <wp:positionV relativeFrom="paragraph">
              <wp:posOffset>201947</wp:posOffset>
            </wp:positionV>
            <wp:extent cx="4568571" cy="165754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8" cstate="print"/>
                    <a:stretch>
                      <a:fillRect/>
                    </a:stretch>
                  </pic:blipFill>
                  <pic:spPr>
                    <a:xfrm>
                      <a:off x="0" y="0"/>
                      <a:ext cx="4568571" cy="1657540"/>
                    </a:xfrm>
                    <a:prstGeom prst="rect">
                      <a:avLst/>
                    </a:prstGeom>
                  </pic:spPr>
                </pic:pic>
              </a:graphicData>
            </a:graphic>
          </wp:anchor>
        </w:drawing>
      </w:r>
    </w:p>
    <w:p w14:paraId="1DE342EC" w14:textId="77777777" w:rsidR="00EA1924" w:rsidRDefault="00000000">
      <w:pPr>
        <w:pStyle w:val="BodyText"/>
        <w:spacing w:before="181" w:line="276" w:lineRule="auto"/>
        <w:ind w:left="2756" w:right="403" w:firstLine="5"/>
        <w:jc w:val="both"/>
      </w:pPr>
      <w:bookmarkStart w:id="773" w:name="_bookmark31"/>
      <w:bookmarkEnd w:id="773"/>
      <w:r>
        <w:rPr>
          <w:b/>
        </w:rPr>
        <w:t xml:space="preserve">Figure 7. </w:t>
      </w:r>
      <w:r>
        <w:t xml:space="preserve">Mean and maximum </w:t>
      </w:r>
      <w:r>
        <w:rPr>
          <w:rFonts w:ascii="Calibri" w:hAnsi="Calibri"/>
        </w:rPr>
        <w:t>∆</w:t>
      </w:r>
      <w:r>
        <w:rPr>
          <w:i/>
        </w:rPr>
        <w:t>E</w:t>
      </w:r>
      <w:r>
        <w:rPr>
          <w:vertAlign w:val="subscript"/>
        </w:rPr>
        <w:t>00</w:t>
      </w:r>
      <w:r>
        <w:t xml:space="preserve"> on identical data: CharData Viewer’s degree-4 polynomial fit </w:t>
      </w:r>
      <w:r>
        <w:rPr>
          <w:w w:val="105"/>
        </w:rPr>
        <w:t>versus</w:t>
      </w:r>
      <w:r>
        <w:rPr>
          <w:spacing w:val="-12"/>
          <w:w w:val="105"/>
        </w:rPr>
        <w:t xml:space="preserve"> </w:t>
      </w:r>
      <w:r>
        <w:rPr>
          <w:w w:val="105"/>
        </w:rPr>
        <w:t>this</w:t>
      </w:r>
      <w:r>
        <w:rPr>
          <w:spacing w:val="-12"/>
          <w:w w:val="105"/>
        </w:rPr>
        <w:t xml:space="preserve"> </w:t>
      </w:r>
      <w:r>
        <w:rPr>
          <w:w w:val="105"/>
        </w:rPr>
        <w:t>work.</w:t>
      </w:r>
      <w:r>
        <w:rPr>
          <w:spacing w:val="-1"/>
          <w:w w:val="105"/>
        </w:rPr>
        <w:t xml:space="preserve"> </w:t>
      </w:r>
      <w:r>
        <w:rPr>
          <w:b/>
          <w:w w:val="105"/>
        </w:rPr>
        <w:t>The</w:t>
      </w:r>
      <w:r>
        <w:rPr>
          <w:b/>
          <w:spacing w:val="-12"/>
          <w:w w:val="105"/>
        </w:rPr>
        <w:t xml:space="preserve"> </w:t>
      </w:r>
      <w:r>
        <w:rPr>
          <w:b/>
          <w:w w:val="105"/>
        </w:rPr>
        <w:t>protocols</w:t>
      </w:r>
      <w:r>
        <w:rPr>
          <w:b/>
          <w:spacing w:val="-11"/>
          <w:w w:val="105"/>
        </w:rPr>
        <w:t xml:space="preserve"> </w:t>
      </w:r>
      <w:r>
        <w:rPr>
          <w:b/>
          <w:w w:val="105"/>
        </w:rPr>
        <w:t>differ</w:t>
      </w:r>
      <w:r>
        <w:rPr>
          <w:b/>
          <w:spacing w:val="-12"/>
          <w:w w:val="105"/>
        </w:rPr>
        <w:t xml:space="preserve"> </w:t>
      </w:r>
      <w:r>
        <w:rPr>
          <w:b/>
          <w:w w:val="105"/>
        </w:rPr>
        <w:t>and</w:t>
      </w:r>
      <w:r>
        <w:rPr>
          <w:b/>
          <w:spacing w:val="-12"/>
          <w:w w:val="105"/>
        </w:rPr>
        <w:t xml:space="preserve"> </w:t>
      </w:r>
      <w:r>
        <w:rPr>
          <w:b/>
          <w:w w:val="105"/>
        </w:rPr>
        <w:t>are</w:t>
      </w:r>
      <w:r>
        <w:rPr>
          <w:b/>
          <w:spacing w:val="-12"/>
          <w:w w:val="105"/>
        </w:rPr>
        <w:t xml:space="preserve"> </w:t>
      </w:r>
      <w:r>
        <w:rPr>
          <w:b/>
          <w:w w:val="105"/>
        </w:rPr>
        <w:t>not</w:t>
      </w:r>
      <w:r>
        <w:rPr>
          <w:b/>
          <w:spacing w:val="-12"/>
          <w:w w:val="105"/>
        </w:rPr>
        <w:t xml:space="preserve"> </w:t>
      </w:r>
      <w:r>
        <w:rPr>
          <w:b/>
          <w:w w:val="105"/>
        </w:rPr>
        <w:t>interchangeable</w:t>
      </w:r>
      <w:r>
        <w:rPr>
          <w:w w:val="105"/>
        </w:rPr>
        <w:t>: the</w:t>
      </w:r>
      <w:r>
        <w:rPr>
          <w:spacing w:val="-12"/>
          <w:w w:val="105"/>
        </w:rPr>
        <w:t xml:space="preserve"> </w:t>
      </w:r>
      <w:r>
        <w:rPr>
          <w:w w:val="105"/>
        </w:rPr>
        <w:t>external</w:t>
      </w:r>
      <w:r>
        <w:rPr>
          <w:spacing w:val="-12"/>
          <w:w w:val="105"/>
        </w:rPr>
        <w:t xml:space="preserve"> </w:t>
      </w:r>
      <w:r>
        <w:rPr>
          <w:w w:val="105"/>
        </w:rPr>
        <w:t>tool’s</w:t>
      </w:r>
      <w:r>
        <w:rPr>
          <w:spacing w:val="-12"/>
          <w:w w:val="105"/>
        </w:rPr>
        <w:t xml:space="preserve"> </w:t>
      </w:r>
      <w:r>
        <w:rPr>
          <w:w w:val="105"/>
        </w:rPr>
        <w:t>statistics are</w:t>
      </w:r>
      <w:r>
        <w:rPr>
          <w:spacing w:val="-12"/>
          <w:w w:val="105"/>
        </w:rPr>
        <w:t xml:space="preserve"> </w:t>
      </w:r>
      <w:r>
        <w:rPr>
          <w:w w:val="105"/>
        </w:rPr>
        <w:t>resubstitution</w:t>
      </w:r>
      <w:r>
        <w:rPr>
          <w:spacing w:val="-12"/>
          <w:w w:val="105"/>
        </w:rPr>
        <w:t xml:space="preserve"> </w:t>
      </w:r>
      <w:r>
        <w:rPr>
          <w:w w:val="105"/>
        </w:rPr>
        <w:t>(the</w:t>
      </w:r>
      <w:r>
        <w:rPr>
          <w:spacing w:val="-12"/>
          <w:w w:val="105"/>
        </w:rPr>
        <w:t xml:space="preserve"> </w:t>
      </w:r>
      <w:r>
        <w:rPr>
          <w:w w:val="105"/>
        </w:rPr>
        <w:t>model</w:t>
      </w:r>
      <w:r>
        <w:rPr>
          <w:spacing w:val="-12"/>
          <w:w w:val="105"/>
        </w:rPr>
        <w:t xml:space="preserve"> </w:t>
      </w:r>
      <w:r>
        <w:rPr>
          <w:w w:val="105"/>
        </w:rPr>
        <w:t>is</w:t>
      </w:r>
      <w:r>
        <w:rPr>
          <w:spacing w:val="-12"/>
          <w:w w:val="105"/>
        </w:rPr>
        <w:t xml:space="preserve"> </w:t>
      </w:r>
      <w:r>
        <w:rPr>
          <w:w w:val="105"/>
        </w:rPr>
        <w:t>fitted</w:t>
      </w:r>
      <w:r>
        <w:rPr>
          <w:spacing w:val="-11"/>
          <w:w w:val="105"/>
        </w:rPr>
        <w:t xml:space="preserve"> </w:t>
      </w:r>
      <w:r>
        <w:rPr>
          <w:w w:val="105"/>
        </w:rPr>
        <w:t>on</w:t>
      </w:r>
      <w:r>
        <w:rPr>
          <w:spacing w:val="-12"/>
          <w:w w:val="105"/>
        </w:rPr>
        <w:t xml:space="preserve"> </w:t>
      </w:r>
      <w:r>
        <w:rPr>
          <w:w w:val="105"/>
        </w:rPr>
        <w:t>all</w:t>
      </w:r>
      <w:r>
        <w:rPr>
          <w:spacing w:val="-12"/>
          <w:w w:val="105"/>
        </w:rPr>
        <w:t xml:space="preserve"> </w:t>
      </w:r>
      <w:r>
        <w:rPr>
          <w:w w:val="105"/>
        </w:rPr>
        <w:t>loaded</w:t>
      </w:r>
      <w:r>
        <w:rPr>
          <w:spacing w:val="-12"/>
          <w:w w:val="105"/>
        </w:rPr>
        <w:t xml:space="preserve"> </w:t>
      </w:r>
      <w:r>
        <w:rPr>
          <w:w w:val="105"/>
        </w:rPr>
        <w:t>rows</w:t>
      </w:r>
      <w:r>
        <w:rPr>
          <w:spacing w:val="-12"/>
          <w:w w:val="105"/>
        </w:rPr>
        <w:t xml:space="preserve"> </w:t>
      </w:r>
      <w:r>
        <w:rPr>
          <w:w w:val="105"/>
        </w:rPr>
        <w:t>and</w:t>
      </w:r>
      <w:r>
        <w:rPr>
          <w:spacing w:val="-11"/>
          <w:w w:val="105"/>
        </w:rPr>
        <w:t xml:space="preserve"> </w:t>
      </w:r>
      <w:r>
        <w:rPr>
          <w:w w:val="105"/>
        </w:rPr>
        <w:t>evaluated</w:t>
      </w:r>
      <w:r>
        <w:rPr>
          <w:spacing w:val="-12"/>
          <w:w w:val="105"/>
        </w:rPr>
        <w:t xml:space="preserve"> </w:t>
      </w:r>
      <w:r>
        <w:rPr>
          <w:w w:val="105"/>
        </w:rPr>
        <w:t>on</w:t>
      </w:r>
      <w:r>
        <w:rPr>
          <w:spacing w:val="-12"/>
          <w:w w:val="105"/>
        </w:rPr>
        <w:t xml:space="preserve"> </w:t>
      </w:r>
      <w:r>
        <w:rPr>
          <w:w w:val="105"/>
        </w:rPr>
        <w:t>the</w:t>
      </w:r>
      <w:r>
        <w:rPr>
          <w:spacing w:val="-12"/>
          <w:w w:val="105"/>
        </w:rPr>
        <w:t xml:space="preserve"> </w:t>
      </w:r>
      <w:r>
        <w:rPr>
          <w:w w:val="105"/>
        </w:rPr>
        <w:t>same</w:t>
      </w:r>
      <w:r>
        <w:rPr>
          <w:spacing w:val="-12"/>
          <w:w w:val="105"/>
        </w:rPr>
        <w:t xml:space="preserve"> </w:t>
      </w:r>
      <w:r>
        <w:rPr>
          <w:w w:val="105"/>
        </w:rPr>
        <w:t>rows,</w:t>
      </w:r>
      <w:r>
        <w:rPr>
          <w:spacing w:val="-11"/>
          <w:w w:val="105"/>
        </w:rPr>
        <w:t xml:space="preserve"> </w:t>
      </w:r>
      <w:r>
        <w:rPr>
          <w:w w:val="105"/>
        </w:rPr>
        <w:t>which is</w:t>
      </w:r>
      <w:r>
        <w:rPr>
          <w:spacing w:val="-5"/>
          <w:w w:val="105"/>
        </w:rPr>
        <w:t xml:space="preserve"> </w:t>
      </w:r>
      <w:r>
        <w:rPr>
          <w:w w:val="105"/>
        </w:rPr>
        <w:t>systematically</w:t>
      </w:r>
      <w:r>
        <w:rPr>
          <w:spacing w:val="-5"/>
          <w:w w:val="105"/>
        </w:rPr>
        <w:t xml:space="preserve"> </w:t>
      </w:r>
      <w:r>
        <w:rPr>
          <w:w w:val="105"/>
        </w:rPr>
        <w:t>optimistic),</w:t>
      </w:r>
      <w:r>
        <w:rPr>
          <w:spacing w:val="-2"/>
          <w:w w:val="105"/>
        </w:rPr>
        <w:t xml:space="preserve"> </w:t>
      </w:r>
      <w:r>
        <w:rPr>
          <w:w w:val="105"/>
        </w:rPr>
        <w:t>whereas</w:t>
      </w:r>
      <w:r>
        <w:rPr>
          <w:spacing w:val="-5"/>
          <w:w w:val="105"/>
        </w:rPr>
        <w:t xml:space="preserve"> </w:t>
      </w:r>
      <w:r>
        <w:rPr>
          <w:w w:val="105"/>
        </w:rPr>
        <w:t>ours</w:t>
      </w:r>
      <w:r>
        <w:rPr>
          <w:spacing w:val="-5"/>
          <w:w w:val="105"/>
        </w:rPr>
        <w:t xml:space="preserve"> </w:t>
      </w:r>
      <w:r>
        <w:rPr>
          <w:w w:val="105"/>
        </w:rPr>
        <w:t>are</w:t>
      </w:r>
      <w:r>
        <w:rPr>
          <w:spacing w:val="-5"/>
          <w:w w:val="105"/>
        </w:rPr>
        <w:t xml:space="preserve"> </w:t>
      </w:r>
      <w:r>
        <w:rPr>
          <w:w w:val="105"/>
        </w:rPr>
        <w:t>5-fold</w:t>
      </w:r>
      <w:r>
        <w:rPr>
          <w:spacing w:val="-5"/>
          <w:w w:val="105"/>
        </w:rPr>
        <w:t xml:space="preserve"> </w:t>
      </w:r>
      <w:r>
        <w:rPr>
          <w:w w:val="105"/>
        </w:rPr>
        <w:t>cross-validated</w:t>
      </w:r>
      <w:r>
        <w:rPr>
          <w:spacing w:val="-5"/>
          <w:w w:val="105"/>
        </w:rPr>
        <w:t xml:space="preserve"> </w:t>
      </w:r>
      <w:r>
        <w:rPr>
          <w:w w:val="105"/>
        </w:rPr>
        <w:t>out-of-sample</w:t>
      </w:r>
      <w:r>
        <w:rPr>
          <w:spacing w:val="-5"/>
          <w:w w:val="105"/>
        </w:rPr>
        <w:t xml:space="preserve"> </w:t>
      </w:r>
      <w:r>
        <w:rPr>
          <w:w w:val="105"/>
        </w:rPr>
        <w:t>errors.</w:t>
      </w:r>
      <w:r>
        <w:rPr>
          <w:spacing w:val="28"/>
          <w:w w:val="105"/>
        </w:rPr>
        <w:t xml:space="preserve"> </w:t>
      </w:r>
      <w:r>
        <w:rPr>
          <w:w w:val="105"/>
        </w:rPr>
        <w:t>The comparison</w:t>
      </w:r>
      <w:r>
        <w:rPr>
          <w:spacing w:val="-12"/>
          <w:w w:val="105"/>
        </w:rPr>
        <w:t xml:space="preserve"> </w:t>
      </w:r>
      <w:r>
        <w:rPr>
          <w:w w:val="105"/>
        </w:rPr>
        <w:t>is</w:t>
      </w:r>
      <w:r>
        <w:rPr>
          <w:spacing w:val="-12"/>
          <w:w w:val="105"/>
        </w:rPr>
        <w:t xml:space="preserve"> </w:t>
      </w:r>
      <w:r>
        <w:rPr>
          <w:w w:val="105"/>
        </w:rPr>
        <w:t>meaningful</w:t>
      </w:r>
      <w:r>
        <w:rPr>
          <w:spacing w:val="-12"/>
          <w:w w:val="105"/>
        </w:rPr>
        <w:t xml:space="preserve"> </w:t>
      </w:r>
      <w:r>
        <w:rPr>
          <w:w w:val="105"/>
        </w:rPr>
        <w:t>only</w:t>
      </w:r>
      <w:r>
        <w:rPr>
          <w:spacing w:val="-11"/>
          <w:w w:val="105"/>
        </w:rPr>
        <w:t xml:space="preserve"> </w:t>
      </w:r>
      <w:r>
        <w:rPr>
          <w:w w:val="105"/>
        </w:rPr>
        <w:t>as</w:t>
      </w:r>
      <w:r>
        <w:rPr>
          <w:spacing w:val="-12"/>
          <w:w w:val="105"/>
        </w:rPr>
        <w:t xml:space="preserve"> </w:t>
      </w:r>
      <w:r>
        <w:rPr>
          <w:w w:val="105"/>
        </w:rPr>
        <w:t>a</w:t>
      </w:r>
      <w:r>
        <w:rPr>
          <w:spacing w:val="-12"/>
          <w:w w:val="105"/>
        </w:rPr>
        <w:t xml:space="preserve"> </w:t>
      </w:r>
      <w:r>
        <w:rPr>
          <w:w w:val="105"/>
        </w:rPr>
        <w:t>floor:</w:t>
      </w:r>
      <w:r>
        <w:rPr>
          <w:spacing w:val="2"/>
          <w:w w:val="105"/>
        </w:rPr>
        <w:t xml:space="preserve"> </w:t>
      </w:r>
      <w:r>
        <w:rPr>
          <w:w w:val="105"/>
        </w:rPr>
        <w:t>our</w:t>
      </w:r>
      <w:r>
        <w:rPr>
          <w:spacing w:val="-12"/>
          <w:w w:val="105"/>
        </w:rPr>
        <w:t xml:space="preserve"> </w:t>
      </w:r>
      <w:r>
        <w:rPr>
          <w:w w:val="105"/>
        </w:rPr>
        <w:t>numbers</w:t>
      </w:r>
      <w:r>
        <w:rPr>
          <w:spacing w:val="-12"/>
          <w:w w:val="105"/>
        </w:rPr>
        <w:t xml:space="preserve"> </w:t>
      </w:r>
      <w:r>
        <w:rPr>
          <w:w w:val="105"/>
        </w:rPr>
        <w:t>are</w:t>
      </w:r>
      <w:r>
        <w:rPr>
          <w:spacing w:val="-12"/>
          <w:w w:val="105"/>
        </w:rPr>
        <w:t xml:space="preserve"> </w:t>
      </w:r>
      <w:r>
        <w:rPr>
          <w:w w:val="105"/>
        </w:rPr>
        <w:t>produced</w:t>
      </w:r>
      <w:r>
        <w:rPr>
          <w:spacing w:val="-11"/>
          <w:w w:val="105"/>
        </w:rPr>
        <w:t xml:space="preserve"> </w:t>
      </w:r>
      <w:r>
        <w:rPr>
          <w:w w:val="105"/>
        </w:rPr>
        <w:t>under</w:t>
      </w:r>
      <w:r>
        <w:rPr>
          <w:spacing w:val="-12"/>
          <w:w w:val="105"/>
        </w:rPr>
        <w:t xml:space="preserve"> </w:t>
      </w:r>
      <w:r>
        <w:rPr>
          <w:w w:val="105"/>
        </w:rPr>
        <w:t>the</w:t>
      </w:r>
      <w:r>
        <w:rPr>
          <w:spacing w:val="-12"/>
          <w:w w:val="105"/>
        </w:rPr>
        <w:t xml:space="preserve"> </w:t>
      </w:r>
      <w:r>
        <w:rPr>
          <w:w w:val="105"/>
        </w:rPr>
        <w:t>harder</w:t>
      </w:r>
      <w:r>
        <w:rPr>
          <w:spacing w:val="-12"/>
          <w:w w:val="105"/>
        </w:rPr>
        <w:t xml:space="preserve"> </w:t>
      </w:r>
      <w:r>
        <w:rPr>
          <w:w w:val="105"/>
        </w:rPr>
        <w:t>protocol. Source:</w:t>
      </w:r>
      <w:r>
        <w:rPr>
          <w:spacing w:val="72"/>
          <w:w w:val="150"/>
        </w:rPr>
        <w:t xml:space="preserve">      </w:t>
      </w:r>
      <w:r>
        <w:rPr>
          <w:rFonts w:ascii="Cambria" w:hAnsi="Cambria"/>
          <w:w w:val="105"/>
        </w:rPr>
        <w:t>journal/results/colourbill/{colourbill_fit_stats,poly_lab_cv,comparison}.csv</w:t>
      </w:r>
      <w:r>
        <w:rPr>
          <w:w w:val="105"/>
        </w:rPr>
        <w:t>.</w:t>
      </w:r>
    </w:p>
    <w:p w14:paraId="328B1D92" w14:textId="77777777" w:rsidR="00EA1924" w:rsidRDefault="00000000">
      <w:pPr>
        <w:pStyle w:val="ListParagraph"/>
        <w:numPr>
          <w:ilvl w:val="0"/>
          <w:numId w:val="3"/>
        </w:numPr>
        <w:tabs>
          <w:tab w:val="left" w:pos="3014"/>
          <w:tab w:val="left" w:pos="10859"/>
        </w:tabs>
        <w:spacing w:before="161"/>
        <w:ind w:left="3014" w:hanging="253"/>
        <w:jc w:val="left"/>
        <w:rPr>
          <w:rFonts w:ascii="Trebuchet MS"/>
          <w:sz w:val="10"/>
        </w:rPr>
      </w:pPr>
      <w:bookmarkStart w:id="774" w:name="Discussion"/>
      <w:bookmarkEnd w:id="774"/>
      <w:r>
        <w:rPr>
          <w:b/>
          <w:spacing w:val="-2"/>
          <w:sz w:val="24"/>
        </w:rPr>
        <w:t>Discussion</w:t>
      </w:r>
      <w:r>
        <w:rPr>
          <w:rFonts w:ascii="Times New Roman"/>
          <w:sz w:val="24"/>
        </w:rPr>
        <w:tab/>
      </w:r>
      <w:r>
        <w:rPr>
          <w:rFonts w:ascii="Trebuchet MS"/>
          <w:spacing w:val="-5"/>
          <w:sz w:val="10"/>
        </w:rPr>
        <w:t>744</w:t>
      </w:r>
    </w:p>
    <w:p w14:paraId="1DFA289B" w14:textId="2E68E0CC" w:rsidR="00EA1924" w:rsidDel="00B278D5" w:rsidRDefault="00000000" w:rsidP="00B278D5">
      <w:pPr>
        <w:tabs>
          <w:tab w:val="left" w:pos="10859"/>
        </w:tabs>
        <w:spacing w:before="83"/>
        <w:ind w:left="3187"/>
        <w:rPr>
          <w:del w:id="775" w:author="Phil Green" w:date="2026-08-30T18:56:00Z" w16du:dateUtc="2026-08-30T16:56:00Z"/>
          <w:rFonts w:ascii="Trebuchet MS" w:hAnsi="Trebuchet MS"/>
          <w:sz w:val="10"/>
        </w:rPr>
      </w:pPr>
      <w:r>
        <w:rPr>
          <w:b/>
          <w:sz w:val="20"/>
        </w:rPr>
        <w:t>The</w:t>
      </w:r>
      <w:r>
        <w:rPr>
          <w:b/>
          <w:spacing w:val="-11"/>
          <w:sz w:val="20"/>
        </w:rPr>
        <w:t xml:space="preserve"> </w:t>
      </w:r>
      <w:r>
        <w:rPr>
          <w:b/>
          <w:sz w:val="20"/>
        </w:rPr>
        <w:t>baseline,</w:t>
      </w:r>
      <w:r>
        <w:rPr>
          <w:b/>
          <w:spacing w:val="-11"/>
          <w:sz w:val="20"/>
        </w:rPr>
        <w:t xml:space="preserve"> </w:t>
      </w:r>
      <w:r>
        <w:rPr>
          <w:b/>
          <w:sz w:val="20"/>
        </w:rPr>
        <w:t>before</w:t>
      </w:r>
      <w:r>
        <w:rPr>
          <w:b/>
          <w:spacing w:val="-11"/>
          <w:sz w:val="20"/>
        </w:rPr>
        <w:t xml:space="preserve"> </w:t>
      </w:r>
      <w:r>
        <w:rPr>
          <w:b/>
          <w:sz w:val="20"/>
        </w:rPr>
        <w:t>either</w:t>
      </w:r>
      <w:r>
        <w:rPr>
          <w:b/>
          <w:spacing w:val="-11"/>
          <w:sz w:val="20"/>
        </w:rPr>
        <w:t xml:space="preserve"> </w:t>
      </w:r>
      <w:r>
        <w:rPr>
          <w:b/>
          <w:sz w:val="20"/>
        </w:rPr>
        <w:t>question.</w:t>
      </w:r>
      <w:r>
        <w:rPr>
          <w:b/>
          <w:spacing w:val="-1"/>
          <w:sz w:val="20"/>
        </w:rPr>
        <w:t xml:space="preserve"> </w:t>
      </w:r>
      <w:del w:id="776" w:author="Phil Green" w:date="2026-08-30T18:56:00Z" w16du:dateUtc="2026-08-30T16:56:00Z">
        <w:r w:rsidDel="00B278D5">
          <w:rPr>
            <w:sz w:val="20"/>
          </w:rPr>
          <w:delText>Both</w:delText>
        </w:r>
        <w:r w:rsidDel="00B278D5">
          <w:rPr>
            <w:spacing w:val="-10"/>
            <w:sz w:val="20"/>
          </w:rPr>
          <w:delText xml:space="preserve"> </w:delText>
        </w:r>
        <w:r w:rsidDel="00B278D5">
          <w:rPr>
            <w:sz w:val="20"/>
          </w:rPr>
          <w:delText>of</w:delText>
        </w:r>
        <w:r w:rsidDel="00B278D5">
          <w:rPr>
            <w:spacing w:val="-11"/>
            <w:sz w:val="20"/>
          </w:rPr>
          <w:delText xml:space="preserve"> </w:delText>
        </w:r>
        <w:r w:rsidDel="00B278D5">
          <w:rPr>
            <w:sz w:val="20"/>
          </w:rPr>
          <w:delText>the</w:delText>
        </w:r>
        <w:r w:rsidDel="00B278D5">
          <w:rPr>
            <w:spacing w:val="-11"/>
            <w:sz w:val="20"/>
          </w:rPr>
          <w:delText xml:space="preserve"> </w:delText>
        </w:r>
        <w:r w:rsidDel="00B278D5">
          <w:rPr>
            <w:sz w:val="20"/>
          </w:rPr>
          <w:delText>second</w:delText>
        </w:r>
        <w:r w:rsidDel="00B278D5">
          <w:rPr>
            <w:spacing w:val="-11"/>
            <w:sz w:val="20"/>
          </w:rPr>
          <w:delText xml:space="preserve"> </w:delText>
        </w:r>
        <w:r w:rsidDel="00B278D5">
          <w:rPr>
            <w:sz w:val="20"/>
          </w:rPr>
          <w:delText>author’s</w:delText>
        </w:r>
        <w:r w:rsidDel="00B278D5">
          <w:rPr>
            <w:spacing w:val="-11"/>
            <w:sz w:val="20"/>
          </w:rPr>
          <w:delText xml:space="preserve"> </w:delText>
        </w:r>
        <w:r w:rsidDel="00B278D5">
          <w:rPr>
            <w:sz w:val="20"/>
          </w:rPr>
          <w:delText>questions</w:delText>
        </w:r>
        <w:r w:rsidDel="00B278D5">
          <w:rPr>
            <w:spacing w:val="-10"/>
            <w:sz w:val="20"/>
          </w:rPr>
          <w:delText xml:space="preserve"> </w:delText>
        </w:r>
        <w:r w:rsidDel="00B278D5">
          <w:rPr>
            <w:sz w:val="20"/>
          </w:rPr>
          <w:delText>are</w:delText>
        </w:r>
        <w:r w:rsidDel="00B278D5">
          <w:rPr>
            <w:spacing w:val="-11"/>
            <w:sz w:val="20"/>
          </w:rPr>
          <w:delText xml:space="preserve"> </w:delText>
        </w:r>
        <w:r w:rsidDel="00B278D5">
          <w:rPr>
            <w:spacing w:val="-4"/>
            <w:sz w:val="20"/>
          </w:rPr>
          <w:delText>com-</w:delText>
        </w:r>
        <w:r w:rsidDel="00B278D5">
          <w:rPr>
            <w:sz w:val="20"/>
          </w:rPr>
          <w:tab/>
        </w:r>
        <w:r w:rsidDel="00B278D5">
          <w:rPr>
            <w:rFonts w:ascii="Trebuchet MS" w:hAnsi="Trebuchet MS"/>
            <w:spacing w:val="-5"/>
            <w:sz w:val="10"/>
          </w:rPr>
          <w:delText>745</w:delText>
        </w:r>
      </w:del>
    </w:p>
    <w:p w14:paraId="20F48F7D" w14:textId="37B6C8EC" w:rsidR="00EA1924" w:rsidRDefault="00000000" w:rsidP="00B278D5">
      <w:pPr>
        <w:tabs>
          <w:tab w:val="left" w:pos="10859"/>
        </w:tabs>
        <w:spacing w:before="83"/>
        <w:ind w:left="3187"/>
        <w:rPr>
          <w:rFonts w:ascii="Trebuchet MS"/>
          <w:sz w:val="10"/>
        </w:rPr>
        <w:pPrChange w:id="777" w:author="Phil Green" w:date="2026-08-30T18:56:00Z" w16du:dateUtc="2026-08-30T16:56:00Z">
          <w:pPr>
            <w:tabs>
              <w:tab w:val="left" w:pos="10859"/>
            </w:tabs>
            <w:spacing w:before="30"/>
            <w:ind w:left="2755"/>
          </w:pPr>
        </w:pPrChange>
      </w:pPr>
      <w:del w:id="778" w:author="Phil Green" w:date="2026-08-30T18:56:00Z" w16du:dateUtc="2026-08-30T16:56:00Z">
        <w:r w:rsidDel="00B278D5">
          <w:rPr>
            <w:sz w:val="20"/>
          </w:rPr>
          <w:delText>parisons,</w:delText>
        </w:r>
        <w:r w:rsidDel="00B278D5">
          <w:rPr>
            <w:spacing w:val="-7"/>
            <w:sz w:val="20"/>
          </w:rPr>
          <w:delText xml:space="preserve"> </w:delText>
        </w:r>
        <w:r w:rsidDel="00B278D5">
          <w:rPr>
            <w:sz w:val="20"/>
          </w:rPr>
          <w:delText>and</w:delText>
        </w:r>
        <w:r w:rsidDel="00B278D5">
          <w:rPr>
            <w:spacing w:val="-7"/>
            <w:sz w:val="20"/>
          </w:rPr>
          <w:delText xml:space="preserve"> </w:delText>
        </w:r>
        <w:r w:rsidDel="00B278D5">
          <w:rPr>
            <w:sz w:val="20"/>
          </w:rPr>
          <w:delText>neither</w:delText>
        </w:r>
        <w:r w:rsidDel="00B278D5">
          <w:rPr>
            <w:spacing w:val="-7"/>
            <w:sz w:val="20"/>
          </w:rPr>
          <w:delText xml:space="preserve"> </w:delText>
        </w:r>
        <w:r w:rsidDel="00B278D5">
          <w:rPr>
            <w:sz w:val="20"/>
          </w:rPr>
          <w:delText>can</w:delText>
        </w:r>
        <w:r w:rsidDel="00B278D5">
          <w:rPr>
            <w:spacing w:val="-7"/>
            <w:sz w:val="20"/>
          </w:rPr>
          <w:delText xml:space="preserve"> </w:delText>
        </w:r>
        <w:r w:rsidDel="00B278D5">
          <w:rPr>
            <w:sz w:val="20"/>
          </w:rPr>
          <w:delText>be</w:delText>
        </w:r>
        <w:r w:rsidDel="00B278D5">
          <w:rPr>
            <w:spacing w:val="-7"/>
            <w:sz w:val="20"/>
          </w:rPr>
          <w:delText xml:space="preserve"> </w:delText>
        </w:r>
        <w:r w:rsidDel="00B278D5">
          <w:rPr>
            <w:sz w:val="20"/>
          </w:rPr>
          <w:delText>answered</w:delText>
        </w:r>
        <w:r w:rsidDel="00B278D5">
          <w:rPr>
            <w:spacing w:val="-7"/>
            <w:sz w:val="20"/>
          </w:rPr>
          <w:delText xml:space="preserve"> </w:delText>
        </w:r>
        <w:r w:rsidDel="00B278D5">
          <w:rPr>
            <w:sz w:val="20"/>
          </w:rPr>
          <w:delText>against</w:delText>
        </w:r>
        <w:r w:rsidDel="00B278D5">
          <w:rPr>
            <w:spacing w:val="-7"/>
            <w:sz w:val="20"/>
          </w:rPr>
          <w:delText xml:space="preserve"> </w:delText>
        </w:r>
        <w:r w:rsidDel="00B278D5">
          <w:rPr>
            <w:sz w:val="20"/>
          </w:rPr>
          <w:delText>a</w:delText>
        </w:r>
        <w:r w:rsidDel="00B278D5">
          <w:rPr>
            <w:spacing w:val="-7"/>
            <w:sz w:val="20"/>
          </w:rPr>
          <w:delText xml:space="preserve"> </w:delText>
        </w:r>
        <w:r w:rsidDel="00B278D5">
          <w:rPr>
            <w:sz w:val="20"/>
          </w:rPr>
          <w:delText>restricted</w:delText>
        </w:r>
        <w:r w:rsidDel="00B278D5">
          <w:rPr>
            <w:spacing w:val="-7"/>
            <w:sz w:val="20"/>
          </w:rPr>
          <w:delText xml:space="preserve"> </w:delText>
        </w:r>
        <w:r w:rsidDel="00B278D5">
          <w:rPr>
            <w:sz w:val="20"/>
          </w:rPr>
          <w:delText>baseline.</w:delText>
        </w:r>
        <w:r w:rsidDel="00B278D5">
          <w:rPr>
            <w:spacing w:val="5"/>
            <w:sz w:val="20"/>
          </w:rPr>
          <w:delText xml:space="preserve"> </w:delText>
        </w:r>
      </w:del>
      <w:r>
        <w:rPr>
          <w:sz w:val="20"/>
        </w:rPr>
        <w:t>Section</w:t>
      </w:r>
      <w:r>
        <w:rPr>
          <w:spacing w:val="-7"/>
          <w:sz w:val="20"/>
        </w:rPr>
        <w:t xml:space="preserve"> </w:t>
      </w:r>
      <w:r>
        <w:fldChar w:fldCharType="begin"/>
      </w:r>
      <w:r>
        <w:instrText>HYPERLINK \l "_bookmark18"</w:instrText>
      </w:r>
      <w:r>
        <w:fldChar w:fldCharType="separate"/>
      </w:r>
      <w:r>
        <w:rPr>
          <w:color w:val="0774B7"/>
          <w:sz w:val="20"/>
        </w:rPr>
        <w:t>4.5</w:t>
      </w:r>
      <w:r>
        <w:fldChar w:fldCharType="end"/>
      </w:r>
      <w:r>
        <w:rPr>
          <w:color w:val="0774B7"/>
          <w:spacing w:val="-7"/>
          <w:sz w:val="20"/>
        </w:rPr>
        <w:t xml:space="preserve"> </w:t>
      </w:r>
      <w:r>
        <w:rPr>
          <w:spacing w:val="-2"/>
          <w:sz w:val="20"/>
        </w:rPr>
        <w:t>establishes</w:t>
      </w:r>
      <w:r>
        <w:rPr>
          <w:rFonts w:ascii="Times New Roman"/>
          <w:sz w:val="20"/>
        </w:rPr>
        <w:tab/>
      </w:r>
      <w:r>
        <w:rPr>
          <w:rFonts w:ascii="Trebuchet MS"/>
          <w:spacing w:val="-5"/>
          <w:sz w:val="10"/>
        </w:rPr>
        <w:t>746</w:t>
      </w:r>
    </w:p>
    <w:p w14:paraId="61316555" w14:textId="46492CC0" w:rsidR="00EA1924" w:rsidDel="00B278D5" w:rsidRDefault="00000000" w:rsidP="00B278D5">
      <w:pPr>
        <w:tabs>
          <w:tab w:val="left" w:pos="10859"/>
        </w:tabs>
        <w:spacing w:before="30"/>
        <w:ind w:left="2761"/>
        <w:rPr>
          <w:del w:id="779" w:author="Phil Green" w:date="2026-08-30T18:56:00Z" w16du:dateUtc="2026-08-30T16:56:00Z"/>
          <w:rFonts w:ascii="Trebuchet MS"/>
          <w:sz w:val="10"/>
        </w:rPr>
      </w:pPr>
      <w:r>
        <w:rPr>
          <w:sz w:val="20"/>
        </w:rPr>
        <w:t>that</w:t>
      </w:r>
      <w:r>
        <w:rPr>
          <w:spacing w:val="-6"/>
          <w:sz w:val="20"/>
        </w:rPr>
        <w:t xml:space="preserve"> </w:t>
      </w:r>
      <w:r>
        <w:rPr>
          <w:sz w:val="20"/>
        </w:rPr>
        <w:t>the</w:t>
      </w:r>
      <w:r>
        <w:rPr>
          <w:spacing w:val="-6"/>
          <w:sz w:val="20"/>
        </w:rPr>
        <w:t xml:space="preserve"> </w:t>
      </w:r>
      <w:r>
        <w:rPr>
          <w:sz w:val="20"/>
        </w:rPr>
        <w:t>classical</w:t>
      </w:r>
      <w:r>
        <w:rPr>
          <w:spacing w:val="-5"/>
          <w:sz w:val="20"/>
        </w:rPr>
        <w:t xml:space="preserve"> </w:t>
      </w:r>
      <w:r>
        <w:rPr>
          <w:sz w:val="20"/>
        </w:rPr>
        <w:t>polynomial</w:t>
      </w:r>
      <w:r>
        <w:rPr>
          <w:spacing w:val="-6"/>
          <w:sz w:val="20"/>
        </w:rPr>
        <w:t xml:space="preserve"> </w:t>
      </w:r>
      <w:del w:id="780" w:author="Phil Green" w:date="2026-08-30T18:56:00Z" w16du:dateUtc="2026-08-30T16:56:00Z">
        <w:r w:rsidDel="00B278D5">
          <w:rPr>
            <w:sz w:val="20"/>
          </w:rPr>
          <w:delText>as</w:delText>
        </w:r>
        <w:r w:rsidDel="00B278D5">
          <w:rPr>
            <w:spacing w:val="-6"/>
            <w:sz w:val="20"/>
          </w:rPr>
          <w:delText xml:space="preserve"> </w:delText>
        </w:r>
        <w:r w:rsidDel="00B278D5">
          <w:rPr>
            <w:sz w:val="20"/>
          </w:rPr>
          <w:delText>used</w:delText>
        </w:r>
        <w:r w:rsidDel="00B278D5">
          <w:rPr>
            <w:spacing w:val="-5"/>
            <w:sz w:val="20"/>
          </w:rPr>
          <w:delText xml:space="preserve"> </w:delText>
        </w:r>
        <w:r w:rsidDel="00B278D5">
          <w:rPr>
            <w:sz w:val="20"/>
          </w:rPr>
          <w:delText>in</w:delText>
        </w:r>
        <w:r w:rsidDel="00B278D5">
          <w:rPr>
            <w:spacing w:val="-6"/>
            <w:sz w:val="20"/>
          </w:rPr>
          <w:delText xml:space="preserve"> </w:delText>
        </w:r>
        <w:r w:rsidDel="00B278D5">
          <w:rPr>
            <w:sz w:val="20"/>
          </w:rPr>
          <w:delText>the</w:delText>
        </w:r>
        <w:r w:rsidDel="00B278D5">
          <w:rPr>
            <w:spacing w:val="-5"/>
            <w:sz w:val="20"/>
          </w:rPr>
          <w:delText xml:space="preserve"> </w:delText>
        </w:r>
        <w:r w:rsidDel="00B278D5">
          <w:rPr>
            <w:sz w:val="20"/>
          </w:rPr>
          <w:delText>AIC</w:delText>
        </w:r>
        <w:r w:rsidDel="00B278D5">
          <w:rPr>
            <w:spacing w:val="-6"/>
            <w:sz w:val="20"/>
          </w:rPr>
          <w:delText xml:space="preserve"> </w:delText>
        </w:r>
        <w:r w:rsidDel="00B278D5">
          <w:rPr>
            <w:sz w:val="20"/>
          </w:rPr>
          <w:delText>2025</w:delText>
        </w:r>
        <w:r w:rsidDel="00B278D5">
          <w:rPr>
            <w:spacing w:val="-6"/>
            <w:sz w:val="20"/>
          </w:rPr>
          <w:delText xml:space="preserve"> </w:delText>
        </w:r>
        <w:r w:rsidDel="00B278D5">
          <w:rPr>
            <w:sz w:val="20"/>
          </w:rPr>
          <w:delText>study</w:delText>
        </w:r>
        <w:r w:rsidDel="00B278D5">
          <w:rPr>
            <w:spacing w:val="-5"/>
            <w:sz w:val="20"/>
          </w:rPr>
          <w:delText xml:space="preserve"> </w:delText>
        </w:r>
        <w:r w:rsidDel="00B278D5">
          <w:rPr>
            <w:sz w:val="20"/>
          </w:rPr>
          <w:delText>[</w:delText>
        </w:r>
        <w:r w:rsidDel="00B278D5">
          <w:fldChar w:fldCharType="begin"/>
        </w:r>
        <w:r w:rsidDel="00B278D5">
          <w:delInstrText>HYPERLINK \l "_bookmark39"</w:delInstrText>
        </w:r>
        <w:r w:rsidDel="00B278D5">
          <w:fldChar w:fldCharType="separate"/>
        </w:r>
        <w:r w:rsidDel="00B278D5">
          <w:rPr>
            <w:color w:val="0774B7"/>
            <w:sz w:val="20"/>
          </w:rPr>
          <w:delText>8</w:delText>
        </w:r>
        <w:r w:rsidDel="00B278D5">
          <w:fldChar w:fldCharType="end"/>
        </w:r>
        <w:r w:rsidDel="00B278D5">
          <w:rPr>
            <w:sz w:val="20"/>
          </w:rPr>
          <w:delText>]</w:delText>
        </w:r>
        <w:r w:rsidDel="00B278D5">
          <w:rPr>
            <w:spacing w:val="-6"/>
            <w:sz w:val="20"/>
          </w:rPr>
          <w:delText xml:space="preserve"> </w:delText>
        </w:r>
        <w:r w:rsidDel="00B278D5">
          <w:rPr>
            <w:sz w:val="20"/>
          </w:rPr>
          <w:delText>and</w:delText>
        </w:r>
        <w:r w:rsidDel="00B278D5">
          <w:rPr>
            <w:spacing w:val="-6"/>
            <w:sz w:val="20"/>
          </w:rPr>
          <w:delText xml:space="preserve"> </w:delText>
        </w:r>
        <w:r w:rsidDel="00B278D5">
          <w:rPr>
            <w:sz w:val="20"/>
          </w:rPr>
          <w:delText>specified</w:delText>
        </w:r>
        <w:r w:rsidDel="00B278D5">
          <w:rPr>
            <w:spacing w:val="-5"/>
            <w:sz w:val="20"/>
          </w:rPr>
          <w:delText xml:space="preserve"> </w:delText>
        </w:r>
        <w:r w:rsidDel="00B278D5">
          <w:rPr>
            <w:sz w:val="20"/>
          </w:rPr>
          <w:delText>in</w:delText>
        </w:r>
        <w:r w:rsidDel="00B278D5">
          <w:rPr>
            <w:spacing w:val="-6"/>
            <w:sz w:val="20"/>
          </w:rPr>
          <w:delText xml:space="preserve"> </w:delText>
        </w:r>
        <w:r w:rsidDel="00B278D5">
          <w:rPr>
            <w:sz w:val="20"/>
          </w:rPr>
          <w:delText>the</w:delText>
        </w:r>
        <w:r w:rsidDel="00B278D5">
          <w:rPr>
            <w:spacing w:val="-5"/>
            <w:sz w:val="20"/>
          </w:rPr>
          <w:delText xml:space="preserve"> </w:delText>
        </w:r>
        <w:r w:rsidDel="00B278D5">
          <w:rPr>
            <w:spacing w:val="-2"/>
            <w:sz w:val="20"/>
          </w:rPr>
          <w:delText>second</w:delText>
        </w:r>
        <w:r w:rsidDel="00B278D5">
          <w:rPr>
            <w:rFonts w:ascii="Times New Roman"/>
            <w:sz w:val="20"/>
          </w:rPr>
          <w:tab/>
        </w:r>
        <w:r w:rsidDel="00B278D5">
          <w:rPr>
            <w:rFonts w:ascii="Trebuchet MS"/>
            <w:spacing w:val="-5"/>
            <w:sz w:val="10"/>
          </w:rPr>
          <w:delText>747</w:delText>
        </w:r>
      </w:del>
    </w:p>
    <w:p w14:paraId="3F094D30" w14:textId="0D8CCF77" w:rsidR="00EA1924" w:rsidRDefault="00000000" w:rsidP="00B278D5">
      <w:pPr>
        <w:tabs>
          <w:tab w:val="left" w:pos="10859"/>
        </w:tabs>
        <w:spacing w:before="30"/>
        <w:ind w:left="2761"/>
        <w:rPr>
          <w:rFonts w:ascii="Trebuchet MS" w:hAnsi="Trebuchet MS"/>
          <w:sz w:val="10"/>
        </w:rPr>
      </w:pPr>
      <w:del w:id="781" w:author="Phil Green" w:date="2026-08-30T18:56:00Z" w16du:dateUtc="2026-08-30T16:56:00Z">
        <w:r w:rsidDel="00B278D5">
          <w:rPr>
            <w:sz w:val="20"/>
          </w:rPr>
          <w:delText>author’s</w:delText>
        </w:r>
        <w:r w:rsidDel="00B278D5">
          <w:rPr>
            <w:spacing w:val="-6"/>
            <w:sz w:val="20"/>
          </w:rPr>
          <w:delText xml:space="preserve"> </w:delText>
        </w:r>
        <w:r w:rsidDel="00B278D5">
          <w:rPr>
            <w:sz w:val="20"/>
          </w:rPr>
          <w:delText>characterization</w:delText>
        </w:r>
        <w:r w:rsidDel="00B278D5">
          <w:rPr>
            <w:spacing w:val="-7"/>
            <w:sz w:val="20"/>
          </w:rPr>
          <w:delText xml:space="preserve"> </w:delText>
        </w:r>
        <w:r w:rsidDel="00B278D5">
          <w:rPr>
            <w:sz w:val="20"/>
          </w:rPr>
          <w:delText>brief</w:delText>
        </w:r>
        <w:r w:rsidDel="00B278D5">
          <w:rPr>
            <w:spacing w:val="-7"/>
            <w:sz w:val="20"/>
          </w:rPr>
          <w:delText xml:space="preserve"> </w:delText>
        </w:r>
      </w:del>
      <w:r>
        <w:rPr>
          <w:sz w:val="20"/>
        </w:rPr>
        <w:t>was</w:t>
      </w:r>
      <w:r>
        <w:rPr>
          <w:spacing w:val="-6"/>
          <w:sz w:val="20"/>
        </w:rPr>
        <w:t xml:space="preserve"> </w:t>
      </w:r>
      <w:r>
        <w:rPr>
          <w:sz w:val="20"/>
        </w:rPr>
        <w:t>fitted</w:t>
      </w:r>
      <w:r>
        <w:rPr>
          <w:spacing w:val="-7"/>
          <w:sz w:val="20"/>
        </w:rPr>
        <w:t xml:space="preserve"> </w:t>
      </w:r>
      <w:r>
        <w:rPr>
          <w:sz w:val="20"/>
        </w:rPr>
        <w:t>on</w:t>
      </w:r>
      <w:r>
        <w:rPr>
          <w:spacing w:val="-6"/>
          <w:sz w:val="20"/>
        </w:rPr>
        <w:t xml:space="preserve"> </w:t>
      </w:r>
      <w:r>
        <w:rPr>
          <w:sz w:val="20"/>
        </w:rPr>
        <w:t>XYZ</w:t>
      </w:r>
      <w:r>
        <w:rPr>
          <w:spacing w:val="-6"/>
          <w:sz w:val="20"/>
        </w:rPr>
        <w:t xml:space="preserve"> </w:t>
      </w:r>
      <w:r>
        <w:rPr>
          <w:sz w:val="20"/>
        </w:rPr>
        <w:t>and</w:t>
      </w:r>
      <w:r>
        <w:rPr>
          <w:spacing w:val="-6"/>
          <w:sz w:val="20"/>
        </w:rPr>
        <w:t xml:space="preserve"> </w:t>
      </w:r>
      <w:r>
        <w:rPr>
          <w:sz w:val="20"/>
        </w:rPr>
        <w:t>capped</w:t>
      </w:r>
      <w:r>
        <w:rPr>
          <w:spacing w:val="-7"/>
          <w:sz w:val="20"/>
        </w:rPr>
        <w:t xml:space="preserve"> </w:t>
      </w:r>
      <w:r>
        <w:rPr>
          <w:sz w:val="20"/>
        </w:rPr>
        <w:t>at</w:t>
      </w:r>
      <w:r>
        <w:rPr>
          <w:spacing w:val="-6"/>
          <w:sz w:val="20"/>
        </w:rPr>
        <w:t xml:space="preserve"> </w:t>
      </w:r>
      <w:r>
        <w:rPr>
          <w:sz w:val="20"/>
        </w:rPr>
        <w:t>third</w:t>
      </w:r>
      <w:r>
        <w:rPr>
          <w:spacing w:val="-6"/>
          <w:sz w:val="20"/>
        </w:rPr>
        <w:t xml:space="preserve"> </w:t>
      </w:r>
      <w:r>
        <w:rPr>
          <w:sz w:val="20"/>
        </w:rPr>
        <w:t>order,</w:t>
      </w:r>
      <w:r>
        <w:rPr>
          <w:spacing w:val="-7"/>
          <w:sz w:val="20"/>
        </w:rPr>
        <w:t xml:space="preserve"> </w:t>
      </w:r>
      <w:r>
        <w:rPr>
          <w:sz w:val="20"/>
        </w:rPr>
        <w:t>and</w:t>
      </w:r>
      <w:r>
        <w:rPr>
          <w:spacing w:val="-6"/>
          <w:sz w:val="20"/>
        </w:rPr>
        <w:t xml:space="preserve"> </w:t>
      </w:r>
      <w:r>
        <w:rPr>
          <w:sz w:val="20"/>
        </w:rPr>
        <w:t>that</w:t>
      </w:r>
      <w:r>
        <w:rPr>
          <w:spacing w:val="-6"/>
          <w:sz w:val="20"/>
        </w:rPr>
        <w:t xml:space="preserve"> </w:t>
      </w:r>
      <w:r>
        <w:rPr>
          <w:spacing w:val="-4"/>
          <w:sz w:val="20"/>
        </w:rPr>
        <w:t>both</w:t>
      </w:r>
      <w:r>
        <w:rPr>
          <w:rFonts w:ascii="Times New Roman" w:hAnsi="Times New Roman"/>
          <w:sz w:val="20"/>
        </w:rPr>
        <w:tab/>
      </w:r>
      <w:r>
        <w:rPr>
          <w:rFonts w:ascii="Trebuchet MS" w:hAnsi="Trebuchet MS"/>
          <w:spacing w:val="-5"/>
          <w:sz w:val="10"/>
        </w:rPr>
        <w:t>748</w:t>
      </w:r>
    </w:p>
    <w:p w14:paraId="62E30613" w14:textId="77777777" w:rsidR="00EA1924" w:rsidRDefault="00000000">
      <w:pPr>
        <w:tabs>
          <w:tab w:val="left" w:pos="10859"/>
        </w:tabs>
        <w:spacing w:before="30"/>
        <w:ind w:left="2761"/>
        <w:rPr>
          <w:rFonts w:ascii="Trebuchet MS" w:hAnsi="Trebuchet MS"/>
          <w:sz w:val="10"/>
        </w:rPr>
      </w:pPr>
      <w:r>
        <w:rPr>
          <w:sz w:val="20"/>
        </w:rPr>
        <w:t>restrictions</w:t>
      </w:r>
      <w:r>
        <w:rPr>
          <w:spacing w:val="12"/>
          <w:sz w:val="20"/>
        </w:rPr>
        <w:t xml:space="preserve"> </w:t>
      </w:r>
      <w:r>
        <w:rPr>
          <w:sz w:val="20"/>
        </w:rPr>
        <w:t>are</w:t>
      </w:r>
      <w:r>
        <w:rPr>
          <w:spacing w:val="12"/>
          <w:sz w:val="20"/>
        </w:rPr>
        <w:t xml:space="preserve"> </w:t>
      </w:r>
      <w:r>
        <w:rPr>
          <w:sz w:val="20"/>
        </w:rPr>
        <w:t>costly:</w:t>
      </w:r>
      <w:r>
        <w:rPr>
          <w:spacing w:val="36"/>
          <w:sz w:val="20"/>
        </w:rPr>
        <w:t xml:space="preserve"> </w:t>
      </w:r>
      <w:r>
        <w:rPr>
          <w:sz w:val="20"/>
        </w:rPr>
        <w:t>correcting</w:t>
      </w:r>
      <w:r>
        <w:rPr>
          <w:spacing w:val="12"/>
          <w:sz w:val="20"/>
        </w:rPr>
        <w:t xml:space="preserve"> </w:t>
      </w:r>
      <w:r>
        <w:rPr>
          <w:sz w:val="20"/>
        </w:rPr>
        <w:t>the</w:t>
      </w:r>
      <w:r>
        <w:rPr>
          <w:spacing w:val="13"/>
          <w:sz w:val="20"/>
        </w:rPr>
        <w:t xml:space="preserve"> </w:t>
      </w:r>
      <w:r>
        <w:rPr>
          <w:sz w:val="20"/>
        </w:rPr>
        <w:t>space</w:t>
      </w:r>
      <w:r>
        <w:rPr>
          <w:spacing w:val="12"/>
          <w:sz w:val="20"/>
        </w:rPr>
        <w:t xml:space="preserve"> </w:t>
      </w:r>
      <w:r>
        <w:rPr>
          <w:sz w:val="20"/>
        </w:rPr>
        <w:t>alone</w:t>
      </w:r>
      <w:r>
        <w:rPr>
          <w:spacing w:val="12"/>
          <w:sz w:val="20"/>
        </w:rPr>
        <w:t xml:space="preserve"> </w:t>
      </w:r>
      <w:r>
        <w:rPr>
          <w:sz w:val="20"/>
        </w:rPr>
        <w:t>improves</w:t>
      </w:r>
      <w:r>
        <w:rPr>
          <w:spacing w:val="13"/>
          <w:sz w:val="20"/>
        </w:rPr>
        <w:t xml:space="preserve"> </w:t>
      </w:r>
      <w:r>
        <w:rPr>
          <w:sz w:val="20"/>
        </w:rPr>
        <w:t>the</w:t>
      </w:r>
      <w:r>
        <w:rPr>
          <w:spacing w:val="12"/>
          <w:sz w:val="20"/>
        </w:rPr>
        <w:t xml:space="preserve"> </w:t>
      </w:r>
      <w:r>
        <w:rPr>
          <w:sz w:val="20"/>
        </w:rPr>
        <w:t>polynomial’s</w:t>
      </w:r>
      <w:r>
        <w:rPr>
          <w:spacing w:val="13"/>
          <w:sz w:val="20"/>
        </w:rPr>
        <w:t xml:space="preserve"> </w:t>
      </w:r>
      <w:r>
        <w:rPr>
          <w:spacing w:val="-2"/>
          <w:sz w:val="20"/>
        </w:rPr>
        <w:t>maximum</w:t>
      </w:r>
      <w:r>
        <w:rPr>
          <w:rFonts w:ascii="Times New Roman" w:hAnsi="Times New Roman"/>
          <w:sz w:val="20"/>
        </w:rPr>
        <w:tab/>
      </w:r>
      <w:r>
        <w:rPr>
          <w:rFonts w:ascii="Trebuchet MS" w:hAnsi="Trebuchet MS"/>
          <w:spacing w:val="-5"/>
          <w:sz w:val="10"/>
        </w:rPr>
        <w:t>749</w:t>
      </w:r>
    </w:p>
    <w:p w14:paraId="3A6CE65D" w14:textId="77777777" w:rsidR="00EA1924" w:rsidRDefault="00000000">
      <w:pPr>
        <w:tabs>
          <w:tab w:val="left" w:pos="10859"/>
        </w:tabs>
        <w:spacing w:before="30"/>
        <w:ind w:left="2761"/>
        <w:rPr>
          <w:rFonts w:ascii="Trebuchet MS"/>
          <w:sz w:val="10"/>
        </w:rPr>
      </w:pPr>
      <w:r>
        <w:rPr>
          <w:sz w:val="20"/>
        </w:rPr>
        <w:t>error</w:t>
      </w:r>
      <w:r>
        <w:rPr>
          <w:spacing w:val="16"/>
          <w:sz w:val="20"/>
        </w:rPr>
        <w:t xml:space="preserve"> </w:t>
      </w:r>
      <w:r>
        <w:rPr>
          <w:sz w:val="20"/>
        </w:rPr>
        <w:t>on</w:t>
      </w:r>
      <w:r>
        <w:rPr>
          <w:spacing w:val="17"/>
          <w:sz w:val="20"/>
        </w:rPr>
        <w:t xml:space="preserve"> </w:t>
      </w:r>
      <w:r>
        <w:rPr>
          <w:sz w:val="20"/>
        </w:rPr>
        <w:t>9</w:t>
      </w:r>
      <w:r>
        <w:rPr>
          <w:spacing w:val="17"/>
          <w:sz w:val="20"/>
        </w:rPr>
        <w:t xml:space="preserve"> </w:t>
      </w:r>
      <w:r>
        <w:rPr>
          <w:sz w:val="20"/>
        </w:rPr>
        <w:t>of</w:t>
      </w:r>
      <w:r>
        <w:rPr>
          <w:spacing w:val="17"/>
          <w:sz w:val="20"/>
        </w:rPr>
        <w:t xml:space="preserve"> </w:t>
      </w:r>
      <w:r>
        <w:rPr>
          <w:sz w:val="20"/>
        </w:rPr>
        <w:t>9</w:t>
      </w:r>
      <w:r>
        <w:rPr>
          <w:spacing w:val="16"/>
          <w:sz w:val="20"/>
        </w:rPr>
        <w:t xml:space="preserve"> </w:t>
      </w:r>
      <w:r>
        <w:rPr>
          <w:sz w:val="20"/>
        </w:rPr>
        <w:t>datasets</w:t>
      </w:r>
      <w:r>
        <w:rPr>
          <w:spacing w:val="17"/>
          <w:sz w:val="20"/>
        </w:rPr>
        <w:t xml:space="preserve"> </w:t>
      </w:r>
      <w:r>
        <w:rPr>
          <w:sz w:val="20"/>
        </w:rPr>
        <w:t>and</w:t>
      </w:r>
      <w:r>
        <w:rPr>
          <w:spacing w:val="17"/>
          <w:sz w:val="20"/>
        </w:rPr>
        <w:t xml:space="preserve"> </w:t>
      </w:r>
      <w:r>
        <w:rPr>
          <w:sz w:val="20"/>
        </w:rPr>
        <w:t>its</w:t>
      </w:r>
      <w:r>
        <w:rPr>
          <w:spacing w:val="17"/>
          <w:sz w:val="20"/>
        </w:rPr>
        <w:t xml:space="preserve"> </w:t>
      </w:r>
      <w:r>
        <w:rPr>
          <w:sz w:val="20"/>
        </w:rPr>
        <w:t>median</w:t>
      </w:r>
      <w:r>
        <w:rPr>
          <w:spacing w:val="17"/>
          <w:sz w:val="20"/>
        </w:rPr>
        <w:t xml:space="preserve"> </w:t>
      </w:r>
      <w:r>
        <w:rPr>
          <w:sz w:val="20"/>
        </w:rPr>
        <w:t>on</w:t>
      </w:r>
      <w:r>
        <w:rPr>
          <w:spacing w:val="16"/>
          <w:sz w:val="20"/>
        </w:rPr>
        <w:t xml:space="preserve"> </w:t>
      </w:r>
      <w:r>
        <w:rPr>
          <w:sz w:val="20"/>
        </w:rPr>
        <w:t>8</w:t>
      </w:r>
      <w:r>
        <w:rPr>
          <w:spacing w:val="17"/>
          <w:sz w:val="20"/>
        </w:rPr>
        <w:t xml:space="preserve"> </w:t>
      </w:r>
      <w:r>
        <w:rPr>
          <w:sz w:val="20"/>
        </w:rPr>
        <w:t>of</w:t>
      </w:r>
      <w:r>
        <w:rPr>
          <w:spacing w:val="17"/>
          <w:sz w:val="20"/>
        </w:rPr>
        <w:t xml:space="preserve"> </w:t>
      </w:r>
      <w:r>
        <w:rPr>
          <w:sz w:val="20"/>
        </w:rPr>
        <w:t>9,</w:t>
      </w:r>
      <w:r>
        <w:rPr>
          <w:spacing w:val="21"/>
          <w:sz w:val="20"/>
        </w:rPr>
        <w:t xml:space="preserve"> </w:t>
      </w:r>
      <w:r>
        <w:rPr>
          <w:sz w:val="20"/>
        </w:rPr>
        <w:t>and</w:t>
      </w:r>
      <w:r>
        <w:rPr>
          <w:spacing w:val="17"/>
          <w:sz w:val="20"/>
        </w:rPr>
        <w:t xml:space="preserve"> </w:t>
      </w:r>
      <w:r>
        <w:rPr>
          <w:sz w:val="20"/>
        </w:rPr>
        <w:t>correcting</w:t>
      </w:r>
      <w:r>
        <w:rPr>
          <w:spacing w:val="16"/>
          <w:sz w:val="20"/>
        </w:rPr>
        <w:t xml:space="preserve"> </w:t>
      </w:r>
      <w:r>
        <w:rPr>
          <w:sz w:val="20"/>
        </w:rPr>
        <w:t>both</w:t>
      </w:r>
      <w:r>
        <w:rPr>
          <w:spacing w:val="17"/>
          <w:sz w:val="20"/>
        </w:rPr>
        <w:t xml:space="preserve"> </w:t>
      </w:r>
      <w:r>
        <w:rPr>
          <w:sz w:val="20"/>
        </w:rPr>
        <w:t>takes</w:t>
      </w:r>
      <w:r>
        <w:rPr>
          <w:spacing w:val="17"/>
          <w:sz w:val="20"/>
        </w:rPr>
        <w:t xml:space="preserve"> </w:t>
      </w:r>
      <w:r>
        <w:rPr>
          <w:sz w:val="20"/>
        </w:rPr>
        <w:t>its</w:t>
      </w:r>
      <w:r>
        <w:rPr>
          <w:spacing w:val="17"/>
          <w:sz w:val="20"/>
        </w:rPr>
        <w:t xml:space="preserve"> </w:t>
      </w:r>
      <w:r>
        <w:rPr>
          <w:spacing w:val="-2"/>
          <w:sz w:val="20"/>
        </w:rPr>
        <w:t>median</w:t>
      </w:r>
      <w:r>
        <w:rPr>
          <w:rFonts w:ascii="Times New Roman"/>
          <w:sz w:val="20"/>
        </w:rPr>
        <w:tab/>
      </w:r>
      <w:r>
        <w:rPr>
          <w:rFonts w:ascii="Trebuchet MS"/>
          <w:spacing w:val="-5"/>
          <w:sz w:val="10"/>
        </w:rPr>
        <w:t>750</w:t>
      </w:r>
    </w:p>
    <w:p w14:paraId="7ECE40FE" w14:textId="77777777" w:rsidR="00EA1924" w:rsidRDefault="00000000">
      <w:pPr>
        <w:tabs>
          <w:tab w:val="left" w:pos="10859"/>
        </w:tabs>
        <w:spacing w:before="30"/>
        <w:ind w:left="2761"/>
        <w:rPr>
          <w:rFonts w:ascii="Trebuchet MS" w:hAnsi="Trebuchet MS"/>
          <w:sz w:val="10"/>
        </w:rPr>
      </w:pPr>
      <w:r>
        <w:rPr>
          <w:sz w:val="20"/>
        </w:rPr>
        <w:t>on</w:t>
      </w:r>
      <w:r>
        <w:rPr>
          <w:spacing w:val="15"/>
          <w:sz w:val="20"/>
        </w:rPr>
        <w:t xml:space="preserve"> </w:t>
      </w:r>
      <w:r>
        <w:rPr>
          <w:sz w:val="20"/>
        </w:rPr>
        <w:t>the</w:t>
      </w:r>
      <w:r>
        <w:rPr>
          <w:spacing w:val="15"/>
          <w:sz w:val="20"/>
        </w:rPr>
        <w:t xml:space="preserve"> </w:t>
      </w:r>
      <w:r>
        <w:rPr>
          <w:sz w:val="20"/>
        </w:rPr>
        <w:t>seven-ink</w:t>
      </w:r>
      <w:r>
        <w:rPr>
          <w:spacing w:val="16"/>
          <w:sz w:val="20"/>
        </w:rPr>
        <w:t xml:space="preserve"> </w:t>
      </w:r>
      <w:r>
        <w:rPr>
          <w:sz w:val="20"/>
        </w:rPr>
        <w:t>CMYKOGV</w:t>
      </w:r>
      <w:r>
        <w:rPr>
          <w:spacing w:val="15"/>
          <w:sz w:val="20"/>
        </w:rPr>
        <w:t xml:space="preserve"> </w:t>
      </w:r>
      <w:r>
        <w:rPr>
          <w:sz w:val="20"/>
        </w:rPr>
        <w:t>chart</w:t>
      </w:r>
      <w:r>
        <w:rPr>
          <w:spacing w:val="16"/>
          <w:sz w:val="20"/>
        </w:rPr>
        <w:t xml:space="preserve"> </w:t>
      </w:r>
      <w:r>
        <w:rPr>
          <w:sz w:val="20"/>
        </w:rPr>
        <w:t>from</w:t>
      </w:r>
      <w:r>
        <w:rPr>
          <w:spacing w:val="15"/>
          <w:sz w:val="20"/>
        </w:rPr>
        <w:t xml:space="preserve"> </w:t>
      </w:r>
      <w:r>
        <w:rPr>
          <w:sz w:val="20"/>
        </w:rPr>
        <w:t>5.386</w:t>
      </w:r>
      <w:r>
        <w:rPr>
          <w:spacing w:val="15"/>
          <w:sz w:val="20"/>
        </w:rPr>
        <w:t xml:space="preserve"> </w:t>
      </w:r>
      <w:r>
        <w:rPr>
          <w:sz w:val="20"/>
        </w:rPr>
        <w:t>to</w:t>
      </w:r>
      <w:r>
        <w:rPr>
          <w:spacing w:val="16"/>
          <w:sz w:val="20"/>
        </w:rPr>
        <w:t xml:space="preserve"> </w:t>
      </w:r>
      <w:r>
        <w:rPr>
          <w:sz w:val="20"/>
        </w:rPr>
        <w:t>0.272</w:t>
      </w:r>
      <w:r>
        <w:rPr>
          <w:spacing w:val="19"/>
          <w:sz w:val="20"/>
        </w:rPr>
        <w:t xml:space="preserve"> </w:t>
      </w:r>
      <w:r>
        <w:rPr>
          <w:rFonts w:ascii="Calibri" w:hAnsi="Calibri"/>
          <w:sz w:val="20"/>
        </w:rPr>
        <w:t>∆</w:t>
      </w:r>
      <w:r>
        <w:rPr>
          <w:i/>
          <w:sz w:val="20"/>
        </w:rPr>
        <w:t>E</w:t>
      </w:r>
      <w:r>
        <w:rPr>
          <w:sz w:val="20"/>
          <w:vertAlign w:val="subscript"/>
        </w:rPr>
        <w:t>00</w:t>
      </w:r>
      <w:r>
        <w:rPr>
          <w:sz w:val="20"/>
        </w:rPr>
        <w:t>.</w:t>
      </w:r>
      <w:r>
        <w:rPr>
          <w:spacing w:val="47"/>
          <w:sz w:val="20"/>
        </w:rPr>
        <w:t xml:space="preserve"> </w:t>
      </w:r>
      <w:r>
        <w:rPr>
          <w:sz w:val="20"/>
        </w:rPr>
        <w:t>Section</w:t>
      </w:r>
      <w:r>
        <w:rPr>
          <w:spacing w:val="16"/>
          <w:sz w:val="20"/>
        </w:rPr>
        <w:t xml:space="preserve"> </w:t>
      </w:r>
      <w:hyperlink w:anchor="_bookmark18" w:history="1">
        <w:r>
          <w:rPr>
            <w:color w:val="0774B7"/>
            <w:sz w:val="20"/>
          </w:rPr>
          <w:t>4.5</w:t>
        </w:r>
      </w:hyperlink>
      <w:r>
        <w:rPr>
          <w:color w:val="0774B7"/>
          <w:spacing w:val="15"/>
          <w:sz w:val="20"/>
        </w:rPr>
        <w:t xml:space="preserve"> </w:t>
      </w:r>
      <w:r>
        <w:rPr>
          <w:sz w:val="20"/>
        </w:rPr>
        <w:t>establishes</w:t>
      </w:r>
      <w:r>
        <w:rPr>
          <w:spacing w:val="16"/>
          <w:sz w:val="20"/>
        </w:rPr>
        <w:t xml:space="preserve"> </w:t>
      </w:r>
      <w:r>
        <w:rPr>
          <w:spacing w:val="-5"/>
          <w:sz w:val="20"/>
        </w:rPr>
        <w:t>the</w:t>
      </w:r>
      <w:r>
        <w:rPr>
          <w:rFonts w:ascii="Times New Roman" w:hAnsi="Times New Roman"/>
          <w:sz w:val="20"/>
        </w:rPr>
        <w:tab/>
      </w:r>
      <w:r>
        <w:rPr>
          <w:rFonts w:ascii="Trebuchet MS" w:hAnsi="Trebuchet MS"/>
          <w:spacing w:val="-5"/>
          <w:sz w:val="10"/>
        </w:rPr>
        <w:t>751</w:t>
      </w:r>
    </w:p>
    <w:p w14:paraId="49A04DDA" w14:textId="77777777" w:rsidR="00EA1924" w:rsidRDefault="00000000">
      <w:pPr>
        <w:tabs>
          <w:tab w:val="left" w:pos="10859"/>
        </w:tabs>
        <w:spacing w:before="30"/>
        <w:ind w:left="2761"/>
        <w:rPr>
          <w:rFonts w:ascii="Trebuchet MS"/>
          <w:sz w:val="10"/>
        </w:rPr>
      </w:pPr>
      <w:r>
        <w:rPr>
          <w:sz w:val="20"/>
        </w:rPr>
        <w:t>mechanism</w:t>
      </w:r>
      <w:r>
        <w:rPr>
          <w:spacing w:val="-4"/>
          <w:sz w:val="20"/>
        </w:rPr>
        <w:t xml:space="preserve"> </w:t>
      </w:r>
      <w:r>
        <w:rPr>
          <w:sz w:val="20"/>
        </w:rPr>
        <w:t>and</w:t>
      </w:r>
      <w:r>
        <w:rPr>
          <w:spacing w:val="-2"/>
          <w:sz w:val="20"/>
        </w:rPr>
        <w:t xml:space="preserve"> </w:t>
      </w:r>
      <w:r>
        <w:rPr>
          <w:sz w:val="20"/>
        </w:rPr>
        <w:t>shows</w:t>
      </w:r>
      <w:r>
        <w:rPr>
          <w:spacing w:val="-1"/>
          <w:sz w:val="20"/>
        </w:rPr>
        <w:t xml:space="preserve"> </w:t>
      </w:r>
      <w:r>
        <w:rPr>
          <w:sz w:val="20"/>
        </w:rPr>
        <w:t>the</w:t>
      </w:r>
      <w:r>
        <w:rPr>
          <w:spacing w:val="-2"/>
          <w:sz w:val="20"/>
        </w:rPr>
        <w:t xml:space="preserve"> </w:t>
      </w:r>
      <w:r>
        <w:rPr>
          <w:sz w:val="20"/>
        </w:rPr>
        <w:t>cube</w:t>
      </w:r>
      <w:r>
        <w:rPr>
          <w:spacing w:val="-2"/>
          <w:sz w:val="20"/>
        </w:rPr>
        <w:t xml:space="preserve"> </w:t>
      </w:r>
      <w:r>
        <w:rPr>
          <w:sz w:val="20"/>
        </w:rPr>
        <w:t>root</w:t>
      </w:r>
      <w:r>
        <w:rPr>
          <w:spacing w:val="-1"/>
          <w:sz w:val="20"/>
        </w:rPr>
        <w:t xml:space="preserve"> </w:t>
      </w:r>
      <w:r>
        <w:rPr>
          <w:sz w:val="20"/>
        </w:rPr>
        <w:t>not</w:t>
      </w:r>
      <w:r>
        <w:rPr>
          <w:spacing w:val="-2"/>
          <w:sz w:val="20"/>
        </w:rPr>
        <w:t xml:space="preserve"> </w:t>
      </w:r>
      <w:r>
        <w:rPr>
          <w:sz w:val="20"/>
        </w:rPr>
        <w:t>to</w:t>
      </w:r>
      <w:r>
        <w:rPr>
          <w:spacing w:val="-2"/>
          <w:sz w:val="20"/>
        </w:rPr>
        <w:t xml:space="preserve"> </w:t>
      </w:r>
      <w:r>
        <w:rPr>
          <w:sz w:val="20"/>
        </w:rPr>
        <w:t>be</w:t>
      </w:r>
      <w:r>
        <w:rPr>
          <w:spacing w:val="-1"/>
          <w:sz w:val="20"/>
        </w:rPr>
        <w:t xml:space="preserve"> </w:t>
      </w:r>
      <w:r>
        <w:rPr>
          <w:sz w:val="20"/>
        </w:rPr>
        <w:t>privileged</w:t>
      </w:r>
      <w:r>
        <w:rPr>
          <w:spacing w:val="-2"/>
          <w:sz w:val="20"/>
        </w:rPr>
        <w:t xml:space="preserve"> </w:t>
      </w:r>
      <w:r>
        <w:rPr>
          <w:sz w:val="20"/>
        </w:rPr>
        <w:t>among</w:t>
      </w:r>
      <w:r>
        <w:rPr>
          <w:spacing w:val="-2"/>
          <w:sz w:val="20"/>
        </w:rPr>
        <w:t xml:space="preserve"> </w:t>
      </w:r>
      <w:r>
        <w:rPr>
          <w:sz w:val="20"/>
        </w:rPr>
        <w:t>compressive</w:t>
      </w:r>
      <w:r>
        <w:rPr>
          <w:spacing w:val="-1"/>
          <w:sz w:val="20"/>
        </w:rPr>
        <w:t xml:space="preserve"> </w:t>
      </w:r>
      <w:r>
        <w:rPr>
          <w:spacing w:val="-2"/>
          <w:sz w:val="20"/>
        </w:rPr>
        <w:t>transforms;</w:t>
      </w:r>
      <w:r>
        <w:rPr>
          <w:rFonts w:ascii="Times New Roman"/>
          <w:sz w:val="20"/>
        </w:rPr>
        <w:tab/>
      </w:r>
      <w:r>
        <w:rPr>
          <w:rFonts w:ascii="Trebuchet MS"/>
          <w:spacing w:val="-5"/>
          <w:sz w:val="10"/>
        </w:rPr>
        <w:t>752</w:t>
      </w:r>
    </w:p>
    <w:p w14:paraId="25D78E85" w14:textId="77777777" w:rsidR="00EA1924" w:rsidRDefault="00000000">
      <w:pPr>
        <w:tabs>
          <w:tab w:val="left" w:pos="10859"/>
        </w:tabs>
        <w:spacing w:before="30"/>
        <w:ind w:left="2761"/>
        <w:rPr>
          <w:rFonts w:ascii="Trebuchet MS"/>
          <w:sz w:val="10"/>
        </w:rPr>
      </w:pPr>
      <w:r>
        <w:rPr>
          <w:spacing w:val="-2"/>
          <w:sz w:val="20"/>
        </w:rPr>
        <w:t>none</w:t>
      </w:r>
      <w:r>
        <w:rPr>
          <w:spacing w:val="-6"/>
          <w:sz w:val="20"/>
        </w:rPr>
        <w:t xml:space="preserve"> </w:t>
      </w:r>
      <w:r>
        <w:rPr>
          <w:spacing w:val="-2"/>
          <w:sz w:val="20"/>
        </w:rPr>
        <w:t>of</w:t>
      </w:r>
      <w:r>
        <w:rPr>
          <w:spacing w:val="-6"/>
          <w:sz w:val="20"/>
        </w:rPr>
        <w:t xml:space="preserve"> </w:t>
      </w:r>
      <w:r>
        <w:rPr>
          <w:spacing w:val="-2"/>
          <w:sz w:val="20"/>
        </w:rPr>
        <w:t>this</w:t>
      </w:r>
      <w:r>
        <w:rPr>
          <w:spacing w:val="-6"/>
          <w:sz w:val="20"/>
        </w:rPr>
        <w:t xml:space="preserve"> </w:t>
      </w:r>
      <w:r>
        <w:rPr>
          <w:spacing w:val="-2"/>
          <w:sz w:val="20"/>
        </w:rPr>
        <w:t>is</w:t>
      </w:r>
      <w:r>
        <w:rPr>
          <w:spacing w:val="-6"/>
          <w:sz w:val="20"/>
        </w:rPr>
        <w:t xml:space="preserve"> </w:t>
      </w:r>
      <w:r>
        <w:rPr>
          <w:spacing w:val="-2"/>
          <w:sz w:val="20"/>
        </w:rPr>
        <w:t>new</w:t>
      </w:r>
      <w:r>
        <w:rPr>
          <w:spacing w:val="-5"/>
          <w:sz w:val="20"/>
        </w:rPr>
        <w:t xml:space="preserve"> </w:t>
      </w:r>
      <w:r>
        <w:rPr>
          <w:spacing w:val="-2"/>
          <w:sz w:val="20"/>
        </w:rPr>
        <w:t>as</w:t>
      </w:r>
      <w:r>
        <w:rPr>
          <w:spacing w:val="-6"/>
          <w:sz w:val="20"/>
        </w:rPr>
        <w:t xml:space="preserve"> </w:t>
      </w:r>
      <w:r>
        <w:rPr>
          <w:spacing w:val="-2"/>
          <w:sz w:val="20"/>
        </w:rPr>
        <w:t>technique</w:t>
      </w:r>
      <w:r>
        <w:rPr>
          <w:spacing w:val="-6"/>
          <w:sz w:val="20"/>
        </w:rPr>
        <w:t xml:space="preserve"> </w:t>
      </w:r>
      <w:r>
        <w:rPr>
          <w:spacing w:val="-2"/>
          <w:sz w:val="20"/>
        </w:rPr>
        <w:t>(Section</w:t>
      </w:r>
      <w:r>
        <w:rPr>
          <w:spacing w:val="-6"/>
          <w:sz w:val="20"/>
        </w:rPr>
        <w:t xml:space="preserve"> </w:t>
      </w:r>
      <w:hyperlink w:anchor="_bookmark1" w:history="1">
        <w:r>
          <w:rPr>
            <w:color w:val="0774B7"/>
            <w:spacing w:val="-2"/>
            <w:sz w:val="20"/>
          </w:rPr>
          <w:t>2</w:t>
        </w:r>
      </w:hyperlink>
      <w:r>
        <w:rPr>
          <w:spacing w:val="-2"/>
          <w:sz w:val="20"/>
        </w:rPr>
        <w:t>),</w:t>
      </w:r>
      <w:r>
        <w:rPr>
          <w:spacing w:val="-6"/>
          <w:sz w:val="20"/>
        </w:rPr>
        <w:t xml:space="preserve"> </w:t>
      </w:r>
      <w:r>
        <w:rPr>
          <w:spacing w:val="-2"/>
          <w:sz w:val="20"/>
        </w:rPr>
        <w:t>and</w:t>
      </w:r>
      <w:r>
        <w:rPr>
          <w:spacing w:val="-5"/>
          <w:sz w:val="20"/>
        </w:rPr>
        <w:t xml:space="preserve"> </w:t>
      </w:r>
      <w:r>
        <w:rPr>
          <w:spacing w:val="-2"/>
          <w:sz w:val="20"/>
        </w:rPr>
        <w:t>its</w:t>
      </w:r>
      <w:r>
        <w:rPr>
          <w:spacing w:val="-6"/>
          <w:sz w:val="20"/>
        </w:rPr>
        <w:t xml:space="preserve"> </w:t>
      </w:r>
      <w:r>
        <w:rPr>
          <w:spacing w:val="-2"/>
          <w:sz w:val="20"/>
        </w:rPr>
        <w:t>consequence</w:t>
      </w:r>
      <w:r>
        <w:rPr>
          <w:spacing w:val="-6"/>
          <w:sz w:val="20"/>
        </w:rPr>
        <w:t xml:space="preserve"> </w:t>
      </w:r>
      <w:r>
        <w:rPr>
          <w:spacing w:val="-2"/>
          <w:sz w:val="20"/>
        </w:rPr>
        <w:t>is</w:t>
      </w:r>
      <w:r>
        <w:rPr>
          <w:spacing w:val="-6"/>
          <w:sz w:val="20"/>
        </w:rPr>
        <w:t xml:space="preserve"> </w:t>
      </w:r>
      <w:r>
        <w:rPr>
          <w:spacing w:val="-2"/>
          <w:sz w:val="20"/>
        </w:rPr>
        <w:t>that</w:t>
      </w:r>
      <w:r>
        <w:rPr>
          <w:spacing w:val="-6"/>
          <w:sz w:val="20"/>
        </w:rPr>
        <w:t xml:space="preserve"> </w:t>
      </w:r>
      <w:r>
        <w:rPr>
          <w:spacing w:val="-2"/>
          <w:sz w:val="20"/>
        </w:rPr>
        <w:t>both</w:t>
      </w:r>
      <w:r>
        <w:rPr>
          <w:spacing w:val="-5"/>
          <w:sz w:val="20"/>
        </w:rPr>
        <w:t xml:space="preserve"> </w:t>
      </w:r>
      <w:r>
        <w:rPr>
          <w:spacing w:val="-2"/>
          <w:sz w:val="20"/>
        </w:rPr>
        <w:t>answers</w:t>
      </w:r>
      <w:r>
        <w:rPr>
          <w:spacing w:val="-6"/>
          <w:sz w:val="20"/>
        </w:rPr>
        <w:t xml:space="preserve"> </w:t>
      </w:r>
      <w:r>
        <w:rPr>
          <w:spacing w:val="-2"/>
          <w:sz w:val="20"/>
        </w:rPr>
        <w:t>below</w:t>
      </w:r>
      <w:r>
        <w:rPr>
          <w:rFonts w:ascii="Times New Roman"/>
          <w:sz w:val="20"/>
        </w:rPr>
        <w:tab/>
      </w:r>
      <w:r>
        <w:rPr>
          <w:rFonts w:ascii="Trebuchet MS"/>
          <w:spacing w:val="-5"/>
          <w:sz w:val="10"/>
        </w:rPr>
        <w:t>753</w:t>
      </w:r>
    </w:p>
    <w:p w14:paraId="5983547D" w14:textId="77777777" w:rsidR="00EA1924" w:rsidRDefault="00000000">
      <w:pPr>
        <w:tabs>
          <w:tab w:val="left" w:pos="10859"/>
        </w:tabs>
        <w:spacing w:before="30"/>
        <w:ind w:left="2761"/>
        <w:rPr>
          <w:rFonts w:ascii="Trebuchet MS"/>
          <w:sz w:val="10"/>
        </w:rPr>
      </w:pPr>
      <w:r>
        <w:rPr>
          <w:sz w:val="20"/>
        </w:rPr>
        <w:t>are</w:t>
      </w:r>
      <w:r>
        <w:rPr>
          <w:spacing w:val="-9"/>
          <w:sz w:val="20"/>
        </w:rPr>
        <w:t xml:space="preserve"> </w:t>
      </w:r>
      <w:r>
        <w:rPr>
          <w:sz w:val="20"/>
        </w:rPr>
        <w:t>narrower</w:t>
      </w:r>
      <w:r>
        <w:rPr>
          <w:spacing w:val="-9"/>
          <w:sz w:val="20"/>
        </w:rPr>
        <w:t xml:space="preserve"> </w:t>
      </w:r>
      <w:r>
        <w:rPr>
          <w:sz w:val="20"/>
        </w:rPr>
        <w:t>than</w:t>
      </w:r>
      <w:r>
        <w:rPr>
          <w:spacing w:val="-9"/>
          <w:sz w:val="20"/>
        </w:rPr>
        <w:t xml:space="preserve"> </w:t>
      </w:r>
      <w:r>
        <w:rPr>
          <w:sz w:val="20"/>
        </w:rPr>
        <w:t>an</w:t>
      </w:r>
      <w:r>
        <w:rPr>
          <w:spacing w:val="-9"/>
          <w:sz w:val="20"/>
        </w:rPr>
        <w:t xml:space="preserve"> </w:t>
      </w:r>
      <w:r>
        <w:rPr>
          <w:sz w:val="20"/>
        </w:rPr>
        <w:t>uncorrected</w:t>
      </w:r>
      <w:r>
        <w:rPr>
          <w:spacing w:val="-9"/>
          <w:sz w:val="20"/>
        </w:rPr>
        <w:t xml:space="preserve"> </w:t>
      </w:r>
      <w:r>
        <w:rPr>
          <w:sz w:val="20"/>
        </w:rPr>
        <w:t>comparison</w:t>
      </w:r>
      <w:r>
        <w:rPr>
          <w:spacing w:val="-9"/>
          <w:sz w:val="20"/>
        </w:rPr>
        <w:t xml:space="preserve"> </w:t>
      </w:r>
      <w:r>
        <w:rPr>
          <w:sz w:val="20"/>
        </w:rPr>
        <w:t>would</w:t>
      </w:r>
      <w:r>
        <w:rPr>
          <w:spacing w:val="-9"/>
          <w:sz w:val="20"/>
        </w:rPr>
        <w:t xml:space="preserve"> </w:t>
      </w:r>
      <w:r>
        <w:rPr>
          <w:spacing w:val="-2"/>
          <w:sz w:val="20"/>
        </w:rPr>
        <w:t>suggest.</w:t>
      </w:r>
      <w:r>
        <w:rPr>
          <w:rFonts w:ascii="Times New Roman"/>
          <w:sz w:val="20"/>
        </w:rPr>
        <w:tab/>
      </w:r>
      <w:r>
        <w:rPr>
          <w:rFonts w:ascii="Trebuchet MS"/>
          <w:spacing w:val="-5"/>
          <w:sz w:val="10"/>
        </w:rPr>
        <w:t>754</w:t>
      </w:r>
    </w:p>
    <w:p w14:paraId="1E4D26E3" w14:textId="77777777" w:rsidR="00EA1924" w:rsidRDefault="00000000">
      <w:pPr>
        <w:pStyle w:val="Heading1"/>
        <w:tabs>
          <w:tab w:val="left" w:pos="10859"/>
        </w:tabs>
        <w:spacing w:before="34"/>
        <w:ind w:left="3187"/>
        <w:rPr>
          <w:rFonts w:ascii="Trebuchet MS"/>
          <w:b w:val="0"/>
          <w:sz w:val="10"/>
        </w:rPr>
      </w:pPr>
      <w:r>
        <w:t>Question</w:t>
      </w:r>
      <w:r>
        <w:rPr>
          <w:spacing w:val="-7"/>
        </w:rPr>
        <w:t xml:space="preserve"> </w:t>
      </w:r>
      <w:r>
        <w:t>(a):</w:t>
      </w:r>
      <w:r>
        <w:rPr>
          <w:spacing w:val="4"/>
        </w:rPr>
        <w:t xml:space="preserve"> </w:t>
      </w:r>
      <w:r>
        <w:t>does</w:t>
      </w:r>
      <w:r>
        <w:rPr>
          <w:spacing w:val="-7"/>
        </w:rPr>
        <w:t xml:space="preserve"> </w:t>
      </w:r>
      <w:r>
        <w:t>machine</w:t>
      </w:r>
      <w:r>
        <w:rPr>
          <w:spacing w:val="-7"/>
        </w:rPr>
        <w:t xml:space="preserve"> </w:t>
      </w:r>
      <w:r>
        <w:t>learning</w:t>
      </w:r>
      <w:r>
        <w:rPr>
          <w:spacing w:val="-6"/>
        </w:rPr>
        <w:t xml:space="preserve"> </w:t>
      </w:r>
      <w:r>
        <w:t>match</w:t>
      </w:r>
      <w:r>
        <w:rPr>
          <w:spacing w:val="-7"/>
        </w:rPr>
        <w:t xml:space="preserve"> </w:t>
      </w:r>
      <w:r>
        <w:t>or</w:t>
      </w:r>
      <w:r>
        <w:rPr>
          <w:spacing w:val="-7"/>
        </w:rPr>
        <w:t xml:space="preserve"> </w:t>
      </w:r>
      <w:r>
        <w:t>beat</w:t>
      </w:r>
      <w:r>
        <w:rPr>
          <w:spacing w:val="-7"/>
        </w:rPr>
        <w:t xml:space="preserve"> </w:t>
      </w:r>
      <w:r>
        <w:t>classical</w:t>
      </w:r>
      <w:r>
        <w:rPr>
          <w:spacing w:val="-7"/>
        </w:rPr>
        <w:t xml:space="preserve"> </w:t>
      </w:r>
      <w:r>
        <w:t>polynomial</w:t>
      </w:r>
      <w:r>
        <w:rPr>
          <w:spacing w:val="-7"/>
        </w:rPr>
        <w:t xml:space="preserve"> </w:t>
      </w:r>
      <w:r>
        <w:rPr>
          <w:spacing w:val="-2"/>
        </w:rPr>
        <w:t>regression</w:t>
      </w:r>
      <w:r>
        <w:rPr>
          <w:rFonts w:ascii="Times New Roman"/>
          <w:b w:val="0"/>
        </w:rPr>
        <w:tab/>
      </w:r>
      <w:r>
        <w:rPr>
          <w:rFonts w:ascii="Trebuchet MS"/>
          <w:b w:val="0"/>
          <w:spacing w:val="-5"/>
          <w:sz w:val="10"/>
        </w:rPr>
        <w:t>755</w:t>
      </w:r>
    </w:p>
    <w:p w14:paraId="10D9A663" w14:textId="77777777" w:rsidR="00EA1924" w:rsidRDefault="00000000">
      <w:pPr>
        <w:tabs>
          <w:tab w:val="left" w:pos="10859"/>
        </w:tabs>
        <w:spacing w:before="34"/>
        <w:ind w:left="2761"/>
        <w:rPr>
          <w:rFonts w:ascii="Trebuchet MS" w:hAnsi="Trebuchet MS"/>
          <w:sz w:val="10"/>
        </w:rPr>
      </w:pPr>
      <w:r>
        <w:rPr>
          <w:b/>
          <w:sz w:val="20"/>
        </w:rPr>
        <w:t>at</w:t>
      </w:r>
      <w:r>
        <w:rPr>
          <w:b/>
          <w:spacing w:val="32"/>
          <w:sz w:val="20"/>
        </w:rPr>
        <w:t xml:space="preserve"> </w:t>
      </w:r>
      <w:r>
        <w:rPr>
          <w:i/>
          <w:sz w:val="20"/>
        </w:rPr>
        <w:t>n</w:t>
      </w:r>
      <w:r>
        <w:rPr>
          <w:i/>
          <w:spacing w:val="52"/>
          <w:w w:val="125"/>
          <w:sz w:val="20"/>
        </w:rPr>
        <w:t xml:space="preserve"> </w:t>
      </w:r>
      <w:r>
        <w:rPr>
          <w:rFonts w:ascii="Libertinus Sans" w:hAnsi="Libertinus Sans"/>
          <w:i/>
          <w:w w:val="125"/>
          <w:sz w:val="20"/>
        </w:rPr>
        <w:t>≤</w:t>
      </w:r>
      <w:r>
        <w:rPr>
          <w:rFonts w:ascii="Libertinus Sans" w:hAnsi="Libertinus Sans"/>
          <w:i/>
          <w:spacing w:val="50"/>
          <w:w w:val="125"/>
          <w:sz w:val="20"/>
        </w:rPr>
        <w:t xml:space="preserve"> </w:t>
      </w:r>
      <w:r>
        <w:rPr>
          <w:sz w:val="20"/>
        </w:rPr>
        <w:t>4</w:t>
      </w:r>
      <w:r>
        <w:rPr>
          <w:b/>
          <w:sz w:val="20"/>
        </w:rPr>
        <w:t>?</w:t>
      </w:r>
      <w:r>
        <w:rPr>
          <w:b/>
          <w:spacing w:val="74"/>
          <w:w w:val="150"/>
          <w:sz w:val="20"/>
        </w:rPr>
        <w:t xml:space="preserve"> </w:t>
      </w:r>
      <w:r>
        <w:rPr>
          <w:sz w:val="20"/>
        </w:rPr>
        <w:t>Yes,</w:t>
      </w:r>
      <w:r>
        <w:rPr>
          <w:spacing w:val="36"/>
          <w:sz w:val="20"/>
        </w:rPr>
        <w:t xml:space="preserve"> </w:t>
      </w:r>
      <w:r>
        <w:rPr>
          <w:sz w:val="20"/>
        </w:rPr>
        <w:t>but</w:t>
      </w:r>
      <w:r>
        <w:rPr>
          <w:spacing w:val="30"/>
          <w:sz w:val="20"/>
        </w:rPr>
        <w:t xml:space="preserve"> </w:t>
      </w:r>
      <w:r>
        <w:rPr>
          <w:sz w:val="20"/>
        </w:rPr>
        <w:t>by</w:t>
      </w:r>
      <w:r>
        <w:rPr>
          <w:spacing w:val="30"/>
          <w:sz w:val="20"/>
        </w:rPr>
        <w:t xml:space="preserve"> </w:t>
      </w:r>
      <w:r>
        <w:rPr>
          <w:sz w:val="20"/>
        </w:rPr>
        <w:t>about</w:t>
      </w:r>
      <w:r>
        <w:rPr>
          <w:spacing w:val="29"/>
          <w:sz w:val="20"/>
        </w:rPr>
        <w:t xml:space="preserve"> </w:t>
      </w:r>
      <w:r>
        <w:rPr>
          <w:sz w:val="20"/>
        </w:rPr>
        <w:t>a</w:t>
      </w:r>
      <w:r>
        <w:rPr>
          <w:spacing w:val="31"/>
          <w:sz w:val="20"/>
        </w:rPr>
        <w:t xml:space="preserve"> </w:t>
      </w:r>
      <w:r>
        <w:rPr>
          <w:sz w:val="20"/>
        </w:rPr>
        <w:t>factor</w:t>
      </w:r>
      <w:r>
        <w:rPr>
          <w:spacing w:val="30"/>
          <w:sz w:val="20"/>
        </w:rPr>
        <w:t xml:space="preserve"> </w:t>
      </w:r>
      <w:r>
        <w:rPr>
          <w:sz w:val="20"/>
        </w:rPr>
        <w:t>of</w:t>
      </w:r>
      <w:r>
        <w:rPr>
          <w:spacing w:val="30"/>
          <w:sz w:val="20"/>
        </w:rPr>
        <w:t xml:space="preserve"> </w:t>
      </w:r>
      <w:r>
        <w:rPr>
          <w:sz w:val="20"/>
        </w:rPr>
        <w:t>two</w:t>
      </w:r>
      <w:r>
        <w:rPr>
          <w:spacing w:val="30"/>
          <w:sz w:val="20"/>
        </w:rPr>
        <w:t xml:space="preserve"> </w:t>
      </w:r>
      <w:r>
        <w:rPr>
          <w:sz w:val="20"/>
        </w:rPr>
        <w:t>rather</w:t>
      </w:r>
      <w:r>
        <w:rPr>
          <w:spacing w:val="29"/>
          <w:sz w:val="20"/>
        </w:rPr>
        <w:t xml:space="preserve"> </w:t>
      </w:r>
      <w:r>
        <w:rPr>
          <w:sz w:val="20"/>
        </w:rPr>
        <w:t>than</w:t>
      </w:r>
      <w:r>
        <w:rPr>
          <w:spacing w:val="30"/>
          <w:sz w:val="20"/>
        </w:rPr>
        <w:t xml:space="preserve"> </w:t>
      </w:r>
      <w:r>
        <w:rPr>
          <w:sz w:val="20"/>
        </w:rPr>
        <w:t>the</w:t>
      </w:r>
      <w:r>
        <w:rPr>
          <w:spacing w:val="31"/>
          <w:sz w:val="20"/>
        </w:rPr>
        <w:t xml:space="preserve"> </w:t>
      </w:r>
      <w:r>
        <w:rPr>
          <w:sz w:val="20"/>
        </w:rPr>
        <w:t>order</w:t>
      </w:r>
      <w:r>
        <w:rPr>
          <w:spacing w:val="30"/>
          <w:sz w:val="20"/>
        </w:rPr>
        <w:t xml:space="preserve"> </w:t>
      </w:r>
      <w:r>
        <w:rPr>
          <w:sz w:val="20"/>
        </w:rPr>
        <w:t>of</w:t>
      </w:r>
      <w:r>
        <w:rPr>
          <w:spacing w:val="30"/>
          <w:sz w:val="20"/>
        </w:rPr>
        <w:t xml:space="preserve"> </w:t>
      </w:r>
      <w:r>
        <w:rPr>
          <w:sz w:val="20"/>
        </w:rPr>
        <w:t>magnitude</w:t>
      </w:r>
      <w:r>
        <w:rPr>
          <w:spacing w:val="30"/>
          <w:sz w:val="20"/>
        </w:rPr>
        <w:t xml:space="preserve"> </w:t>
      </w:r>
      <w:r>
        <w:rPr>
          <w:spacing w:val="-5"/>
          <w:sz w:val="20"/>
        </w:rPr>
        <w:t>the</w:t>
      </w:r>
      <w:r>
        <w:rPr>
          <w:rFonts w:ascii="Times New Roman" w:hAnsi="Times New Roman"/>
          <w:sz w:val="20"/>
        </w:rPr>
        <w:tab/>
      </w:r>
      <w:r>
        <w:rPr>
          <w:rFonts w:ascii="Trebuchet MS" w:hAnsi="Trebuchet MS"/>
          <w:spacing w:val="-5"/>
          <w:sz w:val="10"/>
        </w:rPr>
        <w:t>756</w:t>
      </w:r>
    </w:p>
    <w:p w14:paraId="08D0E83A" w14:textId="77777777" w:rsidR="00EA1924" w:rsidRDefault="00000000">
      <w:pPr>
        <w:tabs>
          <w:tab w:val="left" w:pos="10859"/>
        </w:tabs>
        <w:spacing w:before="30"/>
        <w:ind w:left="2761"/>
        <w:rPr>
          <w:rFonts w:ascii="Trebuchet MS"/>
          <w:sz w:val="10"/>
        </w:rPr>
      </w:pPr>
      <w:r>
        <w:rPr>
          <w:spacing w:val="-2"/>
          <w:sz w:val="20"/>
        </w:rPr>
        <w:t>uncorrected</w:t>
      </w:r>
      <w:r>
        <w:rPr>
          <w:spacing w:val="-3"/>
          <w:sz w:val="20"/>
        </w:rPr>
        <w:t xml:space="preserve"> </w:t>
      </w:r>
      <w:r>
        <w:rPr>
          <w:spacing w:val="-2"/>
          <w:sz w:val="20"/>
        </w:rPr>
        <w:t>comparison suggested.</w:t>
      </w:r>
      <w:r>
        <w:rPr>
          <w:spacing w:val="10"/>
          <w:sz w:val="20"/>
        </w:rPr>
        <w:t xml:space="preserve"> </w:t>
      </w:r>
      <w:r>
        <w:rPr>
          <w:spacing w:val="-2"/>
          <w:sz w:val="20"/>
        </w:rPr>
        <w:t>Gaussian</w:t>
      </w:r>
      <w:r>
        <w:rPr>
          <w:spacing w:val="-3"/>
          <w:sz w:val="20"/>
        </w:rPr>
        <w:t xml:space="preserve"> </w:t>
      </w:r>
      <w:r>
        <w:rPr>
          <w:spacing w:val="-2"/>
          <w:sz w:val="20"/>
        </w:rPr>
        <w:t>process regression is the best-median</w:t>
      </w:r>
      <w:r>
        <w:rPr>
          <w:spacing w:val="-3"/>
          <w:sz w:val="20"/>
        </w:rPr>
        <w:t xml:space="preserve"> </w:t>
      </w:r>
      <w:r>
        <w:rPr>
          <w:spacing w:val="-2"/>
          <w:sz w:val="20"/>
        </w:rPr>
        <w:t>model</w:t>
      </w:r>
      <w:r>
        <w:rPr>
          <w:rFonts w:ascii="Times New Roman"/>
          <w:sz w:val="20"/>
        </w:rPr>
        <w:tab/>
      </w:r>
      <w:r>
        <w:rPr>
          <w:rFonts w:ascii="Trebuchet MS"/>
          <w:spacing w:val="-5"/>
          <w:sz w:val="10"/>
        </w:rPr>
        <w:t>757</w:t>
      </w:r>
    </w:p>
    <w:p w14:paraId="5169BEC1" w14:textId="77777777" w:rsidR="00EA1924" w:rsidRDefault="00000000">
      <w:pPr>
        <w:tabs>
          <w:tab w:val="left" w:pos="10859"/>
        </w:tabs>
        <w:spacing w:before="22"/>
        <w:ind w:left="2761"/>
        <w:rPr>
          <w:rFonts w:ascii="Trebuchet MS" w:hAnsi="Trebuchet MS"/>
          <w:sz w:val="10"/>
        </w:rPr>
      </w:pPr>
      <w:r>
        <w:rPr>
          <w:sz w:val="20"/>
        </w:rPr>
        <w:t>on</w:t>
      </w:r>
      <w:r>
        <w:rPr>
          <w:spacing w:val="31"/>
          <w:sz w:val="20"/>
        </w:rPr>
        <w:t xml:space="preserve"> </w:t>
      </w:r>
      <w:r>
        <w:rPr>
          <w:sz w:val="20"/>
        </w:rPr>
        <w:t>all</w:t>
      </w:r>
      <w:r>
        <w:rPr>
          <w:spacing w:val="32"/>
          <w:sz w:val="20"/>
        </w:rPr>
        <w:t xml:space="preserve"> </w:t>
      </w:r>
      <w:r>
        <w:rPr>
          <w:sz w:val="20"/>
        </w:rPr>
        <w:t>three</w:t>
      </w:r>
      <w:r>
        <w:rPr>
          <w:spacing w:val="32"/>
          <w:sz w:val="20"/>
        </w:rPr>
        <w:t xml:space="preserve"> </w:t>
      </w:r>
      <w:r>
        <w:rPr>
          <w:sz w:val="20"/>
        </w:rPr>
        <w:t>printer</w:t>
      </w:r>
      <w:r>
        <w:rPr>
          <w:spacing w:val="32"/>
          <w:sz w:val="20"/>
        </w:rPr>
        <w:t xml:space="preserve"> </w:t>
      </w:r>
      <w:r>
        <w:rPr>
          <w:sz w:val="20"/>
        </w:rPr>
        <w:t>datasets</w:t>
      </w:r>
      <w:r>
        <w:rPr>
          <w:spacing w:val="32"/>
          <w:sz w:val="20"/>
        </w:rPr>
        <w:t xml:space="preserve"> </w:t>
      </w:r>
      <w:r>
        <w:rPr>
          <w:sz w:val="20"/>
        </w:rPr>
        <w:t>at</w:t>
      </w:r>
      <w:r>
        <w:rPr>
          <w:spacing w:val="32"/>
          <w:sz w:val="20"/>
        </w:rPr>
        <w:t xml:space="preserve"> </w:t>
      </w:r>
      <w:r>
        <w:rPr>
          <w:sz w:val="20"/>
        </w:rPr>
        <w:t>both</w:t>
      </w:r>
      <w:r>
        <w:rPr>
          <w:spacing w:val="35"/>
          <w:sz w:val="20"/>
        </w:rPr>
        <w:t xml:space="preserve"> </w:t>
      </w:r>
      <w:r>
        <w:rPr>
          <w:i/>
          <w:sz w:val="20"/>
        </w:rPr>
        <w:t>n</w:t>
      </w:r>
      <w:r>
        <w:rPr>
          <w:i/>
          <w:spacing w:val="69"/>
          <w:sz w:val="20"/>
        </w:rPr>
        <w:t xml:space="preserve"> </w:t>
      </w:r>
      <w:r>
        <w:rPr>
          <w:rFonts w:ascii="Tahoma" w:hAnsi="Tahoma"/>
          <w:sz w:val="20"/>
        </w:rPr>
        <w:t>=</w:t>
      </w:r>
      <w:r>
        <w:rPr>
          <w:rFonts w:ascii="Tahoma" w:hAnsi="Tahoma"/>
          <w:spacing w:val="53"/>
          <w:sz w:val="20"/>
        </w:rPr>
        <w:t xml:space="preserve"> </w:t>
      </w:r>
      <w:r>
        <w:rPr>
          <w:sz w:val="20"/>
        </w:rPr>
        <w:t>3</w:t>
      </w:r>
      <w:r>
        <w:rPr>
          <w:spacing w:val="32"/>
          <w:sz w:val="20"/>
        </w:rPr>
        <w:t xml:space="preserve"> </w:t>
      </w:r>
      <w:r>
        <w:rPr>
          <w:sz w:val="20"/>
        </w:rPr>
        <w:t>and</w:t>
      </w:r>
      <w:r>
        <w:rPr>
          <w:spacing w:val="33"/>
          <w:sz w:val="20"/>
        </w:rPr>
        <w:t xml:space="preserve"> </w:t>
      </w:r>
      <w:r>
        <w:rPr>
          <w:i/>
          <w:sz w:val="20"/>
        </w:rPr>
        <w:t>n</w:t>
      </w:r>
      <w:r>
        <w:rPr>
          <w:i/>
          <w:spacing w:val="70"/>
          <w:sz w:val="20"/>
        </w:rPr>
        <w:t xml:space="preserve"> </w:t>
      </w:r>
      <w:r>
        <w:rPr>
          <w:rFonts w:ascii="Tahoma" w:hAnsi="Tahoma"/>
          <w:sz w:val="20"/>
        </w:rPr>
        <w:t>=</w:t>
      </w:r>
      <w:r>
        <w:rPr>
          <w:rFonts w:ascii="Tahoma" w:hAnsi="Tahoma"/>
          <w:spacing w:val="53"/>
          <w:sz w:val="20"/>
        </w:rPr>
        <w:t xml:space="preserve"> </w:t>
      </w:r>
      <w:r>
        <w:rPr>
          <w:sz w:val="20"/>
        </w:rPr>
        <w:t>4</w:t>
      </w:r>
      <w:r>
        <w:rPr>
          <w:spacing w:val="31"/>
          <w:sz w:val="20"/>
        </w:rPr>
        <w:t xml:space="preserve"> </w:t>
      </w:r>
      <w:r>
        <w:rPr>
          <w:sz w:val="20"/>
        </w:rPr>
        <w:t>(Tables</w:t>
      </w:r>
      <w:r>
        <w:rPr>
          <w:spacing w:val="32"/>
          <w:sz w:val="20"/>
        </w:rPr>
        <w:t xml:space="preserve"> </w:t>
      </w:r>
      <w:hyperlink w:anchor="_bookmark9" w:history="1">
        <w:r>
          <w:rPr>
            <w:color w:val="0774B7"/>
            <w:sz w:val="20"/>
          </w:rPr>
          <w:t>3</w:t>
        </w:r>
      </w:hyperlink>
      <w:r>
        <w:rPr>
          <w:sz w:val="20"/>
        </w:rPr>
        <w:t>–</w:t>
      </w:r>
      <w:hyperlink w:anchor="_bookmark12" w:history="1">
        <w:r>
          <w:rPr>
            <w:color w:val="0774B7"/>
            <w:sz w:val="20"/>
          </w:rPr>
          <w:t>4</w:t>
        </w:r>
      </w:hyperlink>
      <w:r>
        <w:rPr>
          <w:sz w:val="20"/>
        </w:rPr>
        <w:t>);</w:t>
      </w:r>
      <w:r>
        <w:rPr>
          <w:spacing w:val="48"/>
          <w:sz w:val="20"/>
        </w:rPr>
        <w:t xml:space="preserve"> </w:t>
      </w:r>
      <w:r>
        <w:rPr>
          <w:sz w:val="20"/>
        </w:rPr>
        <w:t>against</w:t>
      </w:r>
      <w:r>
        <w:rPr>
          <w:spacing w:val="32"/>
          <w:sz w:val="20"/>
        </w:rPr>
        <w:t xml:space="preserve"> </w:t>
      </w:r>
      <w:r>
        <w:rPr>
          <w:sz w:val="20"/>
        </w:rPr>
        <w:t>the</w:t>
      </w:r>
      <w:r>
        <w:rPr>
          <w:spacing w:val="31"/>
          <w:sz w:val="20"/>
        </w:rPr>
        <w:t xml:space="preserve"> </w:t>
      </w:r>
      <w:r>
        <w:rPr>
          <w:spacing w:val="-4"/>
          <w:sz w:val="20"/>
        </w:rPr>
        <w:t>best</w:t>
      </w:r>
      <w:r>
        <w:rPr>
          <w:rFonts w:ascii="Times New Roman" w:hAnsi="Times New Roman"/>
          <w:sz w:val="20"/>
        </w:rPr>
        <w:tab/>
      </w:r>
      <w:r>
        <w:rPr>
          <w:rFonts w:ascii="Trebuchet MS" w:hAnsi="Trebuchet MS"/>
          <w:spacing w:val="-5"/>
          <w:sz w:val="10"/>
        </w:rPr>
        <w:t>758</w:t>
      </w:r>
    </w:p>
    <w:p w14:paraId="60C7C91A" w14:textId="77777777" w:rsidR="00EA1924" w:rsidRDefault="00000000">
      <w:pPr>
        <w:tabs>
          <w:tab w:val="left" w:pos="10859"/>
        </w:tabs>
        <w:spacing w:before="30"/>
        <w:ind w:left="2755"/>
        <w:rPr>
          <w:rFonts w:ascii="Trebuchet MS" w:hAnsi="Trebuchet MS"/>
          <w:sz w:val="10"/>
        </w:rPr>
      </w:pPr>
      <w:r>
        <w:rPr>
          <w:sz w:val="20"/>
        </w:rPr>
        <w:t>polynomial</w:t>
      </w:r>
      <w:r>
        <w:rPr>
          <w:spacing w:val="8"/>
          <w:sz w:val="20"/>
        </w:rPr>
        <w:t xml:space="preserve"> </w:t>
      </w:r>
      <w:r>
        <w:rPr>
          <w:sz w:val="20"/>
        </w:rPr>
        <w:t>available</w:t>
      </w:r>
      <w:r>
        <w:rPr>
          <w:spacing w:val="8"/>
          <w:sz w:val="20"/>
        </w:rPr>
        <w:t xml:space="preserve"> </w:t>
      </w:r>
      <w:r>
        <w:rPr>
          <w:sz w:val="20"/>
        </w:rPr>
        <w:t>at</w:t>
      </w:r>
      <w:r>
        <w:rPr>
          <w:spacing w:val="8"/>
          <w:sz w:val="20"/>
        </w:rPr>
        <w:t xml:space="preserve"> </w:t>
      </w:r>
      <w:r>
        <w:rPr>
          <w:sz w:val="20"/>
        </w:rPr>
        <w:t>any</w:t>
      </w:r>
      <w:r>
        <w:rPr>
          <w:spacing w:val="8"/>
          <w:sz w:val="20"/>
        </w:rPr>
        <w:t xml:space="preserve"> </w:t>
      </w:r>
      <w:r>
        <w:rPr>
          <w:sz w:val="20"/>
        </w:rPr>
        <w:t>degree</w:t>
      </w:r>
      <w:r>
        <w:rPr>
          <w:spacing w:val="8"/>
          <w:sz w:val="20"/>
        </w:rPr>
        <w:t xml:space="preserve"> </w:t>
      </w:r>
      <w:r>
        <w:rPr>
          <w:sz w:val="20"/>
        </w:rPr>
        <w:t>and</w:t>
      </w:r>
      <w:r>
        <w:rPr>
          <w:spacing w:val="8"/>
          <w:sz w:val="20"/>
        </w:rPr>
        <w:t xml:space="preserve"> </w:t>
      </w:r>
      <w:r>
        <w:rPr>
          <w:sz w:val="20"/>
        </w:rPr>
        <w:t>fitting</w:t>
      </w:r>
      <w:r>
        <w:rPr>
          <w:spacing w:val="8"/>
          <w:sz w:val="20"/>
        </w:rPr>
        <w:t xml:space="preserve"> </w:t>
      </w:r>
      <w:r>
        <w:rPr>
          <w:sz w:val="20"/>
        </w:rPr>
        <w:t>space</w:t>
      </w:r>
      <w:r>
        <w:rPr>
          <w:spacing w:val="8"/>
          <w:sz w:val="20"/>
        </w:rPr>
        <w:t xml:space="preserve"> </w:t>
      </w:r>
      <w:r>
        <w:rPr>
          <w:sz w:val="20"/>
        </w:rPr>
        <w:t>it</w:t>
      </w:r>
      <w:r>
        <w:rPr>
          <w:spacing w:val="8"/>
          <w:sz w:val="20"/>
        </w:rPr>
        <w:t xml:space="preserve"> </w:t>
      </w:r>
      <w:r>
        <w:rPr>
          <w:sz w:val="20"/>
        </w:rPr>
        <w:t>is</w:t>
      </w:r>
      <w:r>
        <w:rPr>
          <w:spacing w:val="9"/>
          <w:sz w:val="20"/>
        </w:rPr>
        <w:t xml:space="preserve"> </w:t>
      </w:r>
      <w:r>
        <w:rPr>
          <w:sz w:val="20"/>
        </w:rPr>
        <w:t>2.0–2.4</w:t>
      </w:r>
      <w:r>
        <w:rPr>
          <w:rFonts w:ascii="Libertinus Sans" w:hAnsi="Libertinus Sans"/>
          <w:i/>
          <w:sz w:val="20"/>
        </w:rPr>
        <w:t>×</w:t>
      </w:r>
      <w:r>
        <w:rPr>
          <w:rFonts w:ascii="Libertinus Sans" w:hAnsi="Libertinus Sans"/>
          <w:i/>
          <w:spacing w:val="11"/>
          <w:sz w:val="20"/>
        </w:rPr>
        <w:t xml:space="preserve"> </w:t>
      </w:r>
      <w:r>
        <w:rPr>
          <w:sz w:val="20"/>
        </w:rPr>
        <w:t>better</w:t>
      </w:r>
      <w:r>
        <w:rPr>
          <w:spacing w:val="8"/>
          <w:sz w:val="20"/>
        </w:rPr>
        <w:t xml:space="preserve"> </w:t>
      </w:r>
      <w:r>
        <w:rPr>
          <w:sz w:val="20"/>
        </w:rPr>
        <w:t>in</w:t>
      </w:r>
      <w:r>
        <w:rPr>
          <w:spacing w:val="8"/>
          <w:sz w:val="20"/>
        </w:rPr>
        <w:t xml:space="preserve"> </w:t>
      </w:r>
      <w:r>
        <w:rPr>
          <w:sz w:val="20"/>
        </w:rPr>
        <w:t>median,</w:t>
      </w:r>
      <w:r>
        <w:rPr>
          <w:spacing w:val="8"/>
          <w:sz w:val="20"/>
        </w:rPr>
        <w:t xml:space="preserve"> </w:t>
      </w:r>
      <w:r>
        <w:rPr>
          <w:spacing w:val="-5"/>
          <w:sz w:val="20"/>
        </w:rPr>
        <w:t>and</w:t>
      </w:r>
      <w:r>
        <w:rPr>
          <w:rFonts w:ascii="Times New Roman" w:hAnsi="Times New Roman"/>
          <w:sz w:val="20"/>
        </w:rPr>
        <w:tab/>
      </w:r>
      <w:r>
        <w:rPr>
          <w:rFonts w:ascii="Trebuchet MS" w:hAnsi="Trebuchet MS"/>
          <w:spacing w:val="-5"/>
          <w:sz w:val="10"/>
        </w:rPr>
        <w:t>759</w:t>
      </w:r>
    </w:p>
    <w:p w14:paraId="6B7AE639" w14:textId="77777777" w:rsidR="00EA1924" w:rsidRDefault="00000000">
      <w:pPr>
        <w:tabs>
          <w:tab w:val="left" w:pos="10859"/>
        </w:tabs>
        <w:spacing w:before="30"/>
        <w:ind w:left="2761"/>
        <w:rPr>
          <w:rFonts w:ascii="Trebuchet MS" w:hAnsi="Trebuchet MS"/>
          <w:sz w:val="10"/>
        </w:rPr>
      </w:pPr>
      <w:r>
        <w:rPr>
          <w:sz w:val="20"/>
        </w:rPr>
        <w:t>against</w:t>
      </w:r>
      <w:r>
        <w:rPr>
          <w:spacing w:val="14"/>
          <w:sz w:val="20"/>
        </w:rPr>
        <w:t xml:space="preserve"> </w:t>
      </w:r>
      <w:r>
        <w:rPr>
          <w:sz w:val="20"/>
        </w:rPr>
        <w:t>the</w:t>
      </w:r>
      <w:r>
        <w:rPr>
          <w:spacing w:val="15"/>
          <w:sz w:val="20"/>
        </w:rPr>
        <w:t xml:space="preserve"> </w:t>
      </w:r>
      <w:r>
        <w:rPr>
          <w:sz w:val="20"/>
        </w:rPr>
        <w:t>corrected</w:t>
      </w:r>
      <w:r>
        <w:rPr>
          <w:spacing w:val="15"/>
          <w:sz w:val="20"/>
        </w:rPr>
        <w:t xml:space="preserve"> </w:t>
      </w:r>
      <w:r>
        <w:rPr>
          <w:sz w:val="20"/>
        </w:rPr>
        <w:t>degree-3</w:t>
      </w:r>
      <w:r>
        <w:rPr>
          <w:spacing w:val="15"/>
          <w:sz w:val="20"/>
        </w:rPr>
        <w:t xml:space="preserve"> </w:t>
      </w:r>
      <w:r>
        <w:rPr>
          <w:sz w:val="20"/>
        </w:rPr>
        <w:t>CIELAB</w:t>
      </w:r>
      <w:r>
        <w:rPr>
          <w:spacing w:val="14"/>
          <w:sz w:val="20"/>
        </w:rPr>
        <w:t xml:space="preserve"> </w:t>
      </w:r>
      <w:r>
        <w:rPr>
          <w:sz w:val="20"/>
        </w:rPr>
        <w:t>polynomial</w:t>
      </w:r>
      <w:r>
        <w:rPr>
          <w:spacing w:val="15"/>
          <w:sz w:val="20"/>
        </w:rPr>
        <w:t xml:space="preserve"> </w:t>
      </w:r>
      <w:r>
        <w:rPr>
          <w:sz w:val="20"/>
        </w:rPr>
        <w:t>3.3–8.2</w:t>
      </w:r>
      <w:r>
        <w:rPr>
          <w:rFonts w:ascii="Libertinus Sans" w:hAnsi="Libertinus Sans"/>
          <w:i/>
          <w:sz w:val="20"/>
        </w:rPr>
        <w:t>×</w:t>
      </w:r>
      <w:r>
        <w:rPr>
          <w:rFonts w:ascii="Libertinus Sans" w:hAnsi="Libertinus Sans"/>
          <w:i/>
          <w:spacing w:val="19"/>
          <w:sz w:val="20"/>
        </w:rPr>
        <w:t xml:space="preserve"> </w:t>
      </w:r>
      <w:r>
        <w:rPr>
          <w:sz w:val="20"/>
        </w:rPr>
        <w:t>better.</w:t>
      </w:r>
      <w:r>
        <w:rPr>
          <w:spacing w:val="35"/>
          <w:sz w:val="20"/>
        </w:rPr>
        <w:t xml:space="preserve"> </w:t>
      </w:r>
      <w:r>
        <w:rPr>
          <w:sz w:val="20"/>
        </w:rPr>
        <w:t>The</w:t>
      </w:r>
      <w:r>
        <w:rPr>
          <w:spacing w:val="15"/>
          <w:sz w:val="20"/>
        </w:rPr>
        <w:t xml:space="preserve"> </w:t>
      </w:r>
      <w:r>
        <w:rPr>
          <w:sz w:val="20"/>
        </w:rPr>
        <w:t>6</w:t>
      </w:r>
      <w:r>
        <w:rPr>
          <w:rFonts w:ascii="Libertinus Sans" w:hAnsi="Libertinus Sans"/>
          <w:i/>
          <w:sz w:val="20"/>
        </w:rPr>
        <w:t>×</w:t>
      </w:r>
      <w:r>
        <w:rPr>
          <w:rFonts w:ascii="Libertinus Sans" w:hAnsi="Libertinus Sans"/>
          <w:i/>
          <w:spacing w:val="18"/>
          <w:sz w:val="20"/>
        </w:rPr>
        <w:t xml:space="preserve"> </w:t>
      </w:r>
      <w:r>
        <w:rPr>
          <w:sz w:val="20"/>
        </w:rPr>
        <w:t>and</w:t>
      </w:r>
      <w:r>
        <w:rPr>
          <w:spacing w:val="15"/>
          <w:sz w:val="20"/>
        </w:rPr>
        <w:t xml:space="preserve"> </w:t>
      </w:r>
      <w:r>
        <w:rPr>
          <w:sz w:val="20"/>
        </w:rPr>
        <w:t>12–</w:t>
      </w:r>
      <w:r>
        <w:rPr>
          <w:spacing w:val="-5"/>
          <w:sz w:val="20"/>
        </w:rPr>
        <w:t>17</w:t>
      </w:r>
      <w:r>
        <w:rPr>
          <w:rFonts w:ascii="Libertinus Sans" w:hAnsi="Libertinus Sans"/>
          <w:i/>
          <w:spacing w:val="-5"/>
          <w:sz w:val="20"/>
        </w:rPr>
        <w:t>×</w:t>
      </w:r>
      <w:r>
        <w:rPr>
          <w:rFonts w:ascii="Times New Roman" w:hAnsi="Times New Roman"/>
          <w:sz w:val="20"/>
        </w:rPr>
        <w:tab/>
      </w:r>
      <w:r>
        <w:rPr>
          <w:rFonts w:ascii="Trebuchet MS" w:hAnsi="Trebuchet MS"/>
          <w:spacing w:val="-5"/>
          <w:sz w:val="10"/>
        </w:rPr>
        <w:t>760</w:t>
      </w:r>
    </w:p>
    <w:p w14:paraId="64DF1B9B" w14:textId="77777777" w:rsidR="00EA1924" w:rsidRDefault="00000000">
      <w:pPr>
        <w:tabs>
          <w:tab w:val="left" w:pos="10859"/>
        </w:tabs>
        <w:spacing w:before="30"/>
        <w:ind w:left="2761"/>
        <w:rPr>
          <w:rFonts w:ascii="Trebuchet MS" w:hAnsi="Trebuchet MS"/>
          <w:sz w:val="10"/>
        </w:rPr>
      </w:pPr>
      <w:r>
        <w:rPr>
          <w:spacing w:val="-2"/>
          <w:sz w:val="20"/>
        </w:rPr>
        <w:t>margins</w:t>
      </w:r>
      <w:r>
        <w:rPr>
          <w:spacing w:val="-8"/>
          <w:sz w:val="20"/>
        </w:rPr>
        <w:t xml:space="preserve"> </w:t>
      </w:r>
      <w:r>
        <w:rPr>
          <w:spacing w:val="-2"/>
          <w:sz w:val="20"/>
        </w:rPr>
        <w:t>over</w:t>
      </w:r>
      <w:r>
        <w:rPr>
          <w:spacing w:val="-8"/>
          <w:sz w:val="20"/>
        </w:rPr>
        <w:t xml:space="preserve"> </w:t>
      </w:r>
      <w:r>
        <w:rPr>
          <w:spacing w:val="-2"/>
          <w:sz w:val="20"/>
        </w:rPr>
        <w:t>the</w:t>
      </w:r>
      <w:r>
        <w:rPr>
          <w:spacing w:val="-7"/>
          <w:sz w:val="20"/>
        </w:rPr>
        <w:t xml:space="preserve"> </w:t>
      </w:r>
      <w:r>
        <w:rPr>
          <w:spacing w:val="-2"/>
          <w:sz w:val="20"/>
        </w:rPr>
        <w:t>degree-3</w:t>
      </w:r>
      <w:r>
        <w:rPr>
          <w:spacing w:val="-8"/>
          <w:sz w:val="20"/>
        </w:rPr>
        <w:t xml:space="preserve"> </w:t>
      </w:r>
      <w:r>
        <w:rPr>
          <w:spacing w:val="-2"/>
          <w:sz w:val="20"/>
        </w:rPr>
        <w:t>XYZ</w:t>
      </w:r>
      <w:r>
        <w:rPr>
          <w:spacing w:val="-7"/>
          <w:sz w:val="20"/>
        </w:rPr>
        <w:t xml:space="preserve"> </w:t>
      </w:r>
      <w:r>
        <w:rPr>
          <w:spacing w:val="-2"/>
          <w:sz w:val="20"/>
        </w:rPr>
        <w:t>fit</w:t>
      </w:r>
      <w:r>
        <w:rPr>
          <w:spacing w:val="-8"/>
          <w:sz w:val="20"/>
        </w:rPr>
        <w:t xml:space="preserve"> </w:t>
      </w:r>
      <w:r>
        <w:rPr>
          <w:spacing w:val="-2"/>
          <w:sz w:val="20"/>
        </w:rPr>
        <w:t>reflect</w:t>
      </w:r>
      <w:r>
        <w:rPr>
          <w:spacing w:val="-7"/>
          <w:sz w:val="20"/>
        </w:rPr>
        <w:t xml:space="preserve"> </w:t>
      </w:r>
      <w:r>
        <w:rPr>
          <w:spacing w:val="-2"/>
          <w:sz w:val="20"/>
        </w:rPr>
        <w:t>the</w:t>
      </w:r>
      <w:r>
        <w:rPr>
          <w:spacing w:val="-8"/>
          <w:sz w:val="20"/>
        </w:rPr>
        <w:t xml:space="preserve"> </w:t>
      </w:r>
      <w:r>
        <w:rPr>
          <w:spacing w:val="-2"/>
          <w:sz w:val="20"/>
        </w:rPr>
        <w:t>baseline’s</w:t>
      </w:r>
      <w:r>
        <w:rPr>
          <w:spacing w:val="-7"/>
          <w:sz w:val="20"/>
        </w:rPr>
        <w:t xml:space="preserve"> </w:t>
      </w:r>
      <w:r>
        <w:rPr>
          <w:spacing w:val="-2"/>
          <w:sz w:val="20"/>
        </w:rPr>
        <w:t>fitting</w:t>
      </w:r>
      <w:r>
        <w:rPr>
          <w:spacing w:val="-8"/>
          <w:sz w:val="20"/>
        </w:rPr>
        <w:t xml:space="preserve"> </w:t>
      </w:r>
      <w:r>
        <w:rPr>
          <w:spacing w:val="-2"/>
          <w:sz w:val="20"/>
        </w:rPr>
        <w:t>space</w:t>
      </w:r>
      <w:r>
        <w:rPr>
          <w:spacing w:val="-7"/>
          <w:sz w:val="20"/>
        </w:rPr>
        <w:t xml:space="preserve"> </w:t>
      </w:r>
      <w:r>
        <w:rPr>
          <w:spacing w:val="-2"/>
          <w:sz w:val="20"/>
        </w:rPr>
        <w:t>as</w:t>
      </w:r>
      <w:r>
        <w:rPr>
          <w:spacing w:val="-8"/>
          <w:sz w:val="20"/>
        </w:rPr>
        <w:t xml:space="preserve"> </w:t>
      </w:r>
      <w:r>
        <w:rPr>
          <w:spacing w:val="-2"/>
          <w:sz w:val="20"/>
        </w:rPr>
        <w:t>much</w:t>
      </w:r>
      <w:r>
        <w:rPr>
          <w:spacing w:val="-7"/>
          <w:sz w:val="20"/>
        </w:rPr>
        <w:t xml:space="preserve"> </w:t>
      </w:r>
      <w:r>
        <w:rPr>
          <w:spacing w:val="-2"/>
          <w:sz w:val="20"/>
        </w:rPr>
        <w:t>as</w:t>
      </w:r>
      <w:r>
        <w:rPr>
          <w:spacing w:val="-8"/>
          <w:sz w:val="20"/>
        </w:rPr>
        <w:t xml:space="preserve"> </w:t>
      </w:r>
      <w:r>
        <w:rPr>
          <w:spacing w:val="-2"/>
          <w:sz w:val="20"/>
        </w:rPr>
        <w:t>the</w:t>
      </w:r>
      <w:r>
        <w:rPr>
          <w:spacing w:val="-7"/>
          <w:sz w:val="20"/>
        </w:rPr>
        <w:t xml:space="preserve"> </w:t>
      </w:r>
      <w:r>
        <w:rPr>
          <w:spacing w:val="-2"/>
          <w:sz w:val="20"/>
        </w:rPr>
        <w:t>model’s</w:t>
      </w:r>
      <w:r>
        <w:rPr>
          <w:rFonts w:ascii="Times New Roman" w:hAnsi="Times New Roman"/>
          <w:sz w:val="20"/>
        </w:rPr>
        <w:tab/>
      </w:r>
      <w:r>
        <w:rPr>
          <w:rFonts w:ascii="Trebuchet MS" w:hAnsi="Trebuchet MS"/>
          <w:spacing w:val="-5"/>
          <w:sz w:val="10"/>
        </w:rPr>
        <w:t>761</w:t>
      </w:r>
    </w:p>
    <w:p w14:paraId="5E32EFBC" w14:textId="77777777" w:rsidR="00EA1924" w:rsidRDefault="00EA1924">
      <w:pPr>
        <w:rPr>
          <w:rFonts w:ascii="Trebuchet MS" w:hAnsi="Trebuchet MS"/>
          <w:sz w:val="10"/>
        </w:rPr>
        <w:sectPr w:rsidR="00EA1924">
          <w:pgSz w:w="11910" w:h="16840"/>
          <w:pgMar w:top="1020" w:right="283" w:bottom="760" w:left="566" w:header="685" w:footer="563" w:gutter="0"/>
          <w:cols w:space="720"/>
        </w:sectPr>
      </w:pPr>
    </w:p>
    <w:p w14:paraId="6323E4BF" w14:textId="75300B6D" w:rsidR="00EA1924" w:rsidRDefault="00000000">
      <w:pPr>
        <w:tabs>
          <w:tab w:val="left" w:pos="10424"/>
          <w:tab w:val="left" w:pos="10849"/>
        </w:tabs>
        <w:spacing w:before="410" w:line="268" w:lineRule="auto"/>
        <w:ind w:left="2751" w:right="36" w:firstLine="9"/>
        <w:jc w:val="right"/>
        <w:rPr>
          <w:rFonts w:ascii="Trebuchet MS" w:hAnsi="Trebuchet MS"/>
          <w:sz w:val="10"/>
        </w:rPr>
      </w:pPr>
      <w:r>
        <w:rPr>
          <w:sz w:val="20"/>
        </w:rPr>
        <w:lastRenderedPageBreak/>
        <w:t>merit.</w:t>
      </w:r>
      <w:r>
        <w:rPr>
          <w:spacing w:val="40"/>
          <w:sz w:val="20"/>
        </w:rPr>
        <w:t xml:space="preserve"> </w:t>
      </w:r>
      <w:r>
        <w:rPr>
          <w:sz w:val="20"/>
        </w:rPr>
        <w:t xml:space="preserve">The result is insensitive to the fold-assignment scheme (Section </w:t>
      </w:r>
      <w:hyperlink w:anchor="_bookmark14" w:history="1">
        <w:r>
          <w:rPr>
            <w:color w:val="0774B7"/>
            <w:sz w:val="20"/>
          </w:rPr>
          <w:t>4.3</w:t>
        </w:r>
      </w:hyperlink>
      <w:r>
        <w:rPr>
          <w:sz w:val="20"/>
        </w:rPr>
        <w:t>), survives an</w:t>
      </w:r>
      <w:r>
        <w:rPr>
          <w:sz w:val="20"/>
        </w:rPr>
        <w:tab/>
      </w:r>
      <w:r>
        <w:rPr>
          <w:spacing w:val="-41"/>
          <w:sz w:val="20"/>
        </w:rPr>
        <w:t xml:space="preserve"> </w:t>
      </w:r>
      <w:r>
        <w:rPr>
          <w:rFonts w:ascii="Trebuchet MS" w:hAnsi="Trebuchet MS"/>
          <w:spacing w:val="-2"/>
          <w:sz w:val="10"/>
        </w:rPr>
        <w:t>762</w:t>
      </w:r>
      <w:r>
        <w:rPr>
          <w:rFonts w:ascii="Trebuchet MS" w:hAnsi="Trebuchet MS"/>
          <w:spacing w:val="40"/>
          <w:sz w:val="10"/>
        </w:rPr>
        <w:t xml:space="preserve"> </w:t>
      </w:r>
      <w:r>
        <w:rPr>
          <w:sz w:val="20"/>
        </w:rPr>
        <w:t xml:space="preserve">independent external cross-check (Section </w:t>
      </w:r>
      <w:hyperlink w:anchor="_bookmark30" w:history="1">
        <w:r>
          <w:rPr>
            <w:color w:val="0774B7"/>
            <w:sz w:val="20"/>
          </w:rPr>
          <w:t>4.9</w:t>
        </w:r>
      </w:hyperlink>
      <w:r>
        <w:rPr>
          <w:sz w:val="20"/>
        </w:rPr>
        <w:t xml:space="preserve">), and was reproduced to within 0.003 </w:t>
      </w:r>
      <w:r>
        <w:rPr>
          <w:rFonts w:ascii="Calibri" w:hAnsi="Calibri"/>
          <w:sz w:val="20"/>
        </w:rPr>
        <w:t>∆</w:t>
      </w:r>
      <w:r>
        <w:rPr>
          <w:i/>
          <w:sz w:val="20"/>
        </w:rPr>
        <w:t>E</w:t>
      </w:r>
      <w:r>
        <w:rPr>
          <w:sz w:val="20"/>
          <w:vertAlign w:val="subscript"/>
        </w:rPr>
        <w:t>00</w:t>
      </w:r>
      <w:r>
        <w:rPr>
          <w:sz w:val="20"/>
        </w:rPr>
        <w:tab/>
      </w:r>
      <w:r>
        <w:rPr>
          <w:rFonts w:ascii="Trebuchet MS" w:hAnsi="Trebuchet MS"/>
          <w:spacing w:val="-4"/>
          <w:sz w:val="10"/>
        </w:rPr>
        <w:t>763</w:t>
      </w:r>
      <w:r>
        <w:rPr>
          <w:rFonts w:ascii="Trebuchet MS" w:hAnsi="Trebuchet MS"/>
          <w:spacing w:val="40"/>
          <w:sz w:val="10"/>
        </w:rPr>
        <w:t xml:space="preserve"> </w:t>
      </w:r>
      <w:r>
        <w:rPr>
          <w:sz w:val="20"/>
        </w:rPr>
        <w:t xml:space="preserve">by a clean-room reimplementation, on the pre-deduplication results set (Section </w:t>
      </w:r>
      <w:hyperlink w:anchor="_bookmark6" w:history="1">
        <w:r>
          <w:rPr>
            <w:color w:val="0774B7"/>
            <w:sz w:val="20"/>
          </w:rPr>
          <w:t>3.3</w:t>
        </w:r>
      </w:hyperlink>
      <w:r>
        <w:rPr>
          <w:sz w:val="20"/>
        </w:rPr>
        <w:t>). On</w:t>
      </w:r>
      <w:r>
        <w:rPr>
          <w:sz w:val="20"/>
        </w:rPr>
        <w:tab/>
      </w:r>
      <w:r>
        <w:rPr>
          <w:rFonts w:ascii="Trebuchet MS" w:hAnsi="Trebuchet MS"/>
          <w:spacing w:val="-4"/>
          <w:sz w:val="10"/>
        </w:rPr>
        <w:t>764</w:t>
      </w:r>
      <w:r>
        <w:rPr>
          <w:rFonts w:ascii="Trebuchet MS" w:hAnsi="Trebuchet MS"/>
          <w:spacing w:val="40"/>
          <w:sz w:val="10"/>
        </w:rPr>
        <w:t xml:space="preserve"> </w:t>
      </w:r>
      <w:r>
        <w:rPr>
          <w:sz w:val="20"/>
        </w:rPr>
        <w:t>the gray-component-replacement motivation behind the question, the reading is likewise</w:t>
      </w:r>
      <w:r>
        <w:rPr>
          <w:sz w:val="20"/>
        </w:rPr>
        <w:tab/>
      </w:r>
      <w:r>
        <w:rPr>
          <w:rFonts w:ascii="Trebuchet MS" w:hAnsi="Trebuchet MS"/>
          <w:spacing w:val="-4"/>
          <w:sz w:val="10"/>
        </w:rPr>
        <w:t>765</w:t>
      </w:r>
      <w:r>
        <w:rPr>
          <w:rFonts w:ascii="Trebuchet MS" w:hAnsi="Trebuchet MS"/>
          <w:spacing w:val="40"/>
          <w:sz w:val="10"/>
        </w:rPr>
        <w:t xml:space="preserve"> </w:t>
      </w:r>
      <w:r>
        <w:rPr>
          <w:sz w:val="20"/>
        </w:rPr>
        <w:t>narrower: the Gaussian process handles the added K channel as a fourth input dimension</w:t>
      </w:r>
      <w:r>
        <w:rPr>
          <w:sz w:val="20"/>
        </w:rPr>
        <w:tab/>
      </w:r>
      <w:r>
        <w:rPr>
          <w:rFonts w:ascii="Trebuchet MS" w:hAnsi="Trebuchet MS"/>
          <w:spacing w:val="-4"/>
          <w:sz w:val="10"/>
        </w:rPr>
        <w:t>766</w:t>
      </w:r>
      <w:r>
        <w:rPr>
          <w:rFonts w:ascii="Trebuchet MS" w:hAnsi="Trebuchet MS"/>
          <w:spacing w:val="40"/>
          <w:sz w:val="10"/>
        </w:rPr>
        <w:t xml:space="preserve"> </w:t>
      </w:r>
      <w:r>
        <w:rPr>
          <w:sz w:val="20"/>
        </w:rPr>
        <w:t xml:space="preserve">with no special-casing, degrading </w:t>
      </w:r>
      <w:r>
        <w:rPr>
          <w:rFonts w:ascii="Libertinus Sans" w:hAnsi="Libertinus Sans"/>
          <w:i/>
          <w:sz w:val="20"/>
        </w:rPr>
        <w:t>×</w:t>
      </w:r>
      <w:r>
        <w:rPr>
          <w:sz w:val="20"/>
        </w:rPr>
        <w:t>1.2 in median error, but so does the polynomial once it</w:t>
      </w:r>
      <w:r>
        <w:rPr>
          <w:sz w:val="20"/>
        </w:rPr>
        <w:tab/>
      </w:r>
      <w:r>
        <w:rPr>
          <w:spacing w:val="-44"/>
          <w:sz w:val="20"/>
        </w:rPr>
        <w:t xml:space="preserve"> </w:t>
      </w:r>
      <w:r>
        <w:rPr>
          <w:rFonts w:ascii="Trebuchet MS" w:hAnsi="Trebuchet MS"/>
          <w:spacing w:val="-2"/>
          <w:sz w:val="10"/>
        </w:rPr>
        <w:t>767</w:t>
      </w:r>
      <w:r>
        <w:rPr>
          <w:rFonts w:ascii="Trebuchet MS" w:hAnsi="Trebuchet MS"/>
          <w:spacing w:val="40"/>
          <w:sz w:val="10"/>
        </w:rPr>
        <w:t xml:space="preserve"> </w:t>
      </w:r>
      <w:r>
        <w:rPr>
          <w:sz w:val="20"/>
        </w:rPr>
        <w:t>is fitted in the same space (</w:t>
      </w:r>
      <w:r>
        <w:rPr>
          <w:rFonts w:ascii="Libertinus Sans" w:hAnsi="Libertinus Sans"/>
          <w:i/>
          <w:sz w:val="20"/>
        </w:rPr>
        <w:t>×</w:t>
      </w:r>
      <w:r>
        <w:rPr>
          <w:sz w:val="20"/>
        </w:rPr>
        <w:t xml:space="preserve">1.5 at degree 3, </w:t>
      </w:r>
      <w:r>
        <w:rPr>
          <w:rFonts w:ascii="Libertinus Sans" w:hAnsi="Libertinus Sans"/>
          <w:i/>
          <w:sz w:val="20"/>
        </w:rPr>
        <w:t>×</w:t>
      </w:r>
      <w:r>
        <w:rPr>
          <w:sz w:val="20"/>
        </w:rPr>
        <w:t xml:space="preserve">1.3 at degree 4), against </w:t>
      </w:r>
      <w:r>
        <w:rPr>
          <w:rFonts w:ascii="Libertinus Sans" w:hAnsi="Libertinus Sans"/>
          <w:i/>
          <w:sz w:val="20"/>
        </w:rPr>
        <w:t>×</w:t>
      </w:r>
      <w:r>
        <w:rPr>
          <w:sz w:val="20"/>
        </w:rPr>
        <w:t>3.5 for the XYZ fit</w:t>
      </w:r>
      <w:r>
        <w:rPr>
          <w:sz w:val="20"/>
        </w:rPr>
        <w:tab/>
      </w:r>
      <w:r>
        <w:rPr>
          <w:rFonts w:ascii="Trebuchet MS" w:hAnsi="Trebuchet MS"/>
          <w:spacing w:val="-4"/>
          <w:sz w:val="10"/>
        </w:rPr>
        <w:t>768</w:t>
      </w:r>
      <w:r>
        <w:rPr>
          <w:rFonts w:ascii="Trebuchet MS" w:hAnsi="Trebuchet MS"/>
          <w:spacing w:val="40"/>
          <w:sz w:val="10"/>
        </w:rPr>
        <w:t xml:space="preserve"> </w:t>
      </w:r>
      <w:r>
        <w:rPr>
          <w:sz w:val="20"/>
        </w:rPr>
        <w:t xml:space="preserve">(Figure </w:t>
      </w:r>
      <w:hyperlink w:anchor="_bookmark13" w:history="1">
        <w:r>
          <w:rPr>
            <w:color w:val="0774B7"/>
            <w:sz w:val="20"/>
          </w:rPr>
          <w:t>2</w:t>
        </w:r>
      </w:hyperlink>
      <w:r>
        <w:rPr>
          <w:sz w:val="20"/>
        </w:rPr>
        <w:t>). The claim that a fixed-degree basis cannot absorb K’s interaction terms while</w:t>
      </w:r>
      <w:r>
        <w:rPr>
          <w:sz w:val="20"/>
        </w:rPr>
        <w:tab/>
      </w:r>
      <w:r>
        <w:rPr>
          <w:spacing w:val="-44"/>
          <w:sz w:val="20"/>
        </w:rPr>
        <w:t xml:space="preserve"> </w:t>
      </w:r>
      <w:r>
        <w:rPr>
          <w:rFonts w:ascii="Trebuchet MS" w:hAnsi="Trebuchet MS"/>
          <w:spacing w:val="-2"/>
          <w:sz w:val="10"/>
        </w:rPr>
        <w:t>769</w:t>
      </w:r>
      <w:r>
        <w:rPr>
          <w:rFonts w:ascii="Trebuchet MS" w:hAnsi="Trebuchet MS"/>
          <w:spacing w:val="40"/>
          <w:sz w:val="10"/>
        </w:rPr>
        <w:t xml:space="preserve"> </w:t>
      </w:r>
      <w:r>
        <w:rPr>
          <w:sz w:val="20"/>
        </w:rPr>
        <w:t>a kernel adapts is not supported once the fitting space is controlled for; what remains</w:t>
      </w:r>
      <w:r>
        <w:rPr>
          <w:sz w:val="20"/>
        </w:rPr>
        <w:tab/>
      </w:r>
      <w:r>
        <w:rPr>
          <w:sz w:val="20"/>
        </w:rPr>
        <w:tab/>
      </w:r>
      <w:r>
        <w:rPr>
          <w:rFonts w:ascii="Trebuchet MS" w:hAnsi="Trebuchet MS"/>
          <w:spacing w:val="-4"/>
          <w:sz w:val="10"/>
        </w:rPr>
        <w:t>770</w:t>
      </w:r>
      <w:r>
        <w:rPr>
          <w:rFonts w:ascii="Trebuchet MS" w:hAnsi="Trebuchet MS"/>
          <w:spacing w:val="40"/>
          <w:sz w:val="10"/>
        </w:rPr>
        <w:t xml:space="preserve"> </w:t>
      </w:r>
      <w:r>
        <w:rPr>
          <w:sz w:val="20"/>
        </w:rPr>
        <w:t>is a level difference.</w:t>
      </w:r>
      <w:r>
        <w:rPr>
          <w:spacing w:val="40"/>
          <w:sz w:val="20"/>
        </w:rPr>
        <w:t xml:space="preserve"> </w:t>
      </w:r>
      <w:r>
        <w:rPr>
          <w:sz w:val="20"/>
        </w:rPr>
        <w:t>A second, narrower result refines rather than replaces the classical</w:t>
      </w:r>
      <w:r>
        <w:rPr>
          <w:sz w:val="20"/>
        </w:rPr>
        <w:tab/>
      </w:r>
      <w:r>
        <w:rPr>
          <w:rFonts w:ascii="Trebuchet MS" w:hAnsi="Trebuchet MS"/>
          <w:spacing w:val="-4"/>
          <w:sz w:val="10"/>
        </w:rPr>
        <w:t>771</w:t>
      </w:r>
      <w:r>
        <w:rPr>
          <w:rFonts w:ascii="Trebuchet MS" w:hAnsi="Trebuchet MS"/>
          <w:spacing w:val="40"/>
          <w:sz w:val="10"/>
        </w:rPr>
        <w:t xml:space="preserve"> </w:t>
      </w:r>
      <w:r>
        <w:rPr>
          <w:sz w:val="20"/>
        </w:rPr>
        <w:t xml:space="preserve">polynomial: optimizing its coefficients directly on </w:t>
      </w:r>
      <w:r>
        <w:rPr>
          <w:rFonts w:ascii="Calibri" w:hAnsi="Calibri"/>
          <w:sz w:val="20"/>
        </w:rPr>
        <w:t>∆</w:t>
      </w:r>
      <w:r>
        <w:rPr>
          <w:i/>
          <w:sz w:val="20"/>
        </w:rPr>
        <w:t>E</w:t>
      </w:r>
      <w:r>
        <w:rPr>
          <w:sz w:val="20"/>
          <w:vertAlign w:val="subscript"/>
        </w:rPr>
        <w:t>00</w:t>
      </w:r>
      <w:r>
        <w:rPr>
          <w:sz w:val="20"/>
        </w:rPr>
        <w:t xml:space="preserve"> (Section </w:t>
      </w:r>
      <w:hyperlink w:anchor="_bookmark15" w:history="1">
        <w:r>
          <w:rPr>
            <w:color w:val="0774B7"/>
            <w:sz w:val="20"/>
          </w:rPr>
          <w:t>4.4</w:t>
        </w:r>
      </w:hyperlink>
      <w:r>
        <w:rPr>
          <w:sz w:val="20"/>
        </w:rPr>
        <w:t>) cuts worst-case error</w:t>
      </w:r>
      <w:r>
        <w:rPr>
          <w:sz w:val="20"/>
        </w:rPr>
        <w:tab/>
      </w:r>
      <w:r>
        <w:rPr>
          <w:spacing w:val="-44"/>
          <w:sz w:val="20"/>
        </w:rPr>
        <w:t xml:space="preserve"> </w:t>
      </w:r>
      <w:r>
        <w:rPr>
          <w:rFonts w:ascii="Trebuchet MS" w:hAnsi="Trebuchet MS"/>
          <w:spacing w:val="-2"/>
          <w:sz w:val="10"/>
        </w:rPr>
        <w:t>772</w:t>
      </w:r>
      <w:r>
        <w:rPr>
          <w:rFonts w:ascii="Trebuchet MS" w:hAnsi="Trebuchet MS"/>
          <w:spacing w:val="40"/>
          <w:sz w:val="10"/>
        </w:rPr>
        <w:t xml:space="preserve"> </w:t>
      </w:r>
      <w:r>
        <w:rPr>
          <w:sz w:val="20"/>
        </w:rPr>
        <w:t xml:space="preserve">16–51% at </w:t>
      </w:r>
      <w:r>
        <w:rPr>
          <w:i/>
          <w:sz w:val="20"/>
        </w:rPr>
        <w:t xml:space="preserve">n </w:t>
      </w:r>
      <w:r>
        <w:rPr>
          <w:rFonts w:ascii="Tahoma" w:hAnsi="Tahoma"/>
          <w:sz w:val="20"/>
        </w:rPr>
        <w:t xml:space="preserve">= </w:t>
      </w:r>
      <w:r>
        <w:rPr>
          <w:sz w:val="20"/>
        </w:rPr>
        <w:t xml:space="preserve">3 at essentially unchanged median, and at </w:t>
      </w:r>
      <w:r>
        <w:rPr>
          <w:i/>
          <w:sz w:val="20"/>
        </w:rPr>
        <w:t xml:space="preserve">n </w:t>
      </w:r>
      <w:r>
        <w:rPr>
          <w:rFonts w:ascii="Tahoma" w:hAnsi="Tahoma"/>
          <w:sz w:val="20"/>
        </w:rPr>
        <w:t xml:space="preserve">= </w:t>
      </w:r>
      <w:r>
        <w:rPr>
          <w:sz w:val="20"/>
        </w:rPr>
        <w:t>4 improves the median by</w:t>
      </w:r>
      <w:r>
        <w:rPr>
          <w:sz w:val="20"/>
        </w:rPr>
        <w:tab/>
      </w:r>
      <w:r>
        <w:rPr>
          <w:spacing w:val="-41"/>
          <w:sz w:val="20"/>
        </w:rPr>
        <w:t xml:space="preserve"> </w:t>
      </w:r>
      <w:r>
        <w:rPr>
          <w:rFonts w:ascii="Trebuchet MS" w:hAnsi="Trebuchet MS"/>
          <w:spacing w:val="-2"/>
          <w:sz w:val="10"/>
        </w:rPr>
        <w:t>773</w:t>
      </w:r>
      <w:r>
        <w:rPr>
          <w:rFonts w:ascii="Trebuchet MS" w:hAnsi="Trebuchet MS"/>
          <w:spacing w:val="40"/>
          <w:sz w:val="10"/>
        </w:rPr>
        <w:t xml:space="preserve"> </w:t>
      </w:r>
      <w:r>
        <w:rPr>
          <w:sz w:val="20"/>
        </w:rPr>
        <w:t>4–9% and the 95th percentile by 19–27%, though a change of fitting space, which is free,</w:t>
      </w:r>
      <w:r>
        <w:rPr>
          <w:sz w:val="20"/>
        </w:rPr>
        <w:tab/>
      </w:r>
      <w:r>
        <w:rPr>
          <w:rFonts w:ascii="Trebuchet MS" w:hAnsi="Trebuchet MS"/>
          <w:spacing w:val="-4"/>
          <w:sz w:val="10"/>
        </w:rPr>
        <w:t>774</w:t>
      </w:r>
      <w:r>
        <w:rPr>
          <w:rFonts w:ascii="Trebuchet MS" w:hAnsi="Trebuchet MS"/>
          <w:spacing w:val="40"/>
          <w:sz w:val="10"/>
        </w:rPr>
        <w:t xml:space="preserve"> </w:t>
      </w:r>
      <w:r>
        <w:rPr>
          <w:sz w:val="20"/>
        </w:rPr>
        <w:t xml:space="preserve">does more (0.942 </w:t>
      </w:r>
      <w:r>
        <w:rPr>
          <w:rFonts w:ascii="Libertinus Sans" w:hAnsi="Libertinus Sans"/>
          <w:i/>
          <w:sz w:val="20"/>
        </w:rPr>
        <w:t xml:space="preserve">→ </w:t>
      </w:r>
      <w:r>
        <w:rPr>
          <w:sz w:val="20"/>
        </w:rPr>
        <w:t xml:space="preserve">0.219 on PC10-CMYK, against Powell’s 0.867). One caveat: the </w:t>
      </w:r>
      <w:del w:id="782" w:author="Phil Green" w:date="2026-08-30T17:17:00Z" w16du:dateUtc="2026-08-30T15:17:00Z">
        <w:r w:rsidDel="0060540C">
          <w:rPr>
            <w:sz w:val="20"/>
          </w:rPr>
          <w:delText>IFRA</w:delText>
        </w:r>
      </w:del>
      <w:ins w:id="783" w:author="Phil Green" w:date="2026-08-30T17:17:00Z" w16du:dateUtc="2026-08-30T15:17:00Z">
        <w:r w:rsidR="0060540C">
          <w:rPr>
            <w:sz w:val="20"/>
          </w:rPr>
          <w:t>newsprint</w:t>
        </w:r>
      </w:ins>
      <w:r>
        <w:rPr>
          <w:sz w:val="20"/>
        </w:rPr>
        <w:tab/>
      </w:r>
      <w:r>
        <w:rPr>
          <w:rFonts w:ascii="Trebuchet MS" w:hAnsi="Trebuchet MS"/>
          <w:spacing w:val="-4"/>
          <w:sz w:val="10"/>
        </w:rPr>
        <w:t>775</w:t>
      </w:r>
      <w:r>
        <w:rPr>
          <w:rFonts w:ascii="Trebuchet MS" w:hAnsi="Trebuchet MS"/>
          <w:spacing w:val="40"/>
          <w:sz w:val="10"/>
        </w:rPr>
        <w:t xml:space="preserve"> </w:t>
      </w:r>
      <w:r>
        <w:rPr>
          <w:sz w:val="20"/>
        </w:rPr>
        <w:t xml:space="preserve">results (Section </w:t>
      </w:r>
      <w:hyperlink w:anchor="_bookmark22" w:history="1">
        <w:r>
          <w:rPr>
            <w:color w:val="0774B7"/>
            <w:sz w:val="20"/>
          </w:rPr>
          <w:t>4.6</w:t>
        </w:r>
      </w:hyperlink>
      <w:r>
        <w:rPr>
          <w:sz w:val="20"/>
        </w:rPr>
        <w:t>) show press-to-press variation, not model choice, dominating error</w:t>
      </w:r>
      <w:r>
        <w:rPr>
          <w:sz w:val="20"/>
        </w:rPr>
        <w:tab/>
      </w:r>
      <w:r>
        <w:rPr>
          <w:sz w:val="20"/>
        </w:rPr>
        <w:tab/>
      </w:r>
      <w:r>
        <w:rPr>
          <w:rFonts w:ascii="Trebuchet MS" w:hAnsi="Trebuchet MS"/>
          <w:spacing w:val="-4"/>
          <w:sz w:val="10"/>
        </w:rPr>
        <w:t>776</w:t>
      </w:r>
      <w:r>
        <w:rPr>
          <w:rFonts w:ascii="Trebuchet MS" w:hAnsi="Trebuchet MS"/>
          <w:spacing w:val="40"/>
          <w:sz w:val="10"/>
        </w:rPr>
        <w:t xml:space="preserve"> </w:t>
      </w:r>
      <w:r>
        <w:rPr>
          <w:sz w:val="20"/>
        </w:rPr>
        <w:t>once training and test data come from different presses. GP is the best within-run model</w:t>
      </w:r>
      <w:r>
        <w:rPr>
          <w:sz w:val="20"/>
        </w:rPr>
        <w:tab/>
      </w:r>
      <w:r>
        <w:rPr>
          <w:rFonts w:ascii="Trebuchet MS" w:hAnsi="Trebuchet MS"/>
          <w:spacing w:val="-4"/>
          <w:sz w:val="10"/>
        </w:rPr>
        <w:t>777</w:t>
      </w:r>
      <w:r>
        <w:rPr>
          <w:rFonts w:ascii="Trebuchet MS" w:hAnsi="Trebuchet MS"/>
          <w:spacing w:val="40"/>
          <w:sz w:val="10"/>
        </w:rPr>
        <w:t xml:space="preserve"> </w:t>
      </w:r>
      <w:r>
        <w:rPr>
          <w:sz w:val="20"/>
        </w:rPr>
        <w:t>on newsprint too (median-of-medians 0.899, at the press noise floor), but that advantage</w:t>
      </w:r>
      <w:r>
        <w:rPr>
          <w:sz w:val="20"/>
        </w:rPr>
        <w:tab/>
      </w:r>
      <w:r>
        <w:rPr>
          <w:rFonts w:ascii="Trebuchet MS" w:hAnsi="Trebuchet MS"/>
          <w:spacing w:val="-4"/>
          <w:sz w:val="10"/>
        </w:rPr>
        <w:t>778</w:t>
      </w:r>
      <w:r>
        <w:rPr>
          <w:rFonts w:ascii="Trebuchet MS" w:hAnsi="Trebuchet MS"/>
          <w:spacing w:val="40"/>
          <w:sz w:val="10"/>
        </w:rPr>
        <w:t xml:space="preserve"> </w:t>
      </w:r>
      <w:r>
        <w:rPr>
          <w:sz w:val="20"/>
        </w:rPr>
        <w:t>vanishes under cross-run and leave-one-out evaluation, where it is indistinguishable from</w:t>
      </w:r>
      <w:r>
        <w:rPr>
          <w:sz w:val="20"/>
        </w:rPr>
        <w:tab/>
      </w:r>
      <w:r>
        <w:rPr>
          <w:spacing w:val="-46"/>
          <w:sz w:val="20"/>
        </w:rPr>
        <w:t xml:space="preserve"> </w:t>
      </w:r>
      <w:r>
        <w:rPr>
          <w:rFonts w:ascii="Trebuchet MS" w:hAnsi="Trebuchet MS"/>
          <w:spacing w:val="-2"/>
          <w:sz w:val="10"/>
        </w:rPr>
        <w:t>779</w:t>
      </w:r>
      <w:r>
        <w:rPr>
          <w:rFonts w:ascii="Trebuchet MS" w:hAnsi="Trebuchet MS"/>
          <w:spacing w:val="40"/>
          <w:sz w:val="10"/>
        </w:rPr>
        <w:t xml:space="preserve"> </w:t>
      </w:r>
      <w:r>
        <w:rPr>
          <w:sz w:val="20"/>
        </w:rPr>
        <w:t>SVM, polynomial regression and a deep MLP.</w:t>
      </w:r>
      <w:del w:id="784" w:author="Phil Green" w:date="2026-08-30T18:59:00Z" w16du:dateUtc="2026-08-30T16:59:00Z">
        <w:r w:rsidDel="0053697F">
          <w:rPr>
            <w:sz w:val="20"/>
          </w:rPr>
          <w:delText xml:space="preserve"> The “GP wins” answer to question (a) is</w:delText>
        </w:r>
        <w:r w:rsidDel="0053697F">
          <w:rPr>
            <w:sz w:val="20"/>
          </w:rPr>
          <w:tab/>
        </w:r>
        <w:r w:rsidDel="0053697F">
          <w:rPr>
            <w:sz w:val="20"/>
          </w:rPr>
          <w:tab/>
        </w:r>
        <w:r w:rsidDel="0053697F">
          <w:rPr>
            <w:rFonts w:ascii="Trebuchet MS" w:hAnsi="Trebuchet MS"/>
            <w:spacing w:val="-4"/>
            <w:sz w:val="10"/>
          </w:rPr>
          <w:delText>780</w:delText>
        </w:r>
        <w:r w:rsidDel="0053697F">
          <w:rPr>
            <w:rFonts w:ascii="Trebuchet MS" w:hAnsi="Trebuchet MS"/>
            <w:spacing w:val="40"/>
            <w:sz w:val="10"/>
          </w:rPr>
          <w:delText xml:space="preserve"> </w:delText>
        </w:r>
        <w:r w:rsidDel="0053697F">
          <w:rPr>
            <w:sz w:val="20"/>
          </w:rPr>
          <w:delText xml:space="preserve">therefore a </w:delText>
        </w:r>
        <w:commentRangeStart w:id="785"/>
        <w:r w:rsidDel="0053697F">
          <w:rPr>
            <w:sz w:val="20"/>
          </w:rPr>
          <w:delText>same-press</w:delText>
        </w:r>
        <w:commentRangeEnd w:id="785"/>
        <w:r w:rsidR="0053697F" w:rsidDel="0053697F">
          <w:rPr>
            <w:rStyle w:val="CommentReference"/>
            <w:sz w:val="20"/>
            <w:szCs w:val="22"/>
          </w:rPr>
          <w:commentReference w:id="785"/>
        </w:r>
        <w:r w:rsidDel="0053697F">
          <w:rPr>
            <w:sz w:val="20"/>
          </w:rPr>
          <w:delText>, same-substrate result, not yet a multi-printer generalization claim.</w:delText>
        </w:r>
      </w:del>
      <w:r>
        <w:rPr>
          <w:sz w:val="20"/>
        </w:rPr>
        <w:tab/>
      </w:r>
      <w:r>
        <w:rPr>
          <w:rFonts w:ascii="Trebuchet MS" w:hAnsi="Trebuchet MS"/>
          <w:spacing w:val="-4"/>
          <w:sz w:val="10"/>
        </w:rPr>
        <w:t>781</w:t>
      </w:r>
      <w:r>
        <w:rPr>
          <w:rFonts w:ascii="Trebuchet MS" w:hAnsi="Trebuchet MS"/>
          <w:spacing w:val="40"/>
          <w:sz w:val="10"/>
        </w:rPr>
        <w:t xml:space="preserve"> </w:t>
      </w:r>
      <w:r>
        <w:rPr>
          <w:b/>
          <w:sz w:val="20"/>
        </w:rPr>
        <w:t xml:space="preserve">Question (b): can machine learning handle </w:t>
      </w:r>
      <w:r>
        <w:rPr>
          <w:i/>
          <w:sz w:val="20"/>
        </w:rPr>
        <w:t xml:space="preserve">n </w:t>
      </w:r>
      <w:r>
        <w:rPr>
          <w:rFonts w:ascii="Verdana" w:hAnsi="Verdana"/>
          <w:i/>
          <w:sz w:val="20"/>
        </w:rPr>
        <w:t xml:space="preserve">&gt; </w:t>
      </w:r>
      <w:r>
        <w:rPr>
          <w:sz w:val="20"/>
        </w:rPr>
        <w:t xml:space="preserve">4 </w:t>
      </w:r>
      <w:r>
        <w:rPr>
          <w:b/>
          <w:sz w:val="20"/>
        </w:rPr>
        <w:t>colorant systems where classical</w:t>
      </w:r>
      <w:r>
        <w:rPr>
          <w:b/>
          <w:sz w:val="20"/>
        </w:rPr>
        <w:tab/>
      </w:r>
      <w:r>
        <w:rPr>
          <w:rFonts w:ascii="Trebuchet MS" w:hAnsi="Trebuchet MS"/>
          <w:spacing w:val="-4"/>
          <w:sz w:val="10"/>
        </w:rPr>
        <w:t>782</w:t>
      </w:r>
      <w:r>
        <w:rPr>
          <w:rFonts w:ascii="Trebuchet MS" w:hAnsi="Trebuchet MS"/>
          <w:spacing w:val="40"/>
          <w:sz w:val="10"/>
        </w:rPr>
        <w:t xml:space="preserve"> </w:t>
      </w:r>
      <w:r>
        <w:rPr>
          <w:b/>
          <w:sz w:val="20"/>
        </w:rPr>
        <w:t xml:space="preserve">methods do not scale? </w:t>
      </w:r>
      <w:r>
        <w:rPr>
          <w:sz w:val="20"/>
        </w:rPr>
        <w:t>Yes; and so can classical polynomial regression, given a perceptual</w:t>
      </w:r>
      <w:r>
        <w:rPr>
          <w:sz w:val="20"/>
        </w:rPr>
        <w:tab/>
      </w:r>
      <w:r>
        <w:rPr>
          <w:rFonts w:ascii="Trebuchet MS" w:hAnsi="Trebuchet MS"/>
          <w:spacing w:val="-4"/>
          <w:sz w:val="10"/>
        </w:rPr>
        <w:t>783</w:t>
      </w:r>
      <w:r>
        <w:rPr>
          <w:rFonts w:ascii="Trebuchet MS" w:hAnsi="Trebuchet MS"/>
          <w:spacing w:val="40"/>
          <w:sz w:val="10"/>
        </w:rPr>
        <w:t xml:space="preserve"> </w:t>
      </w:r>
      <w:r>
        <w:rPr>
          <w:sz w:val="20"/>
        </w:rPr>
        <w:t>fitting space and a fourth degree.</w:t>
      </w:r>
      <w:r>
        <w:rPr>
          <w:spacing w:val="40"/>
          <w:sz w:val="20"/>
        </w:rPr>
        <w:t xml:space="preserve"> </w:t>
      </w:r>
      <w:r>
        <w:rPr>
          <w:sz w:val="20"/>
        </w:rPr>
        <w:t>Gaussian process regression remains the best-median</w:t>
      </w:r>
      <w:r>
        <w:rPr>
          <w:sz w:val="20"/>
        </w:rPr>
        <w:tab/>
      </w:r>
      <w:r>
        <w:rPr>
          <w:rFonts w:ascii="Trebuchet MS" w:hAnsi="Trebuchet MS"/>
          <w:spacing w:val="-4"/>
          <w:sz w:val="10"/>
        </w:rPr>
        <w:t>784</w:t>
      </w:r>
      <w:r>
        <w:rPr>
          <w:rFonts w:ascii="Trebuchet MS" w:hAnsi="Trebuchet MS"/>
          <w:spacing w:val="40"/>
          <w:sz w:val="10"/>
        </w:rPr>
        <w:t xml:space="preserve"> </w:t>
      </w:r>
      <w:r>
        <w:rPr>
          <w:sz w:val="20"/>
        </w:rPr>
        <w:t>model</w:t>
      </w:r>
      <w:r>
        <w:rPr>
          <w:spacing w:val="6"/>
          <w:sz w:val="20"/>
        </w:rPr>
        <w:t xml:space="preserve"> </w:t>
      </w:r>
      <w:r>
        <w:rPr>
          <w:sz w:val="20"/>
        </w:rPr>
        <w:t>on</w:t>
      </w:r>
      <w:r>
        <w:rPr>
          <w:spacing w:val="7"/>
          <w:sz w:val="20"/>
        </w:rPr>
        <w:t xml:space="preserve"> </w:t>
      </w:r>
      <w:r>
        <w:rPr>
          <w:sz w:val="20"/>
        </w:rPr>
        <w:t>the</w:t>
      </w:r>
      <w:r>
        <w:rPr>
          <w:spacing w:val="7"/>
          <w:sz w:val="20"/>
        </w:rPr>
        <w:t xml:space="preserve"> </w:t>
      </w:r>
      <w:r>
        <w:rPr>
          <w:sz w:val="20"/>
        </w:rPr>
        <w:t>five-ink</w:t>
      </w:r>
      <w:r>
        <w:rPr>
          <w:spacing w:val="6"/>
          <w:sz w:val="20"/>
        </w:rPr>
        <w:t xml:space="preserve"> </w:t>
      </w:r>
      <w:r>
        <w:rPr>
          <w:sz w:val="20"/>
        </w:rPr>
        <w:t>KCMYG</w:t>
      </w:r>
      <w:r>
        <w:rPr>
          <w:spacing w:val="7"/>
          <w:sz w:val="20"/>
        </w:rPr>
        <w:t xml:space="preserve"> </w:t>
      </w:r>
      <w:r>
        <w:rPr>
          <w:sz w:val="20"/>
        </w:rPr>
        <w:t>set</w:t>
      </w:r>
      <w:r>
        <w:rPr>
          <w:spacing w:val="7"/>
          <w:sz w:val="20"/>
        </w:rPr>
        <w:t xml:space="preserve"> </w:t>
      </w:r>
      <w:r>
        <w:rPr>
          <w:sz w:val="20"/>
        </w:rPr>
        <w:t>and</w:t>
      </w:r>
      <w:r>
        <w:rPr>
          <w:spacing w:val="6"/>
          <w:sz w:val="20"/>
        </w:rPr>
        <w:t xml:space="preserve"> </w:t>
      </w:r>
      <w:r>
        <w:rPr>
          <w:sz w:val="20"/>
        </w:rPr>
        <w:t>both</w:t>
      </w:r>
      <w:r>
        <w:rPr>
          <w:spacing w:val="7"/>
          <w:sz w:val="20"/>
        </w:rPr>
        <w:t xml:space="preserve"> </w:t>
      </w:r>
      <w:r>
        <w:rPr>
          <w:sz w:val="20"/>
        </w:rPr>
        <w:t>seven-ink</w:t>
      </w:r>
      <w:r>
        <w:rPr>
          <w:spacing w:val="7"/>
          <w:sz w:val="20"/>
        </w:rPr>
        <w:t xml:space="preserve"> </w:t>
      </w:r>
      <w:r>
        <w:rPr>
          <w:sz w:val="20"/>
        </w:rPr>
        <w:t>systems,</w:t>
      </w:r>
      <w:r>
        <w:rPr>
          <w:spacing w:val="7"/>
          <w:sz w:val="20"/>
        </w:rPr>
        <w:t xml:space="preserve"> </w:t>
      </w:r>
      <w:r>
        <w:rPr>
          <w:sz w:val="20"/>
        </w:rPr>
        <w:t>at</w:t>
      </w:r>
      <w:r>
        <w:rPr>
          <w:spacing w:val="7"/>
          <w:sz w:val="20"/>
        </w:rPr>
        <w:t xml:space="preserve"> </w:t>
      </w:r>
      <w:r>
        <w:rPr>
          <w:sz w:val="20"/>
        </w:rPr>
        <w:t>0.764,</w:t>
      </w:r>
      <w:r>
        <w:rPr>
          <w:spacing w:val="8"/>
          <w:sz w:val="20"/>
        </w:rPr>
        <w:t xml:space="preserve"> </w:t>
      </w:r>
      <w:r>
        <w:rPr>
          <w:sz w:val="20"/>
        </w:rPr>
        <w:t>0.160</w:t>
      </w:r>
      <w:r>
        <w:rPr>
          <w:spacing w:val="6"/>
          <w:sz w:val="20"/>
        </w:rPr>
        <w:t xml:space="preserve"> </w:t>
      </w:r>
      <w:r>
        <w:rPr>
          <w:sz w:val="20"/>
        </w:rPr>
        <w:t>and</w:t>
      </w:r>
      <w:r>
        <w:rPr>
          <w:spacing w:val="7"/>
          <w:sz w:val="20"/>
        </w:rPr>
        <w:t xml:space="preserve"> </w:t>
      </w:r>
      <w:r>
        <w:rPr>
          <w:spacing w:val="-2"/>
          <w:sz w:val="20"/>
        </w:rPr>
        <w:t>0.977</w:t>
      </w:r>
      <w:r>
        <w:rPr>
          <w:sz w:val="20"/>
        </w:rPr>
        <w:tab/>
      </w:r>
      <w:r>
        <w:rPr>
          <w:rFonts w:ascii="Trebuchet MS" w:hAnsi="Trebuchet MS"/>
          <w:spacing w:val="-5"/>
          <w:sz w:val="10"/>
        </w:rPr>
        <w:t>785</w:t>
      </w:r>
    </w:p>
    <w:p w14:paraId="730B7157" w14:textId="4DC47683" w:rsidR="00EA1924" w:rsidRDefault="00000000">
      <w:pPr>
        <w:tabs>
          <w:tab w:val="left" w:pos="10849"/>
        </w:tabs>
        <w:spacing w:line="268" w:lineRule="auto"/>
        <w:ind w:left="2751" w:right="36" w:firstLine="12"/>
        <w:jc w:val="both"/>
        <w:rPr>
          <w:rFonts w:ascii="Trebuchet MS" w:hAnsi="Trebuchet MS"/>
          <w:sz w:val="10"/>
        </w:rPr>
      </w:pPr>
      <w:r>
        <w:rPr>
          <w:rFonts w:ascii="Calibri" w:hAnsi="Calibri"/>
          <w:w w:val="105"/>
          <w:sz w:val="20"/>
        </w:rPr>
        <w:t>∆</w:t>
      </w:r>
      <w:r>
        <w:rPr>
          <w:i/>
          <w:w w:val="105"/>
          <w:sz w:val="20"/>
        </w:rPr>
        <w:t>E</w:t>
      </w:r>
      <w:r>
        <w:rPr>
          <w:w w:val="105"/>
          <w:sz w:val="20"/>
          <w:vertAlign w:val="subscript"/>
        </w:rPr>
        <w:t>00</w:t>
      </w:r>
      <w:r>
        <w:rPr>
          <w:spacing w:val="-2"/>
          <w:w w:val="105"/>
          <w:sz w:val="20"/>
        </w:rPr>
        <w:t xml:space="preserve"> </w:t>
      </w:r>
      <w:r>
        <w:rPr>
          <w:w w:val="105"/>
          <w:sz w:val="20"/>
        </w:rPr>
        <w:t>fitted</w:t>
      </w:r>
      <w:r>
        <w:rPr>
          <w:spacing w:val="-9"/>
          <w:w w:val="105"/>
          <w:sz w:val="20"/>
        </w:rPr>
        <w:t xml:space="preserve"> </w:t>
      </w:r>
      <w:r>
        <w:rPr>
          <w:w w:val="105"/>
          <w:sz w:val="20"/>
        </w:rPr>
        <w:t>in</w:t>
      </w:r>
      <w:r>
        <w:rPr>
          <w:spacing w:val="-9"/>
          <w:w w:val="105"/>
          <w:sz w:val="20"/>
        </w:rPr>
        <w:t xml:space="preserve"> </w:t>
      </w:r>
      <w:r>
        <w:rPr>
          <w:w w:val="105"/>
          <w:sz w:val="20"/>
        </w:rPr>
        <w:t>cube-root</w:t>
      </w:r>
      <w:r>
        <w:rPr>
          <w:spacing w:val="-9"/>
          <w:w w:val="105"/>
          <w:sz w:val="20"/>
        </w:rPr>
        <w:t xml:space="preserve"> </w:t>
      </w:r>
      <w:r>
        <w:rPr>
          <w:w w:val="105"/>
          <w:sz w:val="20"/>
        </w:rPr>
        <w:t>space. But</w:t>
      </w:r>
      <w:r>
        <w:rPr>
          <w:spacing w:val="-9"/>
          <w:w w:val="105"/>
          <w:sz w:val="20"/>
        </w:rPr>
        <w:t xml:space="preserve"> </w:t>
      </w:r>
      <w:r>
        <w:rPr>
          <w:w w:val="105"/>
          <w:sz w:val="20"/>
        </w:rPr>
        <w:t>the</w:t>
      </w:r>
      <w:r>
        <w:rPr>
          <w:spacing w:val="-9"/>
          <w:w w:val="105"/>
          <w:sz w:val="20"/>
        </w:rPr>
        <w:t xml:space="preserve"> </w:t>
      </w:r>
      <w:r>
        <w:rPr>
          <w:w w:val="105"/>
          <w:sz w:val="20"/>
        </w:rPr>
        <w:t>corrected</w:t>
      </w:r>
      <w:r>
        <w:rPr>
          <w:spacing w:val="-9"/>
          <w:w w:val="105"/>
          <w:sz w:val="20"/>
        </w:rPr>
        <w:t xml:space="preserve"> </w:t>
      </w:r>
      <w:r>
        <w:rPr>
          <w:w w:val="105"/>
          <w:sz w:val="20"/>
        </w:rPr>
        <w:t>polynomial</w:t>
      </w:r>
      <w:r>
        <w:rPr>
          <w:spacing w:val="-9"/>
          <w:w w:val="105"/>
          <w:sz w:val="20"/>
        </w:rPr>
        <w:t xml:space="preserve"> </w:t>
      </w:r>
      <w:r>
        <w:rPr>
          <w:w w:val="105"/>
          <w:sz w:val="20"/>
        </w:rPr>
        <w:t>follows</w:t>
      </w:r>
      <w:r>
        <w:rPr>
          <w:spacing w:val="-9"/>
          <w:w w:val="105"/>
          <w:sz w:val="20"/>
        </w:rPr>
        <w:t xml:space="preserve"> </w:t>
      </w:r>
      <w:r>
        <w:rPr>
          <w:w w:val="105"/>
          <w:sz w:val="20"/>
        </w:rPr>
        <w:t>at</w:t>
      </w:r>
      <w:r>
        <w:rPr>
          <w:spacing w:val="-9"/>
          <w:w w:val="105"/>
          <w:sz w:val="20"/>
        </w:rPr>
        <w:t xml:space="preserve"> </w:t>
      </w:r>
      <w:r>
        <w:rPr>
          <w:w w:val="105"/>
          <w:sz w:val="20"/>
        </w:rPr>
        <w:t>0.853,</w:t>
      </w:r>
      <w:r>
        <w:rPr>
          <w:spacing w:val="-9"/>
          <w:w w:val="105"/>
          <w:sz w:val="20"/>
        </w:rPr>
        <w:t xml:space="preserve"> </w:t>
      </w:r>
      <w:r>
        <w:rPr>
          <w:w w:val="105"/>
          <w:sz w:val="20"/>
        </w:rPr>
        <w:t>0.272</w:t>
      </w:r>
      <w:r>
        <w:rPr>
          <w:spacing w:val="-9"/>
          <w:w w:val="105"/>
          <w:sz w:val="20"/>
        </w:rPr>
        <w:t xml:space="preserve"> </w:t>
      </w:r>
      <w:r>
        <w:rPr>
          <w:w w:val="105"/>
          <w:sz w:val="20"/>
        </w:rPr>
        <w:t>and</w:t>
      </w:r>
      <w:r>
        <w:rPr>
          <w:spacing w:val="80"/>
          <w:w w:val="105"/>
          <w:sz w:val="20"/>
        </w:rPr>
        <w:t xml:space="preserve"> </w:t>
      </w:r>
      <w:r>
        <w:rPr>
          <w:rFonts w:ascii="Trebuchet MS" w:hAnsi="Trebuchet MS"/>
          <w:w w:val="105"/>
          <w:sz w:val="10"/>
        </w:rPr>
        <w:t>786</w:t>
      </w:r>
      <w:r>
        <w:rPr>
          <w:rFonts w:ascii="Trebuchet MS" w:hAnsi="Trebuchet MS"/>
          <w:spacing w:val="40"/>
          <w:w w:val="105"/>
          <w:sz w:val="10"/>
        </w:rPr>
        <w:t xml:space="preserve"> </w:t>
      </w:r>
      <w:r>
        <w:rPr>
          <w:sz w:val="20"/>
        </w:rPr>
        <w:t>1.132,</w:t>
      </w:r>
      <w:r>
        <w:rPr>
          <w:spacing w:val="-8"/>
          <w:sz w:val="20"/>
        </w:rPr>
        <w:t xml:space="preserve"> </w:t>
      </w:r>
      <w:r>
        <w:rPr>
          <w:sz w:val="20"/>
        </w:rPr>
        <w:t>factors</w:t>
      </w:r>
      <w:r>
        <w:rPr>
          <w:spacing w:val="-9"/>
          <w:sz w:val="20"/>
        </w:rPr>
        <w:t xml:space="preserve"> </w:t>
      </w:r>
      <w:r>
        <w:rPr>
          <w:sz w:val="20"/>
        </w:rPr>
        <w:t>of</w:t>
      </w:r>
      <w:r>
        <w:rPr>
          <w:spacing w:val="-8"/>
          <w:sz w:val="20"/>
        </w:rPr>
        <w:t xml:space="preserve"> </w:t>
      </w:r>
      <w:r>
        <w:rPr>
          <w:sz w:val="20"/>
        </w:rPr>
        <w:t>1.1,</w:t>
      </w:r>
      <w:r>
        <w:rPr>
          <w:spacing w:val="-9"/>
          <w:sz w:val="20"/>
        </w:rPr>
        <w:t xml:space="preserve"> </w:t>
      </w:r>
      <w:r>
        <w:rPr>
          <w:sz w:val="20"/>
        </w:rPr>
        <w:t>1.7</w:t>
      </w:r>
      <w:r>
        <w:rPr>
          <w:spacing w:val="-8"/>
          <w:sz w:val="20"/>
        </w:rPr>
        <w:t xml:space="preserve"> </w:t>
      </w:r>
      <w:r>
        <w:rPr>
          <w:sz w:val="20"/>
        </w:rPr>
        <w:t>and</w:t>
      </w:r>
      <w:r>
        <w:rPr>
          <w:spacing w:val="-9"/>
          <w:sz w:val="20"/>
        </w:rPr>
        <w:t xml:space="preserve"> </w:t>
      </w:r>
      <w:r>
        <w:rPr>
          <w:sz w:val="20"/>
        </w:rPr>
        <w:t>1.2</w:t>
      </w:r>
      <w:r>
        <w:rPr>
          <w:spacing w:val="-8"/>
          <w:sz w:val="20"/>
        </w:rPr>
        <w:t xml:space="preserve"> </w:t>
      </w:r>
      <w:r>
        <w:rPr>
          <w:sz w:val="20"/>
        </w:rPr>
        <w:t>rather</w:t>
      </w:r>
      <w:r>
        <w:rPr>
          <w:spacing w:val="-9"/>
          <w:sz w:val="20"/>
        </w:rPr>
        <w:t xml:space="preserve"> </w:t>
      </w:r>
      <w:r>
        <w:rPr>
          <w:sz w:val="20"/>
        </w:rPr>
        <w:t>than</w:t>
      </w:r>
      <w:r>
        <w:rPr>
          <w:spacing w:val="-9"/>
          <w:sz w:val="20"/>
        </w:rPr>
        <w:t xml:space="preserve"> </w:t>
      </w:r>
      <w:r>
        <w:rPr>
          <w:sz w:val="20"/>
        </w:rPr>
        <w:t>the</w:t>
      </w:r>
      <w:r>
        <w:rPr>
          <w:spacing w:val="-8"/>
          <w:sz w:val="20"/>
        </w:rPr>
        <w:t xml:space="preserve"> </w:t>
      </w:r>
      <w:r>
        <w:rPr>
          <w:sz w:val="20"/>
        </w:rPr>
        <w:t>factor</w:t>
      </w:r>
      <w:r>
        <w:rPr>
          <w:spacing w:val="-9"/>
          <w:sz w:val="20"/>
        </w:rPr>
        <w:t xml:space="preserve"> </w:t>
      </w:r>
      <w:r>
        <w:rPr>
          <w:sz w:val="20"/>
        </w:rPr>
        <w:t>of</w:t>
      </w:r>
      <w:r>
        <w:rPr>
          <w:spacing w:val="-8"/>
          <w:sz w:val="20"/>
        </w:rPr>
        <w:t xml:space="preserve"> </w:t>
      </w:r>
      <w:r>
        <w:rPr>
          <w:sz w:val="20"/>
        </w:rPr>
        <w:t>21.6</w:t>
      </w:r>
      <w:r>
        <w:rPr>
          <w:spacing w:val="-9"/>
          <w:sz w:val="20"/>
        </w:rPr>
        <w:t xml:space="preserve"> </w:t>
      </w:r>
      <w:r>
        <w:rPr>
          <w:sz w:val="20"/>
        </w:rPr>
        <w:t>that</w:t>
      </w:r>
      <w:r>
        <w:rPr>
          <w:spacing w:val="-8"/>
          <w:sz w:val="20"/>
        </w:rPr>
        <w:t xml:space="preserve"> </w:t>
      </w:r>
      <w:r>
        <w:rPr>
          <w:sz w:val="20"/>
        </w:rPr>
        <w:t>the</w:t>
      </w:r>
      <w:r>
        <w:rPr>
          <w:spacing w:val="-9"/>
          <w:sz w:val="20"/>
        </w:rPr>
        <w:t xml:space="preserve"> </w:t>
      </w:r>
      <w:r>
        <w:rPr>
          <w:sz w:val="20"/>
        </w:rPr>
        <w:t>degree-3</w:t>
      </w:r>
      <w:r>
        <w:rPr>
          <w:spacing w:val="-9"/>
          <w:sz w:val="20"/>
        </w:rPr>
        <w:t xml:space="preserve"> </w:t>
      </w:r>
      <w:r>
        <w:rPr>
          <w:sz w:val="20"/>
        </w:rPr>
        <w:t>XYZ</w:t>
      </w:r>
      <w:r>
        <w:rPr>
          <w:spacing w:val="-8"/>
          <w:sz w:val="20"/>
        </w:rPr>
        <w:t xml:space="preserve"> </w:t>
      </w:r>
      <w:r>
        <w:rPr>
          <w:sz w:val="20"/>
        </w:rPr>
        <w:t>baseline</w:t>
      </w:r>
      <w:r>
        <w:rPr>
          <w:spacing w:val="80"/>
          <w:w w:val="150"/>
          <w:sz w:val="20"/>
        </w:rPr>
        <w:t xml:space="preserve"> </w:t>
      </w:r>
      <w:r>
        <w:rPr>
          <w:rFonts w:ascii="Trebuchet MS" w:hAnsi="Trebuchet MS"/>
          <w:sz w:val="10"/>
        </w:rPr>
        <w:t>787</w:t>
      </w:r>
      <w:r>
        <w:rPr>
          <w:rFonts w:ascii="Trebuchet MS" w:hAnsi="Trebuchet MS"/>
          <w:spacing w:val="40"/>
          <w:sz w:val="10"/>
        </w:rPr>
        <w:t xml:space="preserve"> </w:t>
      </w:r>
      <w:r>
        <w:rPr>
          <w:sz w:val="20"/>
        </w:rPr>
        <w:t>implied</w:t>
      </w:r>
      <w:r>
        <w:rPr>
          <w:spacing w:val="-13"/>
          <w:sz w:val="20"/>
        </w:rPr>
        <w:t xml:space="preserve"> </w:t>
      </w:r>
      <w:r>
        <w:rPr>
          <w:sz w:val="20"/>
        </w:rPr>
        <w:t>on</w:t>
      </w:r>
      <w:r>
        <w:rPr>
          <w:spacing w:val="-12"/>
          <w:sz w:val="20"/>
        </w:rPr>
        <w:t xml:space="preserve"> </w:t>
      </w:r>
      <w:r>
        <w:rPr>
          <w:sz w:val="20"/>
        </w:rPr>
        <w:t>CMYKOGV-7;</w:t>
      </w:r>
      <w:r>
        <w:rPr>
          <w:spacing w:val="-13"/>
          <w:sz w:val="20"/>
        </w:rPr>
        <w:t xml:space="preserve"> </w:t>
      </w:r>
      <w:r>
        <w:rPr>
          <w:sz w:val="20"/>
        </w:rPr>
        <w:t>on</w:t>
      </w:r>
      <w:r>
        <w:rPr>
          <w:spacing w:val="-12"/>
          <w:sz w:val="20"/>
        </w:rPr>
        <w:t xml:space="preserve"> </w:t>
      </w:r>
      <w:r>
        <w:rPr>
          <w:sz w:val="20"/>
        </w:rPr>
        <w:t>KCMYG-5</w:t>
      </w:r>
      <w:r>
        <w:rPr>
          <w:spacing w:val="-13"/>
          <w:sz w:val="20"/>
        </w:rPr>
        <w:t xml:space="preserve"> </w:t>
      </w:r>
      <w:r>
        <w:rPr>
          <w:sz w:val="20"/>
        </w:rPr>
        <w:t>and</w:t>
      </w:r>
      <w:r>
        <w:rPr>
          <w:spacing w:val="-12"/>
          <w:sz w:val="20"/>
        </w:rPr>
        <w:t xml:space="preserve"> </w:t>
      </w:r>
      <w:r>
        <w:rPr>
          <w:sz w:val="20"/>
        </w:rPr>
        <w:t>CMYKOGB-7</w:t>
      </w:r>
      <w:r>
        <w:rPr>
          <w:spacing w:val="-13"/>
          <w:sz w:val="20"/>
        </w:rPr>
        <w:t xml:space="preserve"> </w:t>
      </w:r>
      <w:r>
        <w:rPr>
          <w:sz w:val="20"/>
        </w:rPr>
        <w:t>it</w:t>
      </w:r>
      <w:r>
        <w:rPr>
          <w:spacing w:val="-12"/>
          <w:sz w:val="20"/>
        </w:rPr>
        <w:t xml:space="preserve"> </w:t>
      </w:r>
      <w:r>
        <w:rPr>
          <w:sz w:val="20"/>
        </w:rPr>
        <w:t>beats</w:t>
      </w:r>
      <w:r>
        <w:rPr>
          <w:spacing w:val="-13"/>
          <w:sz w:val="20"/>
        </w:rPr>
        <w:t xml:space="preserve"> </w:t>
      </w:r>
      <w:r>
        <w:rPr>
          <w:sz w:val="20"/>
        </w:rPr>
        <w:t>the</w:t>
      </w:r>
      <w:r>
        <w:rPr>
          <w:spacing w:val="-12"/>
          <w:sz w:val="20"/>
        </w:rPr>
        <w:t xml:space="preserve"> </w:t>
      </w:r>
      <w:r>
        <w:rPr>
          <w:sz w:val="20"/>
        </w:rPr>
        <w:t>XYZ-fitted</w:t>
      </w:r>
      <w:r>
        <w:rPr>
          <w:spacing w:val="-13"/>
          <w:sz w:val="20"/>
        </w:rPr>
        <w:t xml:space="preserve"> </w:t>
      </w:r>
      <w:r>
        <w:rPr>
          <w:sz w:val="20"/>
        </w:rPr>
        <w:t>Gaussian</w:t>
      </w:r>
      <w:r>
        <w:rPr>
          <w:spacing w:val="78"/>
          <w:w w:val="150"/>
          <w:sz w:val="20"/>
        </w:rPr>
        <w:t xml:space="preserve"> </w:t>
      </w:r>
      <w:r>
        <w:rPr>
          <w:rFonts w:ascii="Trebuchet MS" w:hAnsi="Trebuchet MS"/>
          <w:sz w:val="10"/>
        </w:rPr>
        <w:t>788</w:t>
      </w:r>
      <w:r>
        <w:rPr>
          <w:rFonts w:ascii="Trebuchet MS" w:hAnsi="Trebuchet MS"/>
          <w:spacing w:val="40"/>
          <w:w w:val="105"/>
          <w:sz w:val="10"/>
        </w:rPr>
        <w:t xml:space="preserve"> </w:t>
      </w:r>
      <w:r>
        <w:rPr>
          <w:w w:val="105"/>
          <w:sz w:val="20"/>
        </w:rPr>
        <w:t>process</w:t>
      </w:r>
      <w:r>
        <w:rPr>
          <w:spacing w:val="-5"/>
          <w:w w:val="105"/>
          <w:sz w:val="20"/>
        </w:rPr>
        <w:t xml:space="preserve"> </w:t>
      </w:r>
      <w:r>
        <w:rPr>
          <w:w w:val="105"/>
          <w:sz w:val="20"/>
        </w:rPr>
        <w:t>(0.853</w:t>
      </w:r>
      <w:r>
        <w:rPr>
          <w:spacing w:val="-5"/>
          <w:w w:val="105"/>
          <w:sz w:val="20"/>
        </w:rPr>
        <w:t xml:space="preserve"> </w:t>
      </w:r>
      <w:r>
        <w:rPr>
          <w:w w:val="105"/>
          <w:sz w:val="20"/>
        </w:rPr>
        <w:t>against</w:t>
      </w:r>
      <w:r>
        <w:rPr>
          <w:spacing w:val="-5"/>
          <w:w w:val="105"/>
          <w:sz w:val="20"/>
        </w:rPr>
        <w:t xml:space="preserve"> </w:t>
      </w:r>
      <w:r>
        <w:rPr>
          <w:w w:val="105"/>
          <w:sz w:val="20"/>
        </w:rPr>
        <w:t>0.867; 1.132</w:t>
      </w:r>
      <w:r>
        <w:rPr>
          <w:spacing w:val="-5"/>
          <w:w w:val="105"/>
          <w:sz w:val="20"/>
        </w:rPr>
        <w:t xml:space="preserve"> </w:t>
      </w:r>
      <w:r>
        <w:rPr>
          <w:w w:val="105"/>
          <w:sz w:val="20"/>
        </w:rPr>
        <w:t>against</w:t>
      </w:r>
      <w:r>
        <w:rPr>
          <w:spacing w:val="-5"/>
          <w:w w:val="105"/>
          <w:sz w:val="20"/>
        </w:rPr>
        <w:t xml:space="preserve"> </w:t>
      </w:r>
      <w:r>
        <w:rPr>
          <w:w w:val="105"/>
          <w:sz w:val="20"/>
        </w:rPr>
        <w:t>1.280). The</w:t>
      </w:r>
      <w:r>
        <w:rPr>
          <w:spacing w:val="-5"/>
          <w:w w:val="105"/>
          <w:sz w:val="20"/>
        </w:rPr>
        <w:t xml:space="preserve"> </w:t>
      </w:r>
      <w:del w:id="786" w:author="Phil Green" w:date="2026-08-30T19:00:00Z" w16du:dateUtc="2026-08-30T17:00:00Z">
        <w:r w:rsidDel="0053697F">
          <w:rPr>
            <w:w w:val="105"/>
            <w:sz w:val="20"/>
          </w:rPr>
          <w:delText>defensible</w:delText>
        </w:r>
        <w:r w:rsidDel="0053697F">
          <w:rPr>
            <w:spacing w:val="-5"/>
            <w:w w:val="105"/>
            <w:sz w:val="20"/>
          </w:rPr>
          <w:delText xml:space="preserve"> </w:delText>
        </w:r>
      </w:del>
      <w:r>
        <w:rPr>
          <w:w w:val="105"/>
          <w:sz w:val="20"/>
        </w:rPr>
        <w:t>claim</w:t>
      </w:r>
      <w:r>
        <w:rPr>
          <w:spacing w:val="-5"/>
          <w:w w:val="105"/>
          <w:sz w:val="20"/>
        </w:rPr>
        <w:t xml:space="preserve"> </w:t>
      </w:r>
      <w:r>
        <w:rPr>
          <w:w w:val="105"/>
          <w:sz w:val="20"/>
        </w:rPr>
        <w:t>is</w:t>
      </w:r>
      <w:r>
        <w:rPr>
          <w:spacing w:val="-5"/>
          <w:w w:val="105"/>
          <w:sz w:val="20"/>
        </w:rPr>
        <w:t xml:space="preserve"> </w:t>
      </w:r>
      <w:r>
        <w:rPr>
          <w:w w:val="105"/>
          <w:sz w:val="20"/>
        </w:rPr>
        <w:t>therefore</w:t>
      </w:r>
      <w:r>
        <w:rPr>
          <w:spacing w:val="-5"/>
          <w:w w:val="105"/>
          <w:sz w:val="20"/>
        </w:rPr>
        <w:t xml:space="preserve"> </w:t>
      </w:r>
      <w:r>
        <w:rPr>
          <w:w w:val="105"/>
          <w:sz w:val="20"/>
        </w:rPr>
        <w:t>not</w:t>
      </w:r>
      <w:r>
        <w:rPr>
          <w:spacing w:val="80"/>
          <w:w w:val="105"/>
          <w:sz w:val="20"/>
        </w:rPr>
        <w:t xml:space="preserve"> </w:t>
      </w:r>
      <w:r>
        <w:rPr>
          <w:rFonts w:ascii="Trebuchet MS" w:hAnsi="Trebuchet MS"/>
          <w:w w:val="105"/>
          <w:sz w:val="10"/>
        </w:rPr>
        <w:t>789</w:t>
      </w:r>
      <w:r>
        <w:rPr>
          <w:rFonts w:ascii="Trebuchet MS" w:hAnsi="Trebuchet MS"/>
          <w:spacing w:val="40"/>
          <w:w w:val="105"/>
          <w:sz w:val="10"/>
        </w:rPr>
        <w:t xml:space="preserve"> </w:t>
      </w:r>
      <w:r>
        <w:rPr>
          <w:sz w:val="20"/>
        </w:rPr>
        <w:t>that</w:t>
      </w:r>
      <w:r>
        <w:rPr>
          <w:spacing w:val="-3"/>
          <w:sz w:val="20"/>
        </w:rPr>
        <w:t xml:space="preserve"> </w:t>
      </w:r>
      <w:r>
        <w:rPr>
          <w:sz w:val="20"/>
        </w:rPr>
        <w:t>classical</w:t>
      </w:r>
      <w:r>
        <w:rPr>
          <w:spacing w:val="-3"/>
          <w:sz w:val="20"/>
        </w:rPr>
        <w:t xml:space="preserve"> </w:t>
      </w:r>
      <w:r>
        <w:rPr>
          <w:sz w:val="20"/>
        </w:rPr>
        <w:t>methods</w:t>
      </w:r>
      <w:r>
        <w:rPr>
          <w:spacing w:val="-3"/>
          <w:sz w:val="20"/>
        </w:rPr>
        <w:t xml:space="preserve"> </w:t>
      </w:r>
      <w:r>
        <w:rPr>
          <w:sz w:val="20"/>
        </w:rPr>
        <w:t>fail</w:t>
      </w:r>
      <w:r>
        <w:rPr>
          <w:spacing w:val="-3"/>
          <w:sz w:val="20"/>
        </w:rPr>
        <w:t xml:space="preserve"> </w:t>
      </w:r>
      <w:r>
        <w:rPr>
          <w:sz w:val="20"/>
        </w:rPr>
        <w:t>beyond</w:t>
      </w:r>
      <w:r>
        <w:rPr>
          <w:spacing w:val="-3"/>
          <w:sz w:val="20"/>
        </w:rPr>
        <w:t xml:space="preserve"> </w:t>
      </w:r>
      <w:r>
        <w:rPr>
          <w:sz w:val="20"/>
        </w:rPr>
        <w:t>CMYK,</w:t>
      </w:r>
      <w:r>
        <w:rPr>
          <w:spacing w:val="-3"/>
          <w:sz w:val="20"/>
        </w:rPr>
        <w:t xml:space="preserve"> </w:t>
      </w:r>
      <w:r>
        <w:rPr>
          <w:sz w:val="20"/>
        </w:rPr>
        <w:t>but</w:t>
      </w:r>
      <w:r>
        <w:rPr>
          <w:spacing w:val="-3"/>
          <w:sz w:val="20"/>
        </w:rPr>
        <w:t xml:space="preserve"> </w:t>
      </w:r>
      <w:r>
        <w:rPr>
          <w:sz w:val="20"/>
        </w:rPr>
        <w:t>that</w:t>
      </w:r>
      <w:r>
        <w:rPr>
          <w:spacing w:val="-3"/>
          <w:sz w:val="20"/>
        </w:rPr>
        <w:t xml:space="preserve"> </w:t>
      </w:r>
      <w:r>
        <w:rPr>
          <w:sz w:val="20"/>
        </w:rPr>
        <w:t>they</w:t>
      </w:r>
      <w:r>
        <w:rPr>
          <w:spacing w:val="-3"/>
          <w:sz w:val="20"/>
        </w:rPr>
        <w:t xml:space="preserve"> </w:t>
      </w:r>
      <w:r>
        <w:rPr>
          <w:sz w:val="20"/>
        </w:rPr>
        <w:t>need</w:t>
      </w:r>
      <w:r>
        <w:rPr>
          <w:spacing w:val="-3"/>
          <w:sz w:val="20"/>
        </w:rPr>
        <w:t xml:space="preserve"> </w:t>
      </w:r>
      <w:r>
        <w:rPr>
          <w:sz w:val="20"/>
        </w:rPr>
        <w:t>two</w:t>
      </w:r>
      <w:r>
        <w:rPr>
          <w:spacing w:val="-3"/>
          <w:sz w:val="20"/>
        </w:rPr>
        <w:t xml:space="preserve"> </w:t>
      </w:r>
      <w:r>
        <w:rPr>
          <w:sz w:val="20"/>
        </w:rPr>
        <w:t>things</w:t>
      </w:r>
      <w:r>
        <w:rPr>
          <w:spacing w:val="-3"/>
          <w:sz w:val="20"/>
        </w:rPr>
        <w:t xml:space="preserve"> </w:t>
      </w:r>
      <w:r>
        <w:rPr>
          <w:sz w:val="20"/>
        </w:rPr>
        <w:t>in</w:t>
      </w:r>
      <w:r>
        <w:rPr>
          <w:spacing w:val="-3"/>
          <w:sz w:val="20"/>
        </w:rPr>
        <w:t xml:space="preserve"> </w:t>
      </w:r>
      <w:r>
        <w:rPr>
          <w:sz w:val="20"/>
        </w:rPr>
        <w:t>order</w:t>
      </w:r>
      <w:r>
        <w:rPr>
          <w:spacing w:val="-3"/>
          <w:sz w:val="20"/>
        </w:rPr>
        <w:t xml:space="preserve"> </w:t>
      </w:r>
      <w:r>
        <w:rPr>
          <w:sz w:val="20"/>
        </w:rPr>
        <w:t>not</w:t>
      </w:r>
      <w:r>
        <w:rPr>
          <w:spacing w:val="-3"/>
          <w:sz w:val="20"/>
        </w:rPr>
        <w:t xml:space="preserve"> </w:t>
      </w:r>
      <w:r>
        <w:rPr>
          <w:sz w:val="20"/>
        </w:rPr>
        <w:t>to</w:t>
      </w:r>
      <w:r>
        <w:rPr>
          <w:spacing w:val="-3"/>
          <w:sz w:val="20"/>
        </w:rPr>
        <w:t xml:space="preserve"> </w:t>
      </w:r>
      <w:r>
        <w:rPr>
          <w:sz w:val="20"/>
        </w:rPr>
        <w:t>(a</w:t>
      </w:r>
      <w:r>
        <w:rPr>
          <w:spacing w:val="80"/>
          <w:w w:val="150"/>
          <w:sz w:val="20"/>
        </w:rPr>
        <w:t xml:space="preserve"> </w:t>
      </w:r>
      <w:r>
        <w:rPr>
          <w:rFonts w:ascii="Trebuchet MS" w:hAnsi="Trebuchet MS"/>
          <w:sz w:val="10"/>
        </w:rPr>
        <w:t>790</w:t>
      </w:r>
      <w:r>
        <w:rPr>
          <w:rFonts w:ascii="Trebuchet MS" w:hAnsi="Trebuchet MS"/>
          <w:spacing w:val="40"/>
          <w:w w:val="105"/>
          <w:sz w:val="10"/>
        </w:rPr>
        <w:t xml:space="preserve"> </w:t>
      </w:r>
      <w:r>
        <w:rPr>
          <w:w w:val="105"/>
          <w:sz w:val="20"/>
        </w:rPr>
        <w:t>fitting</w:t>
      </w:r>
      <w:r>
        <w:rPr>
          <w:spacing w:val="-14"/>
          <w:w w:val="105"/>
          <w:sz w:val="20"/>
        </w:rPr>
        <w:t xml:space="preserve"> </w:t>
      </w:r>
      <w:r>
        <w:rPr>
          <w:w w:val="105"/>
          <w:sz w:val="20"/>
        </w:rPr>
        <w:t>space</w:t>
      </w:r>
      <w:r>
        <w:rPr>
          <w:spacing w:val="-13"/>
          <w:w w:val="105"/>
          <w:sz w:val="20"/>
        </w:rPr>
        <w:t xml:space="preserve"> </w:t>
      </w:r>
      <w:r>
        <w:rPr>
          <w:w w:val="105"/>
          <w:sz w:val="20"/>
        </w:rPr>
        <w:t>and</w:t>
      </w:r>
      <w:r>
        <w:rPr>
          <w:spacing w:val="-13"/>
          <w:w w:val="105"/>
          <w:sz w:val="20"/>
        </w:rPr>
        <w:t xml:space="preserve"> </w:t>
      </w:r>
      <w:r>
        <w:rPr>
          <w:w w:val="105"/>
          <w:sz w:val="20"/>
        </w:rPr>
        <w:t>a</w:t>
      </w:r>
      <w:r>
        <w:rPr>
          <w:spacing w:val="-13"/>
          <w:w w:val="105"/>
          <w:sz w:val="20"/>
        </w:rPr>
        <w:t xml:space="preserve"> </w:t>
      </w:r>
      <w:r>
        <w:rPr>
          <w:w w:val="105"/>
          <w:sz w:val="20"/>
        </w:rPr>
        <w:t>degree),</w:t>
      </w:r>
      <w:r>
        <w:rPr>
          <w:spacing w:val="-13"/>
          <w:w w:val="105"/>
          <w:sz w:val="20"/>
        </w:rPr>
        <w:t xml:space="preserve"> </w:t>
      </w:r>
      <w:r>
        <w:rPr>
          <w:w w:val="105"/>
          <w:sz w:val="20"/>
        </w:rPr>
        <w:t>and</w:t>
      </w:r>
      <w:r>
        <w:rPr>
          <w:spacing w:val="-13"/>
          <w:w w:val="105"/>
          <w:sz w:val="20"/>
        </w:rPr>
        <w:t xml:space="preserve"> </w:t>
      </w:r>
      <w:r>
        <w:rPr>
          <w:w w:val="105"/>
          <w:sz w:val="20"/>
        </w:rPr>
        <w:t>that</w:t>
      </w:r>
      <w:r>
        <w:rPr>
          <w:spacing w:val="-13"/>
          <w:w w:val="105"/>
          <w:sz w:val="20"/>
        </w:rPr>
        <w:t xml:space="preserve"> </w:t>
      </w:r>
      <w:r>
        <w:rPr>
          <w:w w:val="105"/>
          <w:sz w:val="20"/>
        </w:rPr>
        <w:t>both</w:t>
      </w:r>
      <w:r>
        <w:rPr>
          <w:spacing w:val="-13"/>
          <w:w w:val="105"/>
          <w:sz w:val="20"/>
        </w:rPr>
        <w:t xml:space="preserve"> </w:t>
      </w:r>
      <w:r>
        <w:rPr>
          <w:w w:val="105"/>
          <w:sz w:val="20"/>
        </w:rPr>
        <w:t>must</w:t>
      </w:r>
      <w:r>
        <w:rPr>
          <w:spacing w:val="-14"/>
          <w:w w:val="105"/>
          <w:sz w:val="20"/>
        </w:rPr>
        <w:t xml:space="preserve"> </w:t>
      </w:r>
      <w:r>
        <w:rPr>
          <w:w w:val="105"/>
          <w:sz w:val="20"/>
        </w:rPr>
        <w:t>be</w:t>
      </w:r>
      <w:r>
        <w:rPr>
          <w:spacing w:val="-13"/>
          <w:w w:val="105"/>
          <w:sz w:val="20"/>
        </w:rPr>
        <w:t xml:space="preserve"> </w:t>
      </w:r>
      <w:r>
        <w:rPr>
          <w:w w:val="105"/>
          <w:sz w:val="20"/>
        </w:rPr>
        <w:t>chosen,</w:t>
      </w:r>
      <w:r>
        <w:rPr>
          <w:spacing w:val="-13"/>
          <w:w w:val="105"/>
          <w:sz w:val="20"/>
        </w:rPr>
        <w:t xml:space="preserve"> </w:t>
      </w:r>
      <w:r>
        <w:rPr>
          <w:w w:val="105"/>
          <w:sz w:val="20"/>
        </w:rPr>
        <w:t>whereas</w:t>
      </w:r>
      <w:r>
        <w:rPr>
          <w:spacing w:val="-13"/>
          <w:w w:val="105"/>
          <w:sz w:val="20"/>
        </w:rPr>
        <w:t xml:space="preserve"> </w:t>
      </w:r>
      <w:r>
        <w:rPr>
          <w:w w:val="105"/>
          <w:sz w:val="20"/>
        </w:rPr>
        <w:t>the</w:t>
      </w:r>
      <w:r>
        <w:rPr>
          <w:spacing w:val="-13"/>
          <w:w w:val="105"/>
          <w:sz w:val="20"/>
        </w:rPr>
        <w:t xml:space="preserve"> </w:t>
      </w:r>
      <w:r>
        <w:rPr>
          <w:w w:val="105"/>
          <w:sz w:val="20"/>
        </w:rPr>
        <w:t>Gaussian</w:t>
      </w:r>
      <w:r>
        <w:rPr>
          <w:spacing w:val="-13"/>
          <w:w w:val="105"/>
          <w:sz w:val="20"/>
        </w:rPr>
        <w:t xml:space="preserve"> </w:t>
      </w:r>
      <w:r>
        <w:rPr>
          <w:w w:val="105"/>
          <w:sz w:val="20"/>
        </w:rPr>
        <w:t>process</w:t>
      </w:r>
      <w:r>
        <w:rPr>
          <w:spacing w:val="27"/>
          <w:w w:val="105"/>
          <w:sz w:val="20"/>
        </w:rPr>
        <w:t xml:space="preserve"> </w:t>
      </w:r>
      <w:r>
        <w:rPr>
          <w:rFonts w:ascii="Trebuchet MS" w:hAnsi="Trebuchet MS"/>
          <w:w w:val="105"/>
          <w:sz w:val="10"/>
        </w:rPr>
        <w:t>791</w:t>
      </w:r>
      <w:r>
        <w:rPr>
          <w:rFonts w:ascii="Trebuchet MS" w:hAnsi="Trebuchet MS"/>
          <w:spacing w:val="40"/>
          <w:w w:val="105"/>
          <w:sz w:val="10"/>
        </w:rPr>
        <w:t xml:space="preserve"> </w:t>
      </w:r>
      <w:r>
        <w:rPr>
          <w:w w:val="105"/>
          <w:sz w:val="20"/>
        </w:rPr>
        <w:t>requires</w:t>
      </w:r>
      <w:r>
        <w:rPr>
          <w:spacing w:val="-1"/>
          <w:w w:val="105"/>
          <w:sz w:val="20"/>
        </w:rPr>
        <w:t xml:space="preserve"> </w:t>
      </w:r>
      <w:r>
        <w:rPr>
          <w:w w:val="105"/>
          <w:sz w:val="20"/>
        </w:rPr>
        <w:t>neither</w:t>
      </w:r>
      <w:r>
        <w:rPr>
          <w:spacing w:val="-1"/>
          <w:w w:val="105"/>
          <w:sz w:val="20"/>
        </w:rPr>
        <w:t xml:space="preserve"> </w:t>
      </w:r>
      <w:r>
        <w:rPr>
          <w:w w:val="105"/>
          <w:sz w:val="20"/>
        </w:rPr>
        <w:t>and</w:t>
      </w:r>
      <w:r>
        <w:rPr>
          <w:spacing w:val="-1"/>
          <w:w w:val="105"/>
          <w:sz w:val="20"/>
        </w:rPr>
        <w:t xml:space="preserve"> </w:t>
      </w:r>
      <w:r>
        <w:rPr>
          <w:w w:val="105"/>
          <w:sz w:val="20"/>
        </w:rPr>
        <w:t>additionally</w:t>
      </w:r>
      <w:r>
        <w:rPr>
          <w:spacing w:val="-1"/>
          <w:w w:val="105"/>
          <w:sz w:val="20"/>
        </w:rPr>
        <w:t xml:space="preserve"> </w:t>
      </w:r>
      <w:r>
        <w:rPr>
          <w:w w:val="105"/>
          <w:sz w:val="20"/>
        </w:rPr>
        <w:t>keeps</w:t>
      </w:r>
      <w:r>
        <w:rPr>
          <w:spacing w:val="-1"/>
          <w:w w:val="105"/>
          <w:sz w:val="20"/>
        </w:rPr>
        <w:t xml:space="preserve"> </w:t>
      </w:r>
      <w:r>
        <w:rPr>
          <w:w w:val="105"/>
          <w:sz w:val="20"/>
        </w:rPr>
        <w:t>a</w:t>
      </w:r>
      <w:r>
        <w:rPr>
          <w:spacing w:val="-1"/>
          <w:w w:val="105"/>
          <w:sz w:val="20"/>
        </w:rPr>
        <w:t xml:space="preserve"> </w:t>
      </w:r>
      <w:r>
        <w:rPr>
          <w:w w:val="105"/>
          <w:sz w:val="20"/>
        </w:rPr>
        <w:t>substantial</w:t>
      </w:r>
      <w:r>
        <w:rPr>
          <w:spacing w:val="-1"/>
          <w:w w:val="105"/>
          <w:sz w:val="20"/>
        </w:rPr>
        <w:t xml:space="preserve"> </w:t>
      </w:r>
      <w:r>
        <w:rPr>
          <w:w w:val="105"/>
          <w:sz w:val="20"/>
        </w:rPr>
        <w:t>margin</w:t>
      </w:r>
      <w:r>
        <w:rPr>
          <w:spacing w:val="-1"/>
          <w:w w:val="105"/>
          <w:sz w:val="20"/>
        </w:rPr>
        <w:t xml:space="preserve"> </w:t>
      </w:r>
      <w:r>
        <w:rPr>
          <w:w w:val="105"/>
          <w:sz w:val="20"/>
        </w:rPr>
        <w:t>in</w:t>
      </w:r>
      <w:r>
        <w:rPr>
          <w:spacing w:val="-1"/>
          <w:w w:val="105"/>
          <w:sz w:val="20"/>
        </w:rPr>
        <w:t xml:space="preserve"> </w:t>
      </w:r>
      <w:r>
        <w:rPr>
          <w:w w:val="105"/>
          <w:sz w:val="20"/>
        </w:rPr>
        <w:t>the</w:t>
      </w:r>
      <w:r>
        <w:rPr>
          <w:spacing w:val="-1"/>
          <w:w w:val="105"/>
          <w:sz w:val="20"/>
        </w:rPr>
        <w:t xml:space="preserve"> </w:t>
      </w:r>
      <w:r>
        <w:rPr>
          <w:w w:val="105"/>
          <w:sz w:val="20"/>
        </w:rPr>
        <w:t>error</w:t>
      </w:r>
      <w:r>
        <w:rPr>
          <w:spacing w:val="-1"/>
          <w:w w:val="105"/>
          <w:sz w:val="20"/>
        </w:rPr>
        <w:t xml:space="preserve"> </w:t>
      </w:r>
      <w:r>
        <w:rPr>
          <w:w w:val="105"/>
          <w:sz w:val="20"/>
        </w:rPr>
        <w:t>tail, where</w:t>
      </w:r>
      <w:r>
        <w:rPr>
          <w:spacing w:val="-1"/>
          <w:w w:val="105"/>
          <w:sz w:val="20"/>
        </w:rPr>
        <w:t xml:space="preserve"> </w:t>
      </w:r>
      <w:r>
        <w:rPr>
          <w:w w:val="105"/>
          <w:sz w:val="20"/>
        </w:rPr>
        <w:t>a</w:t>
      </w:r>
      <w:r>
        <w:rPr>
          <w:spacing w:val="80"/>
          <w:w w:val="105"/>
          <w:sz w:val="20"/>
        </w:rPr>
        <w:t xml:space="preserve"> </w:t>
      </w:r>
      <w:r>
        <w:rPr>
          <w:rFonts w:ascii="Trebuchet MS" w:hAnsi="Trebuchet MS"/>
          <w:w w:val="105"/>
          <w:sz w:val="10"/>
        </w:rPr>
        <w:t>792</w:t>
      </w:r>
      <w:r>
        <w:rPr>
          <w:rFonts w:ascii="Trebuchet MS" w:hAnsi="Trebuchet MS"/>
          <w:spacing w:val="40"/>
          <w:w w:val="105"/>
          <w:sz w:val="10"/>
        </w:rPr>
        <w:t xml:space="preserve"> </w:t>
      </w:r>
      <w:r>
        <w:rPr>
          <w:w w:val="105"/>
          <w:sz w:val="20"/>
        </w:rPr>
        <w:t>characterization</w:t>
      </w:r>
      <w:r>
        <w:rPr>
          <w:spacing w:val="-14"/>
          <w:w w:val="105"/>
          <w:sz w:val="20"/>
        </w:rPr>
        <w:t xml:space="preserve"> </w:t>
      </w:r>
      <w:r>
        <w:rPr>
          <w:w w:val="105"/>
          <w:sz w:val="20"/>
        </w:rPr>
        <w:t>model</w:t>
      </w:r>
      <w:r>
        <w:rPr>
          <w:spacing w:val="-13"/>
          <w:w w:val="105"/>
          <w:sz w:val="20"/>
        </w:rPr>
        <w:t xml:space="preserve"> </w:t>
      </w:r>
      <w:r>
        <w:rPr>
          <w:w w:val="105"/>
          <w:sz w:val="20"/>
        </w:rPr>
        <w:t>is</w:t>
      </w:r>
      <w:r>
        <w:rPr>
          <w:spacing w:val="-13"/>
          <w:w w:val="105"/>
          <w:sz w:val="20"/>
        </w:rPr>
        <w:t xml:space="preserve"> </w:t>
      </w:r>
      <w:del w:id="787" w:author="Phil Green" w:date="2026-08-30T19:00:00Z" w16du:dateUtc="2026-08-30T17:00:00Z">
        <w:r w:rsidDel="0053697F">
          <w:rPr>
            <w:w w:val="105"/>
            <w:sz w:val="20"/>
          </w:rPr>
          <w:delText>usually</w:delText>
        </w:r>
        <w:r w:rsidDel="0053697F">
          <w:rPr>
            <w:spacing w:val="-13"/>
            <w:w w:val="105"/>
            <w:sz w:val="20"/>
          </w:rPr>
          <w:delText xml:space="preserve"> </w:delText>
        </w:r>
      </w:del>
      <w:ins w:id="788" w:author="Phil Green" w:date="2026-08-30T19:00:00Z" w16du:dateUtc="2026-08-30T17:00:00Z">
        <w:r w:rsidR="0053697F">
          <w:rPr>
            <w:w w:val="105"/>
            <w:sz w:val="20"/>
          </w:rPr>
          <w:t>often</w:t>
        </w:r>
        <w:r w:rsidR="0053697F">
          <w:rPr>
            <w:spacing w:val="-13"/>
            <w:w w:val="105"/>
            <w:sz w:val="20"/>
          </w:rPr>
          <w:t xml:space="preserve"> </w:t>
        </w:r>
      </w:ins>
      <w:r>
        <w:rPr>
          <w:w w:val="105"/>
          <w:sz w:val="20"/>
        </w:rPr>
        <w:t>judged</w:t>
      </w:r>
      <w:r>
        <w:rPr>
          <w:spacing w:val="-13"/>
          <w:w w:val="105"/>
          <w:sz w:val="20"/>
        </w:rPr>
        <w:t xml:space="preserve"> </w:t>
      </w:r>
      <w:r>
        <w:rPr>
          <w:w w:val="105"/>
          <w:sz w:val="20"/>
        </w:rPr>
        <w:t>(CMYKOGV-7:</w:t>
      </w:r>
      <w:r>
        <w:rPr>
          <w:spacing w:val="-13"/>
          <w:w w:val="105"/>
          <w:sz w:val="20"/>
        </w:rPr>
        <w:t xml:space="preserve"> </w:t>
      </w:r>
      <w:r>
        <w:rPr>
          <w:w w:val="105"/>
          <w:sz w:val="20"/>
        </w:rPr>
        <w:t>P95</w:t>
      </w:r>
      <w:r>
        <w:rPr>
          <w:spacing w:val="-13"/>
          <w:w w:val="105"/>
          <w:sz w:val="20"/>
        </w:rPr>
        <w:t xml:space="preserve"> </w:t>
      </w:r>
      <w:r>
        <w:rPr>
          <w:w w:val="105"/>
          <w:sz w:val="20"/>
        </w:rPr>
        <w:t>0.677</w:t>
      </w:r>
      <w:r>
        <w:rPr>
          <w:spacing w:val="-13"/>
          <w:w w:val="105"/>
          <w:sz w:val="20"/>
        </w:rPr>
        <w:t xml:space="preserve"> </w:t>
      </w:r>
      <w:r>
        <w:rPr>
          <w:w w:val="105"/>
          <w:sz w:val="20"/>
        </w:rPr>
        <w:t>and</w:t>
      </w:r>
      <w:r>
        <w:rPr>
          <w:spacing w:val="-14"/>
          <w:w w:val="105"/>
          <w:sz w:val="20"/>
        </w:rPr>
        <w:t xml:space="preserve"> </w:t>
      </w:r>
      <w:r>
        <w:rPr>
          <w:w w:val="105"/>
          <w:sz w:val="20"/>
        </w:rPr>
        <w:t>maximum</w:t>
      </w:r>
      <w:r>
        <w:rPr>
          <w:spacing w:val="-13"/>
          <w:w w:val="105"/>
          <w:sz w:val="20"/>
        </w:rPr>
        <w:t xml:space="preserve"> </w:t>
      </w:r>
      <w:r>
        <w:rPr>
          <w:w w:val="105"/>
          <w:sz w:val="20"/>
        </w:rPr>
        <w:t>5.713</w:t>
      </w:r>
      <w:r>
        <w:rPr>
          <w:spacing w:val="46"/>
          <w:w w:val="105"/>
          <w:sz w:val="20"/>
        </w:rPr>
        <w:t xml:space="preserve"> </w:t>
      </w:r>
      <w:r>
        <w:rPr>
          <w:rFonts w:ascii="Trebuchet MS" w:hAnsi="Trebuchet MS"/>
          <w:w w:val="105"/>
          <w:sz w:val="10"/>
        </w:rPr>
        <w:t>793</w:t>
      </w:r>
      <w:r>
        <w:rPr>
          <w:rFonts w:ascii="Trebuchet MS" w:hAnsi="Trebuchet MS"/>
          <w:spacing w:val="40"/>
          <w:w w:val="105"/>
          <w:sz w:val="10"/>
        </w:rPr>
        <w:t xml:space="preserve"> </w:t>
      </w:r>
      <w:r>
        <w:rPr>
          <w:w w:val="105"/>
          <w:sz w:val="20"/>
        </w:rPr>
        <w:t>against</w:t>
      </w:r>
      <w:r>
        <w:rPr>
          <w:spacing w:val="-8"/>
          <w:w w:val="105"/>
          <w:sz w:val="20"/>
        </w:rPr>
        <w:t xml:space="preserve"> </w:t>
      </w:r>
      <w:r>
        <w:rPr>
          <w:w w:val="105"/>
          <w:sz w:val="20"/>
        </w:rPr>
        <w:t>1.189</w:t>
      </w:r>
      <w:r>
        <w:rPr>
          <w:spacing w:val="-8"/>
          <w:w w:val="105"/>
          <w:sz w:val="20"/>
        </w:rPr>
        <w:t xml:space="preserve"> </w:t>
      </w:r>
      <w:r>
        <w:rPr>
          <w:w w:val="105"/>
          <w:sz w:val="20"/>
        </w:rPr>
        <w:t>and</w:t>
      </w:r>
      <w:r>
        <w:rPr>
          <w:spacing w:val="-8"/>
          <w:w w:val="105"/>
          <w:sz w:val="20"/>
        </w:rPr>
        <w:t xml:space="preserve"> </w:t>
      </w:r>
      <w:r>
        <w:rPr>
          <w:w w:val="105"/>
          <w:sz w:val="20"/>
        </w:rPr>
        <w:t>18.612). The</w:t>
      </w:r>
      <w:r>
        <w:rPr>
          <w:spacing w:val="-8"/>
          <w:w w:val="105"/>
          <w:sz w:val="20"/>
        </w:rPr>
        <w:t xml:space="preserve"> </w:t>
      </w:r>
      <w:r>
        <w:rPr>
          <w:w w:val="105"/>
          <w:sz w:val="20"/>
        </w:rPr>
        <w:t>classical</w:t>
      </w:r>
      <w:r>
        <w:rPr>
          <w:spacing w:val="-8"/>
          <w:w w:val="105"/>
          <w:sz w:val="20"/>
        </w:rPr>
        <w:t xml:space="preserve"> </w:t>
      </w:r>
      <w:r>
        <w:rPr>
          <w:w w:val="105"/>
          <w:sz w:val="20"/>
        </w:rPr>
        <w:t>route</w:t>
      </w:r>
      <w:r>
        <w:rPr>
          <w:spacing w:val="-8"/>
          <w:w w:val="105"/>
          <w:sz w:val="20"/>
        </w:rPr>
        <w:t xml:space="preserve"> </w:t>
      </w:r>
      <w:r>
        <w:rPr>
          <w:w w:val="105"/>
          <w:sz w:val="20"/>
        </w:rPr>
        <w:t>does</w:t>
      </w:r>
      <w:r>
        <w:rPr>
          <w:spacing w:val="-8"/>
          <w:w w:val="105"/>
          <w:sz w:val="20"/>
        </w:rPr>
        <w:t xml:space="preserve"> </w:t>
      </w:r>
      <w:r>
        <w:rPr>
          <w:w w:val="105"/>
          <w:sz w:val="20"/>
        </w:rPr>
        <w:t>still</w:t>
      </w:r>
      <w:r>
        <w:rPr>
          <w:spacing w:val="-8"/>
          <w:w w:val="105"/>
          <w:sz w:val="20"/>
        </w:rPr>
        <w:t xml:space="preserve"> </w:t>
      </w:r>
      <w:r>
        <w:rPr>
          <w:w w:val="105"/>
          <w:sz w:val="20"/>
        </w:rPr>
        <w:t>fail</w:t>
      </w:r>
      <w:r>
        <w:rPr>
          <w:spacing w:val="-8"/>
          <w:w w:val="105"/>
          <w:sz w:val="20"/>
        </w:rPr>
        <w:t xml:space="preserve"> </w:t>
      </w:r>
      <w:r>
        <w:rPr>
          <w:w w:val="105"/>
          <w:sz w:val="20"/>
        </w:rPr>
        <w:t>on</w:t>
      </w:r>
      <w:r>
        <w:rPr>
          <w:spacing w:val="-8"/>
          <w:w w:val="105"/>
          <w:sz w:val="20"/>
        </w:rPr>
        <w:t xml:space="preserve"> </w:t>
      </w:r>
      <w:r>
        <w:rPr>
          <w:w w:val="105"/>
          <w:sz w:val="20"/>
        </w:rPr>
        <w:t>a</w:t>
      </w:r>
      <w:r>
        <w:rPr>
          <w:spacing w:val="-8"/>
          <w:w w:val="105"/>
          <w:sz w:val="20"/>
        </w:rPr>
        <w:t xml:space="preserve"> </w:t>
      </w:r>
      <w:r>
        <w:rPr>
          <w:w w:val="105"/>
          <w:sz w:val="20"/>
        </w:rPr>
        <w:t>third</w:t>
      </w:r>
      <w:r>
        <w:rPr>
          <w:spacing w:val="-8"/>
          <w:w w:val="105"/>
          <w:sz w:val="20"/>
        </w:rPr>
        <w:t xml:space="preserve"> </w:t>
      </w:r>
      <w:r>
        <w:rPr>
          <w:w w:val="105"/>
          <w:sz w:val="20"/>
        </w:rPr>
        <w:t>axis,</w:t>
      </w:r>
      <w:r>
        <w:rPr>
          <w:spacing w:val="-7"/>
          <w:w w:val="105"/>
          <w:sz w:val="20"/>
        </w:rPr>
        <w:t xml:space="preserve"> </w:t>
      </w:r>
      <w:r>
        <w:rPr>
          <w:w w:val="105"/>
          <w:sz w:val="20"/>
        </w:rPr>
        <w:t>feasibility</w:t>
      </w:r>
      <w:r>
        <w:rPr>
          <w:spacing w:val="-8"/>
          <w:w w:val="105"/>
          <w:sz w:val="20"/>
        </w:rPr>
        <w:t xml:space="preserve"> </w:t>
      </w:r>
      <w:r>
        <w:rPr>
          <w:w w:val="105"/>
          <w:sz w:val="20"/>
        </w:rPr>
        <w:t>of</w:t>
      </w:r>
      <w:r>
        <w:rPr>
          <w:spacing w:val="80"/>
          <w:w w:val="105"/>
          <w:sz w:val="20"/>
        </w:rPr>
        <w:t xml:space="preserve"> </w:t>
      </w:r>
      <w:r>
        <w:rPr>
          <w:rFonts w:ascii="Trebuchet MS" w:hAnsi="Trebuchet MS"/>
          <w:w w:val="105"/>
          <w:sz w:val="10"/>
        </w:rPr>
        <w:t>794</w:t>
      </w:r>
      <w:r>
        <w:rPr>
          <w:rFonts w:ascii="Trebuchet MS" w:hAnsi="Trebuchet MS"/>
          <w:spacing w:val="40"/>
          <w:w w:val="105"/>
          <w:sz w:val="10"/>
        </w:rPr>
        <w:t xml:space="preserve"> </w:t>
      </w:r>
      <w:r>
        <w:rPr>
          <w:w w:val="105"/>
          <w:sz w:val="20"/>
        </w:rPr>
        <w:t>direct</w:t>
      </w:r>
      <w:r>
        <w:rPr>
          <w:spacing w:val="-14"/>
          <w:w w:val="105"/>
          <w:sz w:val="20"/>
        </w:rPr>
        <w:t xml:space="preserve"> </w:t>
      </w:r>
      <w:r>
        <w:rPr>
          <w:w w:val="105"/>
          <w:sz w:val="20"/>
        </w:rPr>
        <w:t>metric</w:t>
      </w:r>
      <w:r>
        <w:rPr>
          <w:spacing w:val="-13"/>
          <w:w w:val="105"/>
          <w:sz w:val="20"/>
        </w:rPr>
        <w:t xml:space="preserve"> </w:t>
      </w:r>
      <w:r>
        <w:rPr>
          <w:w w:val="105"/>
          <w:sz w:val="20"/>
        </w:rPr>
        <w:t>optimization:</w:t>
      </w:r>
      <w:r>
        <w:rPr>
          <w:spacing w:val="-13"/>
          <w:w w:val="105"/>
          <w:sz w:val="20"/>
        </w:rPr>
        <w:t xml:space="preserve"> </w:t>
      </w:r>
      <w:r>
        <w:rPr>
          <w:w w:val="105"/>
          <w:sz w:val="20"/>
        </w:rPr>
        <w:t>Nelder–Mead</w:t>
      </w:r>
      <w:r>
        <w:rPr>
          <w:spacing w:val="-13"/>
          <w:w w:val="105"/>
          <w:sz w:val="20"/>
        </w:rPr>
        <w:t xml:space="preserve"> </w:t>
      </w:r>
      <w:r>
        <w:rPr>
          <w:w w:val="105"/>
          <w:sz w:val="20"/>
        </w:rPr>
        <w:t>stalls</w:t>
      </w:r>
      <w:r>
        <w:rPr>
          <w:spacing w:val="-13"/>
          <w:w w:val="105"/>
          <w:sz w:val="20"/>
        </w:rPr>
        <w:t xml:space="preserve"> </w:t>
      </w:r>
      <w:r>
        <w:rPr>
          <w:w w:val="105"/>
          <w:sz w:val="20"/>
        </w:rPr>
        <w:t>barely</w:t>
      </w:r>
      <w:r>
        <w:rPr>
          <w:spacing w:val="-13"/>
          <w:w w:val="105"/>
          <w:sz w:val="20"/>
        </w:rPr>
        <w:t xml:space="preserve"> </w:t>
      </w:r>
      <w:r>
        <w:rPr>
          <w:w w:val="105"/>
          <w:sz w:val="20"/>
        </w:rPr>
        <w:t>off</w:t>
      </w:r>
      <w:r>
        <w:rPr>
          <w:spacing w:val="-13"/>
          <w:w w:val="105"/>
          <w:sz w:val="20"/>
        </w:rPr>
        <w:t xml:space="preserve"> </w:t>
      </w:r>
      <w:r>
        <w:rPr>
          <w:w w:val="105"/>
          <w:sz w:val="20"/>
        </w:rPr>
        <w:t>its</w:t>
      </w:r>
      <w:r>
        <w:rPr>
          <w:spacing w:val="-13"/>
          <w:w w:val="105"/>
          <w:sz w:val="20"/>
        </w:rPr>
        <w:t xml:space="preserve"> </w:t>
      </w:r>
      <w:r>
        <w:rPr>
          <w:w w:val="105"/>
          <w:sz w:val="20"/>
        </w:rPr>
        <w:t>least-squares</w:t>
      </w:r>
      <w:r>
        <w:rPr>
          <w:spacing w:val="-14"/>
          <w:w w:val="105"/>
          <w:sz w:val="20"/>
        </w:rPr>
        <w:t xml:space="preserve"> </w:t>
      </w:r>
      <w:r>
        <w:rPr>
          <w:w w:val="105"/>
          <w:sz w:val="20"/>
        </w:rPr>
        <w:t>initialization</w:t>
      </w:r>
      <w:r>
        <w:rPr>
          <w:spacing w:val="80"/>
          <w:w w:val="105"/>
          <w:sz w:val="20"/>
        </w:rPr>
        <w:t xml:space="preserve"> </w:t>
      </w:r>
      <w:r>
        <w:rPr>
          <w:rFonts w:ascii="Trebuchet MS" w:hAnsi="Trebuchet MS"/>
          <w:w w:val="105"/>
          <w:sz w:val="10"/>
        </w:rPr>
        <w:t>795</w:t>
      </w:r>
      <w:r>
        <w:rPr>
          <w:rFonts w:ascii="Trebuchet MS" w:hAnsi="Trebuchet MS"/>
          <w:spacing w:val="40"/>
          <w:w w:val="105"/>
          <w:sz w:val="10"/>
        </w:rPr>
        <w:t xml:space="preserve"> </w:t>
      </w:r>
      <w:r>
        <w:rPr>
          <w:w w:val="105"/>
          <w:sz w:val="20"/>
        </w:rPr>
        <w:t>at</w:t>
      </w:r>
      <w:r>
        <w:rPr>
          <w:spacing w:val="-7"/>
          <w:w w:val="105"/>
          <w:sz w:val="20"/>
        </w:rPr>
        <w:t xml:space="preserve"> </w:t>
      </w:r>
      <w:r>
        <w:rPr>
          <w:i/>
          <w:w w:val="105"/>
          <w:sz w:val="20"/>
        </w:rPr>
        <w:t xml:space="preserve">n </w:t>
      </w:r>
      <w:r>
        <w:rPr>
          <w:rFonts w:ascii="Tahoma" w:hAnsi="Tahoma"/>
          <w:w w:val="105"/>
          <w:sz w:val="20"/>
        </w:rPr>
        <w:t>=</w:t>
      </w:r>
      <w:r>
        <w:rPr>
          <w:rFonts w:ascii="Tahoma" w:hAnsi="Tahoma"/>
          <w:spacing w:val="-11"/>
          <w:w w:val="105"/>
          <w:sz w:val="20"/>
        </w:rPr>
        <w:t xml:space="preserve"> </w:t>
      </w:r>
      <w:r>
        <w:rPr>
          <w:w w:val="105"/>
          <w:sz w:val="20"/>
        </w:rPr>
        <w:t>7,</w:t>
      </w:r>
      <w:r>
        <w:rPr>
          <w:spacing w:val="-7"/>
          <w:w w:val="105"/>
          <w:sz w:val="20"/>
        </w:rPr>
        <w:t xml:space="preserve"> </w:t>
      </w:r>
      <w:r>
        <w:rPr>
          <w:w w:val="105"/>
          <w:sz w:val="20"/>
        </w:rPr>
        <w:t>silently</w:t>
      </w:r>
      <w:r>
        <w:rPr>
          <w:spacing w:val="-9"/>
          <w:w w:val="105"/>
          <w:sz w:val="20"/>
        </w:rPr>
        <w:t xml:space="preserve"> </w:t>
      </w:r>
      <w:r>
        <w:rPr>
          <w:w w:val="105"/>
          <w:sz w:val="20"/>
        </w:rPr>
        <w:t>returning</w:t>
      </w:r>
      <w:r>
        <w:rPr>
          <w:spacing w:val="-9"/>
          <w:w w:val="105"/>
          <w:sz w:val="20"/>
        </w:rPr>
        <w:t xml:space="preserve"> </w:t>
      </w:r>
      <w:r>
        <w:rPr>
          <w:w w:val="105"/>
          <w:sz w:val="20"/>
        </w:rPr>
        <w:t>a</w:t>
      </w:r>
      <w:r>
        <w:rPr>
          <w:spacing w:val="-9"/>
          <w:w w:val="105"/>
          <w:sz w:val="20"/>
        </w:rPr>
        <w:t xml:space="preserve"> </w:t>
      </w:r>
      <w:r>
        <w:rPr>
          <w:w w:val="105"/>
          <w:sz w:val="20"/>
        </w:rPr>
        <w:t>model</w:t>
      </w:r>
      <w:r>
        <w:rPr>
          <w:spacing w:val="-9"/>
          <w:w w:val="105"/>
          <w:sz w:val="20"/>
        </w:rPr>
        <w:t xml:space="preserve"> </w:t>
      </w:r>
      <w:r>
        <w:rPr>
          <w:w w:val="105"/>
          <w:sz w:val="20"/>
        </w:rPr>
        <w:t>no</w:t>
      </w:r>
      <w:r>
        <w:rPr>
          <w:spacing w:val="-9"/>
          <w:w w:val="105"/>
          <w:sz w:val="20"/>
        </w:rPr>
        <w:t xml:space="preserve"> </w:t>
      </w:r>
      <w:r>
        <w:rPr>
          <w:w w:val="105"/>
          <w:sz w:val="20"/>
        </w:rPr>
        <w:t>better</w:t>
      </w:r>
      <w:r>
        <w:rPr>
          <w:spacing w:val="-9"/>
          <w:w w:val="105"/>
          <w:sz w:val="20"/>
        </w:rPr>
        <w:t xml:space="preserve"> </w:t>
      </w:r>
      <w:r>
        <w:rPr>
          <w:w w:val="105"/>
          <w:sz w:val="20"/>
        </w:rPr>
        <w:t>than</w:t>
      </w:r>
      <w:r>
        <w:rPr>
          <w:spacing w:val="-9"/>
          <w:w w:val="105"/>
          <w:sz w:val="20"/>
        </w:rPr>
        <w:t xml:space="preserve"> </w:t>
      </w:r>
      <w:r>
        <w:rPr>
          <w:w w:val="105"/>
          <w:sz w:val="20"/>
        </w:rPr>
        <w:t>the</w:t>
      </w:r>
      <w:r>
        <w:rPr>
          <w:spacing w:val="-9"/>
          <w:w w:val="105"/>
          <w:sz w:val="20"/>
        </w:rPr>
        <w:t xml:space="preserve"> </w:t>
      </w:r>
      <w:r>
        <w:rPr>
          <w:w w:val="105"/>
          <w:sz w:val="20"/>
        </w:rPr>
        <w:t>baseline,</w:t>
      </w:r>
      <w:r>
        <w:rPr>
          <w:spacing w:val="-8"/>
          <w:w w:val="105"/>
          <w:sz w:val="20"/>
        </w:rPr>
        <w:t xml:space="preserve"> </w:t>
      </w:r>
      <w:r>
        <w:rPr>
          <w:w w:val="105"/>
          <w:sz w:val="20"/>
        </w:rPr>
        <w:t>while</w:t>
      </w:r>
      <w:r>
        <w:rPr>
          <w:spacing w:val="-9"/>
          <w:w w:val="105"/>
          <w:sz w:val="20"/>
        </w:rPr>
        <w:t xml:space="preserve"> </w:t>
      </w:r>
      <w:r>
        <w:rPr>
          <w:w w:val="105"/>
          <w:sz w:val="20"/>
        </w:rPr>
        <w:t>Powell</w:t>
      </w:r>
      <w:r>
        <w:rPr>
          <w:spacing w:val="-9"/>
          <w:w w:val="105"/>
          <w:sz w:val="20"/>
        </w:rPr>
        <w:t xml:space="preserve"> </w:t>
      </w:r>
      <w:r>
        <w:rPr>
          <w:w w:val="105"/>
          <w:sz w:val="20"/>
        </w:rPr>
        <w:t>improves</w:t>
      </w:r>
      <w:r>
        <w:rPr>
          <w:spacing w:val="80"/>
          <w:w w:val="150"/>
          <w:sz w:val="20"/>
        </w:rPr>
        <w:t xml:space="preserve"> </w:t>
      </w:r>
      <w:r>
        <w:rPr>
          <w:rFonts w:ascii="Trebuchet MS" w:hAnsi="Trebuchet MS"/>
          <w:w w:val="105"/>
          <w:sz w:val="10"/>
        </w:rPr>
        <w:t>796</w:t>
      </w:r>
      <w:r>
        <w:rPr>
          <w:rFonts w:ascii="Trebuchet MS" w:hAnsi="Trebuchet MS"/>
          <w:spacing w:val="40"/>
          <w:w w:val="105"/>
          <w:sz w:val="10"/>
        </w:rPr>
        <w:t xml:space="preserve"> </w:t>
      </w:r>
      <w:r>
        <w:rPr>
          <w:sz w:val="20"/>
        </w:rPr>
        <w:t>worst-case</w:t>
      </w:r>
      <w:r>
        <w:rPr>
          <w:spacing w:val="-8"/>
          <w:sz w:val="20"/>
        </w:rPr>
        <w:t xml:space="preserve"> </w:t>
      </w:r>
      <w:r>
        <w:rPr>
          <w:sz w:val="20"/>
        </w:rPr>
        <w:t>behavior</w:t>
      </w:r>
      <w:r>
        <w:rPr>
          <w:spacing w:val="-7"/>
          <w:sz w:val="20"/>
        </w:rPr>
        <w:t xml:space="preserve"> </w:t>
      </w:r>
      <w:r>
        <w:rPr>
          <w:sz w:val="20"/>
        </w:rPr>
        <w:t>but</w:t>
      </w:r>
      <w:r>
        <w:rPr>
          <w:spacing w:val="-8"/>
          <w:sz w:val="20"/>
        </w:rPr>
        <w:t xml:space="preserve"> </w:t>
      </w:r>
      <w:r>
        <w:rPr>
          <w:sz w:val="20"/>
        </w:rPr>
        <w:t>at</w:t>
      </w:r>
      <w:r>
        <w:rPr>
          <w:spacing w:val="-8"/>
          <w:sz w:val="20"/>
        </w:rPr>
        <w:t xml:space="preserve"> </w:t>
      </w:r>
      <w:r>
        <w:rPr>
          <w:sz w:val="20"/>
        </w:rPr>
        <w:t>41–62</w:t>
      </w:r>
      <w:r>
        <w:rPr>
          <w:spacing w:val="-7"/>
          <w:sz w:val="20"/>
        </w:rPr>
        <w:t xml:space="preserve"> </w:t>
      </w:r>
      <w:r>
        <w:rPr>
          <w:sz w:val="20"/>
        </w:rPr>
        <w:t>minutes</w:t>
      </w:r>
      <w:r>
        <w:rPr>
          <w:spacing w:val="-8"/>
          <w:sz w:val="20"/>
        </w:rPr>
        <w:t xml:space="preserve"> </w:t>
      </w:r>
      <w:r>
        <w:rPr>
          <w:sz w:val="20"/>
        </w:rPr>
        <w:t>per</w:t>
      </w:r>
      <w:r>
        <w:rPr>
          <w:spacing w:val="-8"/>
          <w:sz w:val="20"/>
        </w:rPr>
        <w:t xml:space="preserve"> </w:t>
      </w:r>
      <w:r>
        <w:rPr>
          <w:sz w:val="20"/>
        </w:rPr>
        <w:t>dataset</w:t>
      </w:r>
      <w:r>
        <w:rPr>
          <w:spacing w:val="-7"/>
          <w:sz w:val="20"/>
        </w:rPr>
        <w:t xml:space="preserve"> </w:t>
      </w:r>
      <w:r>
        <w:rPr>
          <w:sz w:val="20"/>
        </w:rPr>
        <w:t>versus</w:t>
      </w:r>
      <w:r>
        <w:rPr>
          <w:spacing w:val="-8"/>
          <w:sz w:val="20"/>
        </w:rPr>
        <w:t xml:space="preserve"> </w:t>
      </w:r>
      <w:r>
        <w:rPr>
          <w:sz w:val="20"/>
        </w:rPr>
        <w:t>seconds</w:t>
      </w:r>
      <w:r>
        <w:rPr>
          <w:spacing w:val="-8"/>
          <w:sz w:val="20"/>
        </w:rPr>
        <w:t xml:space="preserve"> </w:t>
      </w:r>
      <w:r>
        <w:rPr>
          <w:sz w:val="20"/>
        </w:rPr>
        <w:t>at</w:t>
      </w:r>
      <w:r>
        <w:rPr>
          <w:spacing w:val="-5"/>
          <w:sz w:val="20"/>
        </w:rPr>
        <w:t xml:space="preserve"> </w:t>
      </w:r>
      <w:r>
        <w:rPr>
          <w:i/>
          <w:sz w:val="20"/>
        </w:rPr>
        <w:t xml:space="preserve">n </w:t>
      </w:r>
      <w:r>
        <w:rPr>
          <w:rFonts w:ascii="Libertinus Sans" w:hAnsi="Libertinus Sans"/>
          <w:i/>
          <w:sz w:val="20"/>
        </w:rPr>
        <w:t xml:space="preserve">≤ </w:t>
      </w:r>
      <w:r>
        <w:rPr>
          <w:sz w:val="20"/>
        </w:rPr>
        <w:t>4. Two</w:t>
      </w:r>
      <w:r>
        <w:rPr>
          <w:spacing w:val="-8"/>
          <w:sz w:val="20"/>
        </w:rPr>
        <w:t xml:space="preserve"> </w:t>
      </w:r>
      <w:r>
        <w:rPr>
          <w:sz w:val="20"/>
        </w:rPr>
        <w:t>caveats</w:t>
      </w:r>
      <w:r>
        <w:rPr>
          <w:spacing w:val="80"/>
          <w:w w:val="150"/>
          <w:sz w:val="20"/>
        </w:rPr>
        <w:t xml:space="preserve"> </w:t>
      </w:r>
      <w:r>
        <w:rPr>
          <w:rFonts w:ascii="Trebuchet MS" w:hAnsi="Trebuchet MS"/>
          <w:sz w:val="10"/>
        </w:rPr>
        <w:t>797</w:t>
      </w:r>
      <w:r>
        <w:rPr>
          <w:rFonts w:ascii="Trebuchet MS" w:hAnsi="Trebuchet MS"/>
          <w:spacing w:val="40"/>
          <w:sz w:val="10"/>
        </w:rPr>
        <w:t xml:space="preserve"> </w:t>
      </w:r>
      <w:r>
        <w:rPr>
          <w:sz w:val="20"/>
        </w:rPr>
        <w:t>bound</w:t>
      </w:r>
      <w:r>
        <w:rPr>
          <w:spacing w:val="-13"/>
          <w:sz w:val="20"/>
        </w:rPr>
        <w:t xml:space="preserve"> </w:t>
      </w:r>
      <w:r>
        <w:rPr>
          <w:sz w:val="20"/>
        </w:rPr>
        <w:t>everything</w:t>
      </w:r>
      <w:r>
        <w:rPr>
          <w:spacing w:val="-12"/>
          <w:sz w:val="20"/>
        </w:rPr>
        <w:t xml:space="preserve"> </w:t>
      </w:r>
      <w:r>
        <w:rPr>
          <w:sz w:val="20"/>
        </w:rPr>
        <w:t>above:</w:t>
      </w:r>
      <w:r>
        <w:rPr>
          <w:spacing w:val="-3"/>
          <w:sz w:val="20"/>
        </w:rPr>
        <w:t xml:space="preserve"> </w:t>
      </w:r>
      <w:r>
        <w:rPr>
          <w:sz w:val="20"/>
        </w:rPr>
        <w:t>the</w:t>
      </w:r>
      <w:r>
        <w:rPr>
          <w:spacing w:val="-13"/>
          <w:sz w:val="20"/>
        </w:rPr>
        <w:t xml:space="preserve"> </w:t>
      </w:r>
      <w:r>
        <w:rPr>
          <w:sz w:val="20"/>
        </w:rPr>
        <w:t>rungs</w:t>
      </w:r>
      <w:r>
        <w:rPr>
          <w:spacing w:val="-12"/>
          <w:sz w:val="20"/>
        </w:rPr>
        <w:t xml:space="preserve"> </w:t>
      </w:r>
      <w:r>
        <w:rPr>
          <w:sz w:val="20"/>
        </w:rPr>
        <w:t>are</w:t>
      </w:r>
      <w:r>
        <w:rPr>
          <w:spacing w:val="-13"/>
          <w:sz w:val="20"/>
        </w:rPr>
        <w:t xml:space="preserve"> </w:t>
      </w:r>
      <w:r>
        <w:rPr>
          <w:sz w:val="20"/>
        </w:rPr>
        <w:t>independent</w:t>
      </w:r>
      <w:r>
        <w:rPr>
          <w:spacing w:val="-12"/>
          <w:sz w:val="20"/>
        </w:rPr>
        <w:t xml:space="preserve"> </w:t>
      </w:r>
      <w:r>
        <w:rPr>
          <w:sz w:val="20"/>
        </w:rPr>
        <w:t>datasets</w:t>
      </w:r>
      <w:r>
        <w:rPr>
          <w:spacing w:val="-13"/>
          <w:sz w:val="20"/>
        </w:rPr>
        <w:t xml:space="preserve"> </w:t>
      </w:r>
      <w:r>
        <w:rPr>
          <w:sz w:val="20"/>
        </w:rPr>
        <w:t>and</w:t>
      </w:r>
      <w:r>
        <w:rPr>
          <w:spacing w:val="-12"/>
          <w:sz w:val="20"/>
        </w:rPr>
        <w:t xml:space="preserve"> </w:t>
      </w:r>
      <w:r>
        <w:rPr>
          <w:sz w:val="20"/>
        </w:rPr>
        <w:t>printing</w:t>
      </w:r>
      <w:r>
        <w:rPr>
          <w:spacing w:val="-13"/>
          <w:sz w:val="20"/>
        </w:rPr>
        <w:t xml:space="preserve"> </w:t>
      </w:r>
      <w:r>
        <w:rPr>
          <w:sz w:val="20"/>
        </w:rPr>
        <w:t>systems,</w:t>
      </w:r>
      <w:r>
        <w:rPr>
          <w:spacing w:val="-12"/>
          <w:sz w:val="20"/>
        </w:rPr>
        <w:t xml:space="preserve"> </w:t>
      </w:r>
      <w:r>
        <w:rPr>
          <w:sz w:val="20"/>
        </w:rPr>
        <w:t>so</w:t>
      </w:r>
      <w:r>
        <w:rPr>
          <w:spacing w:val="-13"/>
          <w:sz w:val="20"/>
        </w:rPr>
        <w:t xml:space="preserve"> </w:t>
      </w:r>
      <w:r>
        <w:rPr>
          <w:sz w:val="20"/>
        </w:rPr>
        <w:t>only</w:t>
      </w:r>
      <w:r>
        <w:rPr>
          <w:spacing w:val="80"/>
          <w:w w:val="150"/>
          <w:sz w:val="20"/>
        </w:rPr>
        <w:t xml:space="preserve"> </w:t>
      </w:r>
      <w:r>
        <w:rPr>
          <w:rFonts w:ascii="Trebuchet MS" w:hAnsi="Trebuchet MS"/>
          <w:sz w:val="10"/>
        </w:rPr>
        <w:t>798</w:t>
      </w:r>
      <w:r>
        <w:rPr>
          <w:rFonts w:ascii="Trebuchet MS" w:hAnsi="Trebuchet MS"/>
          <w:spacing w:val="40"/>
          <w:sz w:val="10"/>
        </w:rPr>
        <w:t xml:space="preserve"> </w:t>
      </w:r>
      <w:r>
        <w:rPr>
          <w:sz w:val="20"/>
        </w:rPr>
        <w:t>each</w:t>
      </w:r>
      <w:r>
        <w:rPr>
          <w:spacing w:val="-10"/>
          <w:sz w:val="20"/>
        </w:rPr>
        <w:t xml:space="preserve"> </w:t>
      </w:r>
      <w:r>
        <w:rPr>
          <w:sz w:val="20"/>
        </w:rPr>
        <w:t>model’s</w:t>
      </w:r>
      <w:r>
        <w:rPr>
          <w:spacing w:val="-10"/>
          <w:sz w:val="20"/>
        </w:rPr>
        <w:t xml:space="preserve"> </w:t>
      </w:r>
      <w:r>
        <w:rPr>
          <w:sz w:val="20"/>
        </w:rPr>
        <w:t>own</w:t>
      </w:r>
      <w:r>
        <w:rPr>
          <w:spacing w:val="-10"/>
          <w:sz w:val="20"/>
        </w:rPr>
        <w:t xml:space="preserve"> </w:t>
      </w:r>
      <w:r>
        <w:rPr>
          <w:sz w:val="20"/>
        </w:rPr>
        <w:t>trend</w:t>
      </w:r>
      <w:r>
        <w:rPr>
          <w:spacing w:val="-10"/>
          <w:sz w:val="20"/>
        </w:rPr>
        <w:t xml:space="preserve"> </w:t>
      </w:r>
      <w:r>
        <w:rPr>
          <w:sz w:val="20"/>
        </w:rPr>
        <w:t>across</w:t>
      </w:r>
      <w:r>
        <w:rPr>
          <w:spacing w:val="-8"/>
          <w:sz w:val="20"/>
        </w:rPr>
        <w:t xml:space="preserve"> </w:t>
      </w:r>
      <w:r>
        <w:rPr>
          <w:i/>
          <w:sz w:val="20"/>
        </w:rPr>
        <w:t>n</w:t>
      </w:r>
      <w:r>
        <w:rPr>
          <w:i/>
          <w:spacing w:val="-8"/>
          <w:sz w:val="20"/>
        </w:rPr>
        <w:t xml:space="preserve"> </w:t>
      </w:r>
      <w:r>
        <w:rPr>
          <w:sz w:val="20"/>
        </w:rPr>
        <w:t>is</w:t>
      </w:r>
      <w:r>
        <w:rPr>
          <w:spacing w:val="-10"/>
          <w:sz w:val="20"/>
        </w:rPr>
        <w:t xml:space="preserve"> </w:t>
      </w:r>
      <w:r>
        <w:rPr>
          <w:sz w:val="20"/>
        </w:rPr>
        <w:t>meaningful,</w:t>
      </w:r>
      <w:r>
        <w:rPr>
          <w:spacing w:val="-10"/>
          <w:sz w:val="20"/>
        </w:rPr>
        <w:t xml:space="preserve"> </w:t>
      </w:r>
      <w:r>
        <w:rPr>
          <w:sz w:val="20"/>
        </w:rPr>
        <w:t>not</w:t>
      </w:r>
      <w:r>
        <w:rPr>
          <w:spacing w:val="-10"/>
          <w:sz w:val="20"/>
        </w:rPr>
        <w:t xml:space="preserve"> </w:t>
      </w:r>
      <w:r>
        <w:rPr>
          <w:sz w:val="20"/>
        </w:rPr>
        <w:t>absolute</w:t>
      </w:r>
      <w:r>
        <w:rPr>
          <w:spacing w:val="-10"/>
          <w:sz w:val="20"/>
        </w:rPr>
        <w:t xml:space="preserve"> </w:t>
      </w:r>
      <w:r>
        <w:rPr>
          <w:sz w:val="20"/>
        </w:rPr>
        <w:t>levels</w:t>
      </w:r>
      <w:r>
        <w:rPr>
          <w:spacing w:val="-10"/>
          <w:sz w:val="20"/>
        </w:rPr>
        <w:t xml:space="preserve"> </w:t>
      </w:r>
      <w:r>
        <w:rPr>
          <w:sz w:val="20"/>
        </w:rPr>
        <w:t>between</w:t>
      </w:r>
      <w:r>
        <w:rPr>
          <w:spacing w:val="-10"/>
          <w:sz w:val="20"/>
        </w:rPr>
        <w:t xml:space="preserve"> </w:t>
      </w:r>
      <w:r>
        <w:rPr>
          <w:sz w:val="20"/>
        </w:rPr>
        <w:t>rungs;</w:t>
      </w:r>
      <w:r>
        <w:rPr>
          <w:spacing w:val="-10"/>
          <w:sz w:val="20"/>
        </w:rPr>
        <w:t xml:space="preserve"> </w:t>
      </w:r>
      <w:r>
        <w:rPr>
          <w:sz w:val="20"/>
        </w:rPr>
        <w:t>and</w:t>
      </w:r>
      <w:r>
        <w:rPr>
          <w:spacing w:val="-10"/>
          <w:sz w:val="20"/>
        </w:rPr>
        <w:t xml:space="preserve"> </w:t>
      </w:r>
      <w:r>
        <w:rPr>
          <w:sz w:val="20"/>
        </w:rPr>
        <w:t>the</w:t>
      </w:r>
      <w:r>
        <w:rPr>
          <w:spacing w:val="80"/>
          <w:w w:val="150"/>
          <w:sz w:val="20"/>
        </w:rPr>
        <w:t xml:space="preserve"> </w:t>
      </w:r>
      <w:r>
        <w:rPr>
          <w:rFonts w:ascii="Trebuchet MS" w:hAnsi="Trebuchet MS"/>
          <w:sz w:val="10"/>
        </w:rPr>
        <w:t>799</w:t>
      </w:r>
      <w:r>
        <w:rPr>
          <w:rFonts w:ascii="Trebuchet MS" w:hAnsi="Trebuchet MS"/>
          <w:spacing w:val="40"/>
          <w:sz w:val="10"/>
        </w:rPr>
        <w:t xml:space="preserve"> </w:t>
      </w:r>
      <w:r>
        <w:rPr>
          <w:sz w:val="20"/>
        </w:rPr>
        <w:t>GP’s</w:t>
      </w:r>
      <w:r>
        <w:rPr>
          <w:spacing w:val="-9"/>
          <w:sz w:val="20"/>
        </w:rPr>
        <w:t xml:space="preserve"> </w:t>
      </w:r>
      <w:r>
        <w:rPr>
          <w:sz w:val="20"/>
        </w:rPr>
        <w:t>low</w:t>
      </w:r>
      <w:r>
        <w:rPr>
          <w:spacing w:val="-9"/>
          <w:sz w:val="20"/>
        </w:rPr>
        <w:t xml:space="preserve"> </w:t>
      </w:r>
      <w:r>
        <w:rPr>
          <w:sz w:val="20"/>
        </w:rPr>
        <w:t>CMYKOGV-7</w:t>
      </w:r>
      <w:r>
        <w:rPr>
          <w:spacing w:val="-9"/>
          <w:sz w:val="20"/>
        </w:rPr>
        <w:t xml:space="preserve"> </w:t>
      </w:r>
      <w:r>
        <w:rPr>
          <w:sz w:val="20"/>
        </w:rPr>
        <w:t>median</w:t>
      </w:r>
      <w:r>
        <w:rPr>
          <w:spacing w:val="-9"/>
          <w:sz w:val="20"/>
        </w:rPr>
        <w:t xml:space="preserve"> </w:t>
      </w:r>
      <w:r>
        <w:rPr>
          <w:sz w:val="20"/>
        </w:rPr>
        <w:t>partly</w:t>
      </w:r>
      <w:r>
        <w:rPr>
          <w:spacing w:val="-9"/>
          <w:sz w:val="20"/>
        </w:rPr>
        <w:t xml:space="preserve"> </w:t>
      </w:r>
      <w:r>
        <w:rPr>
          <w:sz w:val="20"/>
        </w:rPr>
        <w:t>reflects</w:t>
      </w:r>
      <w:r>
        <w:rPr>
          <w:spacing w:val="-9"/>
          <w:sz w:val="20"/>
        </w:rPr>
        <w:t xml:space="preserve"> </w:t>
      </w:r>
      <w:r>
        <w:rPr>
          <w:sz w:val="20"/>
        </w:rPr>
        <w:t>that</w:t>
      </w:r>
      <w:r>
        <w:rPr>
          <w:spacing w:val="-9"/>
          <w:sz w:val="20"/>
        </w:rPr>
        <w:t xml:space="preserve"> </w:t>
      </w:r>
      <w:r>
        <w:rPr>
          <w:sz w:val="20"/>
        </w:rPr>
        <w:t>chart’s</w:t>
      </w:r>
      <w:r>
        <w:rPr>
          <w:spacing w:val="-9"/>
          <w:sz w:val="20"/>
        </w:rPr>
        <w:t xml:space="preserve"> </w:t>
      </w:r>
      <w:r>
        <w:rPr>
          <w:sz w:val="20"/>
        </w:rPr>
        <w:t>structure</w:t>
      </w:r>
      <w:r>
        <w:rPr>
          <w:spacing w:val="-9"/>
          <w:sz w:val="20"/>
        </w:rPr>
        <w:t xml:space="preserve"> </w:t>
      </w:r>
      <w:r>
        <w:rPr>
          <w:sz w:val="20"/>
        </w:rPr>
        <w:t>(84%</w:t>
      </w:r>
      <w:r>
        <w:rPr>
          <w:spacing w:val="-9"/>
          <w:sz w:val="20"/>
        </w:rPr>
        <w:t xml:space="preserve"> </w:t>
      </w:r>
      <w:r>
        <w:rPr>
          <w:sz w:val="20"/>
        </w:rPr>
        <w:t>of</w:t>
      </w:r>
      <w:r>
        <w:rPr>
          <w:spacing w:val="-9"/>
          <w:sz w:val="20"/>
        </w:rPr>
        <w:t xml:space="preserve"> </w:t>
      </w:r>
      <w:r>
        <w:rPr>
          <w:sz w:val="20"/>
        </w:rPr>
        <w:t>patches</w:t>
      </w:r>
      <w:r>
        <w:rPr>
          <w:spacing w:val="-9"/>
          <w:sz w:val="20"/>
        </w:rPr>
        <w:t xml:space="preserve"> </w:t>
      </w:r>
      <w:r>
        <w:rPr>
          <w:sz w:val="20"/>
        </w:rPr>
        <w:t>use</w:t>
      </w:r>
      <w:r>
        <w:rPr>
          <w:spacing w:val="-7"/>
          <w:sz w:val="20"/>
        </w:rPr>
        <w:t xml:space="preserve"> </w:t>
      </w:r>
      <w:r>
        <w:rPr>
          <w:rFonts w:ascii="Libertinus Sans" w:hAnsi="Libertinus Sans"/>
          <w:i/>
          <w:sz w:val="20"/>
        </w:rPr>
        <w:t>≤</w:t>
      </w:r>
      <w:r>
        <w:rPr>
          <w:sz w:val="20"/>
        </w:rPr>
        <w:t>4</w:t>
      </w:r>
      <w:r>
        <w:rPr>
          <w:spacing w:val="80"/>
          <w:w w:val="150"/>
          <w:sz w:val="20"/>
        </w:rPr>
        <w:t xml:space="preserve"> </w:t>
      </w:r>
      <w:r>
        <w:rPr>
          <w:rFonts w:ascii="Trebuchet MS" w:hAnsi="Trebuchet MS"/>
          <w:sz w:val="10"/>
        </w:rPr>
        <w:t>800</w:t>
      </w:r>
      <w:r>
        <w:rPr>
          <w:rFonts w:ascii="Trebuchet MS" w:hAnsi="Trebuchet MS"/>
          <w:spacing w:val="40"/>
          <w:sz w:val="10"/>
        </w:rPr>
        <w:t xml:space="preserve"> </w:t>
      </w:r>
      <w:r>
        <w:rPr>
          <w:sz w:val="20"/>
        </w:rPr>
        <w:t>inks)</w:t>
      </w:r>
      <w:r>
        <w:rPr>
          <w:spacing w:val="-7"/>
          <w:sz w:val="20"/>
        </w:rPr>
        <w:t xml:space="preserve"> </w:t>
      </w:r>
      <w:r>
        <w:rPr>
          <w:sz w:val="20"/>
        </w:rPr>
        <w:t>rather</w:t>
      </w:r>
      <w:r>
        <w:rPr>
          <w:spacing w:val="-7"/>
          <w:sz w:val="20"/>
        </w:rPr>
        <w:t xml:space="preserve"> </w:t>
      </w:r>
      <w:r>
        <w:rPr>
          <w:sz w:val="20"/>
        </w:rPr>
        <w:t>than</w:t>
      </w:r>
      <w:r>
        <w:rPr>
          <w:spacing w:val="-7"/>
          <w:sz w:val="20"/>
        </w:rPr>
        <w:t xml:space="preserve"> </w:t>
      </w:r>
      <w:r>
        <w:rPr>
          <w:sz w:val="20"/>
        </w:rPr>
        <w:t>intrinsic</w:t>
      </w:r>
      <w:r>
        <w:rPr>
          <w:spacing w:val="-7"/>
          <w:sz w:val="20"/>
        </w:rPr>
        <w:t xml:space="preserve"> </w:t>
      </w:r>
      <w:r>
        <w:rPr>
          <w:sz w:val="20"/>
        </w:rPr>
        <w:t>seven-ink</w:t>
      </w:r>
      <w:r>
        <w:rPr>
          <w:spacing w:val="-6"/>
          <w:sz w:val="20"/>
        </w:rPr>
        <w:t xml:space="preserve"> </w:t>
      </w:r>
      <w:r>
        <w:rPr>
          <w:sz w:val="20"/>
        </w:rPr>
        <w:t>ease</w:t>
      </w:r>
      <w:r>
        <w:rPr>
          <w:spacing w:val="-7"/>
          <w:sz w:val="20"/>
        </w:rPr>
        <w:t xml:space="preserve"> </w:t>
      </w:r>
      <w:r>
        <w:rPr>
          <w:sz w:val="20"/>
        </w:rPr>
        <w:t>(Section</w:t>
      </w:r>
      <w:r>
        <w:rPr>
          <w:spacing w:val="-7"/>
          <w:sz w:val="20"/>
        </w:rPr>
        <w:t xml:space="preserve"> </w:t>
      </w:r>
      <w:hyperlink w:anchor="_bookmark24" w:history="1">
        <w:r>
          <w:rPr>
            <w:color w:val="0774B7"/>
            <w:spacing w:val="-2"/>
            <w:sz w:val="20"/>
          </w:rPr>
          <w:t>4.7</w:t>
        </w:r>
      </w:hyperlink>
      <w:r>
        <w:rPr>
          <w:spacing w:val="-2"/>
          <w:sz w:val="20"/>
        </w:rPr>
        <w:t>).</w:t>
      </w:r>
      <w:r>
        <w:rPr>
          <w:rFonts w:ascii="Times New Roman" w:hAnsi="Times New Roman"/>
          <w:sz w:val="20"/>
        </w:rPr>
        <w:tab/>
      </w:r>
      <w:r>
        <w:rPr>
          <w:rFonts w:ascii="Trebuchet MS" w:hAnsi="Trebuchet MS"/>
          <w:spacing w:val="-5"/>
          <w:sz w:val="10"/>
        </w:rPr>
        <w:t>801</w:t>
      </w:r>
    </w:p>
    <w:p w14:paraId="1907FD69" w14:textId="77777777" w:rsidR="00EA1924" w:rsidRDefault="00000000">
      <w:pPr>
        <w:spacing w:line="244" w:lineRule="exact"/>
        <w:ind w:left="3187"/>
        <w:jc w:val="both"/>
        <w:rPr>
          <w:rFonts w:ascii="Trebuchet MS" w:hAnsi="Trebuchet MS"/>
          <w:sz w:val="10"/>
        </w:rPr>
      </w:pPr>
      <w:r>
        <w:rPr>
          <w:b/>
          <w:sz w:val="20"/>
        </w:rPr>
        <w:t>Limitations.</w:t>
      </w:r>
      <w:r>
        <w:rPr>
          <w:b/>
          <w:spacing w:val="15"/>
          <w:sz w:val="20"/>
        </w:rPr>
        <w:t xml:space="preserve"> </w:t>
      </w:r>
      <w:r>
        <w:rPr>
          <w:sz w:val="20"/>
        </w:rPr>
        <w:t>Every</w:t>
      </w:r>
      <w:r>
        <w:rPr>
          <w:spacing w:val="3"/>
          <w:sz w:val="20"/>
        </w:rPr>
        <w:t xml:space="preserve"> </w:t>
      </w:r>
      <w:r>
        <w:rPr>
          <w:sz w:val="20"/>
        </w:rPr>
        <w:t>model</w:t>
      </w:r>
      <w:r>
        <w:rPr>
          <w:spacing w:val="3"/>
          <w:sz w:val="20"/>
        </w:rPr>
        <w:t xml:space="preserve"> </w:t>
      </w:r>
      <w:r>
        <w:rPr>
          <w:sz w:val="20"/>
        </w:rPr>
        <w:t>comparison</w:t>
      </w:r>
      <w:r>
        <w:rPr>
          <w:spacing w:val="3"/>
          <w:sz w:val="20"/>
        </w:rPr>
        <w:t xml:space="preserve"> </w:t>
      </w:r>
      <w:r>
        <w:rPr>
          <w:sz w:val="20"/>
        </w:rPr>
        <w:t>here</w:t>
      </w:r>
      <w:r>
        <w:rPr>
          <w:spacing w:val="3"/>
          <w:sz w:val="20"/>
        </w:rPr>
        <w:t xml:space="preserve"> </w:t>
      </w:r>
      <w:r>
        <w:rPr>
          <w:sz w:val="20"/>
        </w:rPr>
        <w:t>(Sections</w:t>
      </w:r>
      <w:r>
        <w:rPr>
          <w:spacing w:val="3"/>
          <w:sz w:val="20"/>
        </w:rPr>
        <w:t xml:space="preserve"> </w:t>
      </w:r>
      <w:hyperlink w:anchor="_bookmark8" w:history="1">
        <w:r>
          <w:rPr>
            <w:color w:val="0774B7"/>
            <w:sz w:val="20"/>
          </w:rPr>
          <w:t>4.1</w:t>
        </w:r>
      </w:hyperlink>
      <w:r>
        <w:rPr>
          <w:sz w:val="20"/>
        </w:rPr>
        <w:t>–</w:t>
      </w:r>
      <w:hyperlink w:anchor="_bookmark18" w:history="1">
        <w:r>
          <w:rPr>
            <w:color w:val="0774B7"/>
            <w:sz w:val="20"/>
          </w:rPr>
          <w:t>4.5</w:t>
        </w:r>
      </w:hyperlink>
      <w:r>
        <w:rPr>
          <w:color w:val="0774B7"/>
          <w:spacing w:val="3"/>
          <w:sz w:val="20"/>
        </w:rPr>
        <w:t xml:space="preserve"> </w:t>
      </w:r>
      <w:r>
        <w:rPr>
          <w:sz w:val="20"/>
        </w:rPr>
        <w:t>and</w:t>
      </w:r>
      <w:r>
        <w:rPr>
          <w:spacing w:val="3"/>
          <w:sz w:val="20"/>
        </w:rPr>
        <w:t xml:space="preserve"> </w:t>
      </w:r>
      <w:hyperlink w:anchor="_bookmark24" w:history="1">
        <w:r>
          <w:rPr>
            <w:color w:val="0774B7"/>
            <w:sz w:val="20"/>
          </w:rPr>
          <w:t>4.7</w:t>
        </w:r>
      </w:hyperlink>
      <w:r>
        <w:rPr>
          <w:sz w:val="20"/>
        </w:rPr>
        <w:t>)</w:t>
      </w:r>
      <w:r>
        <w:rPr>
          <w:spacing w:val="3"/>
          <w:sz w:val="20"/>
        </w:rPr>
        <w:t xml:space="preserve"> </w:t>
      </w:r>
      <w:r>
        <w:rPr>
          <w:sz w:val="20"/>
        </w:rPr>
        <w:t>is</w:t>
      </w:r>
      <w:r>
        <w:rPr>
          <w:spacing w:val="3"/>
          <w:sz w:val="20"/>
        </w:rPr>
        <w:t xml:space="preserve"> </w:t>
      </w:r>
      <w:r>
        <w:rPr>
          <w:sz w:val="20"/>
        </w:rPr>
        <w:t>trained</w:t>
      </w:r>
      <w:r>
        <w:rPr>
          <w:spacing w:val="3"/>
          <w:sz w:val="20"/>
        </w:rPr>
        <w:t xml:space="preserve"> </w:t>
      </w:r>
      <w:r>
        <w:rPr>
          <w:sz w:val="20"/>
        </w:rPr>
        <w:t>and</w:t>
      </w:r>
      <w:r>
        <w:rPr>
          <w:rFonts w:ascii="Times New Roman" w:hAnsi="Times New Roman"/>
          <w:spacing w:val="79"/>
          <w:sz w:val="20"/>
        </w:rPr>
        <w:t xml:space="preserve">  </w:t>
      </w:r>
      <w:r>
        <w:rPr>
          <w:rFonts w:ascii="Trebuchet MS" w:hAnsi="Trebuchet MS"/>
          <w:spacing w:val="-5"/>
          <w:sz w:val="10"/>
        </w:rPr>
        <w:t>802</w:t>
      </w:r>
    </w:p>
    <w:p w14:paraId="629160B6" w14:textId="3964D04D" w:rsidR="00EA1924" w:rsidRDefault="00000000">
      <w:pPr>
        <w:tabs>
          <w:tab w:val="left" w:pos="10859"/>
        </w:tabs>
        <w:spacing w:before="17"/>
        <w:ind w:left="2761"/>
        <w:rPr>
          <w:rFonts w:ascii="Trebuchet MS"/>
          <w:sz w:val="10"/>
        </w:rPr>
      </w:pPr>
      <w:r>
        <w:rPr>
          <w:sz w:val="20"/>
        </w:rPr>
        <w:t>evaluated</w:t>
      </w:r>
      <w:r>
        <w:rPr>
          <w:spacing w:val="17"/>
          <w:sz w:val="20"/>
        </w:rPr>
        <w:t xml:space="preserve"> </w:t>
      </w:r>
      <w:r>
        <w:rPr>
          <w:sz w:val="20"/>
        </w:rPr>
        <w:t>within</w:t>
      </w:r>
      <w:r>
        <w:rPr>
          <w:spacing w:val="18"/>
          <w:sz w:val="20"/>
        </w:rPr>
        <w:t xml:space="preserve"> </w:t>
      </w:r>
      <w:r>
        <w:rPr>
          <w:sz w:val="20"/>
        </w:rPr>
        <w:t>a</w:t>
      </w:r>
      <w:r>
        <w:rPr>
          <w:spacing w:val="17"/>
          <w:sz w:val="20"/>
        </w:rPr>
        <w:t xml:space="preserve"> </w:t>
      </w:r>
      <w:r>
        <w:rPr>
          <w:sz w:val="20"/>
        </w:rPr>
        <w:t>single</w:t>
      </w:r>
      <w:r>
        <w:rPr>
          <w:spacing w:val="18"/>
          <w:sz w:val="20"/>
        </w:rPr>
        <w:t xml:space="preserve"> </w:t>
      </w:r>
      <w:r>
        <w:rPr>
          <w:sz w:val="20"/>
        </w:rPr>
        <w:t>substrate</w:t>
      </w:r>
      <w:r>
        <w:rPr>
          <w:spacing w:val="17"/>
          <w:sz w:val="20"/>
        </w:rPr>
        <w:t xml:space="preserve"> </w:t>
      </w:r>
      <w:r>
        <w:rPr>
          <w:sz w:val="20"/>
        </w:rPr>
        <w:t>per</w:t>
      </w:r>
      <w:r>
        <w:rPr>
          <w:spacing w:val="18"/>
          <w:sz w:val="20"/>
        </w:rPr>
        <w:t xml:space="preserve"> </w:t>
      </w:r>
      <w:r>
        <w:rPr>
          <w:sz w:val="20"/>
        </w:rPr>
        <w:t>dataset;</w:t>
      </w:r>
      <w:r>
        <w:rPr>
          <w:spacing w:val="24"/>
          <w:sz w:val="20"/>
        </w:rPr>
        <w:t xml:space="preserve"> </w:t>
      </w:r>
      <w:r>
        <w:rPr>
          <w:sz w:val="20"/>
        </w:rPr>
        <w:t>the</w:t>
      </w:r>
      <w:r>
        <w:rPr>
          <w:spacing w:val="17"/>
          <w:sz w:val="20"/>
        </w:rPr>
        <w:t xml:space="preserve"> </w:t>
      </w:r>
      <w:del w:id="789" w:author="Phil Green" w:date="2026-08-30T17:18:00Z" w16du:dateUtc="2026-08-30T15:18:00Z">
        <w:r w:rsidDel="0060540C">
          <w:rPr>
            <w:sz w:val="20"/>
          </w:rPr>
          <w:delText>IFRA</w:delText>
        </w:r>
        <w:r w:rsidDel="0060540C">
          <w:rPr>
            <w:spacing w:val="18"/>
            <w:sz w:val="20"/>
          </w:rPr>
          <w:delText xml:space="preserve"> </w:delText>
        </w:r>
      </w:del>
      <w:ins w:id="790" w:author="Phil Green" w:date="2026-08-30T17:18:00Z" w16du:dateUtc="2026-08-30T15:18:00Z">
        <w:r w:rsidR="0060540C">
          <w:rPr>
            <w:sz w:val="20"/>
          </w:rPr>
          <w:t>newsprint</w:t>
        </w:r>
        <w:r w:rsidR="0060540C">
          <w:rPr>
            <w:spacing w:val="18"/>
            <w:sz w:val="20"/>
          </w:rPr>
          <w:t xml:space="preserve"> </w:t>
        </w:r>
      </w:ins>
      <w:r>
        <w:rPr>
          <w:sz w:val="20"/>
        </w:rPr>
        <w:t>experiments</w:t>
      </w:r>
      <w:r>
        <w:rPr>
          <w:spacing w:val="18"/>
          <w:sz w:val="20"/>
        </w:rPr>
        <w:t xml:space="preserve"> </w:t>
      </w:r>
      <w:r>
        <w:rPr>
          <w:sz w:val="20"/>
        </w:rPr>
        <w:t>(Section</w:t>
      </w:r>
      <w:r>
        <w:rPr>
          <w:spacing w:val="17"/>
          <w:sz w:val="20"/>
        </w:rPr>
        <w:t xml:space="preserve"> </w:t>
      </w:r>
      <w:hyperlink w:anchor="_bookmark22" w:history="1">
        <w:r>
          <w:rPr>
            <w:color w:val="0774B7"/>
            <w:sz w:val="20"/>
          </w:rPr>
          <w:t>4.6</w:t>
        </w:r>
      </w:hyperlink>
      <w:r>
        <w:rPr>
          <w:sz w:val="20"/>
        </w:rPr>
        <w:t>)</w:t>
      </w:r>
      <w:r>
        <w:rPr>
          <w:spacing w:val="18"/>
          <w:sz w:val="20"/>
        </w:rPr>
        <w:t xml:space="preserve"> </w:t>
      </w:r>
      <w:r>
        <w:rPr>
          <w:spacing w:val="-5"/>
          <w:sz w:val="20"/>
        </w:rPr>
        <w:t>are</w:t>
      </w:r>
      <w:r>
        <w:rPr>
          <w:rFonts w:ascii="Times New Roman"/>
          <w:sz w:val="20"/>
        </w:rPr>
        <w:tab/>
      </w:r>
      <w:r>
        <w:rPr>
          <w:rFonts w:ascii="Trebuchet MS"/>
          <w:spacing w:val="-5"/>
          <w:sz w:val="10"/>
        </w:rPr>
        <w:t>803</w:t>
      </w:r>
    </w:p>
    <w:p w14:paraId="7E380F77" w14:textId="77777777" w:rsidR="00EA1924" w:rsidRDefault="00000000">
      <w:pPr>
        <w:tabs>
          <w:tab w:val="left" w:pos="10859"/>
        </w:tabs>
        <w:spacing w:before="30"/>
        <w:ind w:left="2761"/>
        <w:rPr>
          <w:rFonts w:ascii="Trebuchet MS" w:hAnsi="Trebuchet MS"/>
          <w:sz w:val="10"/>
        </w:rPr>
      </w:pPr>
      <w:r>
        <w:rPr>
          <w:sz w:val="20"/>
        </w:rPr>
        <w:t>the</w:t>
      </w:r>
      <w:r>
        <w:rPr>
          <w:spacing w:val="16"/>
          <w:sz w:val="20"/>
        </w:rPr>
        <w:t xml:space="preserve"> </w:t>
      </w:r>
      <w:r>
        <w:rPr>
          <w:sz w:val="20"/>
        </w:rPr>
        <w:t>paper’s</w:t>
      </w:r>
      <w:r>
        <w:rPr>
          <w:spacing w:val="16"/>
          <w:sz w:val="20"/>
        </w:rPr>
        <w:t xml:space="preserve"> </w:t>
      </w:r>
      <w:r>
        <w:rPr>
          <w:sz w:val="20"/>
        </w:rPr>
        <w:t>only</w:t>
      </w:r>
      <w:r>
        <w:rPr>
          <w:spacing w:val="16"/>
          <w:sz w:val="20"/>
        </w:rPr>
        <w:t xml:space="preserve"> </w:t>
      </w:r>
      <w:r>
        <w:rPr>
          <w:sz w:val="20"/>
        </w:rPr>
        <w:t>cross-printer</w:t>
      </w:r>
      <w:r>
        <w:rPr>
          <w:spacing w:val="17"/>
          <w:sz w:val="20"/>
        </w:rPr>
        <w:t xml:space="preserve"> </w:t>
      </w:r>
      <w:r>
        <w:rPr>
          <w:sz w:val="20"/>
        </w:rPr>
        <w:t>evidence,</w:t>
      </w:r>
      <w:r>
        <w:rPr>
          <w:spacing w:val="19"/>
          <w:sz w:val="20"/>
        </w:rPr>
        <w:t xml:space="preserve"> </w:t>
      </w:r>
      <w:r>
        <w:rPr>
          <w:sz w:val="20"/>
        </w:rPr>
        <w:t>and</w:t>
      </w:r>
      <w:r>
        <w:rPr>
          <w:spacing w:val="17"/>
          <w:sz w:val="20"/>
        </w:rPr>
        <w:t xml:space="preserve"> </w:t>
      </w:r>
      <w:r>
        <w:rPr>
          <w:sz w:val="20"/>
        </w:rPr>
        <w:t>they</w:t>
      </w:r>
      <w:r>
        <w:rPr>
          <w:spacing w:val="16"/>
          <w:sz w:val="20"/>
        </w:rPr>
        <w:t xml:space="preserve"> </w:t>
      </w:r>
      <w:r>
        <w:rPr>
          <w:sz w:val="20"/>
        </w:rPr>
        <w:t>cover</w:t>
      </w:r>
      <w:r>
        <w:rPr>
          <w:spacing w:val="16"/>
          <w:sz w:val="20"/>
        </w:rPr>
        <w:t xml:space="preserve"> </w:t>
      </w:r>
      <w:r>
        <w:rPr>
          <w:sz w:val="20"/>
        </w:rPr>
        <w:t>one</w:t>
      </w:r>
      <w:r>
        <w:rPr>
          <w:spacing w:val="16"/>
          <w:sz w:val="20"/>
        </w:rPr>
        <w:t xml:space="preserve"> </w:t>
      </w:r>
      <w:r>
        <w:rPr>
          <w:sz w:val="20"/>
        </w:rPr>
        <w:t>substrate</w:t>
      </w:r>
      <w:r>
        <w:rPr>
          <w:spacing w:val="17"/>
          <w:sz w:val="20"/>
        </w:rPr>
        <w:t xml:space="preserve"> </w:t>
      </w:r>
      <w:r>
        <w:rPr>
          <w:sz w:val="20"/>
        </w:rPr>
        <w:t>class</w:t>
      </w:r>
      <w:r>
        <w:rPr>
          <w:spacing w:val="16"/>
          <w:sz w:val="20"/>
        </w:rPr>
        <w:t xml:space="preserve"> </w:t>
      </w:r>
      <w:r>
        <w:rPr>
          <w:spacing w:val="-2"/>
          <w:sz w:val="20"/>
        </w:rPr>
        <w:t>(newsprint)</w:t>
      </w:r>
      <w:r>
        <w:rPr>
          <w:rFonts w:ascii="Times New Roman" w:hAnsi="Times New Roman"/>
          <w:sz w:val="20"/>
        </w:rPr>
        <w:tab/>
      </w:r>
      <w:r>
        <w:rPr>
          <w:rFonts w:ascii="Trebuchet MS" w:hAnsi="Trebuchet MS"/>
          <w:spacing w:val="-5"/>
          <w:sz w:val="10"/>
        </w:rPr>
        <w:t>804</w:t>
      </w:r>
    </w:p>
    <w:p w14:paraId="47B630E8" w14:textId="77777777" w:rsidR="00EA1924" w:rsidRDefault="00000000">
      <w:pPr>
        <w:tabs>
          <w:tab w:val="left" w:pos="10859"/>
        </w:tabs>
        <w:spacing w:before="22"/>
        <w:ind w:left="2761"/>
        <w:rPr>
          <w:rFonts w:ascii="Trebuchet MS"/>
          <w:sz w:val="10"/>
        </w:rPr>
      </w:pPr>
      <w:r>
        <w:rPr>
          <w:sz w:val="20"/>
        </w:rPr>
        <w:t>at</w:t>
      </w:r>
      <w:r>
        <w:rPr>
          <w:spacing w:val="23"/>
          <w:sz w:val="20"/>
        </w:rPr>
        <w:t xml:space="preserve"> </w:t>
      </w:r>
      <w:r>
        <w:rPr>
          <w:sz w:val="20"/>
        </w:rPr>
        <w:t>one</w:t>
      </w:r>
      <w:r>
        <w:rPr>
          <w:spacing w:val="24"/>
          <w:sz w:val="20"/>
        </w:rPr>
        <w:t xml:space="preserve"> </w:t>
      </w:r>
      <w:r>
        <w:rPr>
          <w:sz w:val="20"/>
        </w:rPr>
        <w:t>colorant</w:t>
      </w:r>
      <w:r>
        <w:rPr>
          <w:spacing w:val="24"/>
          <w:sz w:val="20"/>
        </w:rPr>
        <w:t xml:space="preserve"> </w:t>
      </w:r>
      <w:r>
        <w:rPr>
          <w:sz w:val="20"/>
        </w:rPr>
        <w:t>count</w:t>
      </w:r>
      <w:r>
        <w:rPr>
          <w:spacing w:val="23"/>
          <w:sz w:val="20"/>
        </w:rPr>
        <w:t xml:space="preserve"> </w:t>
      </w:r>
      <w:r>
        <w:rPr>
          <w:sz w:val="20"/>
        </w:rPr>
        <w:t>(</w:t>
      </w:r>
      <w:r>
        <w:rPr>
          <w:i/>
          <w:sz w:val="20"/>
        </w:rPr>
        <w:t>n</w:t>
      </w:r>
      <w:r>
        <w:rPr>
          <w:i/>
          <w:spacing w:val="53"/>
          <w:sz w:val="20"/>
        </w:rPr>
        <w:t xml:space="preserve"> </w:t>
      </w:r>
      <w:r>
        <w:rPr>
          <w:rFonts w:ascii="Tahoma"/>
          <w:sz w:val="20"/>
        </w:rPr>
        <w:t>=</w:t>
      </w:r>
      <w:r>
        <w:rPr>
          <w:rFonts w:ascii="Tahoma"/>
          <w:spacing w:val="39"/>
          <w:sz w:val="20"/>
        </w:rPr>
        <w:t xml:space="preserve"> </w:t>
      </w:r>
      <w:r>
        <w:rPr>
          <w:sz w:val="20"/>
        </w:rPr>
        <w:t>4).</w:t>
      </w:r>
      <w:r>
        <w:rPr>
          <w:spacing w:val="79"/>
          <w:sz w:val="20"/>
        </w:rPr>
        <w:t xml:space="preserve"> </w:t>
      </w:r>
      <w:r>
        <w:rPr>
          <w:sz w:val="20"/>
        </w:rPr>
        <w:t>The</w:t>
      </w:r>
      <w:r>
        <w:rPr>
          <w:spacing w:val="24"/>
          <w:sz w:val="20"/>
        </w:rPr>
        <w:t xml:space="preserve"> </w:t>
      </w:r>
      <w:r>
        <w:rPr>
          <w:sz w:val="20"/>
        </w:rPr>
        <w:t>fitting-space</w:t>
      </w:r>
      <w:r>
        <w:rPr>
          <w:spacing w:val="24"/>
          <w:sz w:val="20"/>
        </w:rPr>
        <w:t xml:space="preserve"> </w:t>
      </w:r>
      <w:r>
        <w:rPr>
          <w:sz w:val="20"/>
        </w:rPr>
        <w:t>and</w:t>
      </w:r>
      <w:r>
        <w:rPr>
          <w:spacing w:val="24"/>
          <w:sz w:val="20"/>
        </w:rPr>
        <w:t xml:space="preserve"> </w:t>
      </w:r>
      <w:r>
        <w:rPr>
          <w:sz w:val="20"/>
        </w:rPr>
        <w:t>degree</w:t>
      </w:r>
      <w:r>
        <w:rPr>
          <w:spacing w:val="24"/>
          <w:sz w:val="20"/>
        </w:rPr>
        <w:t xml:space="preserve"> </w:t>
      </w:r>
      <w:r>
        <w:rPr>
          <w:sz w:val="20"/>
        </w:rPr>
        <w:t>corrections</w:t>
      </w:r>
      <w:r>
        <w:rPr>
          <w:spacing w:val="24"/>
          <w:sz w:val="20"/>
        </w:rPr>
        <w:t xml:space="preserve"> </w:t>
      </w:r>
      <w:r>
        <w:rPr>
          <w:sz w:val="20"/>
        </w:rPr>
        <w:t>of</w:t>
      </w:r>
      <w:r>
        <w:rPr>
          <w:spacing w:val="24"/>
          <w:sz w:val="20"/>
        </w:rPr>
        <w:t xml:space="preserve"> </w:t>
      </w:r>
      <w:r>
        <w:rPr>
          <w:sz w:val="20"/>
        </w:rPr>
        <w:t>Section</w:t>
      </w:r>
      <w:r>
        <w:rPr>
          <w:spacing w:val="23"/>
          <w:sz w:val="20"/>
        </w:rPr>
        <w:t xml:space="preserve"> </w:t>
      </w:r>
      <w:hyperlink w:anchor="_bookmark18" w:history="1">
        <w:r>
          <w:rPr>
            <w:color w:val="0774B7"/>
            <w:spacing w:val="-5"/>
            <w:sz w:val="20"/>
          </w:rPr>
          <w:t>4.5</w:t>
        </w:r>
      </w:hyperlink>
      <w:r>
        <w:rPr>
          <w:rFonts w:ascii="Times New Roman"/>
          <w:color w:val="0774B7"/>
          <w:sz w:val="20"/>
        </w:rPr>
        <w:tab/>
      </w:r>
      <w:r>
        <w:rPr>
          <w:rFonts w:ascii="Trebuchet MS"/>
          <w:spacing w:val="-5"/>
          <w:sz w:val="10"/>
        </w:rPr>
        <w:t>805</w:t>
      </w:r>
    </w:p>
    <w:p w14:paraId="337F04AE" w14:textId="77777777" w:rsidR="00EA1924" w:rsidRDefault="00000000">
      <w:pPr>
        <w:tabs>
          <w:tab w:val="left" w:pos="10859"/>
        </w:tabs>
        <w:spacing w:before="30"/>
        <w:ind w:left="2753"/>
        <w:rPr>
          <w:rFonts w:ascii="Trebuchet MS" w:hAnsi="Trebuchet MS"/>
          <w:sz w:val="10"/>
        </w:rPr>
      </w:pPr>
      <w:r>
        <w:rPr>
          <w:sz w:val="20"/>
        </w:rPr>
        <w:t>were</w:t>
      </w:r>
      <w:r>
        <w:rPr>
          <w:spacing w:val="-1"/>
          <w:sz w:val="20"/>
        </w:rPr>
        <w:t xml:space="preserve"> </w:t>
      </w:r>
      <w:r>
        <w:rPr>
          <w:sz w:val="20"/>
        </w:rPr>
        <w:t>applied</w:t>
      </w:r>
      <w:r>
        <w:rPr>
          <w:spacing w:val="-1"/>
          <w:sz w:val="20"/>
        </w:rPr>
        <w:t xml:space="preserve"> </w:t>
      </w:r>
      <w:r>
        <w:rPr>
          <w:sz w:val="20"/>
        </w:rPr>
        <w:t>to the</w:t>
      </w:r>
      <w:r>
        <w:rPr>
          <w:spacing w:val="-1"/>
          <w:sz w:val="20"/>
        </w:rPr>
        <w:t xml:space="preserve"> </w:t>
      </w:r>
      <w:r>
        <w:rPr>
          <w:sz w:val="20"/>
        </w:rPr>
        <w:t>polynomial and</w:t>
      </w:r>
      <w:r>
        <w:rPr>
          <w:spacing w:val="-1"/>
          <w:sz w:val="20"/>
        </w:rPr>
        <w:t xml:space="preserve"> </w:t>
      </w:r>
      <w:r>
        <w:rPr>
          <w:sz w:val="20"/>
        </w:rPr>
        <w:t>to</w:t>
      </w:r>
      <w:r>
        <w:rPr>
          <w:spacing w:val="-1"/>
          <w:sz w:val="20"/>
        </w:rPr>
        <w:t xml:space="preserve"> </w:t>
      </w:r>
      <w:r>
        <w:rPr>
          <w:sz w:val="20"/>
        </w:rPr>
        <w:t>the Gaussian</w:t>
      </w:r>
      <w:r>
        <w:rPr>
          <w:spacing w:val="-2"/>
          <w:sz w:val="20"/>
        </w:rPr>
        <w:t xml:space="preserve"> </w:t>
      </w:r>
      <w:r>
        <w:rPr>
          <w:sz w:val="20"/>
        </w:rPr>
        <w:t>process, the</w:t>
      </w:r>
      <w:r>
        <w:rPr>
          <w:spacing w:val="-1"/>
          <w:sz w:val="20"/>
        </w:rPr>
        <w:t xml:space="preserve"> </w:t>
      </w:r>
      <w:r>
        <w:rPr>
          <w:sz w:val="20"/>
        </w:rPr>
        <w:t>two models</w:t>
      </w:r>
      <w:r>
        <w:rPr>
          <w:spacing w:val="-1"/>
          <w:sz w:val="20"/>
        </w:rPr>
        <w:t xml:space="preserve"> </w:t>
      </w:r>
      <w:r>
        <w:rPr>
          <w:sz w:val="20"/>
        </w:rPr>
        <w:t>the</w:t>
      </w:r>
      <w:r>
        <w:rPr>
          <w:spacing w:val="-1"/>
          <w:sz w:val="20"/>
        </w:rPr>
        <w:t xml:space="preserve"> </w:t>
      </w:r>
      <w:r>
        <w:rPr>
          <w:spacing w:val="-2"/>
          <w:sz w:val="20"/>
        </w:rPr>
        <w:t>paper’s</w:t>
      </w:r>
      <w:r>
        <w:rPr>
          <w:rFonts w:ascii="Times New Roman" w:hAnsi="Times New Roman"/>
          <w:sz w:val="20"/>
        </w:rPr>
        <w:tab/>
      </w:r>
      <w:r>
        <w:rPr>
          <w:rFonts w:ascii="Trebuchet MS" w:hAnsi="Trebuchet MS"/>
          <w:spacing w:val="-5"/>
          <w:sz w:val="10"/>
        </w:rPr>
        <w:t>806</w:t>
      </w:r>
    </w:p>
    <w:p w14:paraId="2AE35D3B" w14:textId="77777777" w:rsidR="00EA1924" w:rsidRDefault="00000000">
      <w:pPr>
        <w:tabs>
          <w:tab w:val="left" w:pos="10859"/>
        </w:tabs>
        <w:spacing w:before="30"/>
        <w:ind w:left="2761"/>
        <w:rPr>
          <w:rFonts w:ascii="Trebuchet MS"/>
          <w:sz w:val="10"/>
        </w:rPr>
      </w:pPr>
      <w:r>
        <w:rPr>
          <w:sz w:val="20"/>
        </w:rPr>
        <w:t>argument</w:t>
      </w:r>
      <w:r>
        <w:rPr>
          <w:spacing w:val="6"/>
          <w:sz w:val="20"/>
        </w:rPr>
        <w:t xml:space="preserve"> </w:t>
      </w:r>
      <w:r>
        <w:rPr>
          <w:sz w:val="20"/>
        </w:rPr>
        <w:t>rests</w:t>
      </w:r>
      <w:r>
        <w:rPr>
          <w:spacing w:val="6"/>
          <w:sz w:val="20"/>
        </w:rPr>
        <w:t xml:space="preserve"> </w:t>
      </w:r>
      <w:r>
        <w:rPr>
          <w:sz w:val="20"/>
        </w:rPr>
        <w:t>on,</w:t>
      </w:r>
      <w:r>
        <w:rPr>
          <w:spacing w:val="7"/>
          <w:sz w:val="20"/>
        </w:rPr>
        <w:t xml:space="preserve"> </w:t>
      </w:r>
      <w:r>
        <w:rPr>
          <w:sz w:val="20"/>
        </w:rPr>
        <w:t>but</w:t>
      </w:r>
      <w:r>
        <w:rPr>
          <w:spacing w:val="6"/>
          <w:sz w:val="20"/>
        </w:rPr>
        <w:t xml:space="preserve"> </w:t>
      </w:r>
      <w:r>
        <w:rPr>
          <w:sz w:val="20"/>
        </w:rPr>
        <w:t>not</w:t>
      </w:r>
      <w:r>
        <w:rPr>
          <w:spacing w:val="6"/>
          <w:sz w:val="20"/>
        </w:rPr>
        <w:t xml:space="preserve"> </w:t>
      </w:r>
      <w:r>
        <w:rPr>
          <w:sz w:val="20"/>
        </w:rPr>
        <w:t>to</w:t>
      </w:r>
      <w:r>
        <w:rPr>
          <w:spacing w:val="7"/>
          <w:sz w:val="20"/>
        </w:rPr>
        <w:t xml:space="preserve"> </w:t>
      </w:r>
      <w:r>
        <w:rPr>
          <w:sz w:val="20"/>
        </w:rPr>
        <w:t>the</w:t>
      </w:r>
      <w:r>
        <w:rPr>
          <w:spacing w:val="6"/>
          <w:sz w:val="20"/>
        </w:rPr>
        <w:t xml:space="preserve"> </w:t>
      </w:r>
      <w:r>
        <w:rPr>
          <w:sz w:val="20"/>
        </w:rPr>
        <w:t>remaining</w:t>
      </w:r>
      <w:r>
        <w:rPr>
          <w:spacing w:val="6"/>
          <w:sz w:val="20"/>
        </w:rPr>
        <w:t xml:space="preserve"> </w:t>
      </w:r>
      <w:r>
        <w:rPr>
          <w:sz w:val="20"/>
        </w:rPr>
        <w:t>twelve;</w:t>
      </w:r>
      <w:r>
        <w:rPr>
          <w:spacing w:val="8"/>
          <w:sz w:val="20"/>
        </w:rPr>
        <w:t xml:space="preserve"> </w:t>
      </w:r>
      <w:r>
        <w:rPr>
          <w:sz w:val="20"/>
        </w:rPr>
        <w:t>their</w:t>
      </w:r>
      <w:r>
        <w:rPr>
          <w:spacing w:val="6"/>
          <w:sz w:val="20"/>
        </w:rPr>
        <w:t xml:space="preserve"> </w:t>
      </w:r>
      <w:r>
        <w:rPr>
          <w:sz w:val="20"/>
        </w:rPr>
        <w:t>positions</w:t>
      </w:r>
      <w:r>
        <w:rPr>
          <w:spacing w:val="7"/>
          <w:sz w:val="20"/>
        </w:rPr>
        <w:t xml:space="preserve"> </w:t>
      </w:r>
      <w:r>
        <w:rPr>
          <w:sz w:val="20"/>
        </w:rPr>
        <w:t>in</w:t>
      </w:r>
      <w:r>
        <w:rPr>
          <w:spacing w:val="6"/>
          <w:sz w:val="20"/>
        </w:rPr>
        <w:t xml:space="preserve"> </w:t>
      </w:r>
      <w:r>
        <w:rPr>
          <w:sz w:val="20"/>
        </w:rPr>
        <w:t>Tables</w:t>
      </w:r>
      <w:r>
        <w:rPr>
          <w:spacing w:val="6"/>
          <w:sz w:val="20"/>
        </w:rPr>
        <w:t xml:space="preserve"> </w:t>
      </w:r>
      <w:hyperlink w:anchor="_bookmark9" w:history="1">
        <w:r>
          <w:rPr>
            <w:color w:val="0774B7"/>
            <w:sz w:val="20"/>
          </w:rPr>
          <w:t>3</w:t>
        </w:r>
      </w:hyperlink>
      <w:r>
        <w:rPr>
          <w:sz w:val="20"/>
        </w:rPr>
        <w:t>,</w:t>
      </w:r>
      <w:r>
        <w:rPr>
          <w:spacing w:val="7"/>
          <w:sz w:val="20"/>
        </w:rPr>
        <w:t xml:space="preserve"> </w:t>
      </w:r>
      <w:hyperlink w:anchor="_bookmark12" w:history="1">
        <w:r>
          <w:rPr>
            <w:color w:val="0774B7"/>
            <w:sz w:val="20"/>
          </w:rPr>
          <w:t>4</w:t>
        </w:r>
      </w:hyperlink>
      <w:r>
        <w:rPr>
          <w:color w:val="0774B7"/>
          <w:spacing w:val="6"/>
          <w:sz w:val="20"/>
        </w:rPr>
        <w:t xml:space="preserve"> </w:t>
      </w:r>
      <w:r>
        <w:rPr>
          <w:sz w:val="20"/>
        </w:rPr>
        <w:t>and</w:t>
      </w:r>
      <w:r>
        <w:rPr>
          <w:spacing w:val="7"/>
          <w:sz w:val="20"/>
        </w:rPr>
        <w:t xml:space="preserve"> </w:t>
      </w:r>
      <w:hyperlink w:anchor="_bookmark25" w:history="1">
        <w:r>
          <w:rPr>
            <w:color w:val="0774B7"/>
            <w:spacing w:val="-5"/>
            <w:sz w:val="20"/>
          </w:rPr>
          <w:t>10</w:t>
        </w:r>
      </w:hyperlink>
      <w:r>
        <w:rPr>
          <w:rFonts w:ascii="Times New Roman"/>
          <w:color w:val="0774B7"/>
          <w:sz w:val="20"/>
        </w:rPr>
        <w:tab/>
      </w:r>
      <w:r>
        <w:rPr>
          <w:rFonts w:ascii="Trebuchet MS"/>
          <w:spacing w:val="-5"/>
          <w:sz w:val="10"/>
        </w:rPr>
        <w:t>807</w:t>
      </w:r>
    </w:p>
    <w:p w14:paraId="6F7C67FD" w14:textId="77777777" w:rsidR="00EA1924" w:rsidRDefault="00000000">
      <w:pPr>
        <w:tabs>
          <w:tab w:val="left" w:pos="10859"/>
        </w:tabs>
        <w:spacing w:before="30"/>
        <w:ind w:left="2761"/>
        <w:rPr>
          <w:rFonts w:ascii="Trebuchet MS"/>
          <w:sz w:val="10"/>
        </w:rPr>
      </w:pPr>
      <w:r>
        <w:rPr>
          <w:sz w:val="20"/>
        </w:rPr>
        <w:t>should</w:t>
      </w:r>
      <w:r>
        <w:rPr>
          <w:spacing w:val="2"/>
          <w:sz w:val="20"/>
        </w:rPr>
        <w:t xml:space="preserve"> </w:t>
      </w:r>
      <w:r>
        <w:rPr>
          <w:sz w:val="20"/>
        </w:rPr>
        <w:t>be</w:t>
      </w:r>
      <w:r>
        <w:rPr>
          <w:spacing w:val="4"/>
          <w:sz w:val="20"/>
        </w:rPr>
        <w:t xml:space="preserve"> </w:t>
      </w:r>
      <w:r>
        <w:rPr>
          <w:sz w:val="20"/>
        </w:rPr>
        <w:t>read</w:t>
      </w:r>
      <w:r>
        <w:rPr>
          <w:spacing w:val="3"/>
          <w:sz w:val="20"/>
        </w:rPr>
        <w:t xml:space="preserve"> </w:t>
      </w:r>
      <w:r>
        <w:rPr>
          <w:sz w:val="20"/>
        </w:rPr>
        <w:t>as</w:t>
      </w:r>
      <w:r>
        <w:rPr>
          <w:spacing w:val="3"/>
          <w:sz w:val="20"/>
        </w:rPr>
        <w:t xml:space="preserve"> </w:t>
      </w:r>
      <w:r>
        <w:rPr>
          <w:sz w:val="20"/>
        </w:rPr>
        <w:t>XYZ-space</w:t>
      </w:r>
      <w:r>
        <w:rPr>
          <w:spacing w:val="3"/>
          <w:sz w:val="20"/>
        </w:rPr>
        <w:t xml:space="preserve"> </w:t>
      </w:r>
      <w:r>
        <w:rPr>
          <w:sz w:val="20"/>
        </w:rPr>
        <w:t>results</w:t>
      </w:r>
      <w:r>
        <w:rPr>
          <w:spacing w:val="4"/>
          <w:sz w:val="20"/>
        </w:rPr>
        <w:t xml:space="preserve"> </w:t>
      </w:r>
      <w:r>
        <w:rPr>
          <w:sz w:val="20"/>
        </w:rPr>
        <w:t>and</w:t>
      </w:r>
      <w:r>
        <w:rPr>
          <w:spacing w:val="3"/>
          <w:sz w:val="20"/>
        </w:rPr>
        <w:t xml:space="preserve"> </w:t>
      </w:r>
      <w:r>
        <w:rPr>
          <w:sz w:val="20"/>
        </w:rPr>
        <w:t>may</w:t>
      </w:r>
      <w:r>
        <w:rPr>
          <w:spacing w:val="2"/>
          <w:sz w:val="20"/>
        </w:rPr>
        <w:t xml:space="preserve"> </w:t>
      </w:r>
      <w:r>
        <w:rPr>
          <w:sz w:val="20"/>
        </w:rPr>
        <w:t>improve</w:t>
      </w:r>
      <w:r>
        <w:rPr>
          <w:spacing w:val="3"/>
          <w:sz w:val="20"/>
        </w:rPr>
        <w:t xml:space="preserve"> </w:t>
      </w:r>
      <w:r>
        <w:rPr>
          <w:sz w:val="20"/>
        </w:rPr>
        <w:t>under</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treatment,</w:t>
      </w:r>
      <w:r>
        <w:rPr>
          <w:spacing w:val="4"/>
          <w:sz w:val="20"/>
        </w:rPr>
        <w:t xml:space="preserve"> </w:t>
      </w:r>
      <w:r>
        <w:rPr>
          <w:sz w:val="20"/>
        </w:rPr>
        <w:t>so</w:t>
      </w:r>
      <w:r>
        <w:rPr>
          <w:spacing w:val="2"/>
          <w:sz w:val="20"/>
        </w:rPr>
        <w:t xml:space="preserve"> </w:t>
      </w:r>
      <w:r>
        <w:rPr>
          <w:spacing w:val="-5"/>
          <w:sz w:val="20"/>
        </w:rPr>
        <w:t>the</w:t>
      </w:r>
      <w:r>
        <w:rPr>
          <w:rFonts w:ascii="Times New Roman"/>
          <w:sz w:val="20"/>
        </w:rPr>
        <w:tab/>
      </w:r>
      <w:r>
        <w:rPr>
          <w:rFonts w:ascii="Trebuchet MS"/>
          <w:spacing w:val="-5"/>
          <w:sz w:val="10"/>
        </w:rPr>
        <w:t>808</w:t>
      </w:r>
    </w:p>
    <w:p w14:paraId="12AE40A9" w14:textId="77777777" w:rsidR="00EA1924" w:rsidRDefault="00000000">
      <w:pPr>
        <w:tabs>
          <w:tab w:val="left" w:pos="10859"/>
        </w:tabs>
        <w:spacing w:before="30"/>
        <w:ind w:left="2761"/>
        <w:rPr>
          <w:rFonts w:ascii="Trebuchet MS"/>
          <w:sz w:val="10"/>
        </w:rPr>
      </w:pPr>
      <w:r>
        <w:rPr>
          <w:sz w:val="20"/>
        </w:rPr>
        <w:t>mid-field</w:t>
      </w:r>
      <w:r>
        <w:rPr>
          <w:spacing w:val="7"/>
          <w:sz w:val="20"/>
        </w:rPr>
        <w:t xml:space="preserve"> </w:t>
      </w:r>
      <w:r>
        <w:rPr>
          <w:sz w:val="20"/>
        </w:rPr>
        <w:t>ordering</w:t>
      </w:r>
      <w:r>
        <w:rPr>
          <w:spacing w:val="8"/>
          <w:sz w:val="20"/>
        </w:rPr>
        <w:t xml:space="preserve"> </w:t>
      </w:r>
      <w:r>
        <w:rPr>
          <w:sz w:val="20"/>
        </w:rPr>
        <w:t>is</w:t>
      </w:r>
      <w:r>
        <w:rPr>
          <w:spacing w:val="8"/>
          <w:sz w:val="20"/>
        </w:rPr>
        <w:t xml:space="preserve"> </w:t>
      </w:r>
      <w:r>
        <w:rPr>
          <w:sz w:val="20"/>
        </w:rPr>
        <w:t>not</w:t>
      </w:r>
      <w:r>
        <w:rPr>
          <w:spacing w:val="8"/>
          <w:sz w:val="20"/>
        </w:rPr>
        <w:t xml:space="preserve"> </w:t>
      </w:r>
      <w:r>
        <w:rPr>
          <w:sz w:val="20"/>
        </w:rPr>
        <w:t>a</w:t>
      </w:r>
      <w:r>
        <w:rPr>
          <w:spacing w:val="8"/>
          <w:sz w:val="20"/>
        </w:rPr>
        <w:t xml:space="preserve"> </w:t>
      </w:r>
      <w:r>
        <w:rPr>
          <w:sz w:val="20"/>
        </w:rPr>
        <w:t>settled</w:t>
      </w:r>
      <w:r>
        <w:rPr>
          <w:spacing w:val="8"/>
          <w:sz w:val="20"/>
        </w:rPr>
        <w:t xml:space="preserve"> </w:t>
      </w:r>
      <w:r>
        <w:rPr>
          <w:sz w:val="20"/>
        </w:rPr>
        <w:t>ranking.</w:t>
      </w:r>
      <w:r>
        <w:rPr>
          <w:spacing w:val="31"/>
          <w:sz w:val="20"/>
        </w:rPr>
        <w:t xml:space="preserve"> </w:t>
      </w:r>
      <w:r>
        <w:rPr>
          <w:sz w:val="20"/>
        </w:rPr>
        <w:t>Nor</w:t>
      </w:r>
      <w:r>
        <w:rPr>
          <w:spacing w:val="8"/>
          <w:sz w:val="20"/>
        </w:rPr>
        <w:t xml:space="preserve"> </w:t>
      </w:r>
      <w:r>
        <w:rPr>
          <w:sz w:val="20"/>
        </w:rPr>
        <w:t>has</w:t>
      </w:r>
      <w:r>
        <w:rPr>
          <w:spacing w:val="8"/>
          <w:sz w:val="20"/>
        </w:rPr>
        <w:t xml:space="preserve"> </w:t>
      </w:r>
      <w:r>
        <w:rPr>
          <w:sz w:val="20"/>
        </w:rPr>
        <w:t>the</w:t>
      </w:r>
      <w:r>
        <w:rPr>
          <w:spacing w:val="8"/>
          <w:sz w:val="20"/>
        </w:rPr>
        <w:t xml:space="preserve"> </w:t>
      </w:r>
      <w:r>
        <w:rPr>
          <w:sz w:val="20"/>
        </w:rPr>
        <w:t>degree</w:t>
      </w:r>
      <w:r>
        <w:rPr>
          <w:spacing w:val="7"/>
          <w:sz w:val="20"/>
        </w:rPr>
        <w:t xml:space="preserve"> </w:t>
      </w:r>
      <w:r>
        <w:rPr>
          <w:sz w:val="20"/>
        </w:rPr>
        <w:t>sweep</w:t>
      </w:r>
      <w:r>
        <w:rPr>
          <w:spacing w:val="8"/>
          <w:sz w:val="20"/>
        </w:rPr>
        <w:t xml:space="preserve"> </w:t>
      </w:r>
      <w:r>
        <w:rPr>
          <w:sz w:val="20"/>
        </w:rPr>
        <w:t>been</w:t>
      </w:r>
      <w:r>
        <w:rPr>
          <w:spacing w:val="8"/>
          <w:sz w:val="20"/>
        </w:rPr>
        <w:t xml:space="preserve"> </w:t>
      </w:r>
      <w:r>
        <w:rPr>
          <w:sz w:val="20"/>
        </w:rPr>
        <w:t>repeated</w:t>
      </w:r>
      <w:r>
        <w:rPr>
          <w:spacing w:val="8"/>
          <w:sz w:val="20"/>
        </w:rPr>
        <w:t xml:space="preserve"> </w:t>
      </w:r>
      <w:r>
        <w:rPr>
          <w:spacing w:val="-5"/>
          <w:sz w:val="20"/>
        </w:rPr>
        <w:t>on</w:t>
      </w:r>
      <w:r>
        <w:rPr>
          <w:rFonts w:ascii="Times New Roman"/>
          <w:sz w:val="20"/>
        </w:rPr>
        <w:tab/>
      </w:r>
      <w:r>
        <w:rPr>
          <w:rFonts w:ascii="Trebuchet MS"/>
          <w:spacing w:val="-5"/>
          <w:sz w:val="10"/>
        </w:rPr>
        <w:t>809</w:t>
      </w:r>
    </w:p>
    <w:p w14:paraId="41F34EAA" w14:textId="77777777" w:rsidR="00EA1924" w:rsidRDefault="00000000">
      <w:pPr>
        <w:tabs>
          <w:tab w:val="left" w:pos="10859"/>
        </w:tabs>
        <w:spacing w:before="30"/>
        <w:ind w:left="2761"/>
        <w:rPr>
          <w:rFonts w:ascii="Trebuchet MS"/>
          <w:sz w:val="10"/>
        </w:rPr>
      </w:pPr>
      <w:r>
        <w:rPr>
          <w:sz w:val="20"/>
        </w:rPr>
        <w:t>datasets</w:t>
      </w:r>
      <w:r>
        <w:rPr>
          <w:spacing w:val="4"/>
          <w:sz w:val="20"/>
        </w:rPr>
        <w:t xml:space="preserve"> </w:t>
      </w:r>
      <w:r>
        <w:rPr>
          <w:sz w:val="20"/>
        </w:rPr>
        <w:t>other</w:t>
      </w:r>
      <w:r>
        <w:rPr>
          <w:spacing w:val="5"/>
          <w:sz w:val="20"/>
        </w:rPr>
        <w:t xml:space="preserve"> </w:t>
      </w:r>
      <w:r>
        <w:rPr>
          <w:sz w:val="20"/>
        </w:rPr>
        <w:t>than</w:t>
      </w:r>
      <w:r>
        <w:rPr>
          <w:spacing w:val="5"/>
          <w:sz w:val="20"/>
        </w:rPr>
        <w:t xml:space="preserve"> </w:t>
      </w:r>
      <w:r>
        <w:rPr>
          <w:sz w:val="20"/>
        </w:rPr>
        <w:t>CMYKOGV-7,</w:t>
      </w:r>
      <w:r>
        <w:rPr>
          <w:spacing w:val="5"/>
          <w:sz w:val="20"/>
        </w:rPr>
        <w:t xml:space="preserve"> </w:t>
      </w:r>
      <w:r>
        <w:rPr>
          <w:sz w:val="20"/>
        </w:rPr>
        <w:t>so</w:t>
      </w:r>
      <w:r>
        <w:rPr>
          <w:spacing w:val="5"/>
          <w:sz w:val="20"/>
        </w:rPr>
        <w:t xml:space="preserve"> </w:t>
      </w:r>
      <w:r>
        <w:rPr>
          <w:sz w:val="20"/>
        </w:rPr>
        <w:t>degree</w:t>
      </w:r>
      <w:r>
        <w:rPr>
          <w:spacing w:val="5"/>
          <w:sz w:val="20"/>
        </w:rPr>
        <w:t xml:space="preserve"> </w:t>
      </w:r>
      <w:r>
        <w:rPr>
          <w:sz w:val="20"/>
        </w:rPr>
        <w:t>4</w:t>
      </w:r>
      <w:r>
        <w:rPr>
          <w:spacing w:val="5"/>
          <w:sz w:val="20"/>
        </w:rPr>
        <w:t xml:space="preserve"> </w:t>
      </w:r>
      <w:r>
        <w:rPr>
          <w:sz w:val="20"/>
        </w:rPr>
        <w:t>is</w:t>
      </w:r>
      <w:r>
        <w:rPr>
          <w:spacing w:val="5"/>
          <w:sz w:val="20"/>
        </w:rPr>
        <w:t xml:space="preserve"> </w:t>
      </w:r>
      <w:r>
        <w:rPr>
          <w:sz w:val="20"/>
        </w:rPr>
        <w:t>demonstrated</w:t>
      </w:r>
      <w:r>
        <w:rPr>
          <w:spacing w:val="5"/>
          <w:sz w:val="20"/>
        </w:rPr>
        <w:t xml:space="preserve"> </w:t>
      </w:r>
      <w:r>
        <w:rPr>
          <w:sz w:val="20"/>
        </w:rPr>
        <w:t>not</w:t>
      </w:r>
      <w:r>
        <w:rPr>
          <w:spacing w:val="5"/>
          <w:sz w:val="20"/>
        </w:rPr>
        <w:t xml:space="preserve"> </w:t>
      </w:r>
      <w:r>
        <w:rPr>
          <w:sz w:val="20"/>
        </w:rPr>
        <w:t>to</w:t>
      </w:r>
      <w:r>
        <w:rPr>
          <w:spacing w:val="5"/>
          <w:sz w:val="20"/>
        </w:rPr>
        <w:t xml:space="preserve"> </w:t>
      </w:r>
      <w:r>
        <w:rPr>
          <w:sz w:val="20"/>
        </w:rPr>
        <w:t>overfit</w:t>
      </w:r>
      <w:r>
        <w:rPr>
          <w:spacing w:val="5"/>
          <w:sz w:val="20"/>
        </w:rPr>
        <w:t xml:space="preserve"> </w:t>
      </w:r>
      <w:r>
        <w:rPr>
          <w:sz w:val="20"/>
        </w:rPr>
        <w:t>at</w:t>
      </w:r>
      <w:r>
        <w:rPr>
          <w:spacing w:val="5"/>
          <w:sz w:val="20"/>
        </w:rPr>
        <w:t xml:space="preserve"> </w:t>
      </w:r>
      <w:r>
        <w:rPr>
          <w:sz w:val="20"/>
        </w:rPr>
        <w:t>2.7</w:t>
      </w:r>
      <w:r>
        <w:rPr>
          <w:spacing w:val="5"/>
          <w:sz w:val="20"/>
        </w:rPr>
        <w:t xml:space="preserve"> </w:t>
      </w:r>
      <w:r>
        <w:rPr>
          <w:spacing w:val="-4"/>
          <w:sz w:val="20"/>
        </w:rPr>
        <w:t>rows</w:t>
      </w:r>
      <w:r>
        <w:rPr>
          <w:rFonts w:ascii="Times New Roman"/>
          <w:sz w:val="20"/>
        </w:rPr>
        <w:tab/>
      </w:r>
      <w:r>
        <w:rPr>
          <w:rFonts w:ascii="Trebuchet MS"/>
          <w:spacing w:val="-5"/>
          <w:sz w:val="10"/>
        </w:rPr>
        <w:t>810</w:t>
      </w:r>
    </w:p>
    <w:p w14:paraId="2E1D9D3C" w14:textId="77777777" w:rsidR="00EA1924" w:rsidRDefault="00000000">
      <w:pPr>
        <w:tabs>
          <w:tab w:val="left" w:pos="10859"/>
        </w:tabs>
        <w:spacing w:before="30"/>
        <w:ind w:left="2755"/>
        <w:rPr>
          <w:rFonts w:ascii="Trebuchet MS" w:hAnsi="Trebuchet MS"/>
          <w:sz w:val="10"/>
        </w:rPr>
      </w:pPr>
      <w:r>
        <w:rPr>
          <w:sz w:val="20"/>
        </w:rPr>
        <w:t>per</w:t>
      </w:r>
      <w:r>
        <w:rPr>
          <w:spacing w:val="-13"/>
          <w:sz w:val="20"/>
        </w:rPr>
        <w:t xml:space="preserve"> </w:t>
      </w:r>
      <w:r>
        <w:rPr>
          <w:sz w:val="20"/>
        </w:rPr>
        <w:t>coefficient</w:t>
      </w:r>
      <w:r>
        <w:rPr>
          <w:spacing w:val="-12"/>
          <w:sz w:val="20"/>
        </w:rPr>
        <w:t xml:space="preserve"> </w:t>
      </w:r>
      <w:r>
        <w:rPr>
          <w:sz w:val="20"/>
        </w:rPr>
        <w:t>on</w:t>
      </w:r>
      <w:r>
        <w:rPr>
          <w:spacing w:val="-13"/>
          <w:sz w:val="20"/>
        </w:rPr>
        <w:t xml:space="preserve"> </w:t>
      </w:r>
      <w:r>
        <w:rPr>
          <w:sz w:val="20"/>
        </w:rPr>
        <w:t>one</w:t>
      </w:r>
      <w:r>
        <w:rPr>
          <w:spacing w:val="-12"/>
          <w:sz w:val="20"/>
        </w:rPr>
        <w:t xml:space="preserve"> </w:t>
      </w:r>
      <w:r>
        <w:rPr>
          <w:sz w:val="20"/>
        </w:rPr>
        <w:t>3,302-row</w:t>
      </w:r>
      <w:r>
        <w:rPr>
          <w:spacing w:val="-13"/>
          <w:sz w:val="20"/>
        </w:rPr>
        <w:t xml:space="preserve"> </w:t>
      </w:r>
      <w:r>
        <w:rPr>
          <w:sz w:val="20"/>
        </w:rPr>
        <w:t>chart</w:t>
      </w:r>
      <w:r>
        <w:rPr>
          <w:spacing w:val="-12"/>
          <w:sz w:val="20"/>
        </w:rPr>
        <w:t xml:space="preserve"> </w:t>
      </w:r>
      <w:r>
        <w:rPr>
          <w:sz w:val="20"/>
        </w:rPr>
        <w:t>rather</w:t>
      </w:r>
      <w:r>
        <w:rPr>
          <w:spacing w:val="-13"/>
          <w:sz w:val="20"/>
        </w:rPr>
        <w:t xml:space="preserve"> </w:t>
      </w:r>
      <w:r>
        <w:rPr>
          <w:sz w:val="20"/>
        </w:rPr>
        <w:t>than</w:t>
      </w:r>
      <w:r>
        <w:rPr>
          <w:spacing w:val="-12"/>
          <w:sz w:val="20"/>
        </w:rPr>
        <w:t xml:space="preserve"> </w:t>
      </w:r>
      <w:r>
        <w:rPr>
          <w:sz w:val="20"/>
        </w:rPr>
        <w:t>in</w:t>
      </w:r>
      <w:r>
        <w:rPr>
          <w:spacing w:val="-13"/>
          <w:sz w:val="20"/>
        </w:rPr>
        <w:t xml:space="preserve"> </w:t>
      </w:r>
      <w:r>
        <w:rPr>
          <w:sz w:val="20"/>
        </w:rPr>
        <w:t>general.</w:t>
      </w:r>
      <w:r>
        <w:rPr>
          <w:spacing w:val="-7"/>
          <w:sz w:val="20"/>
        </w:rPr>
        <w:t xml:space="preserve"> </w:t>
      </w:r>
      <w:r>
        <w:rPr>
          <w:sz w:val="20"/>
        </w:rPr>
        <w:t>Gaussian</w:t>
      </w:r>
      <w:r>
        <w:rPr>
          <w:spacing w:val="-13"/>
          <w:sz w:val="20"/>
        </w:rPr>
        <w:t xml:space="preserve"> </w:t>
      </w:r>
      <w:r>
        <w:rPr>
          <w:sz w:val="20"/>
        </w:rPr>
        <w:t>process</w:t>
      </w:r>
      <w:r>
        <w:rPr>
          <w:spacing w:val="-12"/>
          <w:sz w:val="20"/>
        </w:rPr>
        <w:t xml:space="preserve"> </w:t>
      </w:r>
      <w:r>
        <w:rPr>
          <w:spacing w:val="-2"/>
          <w:sz w:val="20"/>
        </w:rPr>
        <w:t>regression’s</w:t>
      </w:r>
      <w:r>
        <w:rPr>
          <w:rFonts w:ascii="Times New Roman" w:hAnsi="Times New Roman"/>
          <w:sz w:val="20"/>
        </w:rPr>
        <w:tab/>
      </w:r>
      <w:r>
        <w:rPr>
          <w:rFonts w:ascii="Trebuchet MS" w:hAnsi="Trebuchet MS"/>
          <w:spacing w:val="-5"/>
          <w:sz w:val="10"/>
        </w:rPr>
        <w:t>811</w:t>
      </w:r>
    </w:p>
    <w:p w14:paraId="4125D998" w14:textId="77777777" w:rsidR="00EA1924" w:rsidRDefault="00EA1924">
      <w:pPr>
        <w:rPr>
          <w:rFonts w:ascii="Trebuchet MS" w:hAnsi="Trebuchet MS"/>
          <w:sz w:val="10"/>
        </w:rPr>
        <w:sectPr w:rsidR="00EA1924">
          <w:pgSz w:w="11910" w:h="16840"/>
          <w:pgMar w:top="1020" w:right="283" w:bottom="760" w:left="566" w:header="685" w:footer="563" w:gutter="0"/>
          <w:cols w:space="720"/>
        </w:sectPr>
      </w:pPr>
    </w:p>
    <w:p w14:paraId="64196B0B" w14:textId="255DFEE8" w:rsidR="00EA1924" w:rsidRDefault="00000000">
      <w:pPr>
        <w:tabs>
          <w:tab w:val="left" w:pos="10852"/>
        </w:tabs>
        <w:spacing w:before="388" w:line="266" w:lineRule="auto"/>
        <w:ind w:left="2755" w:right="36" w:firstLine="4"/>
        <w:jc w:val="both"/>
        <w:rPr>
          <w:rFonts w:ascii="Trebuchet MS" w:hAnsi="Trebuchet MS"/>
          <w:sz w:val="10"/>
        </w:rPr>
      </w:pPr>
      <w:r>
        <w:rPr>
          <w:i/>
          <w:sz w:val="20"/>
        </w:rPr>
        <w:lastRenderedPageBreak/>
        <w:t>O</w:t>
      </w:r>
      <w:r>
        <w:rPr>
          <w:rFonts w:ascii="Tahoma" w:hAnsi="Tahoma"/>
          <w:sz w:val="20"/>
        </w:rPr>
        <w:t>(</w:t>
      </w:r>
      <w:r>
        <w:rPr>
          <w:i/>
          <w:sz w:val="20"/>
        </w:rPr>
        <w:t>N</w:t>
      </w:r>
      <w:r>
        <w:rPr>
          <w:position w:val="7"/>
          <w:sz w:val="15"/>
        </w:rPr>
        <w:t>3</w:t>
      </w:r>
      <w:r>
        <w:rPr>
          <w:rFonts w:ascii="Tahoma" w:hAnsi="Tahoma"/>
          <w:sz w:val="20"/>
        </w:rPr>
        <w:t>)</w:t>
      </w:r>
      <w:r>
        <w:rPr>
          <w:rFonts w:ascii="Tahoma" w:hAnsi="Tahoma"/>
          <w:spacing w:val="-4"/>
          <w:sz w:val="20"/>
        </w:rPr>
        <w:t xml:space="preserve"> </w:t>
      </w:r>
      <w:r>
        <w:rPr>
          <w:sz w:val="20"/>
        </w:rPr>
        <w:t>training cost in the number of samples is a deployment concern as datasets grow</w:t>
      </w:r>
      <w:r>
        <w:rPr>
          <w:spacing w:val="40"/>
          <w:sz w:val="20"/>
        </w:rPr>
        <w:t xml:space="preserve">  </w:t>
      </w:r>
      <w:r>
        <w:rPr>
          <w:rFonts w:ascii="Trebuchet MS" w:hAnsi="Trebuchet MS"/>
          <w:sz w:val="10"/>
        </w:rPr>
        <w:t>812</w:t>
      </w:r>
      <w:r>
        <w:rPr>
          <w:rFonts w:ascii="Trebuchet MS" w:hAnsi="Trebuchet MS"/>
          <w:spacing w:val="40"/>
          <w:sz w:val="10"/>
        </w:rPr>
        <w:t xml:space="preserve"> </w:t>
      </w:r>
      <w:r>
        <w:rPr>
          <w:sz w:val="20"/>
        </w:rPr>
        <w:t xml:space="preserve">(the </w:t>
      </w:r>
      <w:del w:id="791" w:author="Phil Green" w:date="2026-08-30T17:18:00Z" w16du:dateUtc="2026-08-30T15:18:00Z">
        <w:r w:rsidDel="0060540C">
          <w:rPr>
            <w:sz w:val="20"/>
          </w:rPr>
          <w:delText xml:space="preserve">IFRA </w:delText>
        </w:r>
      </w:del>
      <w:ins w:id="792" w:author="Phil Green" w:date="2026-08-30T17:18:00Z" w16du:dateUtc="2026-08-30T15:18:00Z">
        <w:r w:rsidR="0060540C">
          <w:rPr>
            <w:sz w:val="20"/>
          </w:rPr>
          <w:t>newsprint</w:t>
        </w:r>
        <w:r w:rsidR="0060540C">
          <w:rPr>
            <w:sz w:val="20"/>
          </w:rPr>
          <w:t xml:space="preserve"> </w:t>
        </w:r>
      </w:ins>
      <w:r>
        <w:rPr>
          <w:sz w:val="20"/>
        </w:rPr>
        <w:t xml:space="preserve">leave-one-out condition pools </w:t>
      </w:r>
      <w:r>
        <w:rPr>
          <w:rFonts w:ascii="Libertinus Sans" w:hAnsi="Libertinus Sans"/>
          <w:i/>
          <w:sz w:val="20"/>
        </w:rPr>
        <w:t>∼</w:t>
      </w:r>
      <w:r>
        <w:rPr>
          <w:sz w:val="20"/>
        </w:rPr>
        <w:t>17,800 samples), separate from its accuracy</w:t>
      </w:r>
      <w:r>
        <w:rPr>
          <w:spacing w:val="80"/>
          <w:sz w:val="20"/>
        </w:rPr>
        <w:t xml:space="preserve"> </w:t>
      </w:r>
      <w:r>
        <w:rPr>
          <w:rFonts w:ascii="Trebuchet MS" w:hAnsi="Trebuchet MS"/>
          <w:sz w:val="10"/>
        </w:rPr>
        <w:t>813</w:t>
      </w:r>
      <w:r>
        <w:rPr>
          <w:rFonts w:ascii="Trebuchet MS" w:hAnsi="Trebuchet MS"/>
          <w:spacing w:val="40"/>
          <w:sz w:val="10"/>
        </w:rPr>
        <w:t xml:space="preserve"> </w:t>
      </w:r>
      <w:r>
        <w:rPr>
          <w:sz w:val="20"/>
        </w:rPr>
        <w:t>advantage;</w:t>
      </w:r>
      <w:r>
        <w:rPr>
          <w:spacing w:val="-13"/>
          <w:sz w:val="20"/>
        </w:rPr>
        <w:t xml:space="preserve"> </w:t>
      </w:r>
      <w:r>
        <w:rPr>
          <w:sz w:val="20"/>
        </w:rPr>
        <w:t>the</w:t>
      </w:r>
      <w:r>
        <w:rPr>
          <w:spacing w:val="-12"/>
          <w:sz w:val="20"/>
        </w:rPr>
        <w:t xml:space="preserve"> </w:t>
      </w:r>
      <w:r>
        <w:rPr>
          <w:sz w:val="20"/>
        </w:rPr>
        <w:t>corrected</w:t>
      </w:r>
      <w:r>
        <w:rPr>
          <w:spacing w:val="-13"/>
          <w:sz w:val="20"/>
        </w:rPr>
        <w:t xml:space="preserve"> </w:t>
      </w:r>
      <w:r>
        <w:rPr>
          <w:sz w:val="20"/>
        </w:rPr>
        <w:t>polynomial’s</w:t>
      </w:r>
      <w:r>
        <w:rPr>
          <w:spacing w:val="-12"/>
          <w:sz w:val="20"/>
        </w:rPr>
        <w:t xml:space="preserve"> </w:t>
      </w:r>
      <w:r>
        <w:rPr>
          <w:sz w:val="20"/>
        </w:rPr>
        <w:t>0.1</w:t>
      </w:r>
      <w:r>
        <w:rPr>
          <w:spacing w:val="-13"/>
          <w:sz w:val="20"/>
        </w:rPr>
        <w:t xml:space="preserve"> </w:t>
      </w:r>
      <w:r>
        <w:rPr>
          <w:sz w:val="20"/>
        </w:rPr>
        <w:t>s</w:t>
      </w:r>
      <w:r>
        <w:rPr>
          <w:spacing w:val="-12"/>
          <w:sz w:val="20"/>
        </w:rPr>
        <w:t xml:space="preserve"> </w:t>
      </w:r>
      <w:r>
        <w:rPr>
          <w:sz w:val="20"/>
        </w:rPr>
        <w:t>fit</w:t>
      </w:r>
      <w:r>
        <w:rPr>
          <w:spacing w:val="-13"/>
          <w:sz w:val="20"/>
        </w:rPr>
        <w:t xml:space="preserve"> </w:t>
      </w:r>
      <w:r>
        <w:rPr>
          <w:sz w:val="20"/>
        </w:rPr>
        <w:t>is</w:t>
      </w:r>
      <w:r>
        <w:rPr>
          <w:spacing w:val="-12"/>
          <w:sz w:val="20"/>
        </w:rPr>
        <w:t xml:space="preserve"> </w:t>
      </w:r>
      <w:r>
        <w:rPr>
          <w:sz w:val="20"/>
        </w:rPr>
        <w:t>the</w:t>
      </w:r>
      <w:r>
        <w:rPr>
          <w:spacing w:val="-13"/>
          <w:sz w:val="20"/>
        </w:rPr>
        <w:t xml:space="preserve"> </w:t>
      </w:r>
      <w:r>
        <w:rPr>
          <w:sz w:val="20"/>
        </w:rPr>
        <w:t>relevant</w:t>
      </w:r>
      <w:r>
        <w:rPr>
          <w:spacing w:val="-12"/>
          <w:sz w:val="20"/>
        </w:rPr>
        <w:t xml:space="preserve"> </w:t>
      </w:r>
      <w:r>
        <w:rPr>
          <w:sz w:val="20"/>
        </w:rPr>
        <w:t>counterweight.</w:t>
      </w:r>
      <w:r>
        <w:rPr>
          <w:spacing w:val="-4"/>
          <w:sz w:val="20"/>
        </w:rPr>
        <w:t xml:space="preserve"> </w:t>
      </w:r>
      <w:r>
        <w:rPr>
          <w:sz w:val="20"/>
        </w:rPr>
        <w:t>The</w:t>
      </w:r>
      <w:r>
        <w:rPr>
          <w:spacing w:val="-13"/>
          <w:sz w:val="20"/>
        </w:rPr>
        <w:t xml:space="preserve"> </w:t>
      </w:r>
      <w:r>
        <w:rPr>
          <w:sz w:val="20"/>
        </w:rPr>
        <w:t>language-</w:t>
      </w:r>
      <w:r>
        <w:rPr>
          <w:spacing w:val="80"/>
          <w:sz w:val="20"/>
        </w:rPr>
        <w:t xml:space="preserve"> </w:t>
      </w:r>
      <w:r>
        <w:rPr>
          <w:rFonts w:ascii="Trebuchet MS" w:hAnsi="Trebuchet MS"/>
          <w:sz w:val="10"/>
        </w:rPr>
        <w:t>814</w:t>
      </w:r>
      <w:r>
        <w:rPr>
          <w:rFonts w:ascii="Trebuchet MS" w:hAnsi="Trebuchet MS"/>
          <w:spacing w:val="40"/>
          <w:sz w:val="10"/>
        </w:rPr>
        <w:t xml:space="preserve"> </w:t>
      </w:r>
      <w:r>
        <w:rPr>
          <w:sz w:val="20"/>
        </w:rPr>
        <w:t xml:space="preserve">model probe of Section </w:t>
      </w:r>
      <w:hyperlink w:anchor="_bookmark27" w:history="1">
        <w:r>
          <w:rPr>
            <w:color w:val="0774B7"/>
            <w:sz w:val="20"/>
          </w:rPr>
          <w:t>4.8</w:t>
        </w:r>
      </w:hyperlink>
      <w:r>
        <w:rPr>
          <w:color w:val="0774B7"/>
          <w:sz w:val="20"/>
        </w:rPr>
        <w:t xml:space="preserve"> </w:t>
      </w:r>
      <w:r>
        <w:rPr>
          <w:sz w:val="20"/>
        </w:rPr>
        <w:t xml:space="preserve">is </w:t>
      </w:r>
      <w:r>
        <w:rPr>
          <w:i/>
          <w:sz w:val="20"/>
        </w:rPr>
        <w:t xml:space="preserve">n </w:t>
      </w:r>
      <w:r>
        <w:rPr>
          <w:rFonts w:ascii="Tahoma" w:hAnsi="Tahoma"/>
          <w:sz w:val="20"/>
        </w:rPr>
        <w:t>=</w:t>
      </w:r>
      <w:r>
        <w:rPr>
          <w:rFonts w:ascii="Tahoma" w:hAnsi="Tahoma"/>
          <w:spacing w:val="-3"/>
          <w:sz w:val="20"/>
        </w:rPr>
        <w:t xml:space="preserve"> </w:t>
      </w:r>
      <w:r>
        <w:rPr>
          <w:sz w:val="20"/>
        </w:rPr>
        <w:t>1 per condition on one three-ink chart and supports no</w:t>
      </w:r>
      <w:r>
        <w:rPr>
          <w:spacing w:val="80"/>
          <w:w w:val="150"/>
          <w:sz w:val="20"/>
        </w:rPr>
        <w:t xml:space="preserve"> </w:t>
      </w:r>
      <w:r>
        <w:rPr>
          <w:rFonts w:ascii="Trebuchet MS" w:hAnsi="Trebuchet MS"/>
          <w:sz w:val="10"/>
        </w:rPr>
        <w:t>815</w:t>
      </w:r>
      <w:r>
        <w:rPr>
          <w:rFonts w:ascii="Trebuchet MS" w:hAnsi="Trebuchet MS"/>
          <w:spacing w:val="40"/>
          <w:sz w:val="10"/>
        </w:rPr>
        <w:t xml:space="preserve"> </w:t>
      </w:r>
      <w:r>
        <w:rPr>
          <w:sz w:val="20"/>
        </w:rPr>
        <w:t>ranking of models.</w:t>
      </w:r>
      <w:del w:id="793" w:author="Phil Green" w:date="2026-08-30T19:01:00Z" w16du:dateUtc="2026-08-30T17:01:00Z">
        <w:r w:rsidDel="0053697F">
          <w:rPr>
            <w:spacing w:val="22"/>
            <w:sz w:val="20"/>
          </w:rPr>
          <w:delText xml:space="preserve"> </w:delText>
        </w:r>
        <w:r w:rsidDel="0053697F">
          <w:rPr>
            <w:sz w:val="20"/>
          </w:rPr>
          <w:delText>Finally, the K-ambiguity error in the AIC 2025 version [</w:delText>
        </w:r>
        <w:r w:rsidDel="0053697F">
          <w:fldChar w:fldCharType="begin"/>
        </w:r>
        <w:r w:rsidDel="0053697F">
          <w:delInstrText>HYPERLINK \l "_bookmark39"</w:delInstrText>
        </w:r>
        <w:r w:rsidDel="0053697F">
          <w:fldChar w:fldCharType="separate"/>
        </w:r>
        <w:r w:rsidDel="0053697F">
          <w:rPr>
            <w:color w:val="0774B7"/>
            <w:sz w:val="20"/>
          </w:rPr>
          <w:delText>8</w:delText>
        </w:r>
        <w:r w:rsidDel="0053697F">
          <w:fldChar w:fldCharType="end"/>
        </w:r>
        <w:r w:rsidDel="0053697F">
          <w:rPr>
            <w:sz w:val="20"/>
          </w:rPr>
          <w:delText>] (dropping</w:delText>
        </w:r>
        <w:r w:rsidDel="0053697F">
          <w:rPr>
            <w:spacing w:val="77"/>
            <w:sz w:val="20"/>
          </w:rPr>
          <w:delText xml:space="preserve">  </w:delText>
        </w:r>
        <w:r w:rsidDel="0053697F">
          <w:rPr>
            <w:rFonts w:ascii="Trebuchet MS" w:hAnsi="Trebuchet MS"/>
            <w:sz w:val="10"/>
          </w:rPr>
          <w:delText>816</w:delText>
        </w:r>
        <w:r w:rsidDel="0053697F">
          <w:rPr>
            <w:rFonts w:ascii="Trebuchet MS" w:hAnsi="Trebuchet MS"/>
            <w:spacing w:val="40"/>
            <w:sz w:val="10"/>
          </w:rPr>
          <w:delText xml:space="preserve"> </w:delText>
        </w:r>
        <w:r w:rsidDel="0053697F">
          <w:rPr>
            <w:sz w:val="20"/>
          </w:rPr>
          <w:delText xml:space="preserve">the K column while keeping </w:delText>
        </w:r>
        <w:r w:rsidDel="0053697F">
          <w:rPr>
            <w:i/>
            <w:sz w:val="20"/>
          </w:rPr>
          <w:delText xml:space="preserve">K </w:delText>
        </w:r>
        <w:r w:rsidDel="0053697F">
          <w:rPr>
            <w:rFonts w:ascii="Verdana" w:hAnsi="Verdana"/>
            <w:i/>
            <w:sz w:val="20"/>
          </w:rPr>
          <w:delText>&gt;</w:delText>
        </w:r>
        <w:r w:rsidDel="0053697F">
          <w:rPr>
            <w:rFonts w:ascii="Verdana" w:hAnsi="Verdana"/>
            <w:i/>
            <w:spacing w:val="-5"/>
            <w:sz w:val="20"/>
          </w:rPr>
          <w:delText xml:space="preserve"> </w:delText>
        </w:r>
        <w:r w:rsidDel="0053697F">
          <w:rPr>
            <w:sz w:val="20"/>
          </w:rPr>
          <w:delText>0 rows, so identical CMY inputs map to different XYZ</w:delText>
        </w:r>
        <w:r w:rsidDel="0053697F">
          <w:rPr>
            <w:spacing w:val="80"/>
            <w:w w:val="150"/>
            <w:sz w:val="20"/>
          </w:rPr>
          <w:delText xml:space="preserve"> </w:delText>
        </w:r>
        <w:r w:rsidDel="0053697F">
          <w:rPr>
            <w:rFonts w:ascii="Trebuchet MS" w:hAnsi="Trebuchet MS"/>
            <w:sz w:val="10"/>
          </w:rPr>
          <w:delText>817</w:delText>
        </w:r>
        <w:r w:rsidDel="0053697F">
          <w:rPr>
            <w:rFonts w:ascii="Trebuchet MS" w:hAnsi="Trebuchet MS"/>
            <w:spacing w:val="40"/>
            <w:sz w:val="10"/>
          </w:rPr>
          <w:delText xml:space="preserve"> </w:delText>
        </w:r>
        <w:r w:rsidDel="0053697F">
          <w:rPr>
            <w:sz w:val="20"/>
          </w:rPr>
          <w:delText>targets)</w:delText>
        </w:r>
        <w:r w:rsidDel="0053697F">
          <w:rPr>
            <w:spacing w:val="-11"/>
            <w:sz w:val="20"/>
          </w:rPr>
          <w:delText xml:space="preserve"> </w:delText>
        </w:r>
        <w:r w:rsidDel="0053697F">
          <w:rPr>
            <w:sz w:val="20"/>
          </w:rPr>
          <w:delText>is</w:delText>
        </w:r>
        <w:r w:rsidDel="0053697F">
          <w:rPr>
            <w:spacing w:val="-11"/>
            <w:sz w:val="20"/>
          </w:rPr>
          <w:delText xml:space="preserve"> </w:delText>
        </w:r>
        <w:r w:rsidDel="0053697F">
          <w:rPr>
            <w:sz w:val="20"/>
          </w:rPr>
          <w:delText>recorded</w:delText>
        </w:r>
        <w:r w:rsidDel="0053697F">
          <w:rPr>
            <w:spacing w:val="-11"/>
            <w:sz w:val="20"/>
          </w:rPr>
          <w:delText xml:space="preserve"> </w:delText>
        </w:r>
        <w:r w:rsidDel="0053697F">
          <w:rPr>
            <w:sz w:val="20"/>
          </w:rPr>
          <w:delText>as</w:delText>
        </w:r>
        <w:r w:rsidDel="0053697F">
          <w:rPr>
            <w:spacing w:val="-11"/>
            <w:sz w:val="20"/>
          </w:rPr>
          <w:delText xml:space="preserve"> </w:delText>
        </w:r>
        <w:r w:rsidDel="0053697F">
          <w:rPr>
            <w:sz w:val="20"/>
          </w:rPr>
          <w:delText>a</w:delText>
        </w:r>
        <w:r w:rsidDel="0053697F">
          <w:rPr>
            <w:spacing w:val="-11"/>
            <w:sz w:val="20"/>
          </w:rPr>
          <w:delText xml:space="preserve"> </w:delText>
        </w:r>
        <w:r w:rsidDel="0053697F">
          <w:rPr>
            <w:sz w:val="20"/>
          </w:rPr>
          <w:delText>cautionary</w:delText>
        </w:r>
        <w:r w:rsidDel="0053697F">
          <w:rPr>
            <w:spacing w:val="-11"/>
            <w:sz w:val="20"/>
          </w:rPr>
          <w:delText xml:space="preserve"> </w:delText>
        </w:r>
        <w:r w:rsidDel="0053697F">
          <w:rPr>
            <w:sz w:val="20"/>
          </w:rPr>
          <w:delText>note</w:delText>
        </w:r>
        <w:r w:rsidDel="0053697F">
          <w:rPr>
            <w:spacing w:val="-11"/>
            <w:sz w:val="20"/>
          </w:rPr>
          <w:delText xml:space="preserve"> </w:delText>
        </w:r>
        <w:r w:rsidDel="0053697F">
          <w:rPr>
            <w:sz w:val="20"/>
          </w:rPr>
          <w:delText>for</w:delText>
        </w:r>
        <w:r w:rsidDel="0053697F">
          <w:rPr>
            <w:spacing w:val="-11"/>
            <w:sz w:val="20"/>
          </w:rPr>
          <w:delText xml:space="preserve"> </w:delText>
        </w:r>
        <w:r w:rsidDel="0053697F">
          <w:rPr>
            <w:sz w:val="20"/>
          </w:rPr>
          <w:delText>anyone</w:delText>
        </w:r>
        <w:r w:rsidDel="0053697F">
          <w:rPr>
            <w:spacing w:val="-11"/>
            <w:sz w:val="20"/>
          </w:rPr>
          <w:delText xml:space="preserve"> </w:delText>
        </w:r>
        <w:r w:rsidDel="0053697F">
          <w:rPr>
            <w:sz w:val="20"/>
          </w:rPr>
          <w:delText>adapting</w:delText>
        </w:r>
        <w:r w:rsidDel="0053697F">
          <w:rPr>
            <w:spacing w:val="-11"/>
            <w:sz w:val="20"/>
          </w:rPr>
          <w:delText xml:space="preserve"> </w:delText>
        </w:r>
        <w:r w:rsidDel="0053697F">
          <w:rPr>
            <w:sz w:val="20"/>
          </w:rPr>
          <w:delText>this</w:delText>
        </w:r>
        <w:r w:rsidDel="0053697F">
          <w:rPr>
            <w:spacing w:val="-11"/>
            <w:sz w:val="20"/>
          </w:rPr>
          <w:delText xml:space="preserve"> </w:delText>
        </w:r>
        <w:r w:rsidDel="0053697F">
          <w:rPr>
            <w:sz w:val="20"/>
          </w:rPr>
          <w:delText>pipeline</w:delText>
        </w:r>
        <w:r w:rsidDel="0053697F">
          <w:rPr>
            <w:spacing w:val="-11"/>
            <w:sz w:val="20"/>
          </w:rPr>
          <w:delText xml:space="preserve"> </w:delText>
        </w:r>
        <w:r w:rsidDel="0053697F">
          <w:rPr>
            <w:sz w:val="20"/>
          </w:rPr>
          <w:delText>to</w:delText>
        </w:r>
        <w:r w:rsidDel="0053697F">
          <w:rPr>
            <w:spacing w:val="-11"/>
            <w:sz w:val="20"/>
          </w:rPr>
          <w:delText xml:space="preserve"> </w:delText>
        </w:r>
        <w:r w:rsidDel="0053697F">
          <w:rPr>
            <w:sz w:val="20"/>
          </w:rPr>
          <w:delText>other</w:delText>
        </w:r>
        <w:r w:rsidDel="0053697F">
          <w:rPr>
            <w:spacing w:val="-11"/>
            <w:sz w:val="20"/>
          </w:rPr>
          <w:delText xml:space="preserve"> </w:delText>
        </w:r>
        <w:r w:rsidDel="0053697F">
          <w:rPr>
            <w:sz w:val="20"/>
          </w:rPr>
          <w:delText>colorant</w:delText>
        </w:r>
        <w:r w:rsidDel="0053697F">
          <w:rPr>
            <w:spacing w:val="80"/>
            <w:w w:val="150"/>
            <w:sz w:val="20"/>
          </w:rPr>
          <w:delText xml:space="preserve"> </w:delText>
        </w:r>
        <w:r w:rsidDel="0053697F">
          <w:rPr>
            <w:rFonts w:ascii="Trebuchet MS" w:hAnsi="Trebuchet MS"/>
            <w:sz w:val="10"/>
          </w:rPr>
          <w:delText>818</w:delText>
        </w:r>
        <w:r w:rsidDel="0053697F">
          <w:rPr>
            <w:rFonts w:ascii="Trebuchet MS" w:hAnsi="Trebuchet MS"/>
            <w:spacing w:val="40"/>
            <w:sz w:val="10"/>
          </w:rPr>
          <w:delText xml:space="preserve"> </w:delText>
        </w:r>
        <w:r w:rsidDel="0053697F">
          <w:rPr>
            <w:spacing w:val="-2"/>
            <w:sz w:val="20"/>
          </w:rPr>
          <w:delText>subsets.</w:delText>
        </w:r>
      </w:del>
      <w:r>
        <w:rPr>
          <w:rFonts w:ascii="Times New Roman" w:hAnsi="Times New Roman"/>
          <w:sz w:val="20"/>
        </w:rPr>
        <w:tab/>
      </w:r>
      <w:r>
        <w:rPr>
          <w:rFonts w:ascii="Trebuchet MS" w:hAnsi="Trebuchet MS"/>
          <w:spacing w:val="-5"/>
          <w:sz w:val="10"/>
        </w:rPr>
        <w:t>819</w:t>
      </w:r>
    </w:p>
    <w:p w14:paraId="3E2C6222" w14:textId="77777777" w:rsidR="00EA1924" w:rsidRDefault="00000000">
      <w:pPr>
        <w:pStyle w:val="ListParagraph"/>
        <w:numPr>
          <w:ilvl w:val="0"/>
          <w:numId w:val="3"/>
        </w:numPr>
        <w:tabs>
          <w:tab w:val="left" w:pos="3014"/>
          <w:tab w:val="left" w:pos="10859"/>
        </w:tabs>
        <w:spacing w:before="210"/>
        <w:ind w:left="3014" w:hanging="253"/>
        <w:jc w:val="left"/>
        <w:rPr>
          <w:rFonts w:ascii="Trebuchet MS"/>
          <w:sz w:val="10"/>
        </w:rPr>
      </w:pPr>
      <w:bookmarkStart w:id="794" w:name="Conclusions"/>
      <w:bookmarkEnd w:id="794"/>
      <w:r>
        <w:rPr>
          <w:b/>
          <w:spacing w:val="-2"/>
          <w:sz w:val="24"/>
        </w:rPr>
        <w:t>Conclusions</w:t>
      </w:r>
      <w:r>
        <w:rPr>
          <w:rFonts w:ascii="Times New Roman"/>
          <w:sz w:val="24"/>
        </w:rPr>
        <w:tab/>
      </w:r>
      <w:r>
        <w:rPr>
          <w:rFonts w:ascii="Trebuchet MS"/>
          <w:spacing w:val="-5"/>
          <w:sz w:val="10"/>
        </w:rPr>
        <w:t>820</w:t>
      </w:r>
    </w:p>
    <w:p w14:paraId="47BD83B9" w14:textId="79866BE7" w:rsidR="00EA1924" w:rsidDel="0053697F" w:rsidRDefault="00000000">
      <w:pPr>
        <w:tabs>
          <w:tab w:val="left" w:pos="10859"/>
        </w:tabs>
        <w:spacing w:before="82"/>
        <w:ind w:left="3187"/>
        <w:rPr>
          <w:del w:id="795" w:author="Phil Green" w:date="2026-08-30T19:02:00Z" w16du:dateUtc="2026-08-30T17:02:00Z"/>
          <w:rFonts w:ascii="Trebuchet MS"/>
          <w:sz w:val="10"/>
        </w:rPr>
      </w:pPr>
      <w:del w:id="796" w:author="Phil Green" w:date="2026-08-30T19:02:00Z" w16du:dateUtc="2026-08-30T17:02:00Z">
        <w:r w:rsidDel="0053697F">
          <w:rPr>
            <w:spacing w:val="-4"/>
            <w:sz w:val="20"/>
          </w:rPr>
          <w:delText>This</w:delText>
        </w:r>
        <w:r w:rsidDel="0053697F">
          <w:rPr>
            <w:spacing w:val="-3"/>
            <w:sz w:val="20"/>
          </w:rPr>
          <w:delText xml:space="preserve"> </w:delText>
        </w:r>
        <w:r w:rsidDel="0053697F">
          <w:rPr>
            <w:spacing w:val="-4"/>
            <w:sz w:val="20"/>
          </w:rPr>
          <w:delText>paper</w:delText>
        </w:r>
        <w:r w:rsidDel="0053697F">
          <w:rPr>
            <w:spacing w:val="-2"/>
            <w:sz w:val="20"/>
          </w:rPr>
          <w:delText xml:space="preserve"> </w:delText>
        </w:r>
        <w:r w:rsidDel="0053697F">
          <w:rPr>
            <w:spacing w:val="-4"/>
            <w:sz w:val="20"/>
          </w:rPr>
          <w:delText>corrects</w:delText>
        </w:r>
        <w:r w:rsidDel="0053697F">
          <w:rPr>
            <w:spacing w:val="-3"/>
            <w:sz w:val="20"/>
          </w:rPr>
          <w:delText xml:space="preserve"> </w:delText>
        </w:r>
        <w:r w:rsidDel="0053697F">
          <w:rPr>
            <w:spacing w:val="-4"/>
            <w:sz w:val="20"/>
          </w:rPr>
          <w:delText>two</w:delText>
        </w:r>
        <w:r w:rsidDel="0053697F">
          <w:rPr>
            <w:spacing w:val="-2"/>
            <w:sz w:val="20"/>
          </w:rPr>
          <w:delText xml:space="preserve"> </w:delText>
        </w:r>
        <w:r w:rsidDel="0053697F">
          <w:rPr>
            <w:spacing w:val="-4"/>
            <w:sz w:val="20"/>
          </w:rPr>
          <w:delText>errors</w:delText>
        </w:r>
        <w:r w:rsidDel="0053697F">
          <w:rPr>
            <w:spacing w:val="-2"/>
            <w:sz w:val="20"/>
          </w:rPr>
          <w:delText xml:space="preserve"> </w:delText>
        </w:r>
        <w:r w:rsidDel="0053697F">
          <w:rPr>
            <w:spacing w:val="-4"/>
            <w:sz w:val="20"/>
          </w:rPr>
          <w:delText>in</w:delText>
        </w:r>
        <w:r w:rsidDel="0053697F">
          <w:rPr>
            <w:spacing w:val="-3"/>
            <w:sz w:val="20"/>
          </w:rPr>
          <w:delText xml:space="preserve"> </w:delText>
        </w:r>
        <w:r w:rsidDel="0053697F">
          <w:rPr>
            <w:spacing w:val="-4"/>
            <w:sz w:val="20"/>
          </w:rPr>
          <w:delText>an</w:delText>
        </w:r>
        <w:r w:rsidDel="0053697F">
          <w:rPr>
            <w:spacing w:val="-2"/>
            <w:sz w:val="20"/>
          </w:rPr>
          <w:delText xml:space="preserve"> </w:delText>
        </w:r>
        <w:r w:rsidDel="0053697F">
          <w:rPr>
            <w:spacing w:val="-4"/>
            <w:sz w:val="20"/>
          </w:rPr>
          <w:delText>earlier</w:delText>
        </w:r>
        <w:r w:rsidDel="0053697F">
          <w:rPr>
            <w:spacing w:val="-2"/>
            <w:sz w:val="20"/>
          </w:rPr>
          <w:delText xml:space="preserve"> </w:delText>
        </w:r>
        <w:r w:rsidDel="0053697F">
          <w:rPr>
            <w:spacing w:val="-4"/>
            <w:sz w:val="20"/>
          </w:rPr>
          <w:delText>conference</w:delText>
        </w:r>
        <w:r w:rsidDel="0053697F">
          <w:rPr>
            <w:spacing w:val="-3"/>
            <w:sz w:val="20"/>
          </w:rPr>
          <w:delText xml:space="preserve"> </w:delText>
        </w:r>
        <w:r w:rsidDel="0053697F">
          <w:rPr>
            <w:spacing w:val="-4"/>
            <w:sz w:val="20"/>
          </w:rPr>
          <w:delText>analysis</w:delText>
        </w:r>
        <w:r w:rsidDel="0053697F">
          <w:rPr>
            <w:spacing w:val="-2"/>
            <w:sz w:val="20"/>
          </w:rPr>
          <w:delText xml:space="preserve"> </w:delText>
        </w:r>
        <w:r w:rsidDel="0053697F">
          <w:rPr>
            <w:spacing w:val="-4"/>
            <w:sz w:val="20"/>
          </w:rPr>
          <w:delText>of</w:delText>
        </w:r>
        <w:r w:rsidDel="0053697F">
          <w:rPr>
            <w:spacing w:val="-3"/>
            <w:sz w:val="20"/>
          </w:rPr>
          <w:delText xml:space="preserve"> </w:delText>
        </w:r>
        <w:r w:rsidDel="0053697F">
          <w:rPr>
            <w:spacing w:val="-4"/>
            <w:sz w:val="20"/>
          </w:rPr>
          <w:delText>the</w:delText>
        </w:r>
        <w:r w:rsidDel="0053697F">
          <w:rPr>
            <w:spacing w:val="-2"/>
            <w:sz w:val="20"/>
          </w:rPr>
          <w:delText xml:space="preserve"> </w:delText>
        </w:r>
        <w:r w:rsidDel="0053697F">
          <w:rPr>
            <w:spacing w:val="-4"/>
            <w:sz w:val="20"/>
          </w:rPr>
          <w:delText>same</w:delText>
        </w:r>
        <w:r w:rsidDel="0053697F">
          <w:rPr>
            <w:spacing w:val="-2"/>
            <w:sz w:val="20"/>
          </w:rPr>
          <w:delText xml:space="preserve"> </w:delText>
        </w:r>
        <w:r w:rsidDel="0053697F">
          <w:rPr>
            <w:spacing w:val="-4"/>
            <w:sz w:val="20"/>
          </w:rPr>
          <w:delText>problem</w:delText>
        </w:r>
        <w:r w:rsidDel="0053697F">
          <w:rPr>
            <w:spacing w:val="-3"/>
            <w:sz w:val="20"/>
          </w:rPr>
          <w:delText xml:space="preserve"> </w:delText>
        </w:r>
        <w:r w:rsidDel="0053697F">
          <w:rPr>
            <w:spacing w:val="-4"/>
            <w:sz w:val="20"/>
          </w:rPr>
          <w:delText>[</w:delText>
        </w:r>
        <w:r w:rsidDel="0053697F">
          <w:fldChar w:fldCharType="begin"/>
        </w:r>
        <w:r w:rsidDel="0053697F">
          <w:delInstrText>HYPERLINK \l "_bookmark39"</w:delInstrText>
        </w:r>
        <w:r w:rsidDel="0053697F">
          <w:fldChar w:fldCharType="separate"/>
        </w:r>
        <w:r w:rsidDel="0053697F">
          <w:rPr>
            <w:color w:val="0774B7"/>
            <w:spacing w:val="-4"/>
            <w:sz w:val="20"/>
          </w:rPr>
          <w:delText>8</w:delText>
        </w:r>
        <w:r w:rsidDel="0053697F">
          <w:fldChar w:fldCharType="end"/>
        </w:r>
        <w:r w:rsidDel="0053697F">
          <w:rPr>
            <w:spacing w:val="-4"/>
            <w:sz w:val="20"/>
          </w:rPr>
          <w:delText>],</w:delText>
        </w:r>
        <w:r w:rsidDel="0053697F">
          <w:rPr>
            <w:rFonts w:ascii="Times New Roman"/>
            <w:sz w:val="20"/>
          </w:rPr>
          <w:tab/>
        </w:r>
        <w:r w:rsidDel="0053697F">
          <w:rPr>
            <w:rFonts w:ascii="Trebuchet MS"/>
            <w:spacing w:val="-5"/>
            <w:sz w:val="10"/>
          </w:rPr>
          <w:delText>821</w:delText>
        </w:r>
      </w:del>
    </w:p>
    <w:p w14:paraId="4C733416" w14:textId="6C18E832" w:rsidR="00EA1924" w:rsidDel="0053697F" w:rsidRDefault="00000000">
      <w:pPr>
        <w:tabs>
          <w:tab w:val="left" w:pos="10859"/>
        </w:tabs>
        <w:spacing w:before="30"/>
        <w:ind w:left="2761"/>
        <w:rPr>
          <w:del w:id="797" w:author="Phil Green" w:date="2026-08-30T19:02:00Z" w16du:dateUtc="2026-08-30T17:02:00Z"/>
          <w:rFonts w:ascii="Trebuchet MS"/>
          <w:sz w:val="10"/>
        </w:rPr>
      </w:pPr>
      <w:del w:id="798" w:author="Phil Green" w:date="2026-08-30T19:02:00Z" w16du:dateUtc="2026-08-30T17:02:00Z">
        <w:r w:rsidDel="0053697F">
          <w:rPr>
            <w:spacing w:val="-2"/>
            <w:sz w:val="20"/>
          </w:rPr>
          <w:delText>one</w:delText>
        </w:r>
        <w:r w:rsidDel="0053697F">
          <w:rPr>
            <w:spacing w:val="-8"/>
            <w:sz w:val="20"/>
          </w:rPr>
          <w:delText xml:space="preserve"> </w:delText>
        </w:r>
        <w:r w:rsidDel="0053697F">
          <w:rPr>
            <w:spacing w:val="-2"/>
            <w:sz w:val="20"/>
          </w:rPr>
          <w:delText>arithmetic</w:delText>
        </w:r>
        <w:r w:rsidDel="0053697F">
          <w:rPr>
            <w:spacing w:val="-8"/>
            <w:sz w:val="20"/>
          </w:rPr>
          <w:delText xml:space="preserve"> </w:delText>
        </w:r>
        <w:r w:rsidDel="0053697F">
          <w:rPr>
            <w:spacing w:val="-2"/>
            <w:sz w:val="20"/>
          </w:rPr>
          <w:delText>(CIEDE2000</w:delText>
        </w:r>
        <w:r w:rsidDel="0053697F">
          <w:rPr>
            <w:spacing w:val="-7"/>
            <w:sz w:val="20"/>
          </w:rPr>
          <w:delText xml:space="preserve"> </w:delText>
        </w:r>
        <w:r w:rsidDel="0053697F">
          <w:rPr>
            <w:spacing w:val="-2"/>
            <w:sz w:val="20"/>
          </w:rPr>
          <w:delText>computed</w:delText>
        </w:r>
        <w:r w:rsidDel="0053697F">
          <w:rPr>
            <w:spacing w:val="-8"/>
            <w:sz w:val="20"/>
          </w:rPr>
          <w:delText xml:space="preserve"> </w:delText>
        </w:r>
        <w:r w:rsidDel="0053697F">
          <w:rPr>
            <w:spacing w:val="-2"/>
            <w:sz w:val="20"/>
          </w:rPr>
          <w:delText>on</w:delText>
        </w:r>
        <w:r w:rsidDel="0053697F">
          <w:rPr>
            <w:spacing w:val="-7"/>
            <w:sz w:val="20"/>
          </w:rPr>
          <w:delText xml:space="preserve"> </w:delText>
        </w:r>
        <w:r w:rsidDel="0053697F">
          <w:rPr>
            <w:spacing w:val="-2"/>
            <w:sz w:val="20"/>
          </w:rPr>
          <w:delText>normalized</w:delText>
        </w:r>
        <w:r w:rsidDel="0053697F">
          <w:rPr>
            <w:spacing w:val="-8"/>
            <w:sz w:val="20"/>
          </w:rPr>
          <w:delText xml:space="preserve"> </w:delText>
        </w:r>
        <w:r w:rsidDel="0053697F">
          <w:rPr>
            <w:spacing w:val="-2"/>
            <w:sz w:val="20"/>
          </w:rPr>
          <w:delText>rather</w:delText>
        </w:r>
        <w:r w:rsidDel="0053697F">
          <w:rPr>
            <w:spacing w:val="-7"/>
            <w:sz w:val="20"/>
          </w:rPr>
          <w:delText xml:space="preserve"> </w:delText>
        </w:r>
        <w:r w:rsidDel="0053697F">
          <w:rPr>
            <w:spacing w:val="-2"/>
            <w:sz w:val="20"/>
          </w:rPr>
          <w:delText>than</w:delText>
        </w:r>
        <w:r w:rsidDel="0053697F">
          <w:rPr>
            <w:spacing w:val="-8"/>
            <w:sz w:val="20"/>
          </w:rPr>
          <w:delText xml:space="preserve"> </w:delText>
        </w:r>
        <w:r w:rsidDel="0053697F">
          <w:rPr>
            <w:spacing w:val="-2"/>
            <w:sz w:val="20"/>
          </w:rPr>
          <w:delText>physical</w:delText>
        </w:r>
        <w:r w:rsidDel="0053697F">
          <w:rPr>
            <w:spacing w:val="-7"/>
            <w:sz w:val="20"/>
          </w:rPr>
          <w:delText xml:space="preserve"> </w:delText>
        </w:r>
        <w:r w:rsidDel="0053697F">
          <w:rPr>
            <w:spacing w:val="-2"/>
            <w:sz w:val="20"/>
          </w:rPr>
          <w:delText>XYZ,</w:delText>
        </w:r>
        <w:r w:rsidDel="0053697F">
          <w:rPr>
            <w:spacing w:val="-8"/>
            <w:sz w:val="20"/>
          </w:rPr>
          <w:delText xml:space="preserve"> </w:delText>
        </w:r>
        <w:r w:rsidDel="0053697F">
          <w:rPr>
            <w:spacing w:val="-2"/>
            <w:sz w:val="20"/>
          </w:rPr>
          <w:delText>Section</w:delText>
        </w:r>
        <w:r w:rsidDel="0053697F">
          <w:rPr>
            <w:spacing w:val="-7"/>
            <w:sz w:val="20"/>
          </w:rPr>
          <w:delText xml:space="preserve"> </w:delText>
        </w:r>
        <w:r w:rsidDel="0053697F">
          <w:fldChar w:fldCharType="begin"/>
        </w:r>
        <w:r w:rsidDel="0053697F">
          <w:delInstrText>HYPERLINK \l "_bookmark6"</w:delInstrText>
        </w:r>
        <w:r w:rsidDel="0053697F">
          <w:fldChar w:fldCharType="separate"/>
        </w:r>
        <w:r w:rsidDel="0053697F">
          <w:rPr>
            <w:color w:val="0774B7"/>
            <w:spacing w:val="-4"/>
            <w:sz w:val="20"/>
          </w:rPr>
          <w:delText>3.3</w:delText>
        </w:r>
        <w:r w:rsidDel="0053697F">
          <w:fldChar w:fldCharType="end"/>
        </w:r>
        <w:r w:rsidDel="0053697F">
          <w:rPr>
            <w:spacing w:val="-4"/>
            <w:sz w:val="20"/>
          </w:rPr>
          <w:delText>)</w:delText>
        </w:r>
        <w:r w:rsidDel="0053697F">
          <w:rPr>
            <w:rFonts w:ascii="Times New Roman"/>
            <w:sz w:val="20"/>
          </w:rPr>
          <w:tab/>
        </w:r>
        <w:r w:rsidDel="0053697F">
          <w:rPr>
            <w:rFonts w:ascii="Trebuchet MS"/>
            <w:spacing w:val="-5"/>
            <w:sz w:val="10"/>
          </w:rPr>
          <w:delText>822</w:delText>
        </w:r>
      </w:del>
    </w:p>
    <w:p w14:paraId="7AA20EB3" w14:textId="08B3C125" w:rsidR="00EA1924" w:rsidDel="0053697F" w:rsidRDefault="00000000">
      <w:pPr>
        <w:tabs>
          <w:tab w:val="left" w:pos="10859"/>
        </w:tabs>
        <w:spacing w:before="30"/>
        <w:ind w:left="2761"/>
        <w:rPr>
          <w:del w:id="799" w:author="Phil Green" w:date="2026-08-30T19:02:00Z" w16du:dateUtc="2026-08-30T17:02:00Z"/>
          <w:rFonts w:ascii="Trebuchet MS"/>
          <w:sz w:val="10"/>
        </w:rPr>
      </w:pPr>
      <w:del w:id="800" w:author="Phil Green" w:date="2026-08-30T19:02:00Z" w16du:dateUtc="2026-08-30T17:02:00Z">
        <w:r w:rsidDel="0053697F">
          <w:rPr>
            <w:spacing w:val="-2"/>
            <w:sz w:val="20"/>
          </w:rPr>
          <w:delText>and</w:delText>
        </w:r>
        <w:r w:rsidDel="0053697F">
          <w:rPr>
            <w:spacing w:val="-8"/>
            <w:sz w:val="20"/>
          </w:rPr>
          <w:delText xml:space="preserve"> </w:delText>
        </w:r>
        <w:r w:rsidDel="0053697F">
          <w:rPr>
            <w:spacing w:val="-2"/>
            <w:sz w:val="20"/>
          </w:rPr>
          <w:delText>one</w:delText>
        </w:r>
        <w:r w:rsidDel="0053697F">
          <w:rPr>
            <w:spacing w:val="-8"/>
            <w:sz w:val="20"/>
          </w:rPr>
          <w:delText xml:space="preserve"> </w:delText>
        </w:r>
        <w:r w:rsidDel="0053697F">
          <w:rPr>
            <w:spacing w:val="-2"/>
            <w:sz w:val="20"/>
          </w:rPr>
          <w:delText>of</w:delText>
        </w:r>
        <w:r w:rsidDel="0053697F">
          <w:rPr>
            <w:spacing w:val="-7"/>
            <w:sz w:val="20"/>
          </w:rPr>
          <w:delText xml:space="preserve"> </w:delText>
        </w:r>
        <w:r w:rsidDel="0053697F">
          <w:rPr>
            <w:spacing w:val="-2"/>
            <w:sz w:val="20"/>
          </w:rPr>
          <w:delText>modeling</w:delText>
        </w:r>
        <w:r w:rsidDel="0053697F">
          <w:rPr>
            <w:spacing w:val="-8"/>
            <w:sz w:val="20"/>
          </w:rPr>
          <w:delText xml:space="preserve"> </w:delText>
        </w:r>
        <w:r w:rsidDel="0053697F">
          <w:rPr>
            <w:spacing w:val="-2"/>
            <w:sz w:val="20"/>
          </w:rPr>
          <w:delText>(a</w:delText>
        </w:r>
        <w:r w:rsidDel="0053697F">
          <w:rPr>
            <w:spacing w:val="-7"/>
            <w:sz w:val="20"/>
          </w:rPr>
          <w:delText xml:space="preserve"> </w:delText>
        </w:r>
        <w:r w:rsidDel="0053697F">
          <w:rPr>
            <w:spacing w:val="-2"/>
            <w:sz w:val="20"/>
          </w:rPr>
          <w:delText>classical</w:delText>
        </w:r>
        <w:r w:rsidDel="0053697F">
          <w:rPr>
            <w:spacing w:val="-8"/>
            <w:sz w:val="20"/>
          </w:rPr>
          <w:delText xml:space="preserve"> </w:delText>
        </w:r>
        <w:r w:rsidDel="0053697F">
          <w:rPr>
            <w:spacing w:val="-2"/>
            <w:sz w:val="20"/>
          </w:rPr>
          <w:delText>baseline</w:delText>
        </w:r>
        <w:r w:rsidDel="0053697F">
          <w:rPr>
            <w:spacing w:val="-7"/>
            <w:sz w:val="20"/>
          </w:rPr>
          <w:delText xml:space="preserve"> </w:delText>
        </w:r>
        <w:r w:rsidDel="0053697F">
          <w:rPr>
            <w:spacing w:val="-2"/>
            <w:sz w:val="20"/>
          </w:rPr>
          <w:delText>fitted</w:delText>
        </w:r>
        <w:r w:rsidDel="0053697F">
          <w:rPr>
            <w:spacing w:val="-8"/>
            <w:sz w:val="20"/>
          </w:rPr>
          <w:delText xml:space="preserve"> </w:delText>
        </w:r>
        <w:r w:rsidDel="0053697F">
          <w:rPr>
            <w:spacing w:val="-2"/>
            <w:sz w:val="20"/>
          </w:rPr>
          <w:delText>by</w:delText>
        </w:r>
        <w:r w:rsidDel="0053697F">
          <w:rPr>
            <w:spacing w:val="-8"/>
            <w:sz w:val="20"/>
          </w:rPr>
          <w:delText xml:space="preserve"> </w:delText>
        </w:r>
        <w:r w:rsidDel="0053697F">
          <w:rPr>
            <w:spacing w:val="-2"/>
            <w:sz w:val="20"/>
          </w:rPr>
          <w:delText>least</w:delText>
        </w:r>
        <w:r w:rsidDel="0053697F">
          <w:rPr>
            <w:spacing w:val="-7"/>
            <w:sz w:val="20"/>
          </w:rPr>
          <w:delText xml:space="preserve"> </w:delText>
        </w:r>
        <w:r w:rsidDel="0053697F">
          <w:rPr>
            <w:spacing w:val="-2"/>
            <w:sz w:val="20"/>
          </w:rPr>
          <w:delText>squares</w:delText>
        </w:r>
        <w:r w:rsidDel="0053697F">
          <w:rPr>
            <w:spacing w:val="-8"/>
            <w:sz w:val="20"/>
          </w:rPr>
          <w:delText xml:space="preserve"> </w:delText>
        </w:r>
        <w:r w:rsidDel="0053697F">
          <w:rPr>
            <w:spacing w:val="-2"/>
            <w:sz w:val="20"/>
          </w:rPr>
          <w:delText>on</w:delText>
        </w:r>
        <w:r w:rsidDel="0053697F">
          <w:rPr>
            <w:spacing w:val="-7"/>
            <w:sz w:val="20"/>
          </w:rPr>
          <w:delText xml:space="preserve"> </w:delText>
        </w:r>
        <w:r w:rsidDel="0053697F">
          <w:rPr>
            <w:spacing w:val="-2"/>
            <w:sz w:val="20"/>
          </w:rPr>
          <w:delText>XYZ</w:delText>
        </w:r>
        <w:r w:rsidDel="0053697F">
          <w:rPr>
            <w:spacing w:val="-8"/>
            <w:sz w:val="20"/>
          </w:rPr>
          <w:delText xml:space="preserve"> </w:delText>
        </w:r>
        <w:r w:rsidDel="0053697F">
          <w:rPr>
            <w:spacing w:val="-2"/>
            <w:sz w:val="20"/>
          </w:rPr>
          <w:delText>and</w:delText>
        </w:r>
        <w:r w:rsidDel="0053697F">
          <w:rPr>
            <w:spacing w:val="-7"/>
            <w:sz w:val="20"/>
          </w:rPr>
          <w:delText xml:space="preserve"> </w:delText>
        </w:r>
        <w:r w:rsidDel="0053697F">
          <w:rPr>
            <w:spacing w:val="-2"/>
            <w:sz w:val="20"/>
          </w:rPr>
          <w:delText>capped</w:delText>
        </w:r>
        <w:r w:rsidDel="0053697F">
          <w:rPr>
            <w:spacing w:val="-8"/>
            <w:sz w:val="20"/>
          </w:rPr>
          <w:delText xml:space="preserve"> </w:delText>
        </w:r>
        <w:r w:rsidDel="0053697F">
          <w:rPr>
            <w:spacing w:val="-2"/>
            <w:sz w:val="20"/>
          </w:rPr>
          <w:delText>at</w:delText>
        </w:r>
        <w:r w:rsidDel="0053697F">
          <w:rPr>
            <w:spacing w:val="-8"/>
            <w:sz w:val="20"/>
          </w:rPr>
          <w:delText xml:space="preserve"> </w:delText>
        </w:r>
        <w:r w:rsidDel="0053697F">
          <w:rPr>
            <w:spacing w:val="-2"/>
            <w:sz w:val="20"/>
          </w:rPr>
          <w:delText>third</w:delText>
        </w:r>
        <w:r w:rsidDel="0053697F">
          <w:rPr>
            <w:rFonts w:ascii="Times New Roman"/>
            <w:sz w:val="20"/>
          </w:rPr>
          <w:tab/>
        </w:r>
        <w:r w:rsidDel="0053697F">
          <w:rPr>
            <w:rFonts w:ascii="Trebuchet MS"/>
            <w:spacing w:val="-5"/>
            <w:sz w:val="10"/>
          </w:rPr>
          <w:delText>823</w:delText>
        </w:r>
      </w:del>
    </w:p>
    <w:p w14:paraId="361AD9A5" w14:textId="13D31E55" w:rsidR="00EA1924" w:rsidRDefault="00000000">
      <w:pPr>
        <w:tabs>
          <w:tab w:val="left" w:pos="10859"/>
        </w:tabs>
        <w:spacing w:before="30"/>
        <w:ind w:left="2761"/>
        <w:rPr>
          <w:rFonts w:ascii="Trebuchet MS"/>
          <w:sz w:val="10"/>
        </w:rPr>
      </w:pPr>
      <w:del w:id="801" w:author="Phil Green" w:date="2026-08-30T19:02:00Z" w16du:dateUtc="2026-08-30T17:02:00Z">
        <w:r w:rsidDel="0053697F">
          <w:rPr>
            <w:sz w:val="20"/>
          </w:rPr>
          <w:delText>order),</w:delText>
        </w:r>
        <w:r w:rsidDel="0053697F">
          <w:rPr>
            <w:spacing w:val="7"/>
            <w:sz w:val="20"/>
          </w:rPr>
          <w:delText xml:space="preserve"> </w:delText>
        </w:r>
        <w:r w:rsidDel="0053697F">
          <w:rPr>
            <w:sz w:val="20"/>
          </w:rPr>
          <w:delText>and</w:delText>
        </w:r>
        <w:r w:rsidDel="0053697F">
          <w:rPr>
            <w:spacing w:val="7"/>
            <w:sz w:val="20"/>
          </w:rPr>
          <w:delText xml:space="preserve"> </w:delText>
        </w:r>
        <w:r w:rsidDel="0053697F">
          <w:rPr>
            <w:sz w:val="20"/>
          </w:rPr>
          <w:delText>extends</w:delText>
        </w:r>
        <w:r w:rsidDel="0053697F">
          <w:rPr>
            <w:spacing w:val="6"/>
            <w:sz w:val="20"/>
          </w:rPr>
          <w:delText xml:space="preserve"> </w:delText>
        </w:r>
        <w:r w:rsidDel="0053697F">
          <w:rPr>
            <w:sz w:val="20"/>
          </w:rPr>
          <w:delText>the</w:delText>
        </w:r>
        <w:r w:rsidDel="0053697F">
          <w:rPr>
            <w:spacing w:val="7"/>
            <w:sz w:val="20"/>
          </w:rPr>
          <w:delText xml:space="preserve"> </w:delText>
        </w:r>
        <w:r w:rsidDel="0053697F">
          <w:rPr>
            <w:sz w:val="20"/>
          </w:rPr>
          <w:delText>comparison</w:delText>
        </w:r>
        <w:r w:rsidDel="0053697F">
          <w:rPr>
            <w:spacing w:val="6"/>
            <w:sz w:val="20"/>
          </w:rPr>
          <w:delText xml:space="preserve"> </w:delText>
        </w:r>
        <w:r w:rsidDel="0053697F">
          <w:rPr>
            <w:sz w:val="20"/>
          </w:rPr>
          <w:delText>to</w:delText>
        </w:r>
        <w:r w:rsidDel="0053697F">
          <w:rPr>
            <w:spacing w:val="7"/>
            <w:sz w:val="20"/>
          </w:rPr>
          <w:delText xml:space="preserve"> </w:delText>
        </w:r>
        <w:r w:rsidDel="0053697F">
          <w:rPr>
            <w:sz w:val="20"/>
          </w:rPr>
          <w:delText>seven</w:delText>
        </w:r>
        <w:r w:rsidDel="0053697F">
          <w:rPr>
            <w:spacing w:val="6"/>
            <w:sz w:val="20"/>
          </w:rPr>
          <w:delText xml:space="preserve"> </w:delText>
        </w:r>
        <w:r w:rsidDel="0053697F">
          <w:rPr>
            <w:sz w:val="20"/>
          </w:rPr>
          <w:delText>colorants.</w:delText>
        </w:r>
        <w:r w:rsidDel="0053697F">
          <w:rPr>
            <w:spacing w:val="26"/>
            <w:sz w:val="20"/>
          </w:rPr>
          <w:delText xml:space="preserve"> </w:delText>
        </w:r>
        <w:r w:rsidDel="0053697F">
          <w:rPr>
            <w:sz w:val="20"/>
          </w:rPr>
          <w:delText>Refitted</w:delText>
        </w:r>
        <w:r w:rsidDel="0053697F">
          <w:rPr>
            <w:spacing w:val="6"/>
            <w:sz w:val="20"/>
          </w:rPr>
          <w:delText xml:space="preserve"> </w:delText>
        </w:r>
      </w:del>
      <w:ins w:id="802" w:author="Phil Green" w:date="2026-08-30T19:02:00Z" w16du:dateUtc="2026-08-30T17:02:00Z">
        <w:r w:rsidR="0053697F">
          <w:rPr>
            <w:sz w:val="20"/>
          </w:rPr>
          <w:t>F</w:t>
        </w:r>
        <w:r w:rsidR="0053697F">
          <w:rPr>
            <w:sz w:val="20"/>
          </w:rPr>
          <w:t>itted</w:t>
        </w:r>
        <w:r w:rsidR="0053697F">
          <w:rPr>
            <w:spacing w:val="6"/>
            <w:sz w:val="20"/>
          </w:rPr>
          <w:t xml:space="preserve"> </w:t>
        </w:r>
      </w:ins>
      <w:r>
        <w:rPr>
          <w:sz w:val="20"/>
        </w:rPr>
        <w:t>against</w:t>
      </w:r>
      <w:r>
        <w:rPr>
          <w:spacing w:val="7"/>
          <w:sz w:val="20"/>
        </w:rPr>
        <w:t xml:space="preserve"> </w:t>
      </w:r>
      <w:r>
        <w:rPr>
          <w:sz w:val="20"/>
        </w:rPr>
        <w:t>the</w:t>
      </w:r>
      <w:r>
        <w:rPr>
          <w:spacing w:val="6"/>
          <w:sz w:val="20"/>
        </w:rPr>
        <w:t xml:space="preserve"> </w:t>
      </w:r>
      <w:r>
        <w:rPr>
          <w:sz w:val="20"/>
        </w:rPr>
        <w:t>cube</w:t>
      </w:r>
      <w:r>
        <w:rPr>
          <w:spacing w:val="7"/>
          <w:sz w:val="20"/>
        </w:rPr>
        <w:t xml:space="preserve"> </w:t>
      </w:r>
      <w:r>
        <w:rPr>
          <w:sz w:val="20"/>
        </w:rPr>
        <w:t>root</w:t>
      </w:r>
      <w:r>
        <w:rPr>
          <w:spacing w:val="6"/>
          <w:sz w:val="20"/>
        </w:rPr>
        <w:t xml:space="preserve"> </w:t>
      </w:r>
      <w:r>
        <w:rPr>
          <w:spacing w:val="-5"/>
          <w:sz w:val="20"/>
        </w:rPr>
        <w:t>of</w:t>
      </w:r>
      <w:r>
        <w:rPr>
          <w:rFonts w:ascii="Times New Roman"/>
          <w:sz w:val="20"/>
        </w:rPr>
        <w:tab/>
      </w:r>
      <w:r>
        <w:rPr>
          <w:rFonts w:ascii="Trebuchet MS"/>
          <w:spacing w:val="-5"/>
          <w:sz w:val="10"/>
        </w:rPr>
        <w:t>824</w:t>
      </w:r>
    </w:p>
    <w:p w14:paraId="3F1C6915" w14:textId="41883196" w:rsidR="00EA1924" w:rsidDel="0053697F" w:rsidRDefault="00000000">
      <w:pPr>
        <w:tabs>
          <w:tab w:val="left" w:pos="10859"/>
        </w:tabs>
        <w:spacing w:before="30"/>
        <w:ind w:left="2755"/>
        <w:rPr>
          <w:del w:id="803" w:author="Phil Green" w:date="2026-08-30T19:03:00Z" w16du:dateUtc="2026-08-30T17:03:00Z"/>
          <w:rFonts w:ascii="Trebuchet MS"/>
          <w:sz w:val="10"/>
        </w:rPr>
      </w:pPr>
      <w:r>
        <w:rPr>
          <w:spacing w:val="-2"/>
          <w:sz w:val="20"/>
        </w:rPr>
        <w:t>XYZ</w:t>
      </w:r>
      <w:r>
        <w:rPr>
          <w:spacing w:val="-7"/>
          <w:sz w:val="20"/>
        </w:rPr>
        <w:t xml:space="preserve"> </w:t>
      </w:r>
      <w:r>
        <w:rPr>
          <w:spacing w:val="-2"/>
          <w:sz w:val="20"/>
        </w:rPr>
        <w:t>(</w:t>
      </w:r>
      <w:ins w:id="804" w:author="Phil Green" w:date="2026-08-30T19:02:00Z" w16du:dateUtc="2026-08-30T17:02:00Z">
        <w:r w:rsidR="0053697F">
          <w:rPr>
            <w:spacing w:val="-2"/>
            <w:sz w:val="20"/>
          </w:rPr>
          <w:t>a similar</w:t>
        </w:r>
      </w:ins>
      <w:del w:id="805" w:author="Phil Green" w:date="2026-08-30T19:02:00Z" w16du:dateUtc="2026-08-30T17:02:00Z">
        <w:r w:rsidDel="0053697F">
          <w:rPr>
            <w:spacing w:val="-2"/>
            <w:sz w:val="20"/>
          </w:rPr>
          <w:delText>the</w:delText>
        </w:r>
        <w:r w:rsidDel="0053697F">
          <w:rPr>
            <w:spacing w:val="-5"/>
            <w:sz w:val="20"/>
          </w:rPr>
          <w:delText xml:space="preserve"> </w:delText>
        </w:r>
        <w:r w:rsidDel="0053697F">
          <w:rPr>
            <w:spacing w:val="-2"/>
            <w:sz w:val="20"/>
          </w:rPr>
          <w:delText>same</w:delText>
        </w:r>
      </w:del>
      <w:r>
        <w:rPr>
          <w:spacing w:val="-7"/>
          <w:sz w:val="20"/>
        </w:rPr>
        <w:t xml:space="preserve"> </w:t>
      </w:r>
      <w:r>
        <w:rPr>
          <w:spacing w:val="-2"/>
          <w:sz w:val="20"/>
        </w:rPr>
        <w:t>estimator</w:t>
      </w:r>
      <w:r>
        <w:rPr>
          <w:spacing w:val="-5"/>
          <w:sz w:val="20"/>
        </w:rPr>
        <w:t xml:space="preserve"> </w:t>
      </w:r>
      <w:ins w:id="806" w:author="Phil Green" w:date="2026-08-30T19:02:00Z" w16du:dateUtc="2026-08-30T17:02:00Z">
        <w:r w:rsidR="0053697F">
          <w:rPr>
            <w:spacing w:val="-2"/>
            <w:sz w:val="20"/>
          </w:rPr>
          <w:t>to</w:t>
        </w:r>
      </w:ins>
      <w:del w:id="807" w:author="Phil Green" w:date="2026-08-30T19:02:00Z" w16du:dateUtc="2026-08-30T17:02:00Z">
        <w:r w:rsidDel="0053697F">
          <w:rPr>
            <w:spacing w:val="-2"/>
            <w:sz w:val="20"/>
          </w:rPr>
          <w:delText>as</w:delText>
        </w:r>
      </w:del>
      <w:r>
        <w:rPr>
          <w:spacing w:val="-6"/>
          <w:sz w:val="20"/>
        </w:rPr>
        <w:t xml:space="preserve"> </w:t>
      </w:r>
      <w:r>
        <w:rPr>
          <w:spacing w:val="-2"/>
          <w:sz w:val="20"/>
        </w:rPr>
        <w:t>fitting</w:t>
      </w:r>
      <w:r>
        <w:rPr>
          <w:spacing w:val="-7"/>
          <w:sz w:val="20"/>
        </w:rPr>
        <w:t xml:space="preserve"> </w:t>
      </w:r>
      <w:r>
        <w:rPr>
          <w:spacing w:val="-2"/>
          <w:sz w:val="20"/>
        </w:rPr>
        <w:t>in</w:t>
      </w:r>
      <w:r>
        <w:rPr>
          <w:spacing w:val="-5"/>
          <w:sz w:val="20"/>
        </w:rPr>
        <w:t xml:space="preserve"> </w:t>
      </w:r>
      <w:r>
        <w:rPr>
          <w:spacing w:val="-2"/>
          <w:sz w:val="20"/>
        </w:rPr>
        <w:t>CIELAB),</w:t>
      </w:r>
      <w:r>
        <w:rPr>
          <w:spacing w:val="-6"/>
          <w:sz w:val="20"/>
        </w:rPr>
        <w:t xml:space="preserve"> </w:t>
      </w:r>
      <w:r>
        <w:rPr>
          <w:spacing w:val="-2"/>
          <w:sz w:val="20"/>
        </w:rPr>
        <w:t>the</w:t>
      </w:r>
      <w:r>
        <w:rPr>
          <w:spacing w:val="-6"/>
          <w:sz w:val="20"/>
        </w:rPr>
        <w:t xml:space="preserve"> </w:t>
      </w:r>
      <w:del w:id="808" w:author="Phil Green" w:date="2026-08-30T19:02:00Z" w16du:dateUtc="2026-08-30T17:02:00Z">
        <w:r w:rsidDel="0053697F">
          <w:rPr>
            <w:spacing w:val="-2"/>
            <w:sz w:val="20"/>
          </w:rPr>
          <w:delText>identical</w:delText>
        </w:r>
        <w:r w:rsidDel="0053697F">
          <w:rPr>
            <w:spacing w:val="-6"/>
            <w:sz w:val="20"/>
          </w:rPr>
          <w:delText xml:space="preserve"> </w:delText>
        </w:r>
      </w:del>
      <w:r>
        <w:rPr>
          <w:spacing w:val="-2"/>
          <w:sz w:val="20"/>
        </w:rPr>
        <w:t>degree-3</w:t>
      </w:r>
      <w:r>
        <w:rPr>
          <w:spacing w:val="-6"/>
          <w:sz w:val="20"/>
        </w:rPr>
        <w:t xml:space="preserve"> </w:t>
      </w:r>
      <w:r>
        <w:rPr>
          <w:spacing w:val="-2"/>
          <w:sz w:val="20"/>
        </w:rPr>
        <w:t>polynomial</w:t>
      </w:r>
      <w:r>
        <w:rPr>
          <w:spacing w:val="-7"/>
          <w:sz w:val="20"/>
        </w:rPr>
        <w:t xml:space="preserve"> </w:t>
      </w:r>
      <w:del w:id="809" w:author="Phil Green" w:date="2026-08-30T19:03:00Z" w16du:dateUtc="2026-08-30T17:03:00Z">
        <w:r w:rsidDel="0053697F">
          <w:rPr>
            <w:spacing w:val="-2"/>
            <w:sz w:val="20"/>
          </w:rPr>
          <w:delText>improves</w:delText>
        </w:r>
        <w:r w:rsidDel="0053697F">
          <w:rPr>
            <w:rFonts w:ascii="Times New Roman"/>
            <w:sz w:val="20"/>
          </w:rPr>
          <w:tab/>
        </w:r>
        <w:r w:rsidDel="0053697F">
          <w:rPr>
            <w:rFonts w:ascii="Trebuchet MS"/>
            <w:spacing w:val="-5"/>
            <w:sz w:val="10"/>
          </w:rPr>
          <w:delText>825</w:delText>
        </w:r>
      </w:del>
    </w:p>
    <w:p w14:paraId="3FF811D0" w14:textId="6476E2C0" w:rsidR="00EA1924" w:rsidRDefault="00000000" w:rsidP="0053697F">
      <w:pPr>
        <w:tabs>
          <w:tab w:val="left" w:pos="10859"/>
        </w:tabs>
        <w:spacing w:before="30"/>
        <w:ind w:left="2755"/>
        <w:rPr>
          <w:rFonts w:ascii="Trebuchet MS"/>
          <w:sz w:val="10"/>
        </w:rPr>
        <w:pPrChange w:id="810" w:author="Phil Green" w:date="2026-08-30T19:03:00Z" w16du:dateUtc="2026-08-30T17:03:00Z">
          <w:pPr>
            <w:tabs>
              <w:tab w:val="left" w:pos="10859"/>
            </w:tabs>
            <w:spacing w:before="30"/>
            <w:ind w:left="2761"/>
          </w:pPr>
        </w:pPrChange>
      </w:pPr>
      <w:del w:id="811" w:author="Phil Green" w:date="2026-08-30T19:03:00Z" w16du:dateUtc="2026-08-30T17:03:00Z">
        <w:r w:rsidDel="0053697F">
          <w:rPr>
            <w:sz w:val="20"/>
          </w:rPr>
          <w:delText>its</w:delText>
        </w:r>
        <w:r w:rsidDel="0053697F">
          <w:rPr>
            <w:spacing w:val="5"/>
            <w:sz w:val="20"/>
          </w:rPr>
          <w:delText xml:space="preserve"> </w:delText>
        </w:r>
        <w:r w:rsidDel="0053697F">
          <w:rPr>
            <w:sz w:val="20"/>
          </w:rPr>
          <w:delText>maximum</w:delText>
        </w:r>
        <w:r w:rsidDel="0053697F">
          <w:rPr>
            <w:spacing w:val="6"/>
            <w:sz w:val="20"/>
          </w:rPr>
          <w:delText xml:space="preserve"> </w:delText>
        </w:r>
        <w:r w:rsidDel="0053697F">
          <w:rPr>
            <w:sz w:val="20"/>
          </w:rPr>
          <w:delText>error</w:delText>
        </w:r>
        <w:r w:rsidDel="0053697F">
          <w:rPr>
            <w:spacing w:val="6"/>
            <w:sz w:val="20"/>
          </w:rPr>
          <w:delText xml:space="preserve"> </w:delText>
        </w:r>
        <w:r w:rsidDel="0053697F">
          <w:rPr>
            <w:sz w:val="20"/>
          </w:rPr>
          <w:delText>on</w:delText>
        </w:r>
        <w:r w:rsidDel="0053697F">
          <w:rPr>
            <w:spacing w:val="6"/>
            <w:sz w:val="20"/>
          </w:rPr>
          <w:delText xml:space="preserve"> </w:delText>
        </w:r>
        <w:r w:rsidDel="0053697F">
          <w:rPr>
            <w:sz w:val="20"/>
          </w:rPr>
          <w:delText>9</w:delText>
        </w:r>
        <w:r w:rsidDel="0053697F">
          <w:rPr>
            <w:spacing w:val="5"/>
            <w:sz w:val="20"/>
          </w:rPr>
          <w:delText xml:space="preserve"> </w:delText>
        </w:r>
        <w:r w:rsidDel="0053697F">
          <w:rPr>
            <w:sz w:val="20"/>
          </w:rPr>
          <w:delText>of</w:delText>
        </w:r>
        <w:r w:rsidDel="0053697F">
          <w:rPr>
            <w:spacing w:val="6"/>
            <w:sz w:val="20"/>
          </w:rPr>
          <w:delText xml:space="preserve"> </w:delText>
        </w:r>
        <w:r w:rsidDel="0053697F">
          <w:rPr>
            <w:sz w:val="20"/>
          </w:rPr>
          <w:delText>9</w:delText>
        </w:r>
        <w:r w:rsidDel="0053697F">
          <w:rPr>
            <w:spacing w:val="6"/>
            <w:sz w:val="20"/>
          </w:rPr>
          <w:delText xml:space="preserve"> </w:delText>
        </w:r>
        <w:r w:rsidDel="0053697F">
          <w:rPr>
            <w:sz w:val="20"/>
          </w:rPr>
          <w:delText>datasets</w:delText>
        </w:r>
        <w:r w:rsidDel="0053697F">
          <w:rPr>
            <w:spacing w:val="6"/>
            <w:sz w:val="20"/>
          </w:rPr>
          <w:delText xml:space="preserve"> </w:delText>
        </w:r>
        <w:r w:rsidDel="0053697F">
          <w:rPr>
            <w:sz w:val="20"/>
          </w:rPr>
          <w:delText>and</w:delText>
        </w:r>
        <w:r w:rsidDel="0053697F">
          <w:rPr>
            <w:spacing w:val="5"/>
            <w:sz w:val="20"/>
          </w:rPr>
          <w:delText xml:space="preserve"> </w:delText>
        </w:r>
        <w:r w:rsidDel="0053697F">
          <w:rPr>
            <w:sz w:val="20"/>
          </w:rPr>
          <w:delText>its</w:delText>
        </w:r>
        <w:r w:rsidDel="0053697F">
          <w:rPr>
            <w:spacing w:val="6"/>
            <w:sz w:val="20"/>
          </w:rPr>
          <w:delText xml:space="preserve"> </w:delText>
        </w:r>
        <w:r w:rsidDel="0053697F">
          <w:rPr>
            <w:sz w:val="20"/>
          </w:rPr>
          <w:delText>median</w:delText>
        </w:r>
        <w:r w:rsidDel="0053697F">
          <w:rPr>
            <w:spacing w:val="6"/>
            <w:sz w:val="20"/>
          </w:rPr>
          <w:delText xml:space="preserve"> </w:delText>
        </w:r>
        <w:r w:rsidDel="0053697F">
          <w:rPr>
            <w:sz w:val="20"/>
          </w:rPr>
          <w:delText>on</w:delText>
        </w:r>
        <w:r w:rsidDel="0053697F">
          <w:rPr>
            <w:spacing w:val="6"/>
            <w:sz w:val="20"/>
          </w:rPr>
          <w:delText xml:space="preserve"> </w:delText>
        </w:r>
        <w:r w:rsidDel="0053697F">
          <w:rPr>
            <w:sz w:val="20"/>
          </w:rPr>
          <w:delText>8</w:delText>
        </w:r>
        <w:r w:rsidDel="0053697F">
          <w:rPr>
            <w:spacing w:val="5"/>
            <w:sz w:val="20"/>
          </w:rPr>
          <w:delText xml:space="preserve"> </w:delText>
        </w:r>
        <w:r w:rsidDel="0053697F">
          <w:rPr>
            <w:sz w:val="20"/>
          </w:rPr>
          <w:delText>of</w:delText>
        </w:r>
        <w:r w:rsidDel="0053697F">
          <w:rPr>
            <w:spacing w:val="6"/>
            <w:sz w:val="20"/>
          </w:rPr>
          <w:delText xml:space="preserve"> </w:delText>
        </w:r>
        <w:r w:rsidDel="0053697F">
          <w:rPr>
            <w:sz w:val="20"/>
          </w:rPr>
          <w:delText>9</w:delText>
        </w:r>
      </w:del>
      <w:ins w:id="812" w:author="Phil Green" w:date="2026-08-30T19:03:00Z" w16du:dateUtc="2026-08-30T17:03:00Z">
        <w:r w:rsidR="0053697F">
          <w:rPr>
            <w:spacing w:val="-2"/>
            <w:sz w:val="20"/>
          </w:rPr>
          <w:t>gives good results, while</w:t>
        </w:r>
      </w:ins>
      <w:del w:id="813" w:author="Phil Green" w:date="2026-08-30T19:03:00Z" w16du:dateUtc="2026-08-30T17:03:00Z">
        <w:r w:rsidDel="0053697F">
          <w:rPr>
            <w:sz w:val="20"/>
          </w:rPr>
          <w:delText>;</w:delText>
        </w:r>
      </w:del>
      <w:r>
        <w:rPr>
          <w:spacing w:val="8"/>
          <w:sz w:val="20"/>
        </w:rPr>
        <w:t xml:space="preserve"> </w:t>
      </w:r>
      <w:r>
        <w:rPr>
          <w:sz w:val="20"/>
        </w:rPr>
        <w:t>raised</w:t>
      </w:r>
      <w:r>
        <w:rPr>
          <w:spacing w:val="6"/>
          <w:sz w:val="20"/>
        </w:rPr>
        <w:t xml:space="preserve"> </w:t>
      </w:r>
      <w:r>
        <w:rPr>
          <w:sz w:val="20"/>
        </w:rPr>
        <w:t>to</w:t>
      </w:r>
      <w:r>
        <w:rPr>
          <w:spacing w:val="6"/>
          <w:sz w:val="20"/>
        </w:rPr>
        <w:t xml:space="preserve"> </w:t>
      </w:r>
      <w:r>
        <w:rPr>
          <w:sz w:val="20"/>
        </w:rPr>
        <w:t>degree</w:t>
      </w:r>
      <w:r>
        <w:rPr>
          <w:spacing w:val="5"/>
          <w:sz w:val="20"/>
        </w:rPr>
        <w:t xml:space="preserve"> </w:t>
      </w:r>
      <w:r>
        <w:rPr>
          <w:sz w:val="20"/>
        </w:rPr>
        <w:t>4</w:t>
      </w:r>
      <w:r>
        <w:rPr>
          <w:spacing w:val="6"/>
          <w:sz w:val="20"/>
        </w:rPr>
        <w:t xml:space="preserve"> </w:t>
      </w:r>
      <w:r>
        <w:rPr>
          <w:sz w:val="20"/>
        </w:rPr>
        <w:t>in</w:t>
      </w:r>
      <w:r>
        <w:rPr>
          <w:spacing w:val="6"/>
          <w:sz w:val="20"/>
        </w:rPr>
        <w:t xml:space="preserve"> </w:t>
      </w:r>
      <w:r>
        <w:rPr>
          <w:spacing w:val="-4"/>
          <w:sz w:val="20"/>
        </w:rPr>
        <w:t>that</w:t>
      </w:r>
      <w:r>
        <w:rPr>
          <w:rFonts w:ascii="Times New Roman"/>
          <w:sz w:val="20"/>
        </w:rPr>
        <w:tab/>
      </w:r>
      <w:r>
        <w:rPr>
          <w:rFonts w:ascii="Trebuchet MS"/>
          <w:spacing w:val="-5"/>
          <w:sz w:val="10"/>
        </w:rPr>
        <w:t>826</w:t>
      </w:r>
    </w:p>
    <w:p w14:paraId="2AD02178" w14:textId="61A224E6" w:rsidR="00EA1924" w:rsidDel="0053697F" w:rsidRDefault="00000000" w:rsidP="0053697F">
      <w:pPr>
        <w:tabs>
          <w:tab w:val="left" w:pos="10859"/>
        </w:tabs>
        <w:spacing w:before="30"/>
        <w:ind w:left="2761"/>
        <w:rPr>
          <w:del w:id="814" w:author="Phil Green" w:date="2026-08-30T19:04:00Z" w16du:dateUtc="2026-08-30T17:04:00Z"/>
          <w:rFonts w:ascii="Trebuchet MS" w:hAnsi="Trebuchet MS"/>
          <w:sz w:val="10"/>
        </w:rPr>
      </w:pPr>
      <w:r>
        <w:rPr>
          <w:sz w:val="20"/>
        </w:rPr>
        <w:t>space</w:t>
      </w:r>
      <w:r>
        <w:rPr>
          <w:spacing w:val="8"/>
          <w:sz w:val="20"/>
        </w:rPr>
        <w:t xml:space="preserve"> </w:t>
      </w:r>
      <w:r>
        <w:rPr>
          <w:sz w:val="20"/>
        </w:rPr>
        <w:t>it</w:t>
      </w:r>
      <w:r>
        <w:rPr>
          <w:spacing w:val="8"/>
          <w:sz w:val="20"/>
        </w:rPr>
        <w:t xml:space="preserve"> </w:t>
      </w:r>
      <w:r>
        <w:rPr>
          <w:sz w:val="20"/>
        </w:rPr>
        <w:t>reaches</w:t>
      </w:r>
      <w:r>
        <w:rPr>
          <w:spacing w:val="9"/>
          <w:sz w:val="20"/>
        </w:rPr>
        <w:t xml:space="preserve"> </w:t>
      </w:r>
      <w:r>
        <w:rPr>
          <w:sz w:val="20"/>
        </w:rPr>
        <w:t>a</w:t>
      </w:r>
      <w:r>
        <w:rPr>
          <w:spacing w:val="8"/>
          <w:sz w:val="20"/>
        </w:rPr>
        <w:t xml:space="preserve"> </w:t>
      </w:r>
      <w:r>
        <w:rPr>
          <w:sz w:val="20"/>
        </w:rPr>
        <w:t>median</w:t>
      </w:r>
      <w:r>
        <w:rPr>
          <w:spacing w:val="8"/>
          <w:sz w:val="20"/>
        </w:rPr>
        <w:t xml:space="preserve"> </w:t>
      </w:r>
      <w:r>
        <w:rPr>
          <w:sz w:val="20"/>
        </w:rPr>
        <w:t>of</w:t>
      </w:r>
      <w:r>
        <w:rPr>
          <w:spacing w:val="9"/>
          <w:sz w:val="20"/>
        </w:rPr>
        <w:t xml:space="preserve"> </w:t>
      </w:r>
      <w:r>
        <w:rPr>
          <w:sz w:val="20"/>
        </w:rPr>
        <w:t>0.272</w:t>
      </w:r>
      <w:r>
        <w:rPr>
          <w:spacing w:val="11"/>
          <w:sz w:val="20"/>
        </w:rPr>
        <w:t xml:space="preserve"> </w:t>
      </w:r>
      <w:r>
        <w:rPr>
          <w:rFonts w:ascii="Calibri" w:hAnsi="Calibri"/>
          <w:sz w:val="20"/>
        </w:rPr>
        <w:t>∆</w:t>
      </w:r>
      <w:r>
        <w:rPr>
          <w:i/>
          <w:sz w:val="20"/>
        </w:rPr>
        <w:t>E</w:t>
      </w:r>
      <w:r>
        <w:rPr>
          <w:sz w:val="20"/>
          <w:vertAlign w:val="subscript"/>
        </w:rPr>
        <w:t>00</w:t>
      </w:r>
      <w:r>
        <w:rPr>
          <w:spacing w:val="20"/>
          <w:sz w:val="20"/>
        </w:rPr>
        <w:t xml:space="preserve"> </w:t>
      </w:r>
      <w:r>
        <w:rPr>
          <w:sz w:val="20"/>
        </w:rPr>
        <w:t>on</w:t>
      </w:r>
      <w:r>
        <w:rPr>
          <w:spacing w:val="8"/>
          <w:sz w:val="20"/>
        </w:rPr>
        <w:t xml:space="preserve"> </w:t>
      </w:r>
      <w:r>
        <w:rPr>
          <w:sz w:val="20"/>
        </w:rPr>
        <w:t>a</w:t>
      </w:r>
      <w:r>
        <w:rPr>
          <w:spacing w:val="8"/>
          <w:sz w:val="20"/>
        </w:rPr>
        <w:t xml:space="preserve"> </w:t>
      </w:r>
      <w:r>
        <w:rPr>
          <w:sz w:val="20"/>
        </w:rPr>
        <w:t>seven-ink</w:t>
      </w:r>
      <w:r>
        <w:rPr>
          <w:spacing w:val="9"/>
          <w:sz w:val="20"/>
        </w:rPr>
        <w:t xml:space="preserve"> </w:t>
      </w:r>
      <w:r>
        <w:rPr>
          <w:sz w:val="20"/>
        </w:rPr>
        <w:t>chart</w:t>
      </w:r>
      <w:del w:id="815" w:author="Phil Green" w:date="2026-08-30T19:04:00Z" w16du:dateUtc="2026-08-30T17:04:00Z">
        <w:r w:rsidDel="0053697F">
          <w:rPr>
            <w:spacing w:val="8"/>
            <w:sz w:val="20"/>
          </w:rPr>
          <w:delText xml:space="preserve"> </w:delText>
        </w:r>
        <w:r w:rsidDel="0053697F">
          <w:rPr>
            <w:sz w:val="20"/>
          </w:rPr>
          <w:delText>where</w:delText>
        </w:r>
        <w:r w:rsidDel="0053697F">
          <w:rPr>
            <w:spacing w:val="8"/>
            <w:sz w:val="20"/>
          </w:rPr>
          <w:delText xml:space="preserve"> </w:delText>
        </w:r>
        <w:r w:rsidDel="0053697F">
          <w:rPr>
            <w:sz w:val="20"/>
          </w:rPr>
          <w:delText>the</w:delText>
        </w:r>
        <w:r w:rsidDel="0053697F">
          <w:rPr>
            <w:spacing w:val="9"/>
            <w:sz w:val="20"/>
          </w:rPr>
          <w:delText xml:space="preserve"> </w:delText>
        </w:r>
        <w:r w:rsidDel="0053697F">
          <w:rPr>
            <w:sz w:val="20"/>
          </w:rPr>
          <w:delText>original</w:delText>
        </w:r>
        <w:r w:rsidDel="0053697F">
          <w:rPr>
            <w:spacing w:val="8"/>
            <w:sz w:val="20"/>
          </w:rPr>
          <w:delText xml:space="preserve"> </w:delText>
        </w:r>
        <w:r w:rsidDel="0053697F">
          <w:rPr>
            <w:spacing w:val="-2"/>
            <w:sz w:val="20"/>
          </w:rPr>
          <w:delText>baseline</w:delText>
        </w:r>
        <w:r w:rsidDel="0053697F">
          <w:rPr>
            <w:rFonts w:ascii="Times New Roman" w:hAnsi="Times New Roman"/>
            <w:sz w:val="20"/>
          </w:rPr>
          <w:tab/>
        </w:r>
        <w:r w:rsidDel="0053697F">
          <w:rPr>
            <w:rFonts w:ascii="Trebuchet MS" w:hAnsi="Trebuchet MS"/>
            <w:spacing w:val="-5"/>
            <w:sz w:val="10"/>
          </w:rPr>
          <w:delText>827</w:delText>
        </w:r>
      </w:del>
    </w:p>
    <w:p w14:paraId="0DA0C852" w14:textId="6678DBCD" w:rsidR="00EA1924" w:rsidRDefault="00000000" w:rsidP="0053697F">
      <w:pPr>
        <w:tabs>
          <w:tab w:val="left" w:pos="10859"/>
        </w:tabs>
        <w:spacing w:before="30"/>
        <w:ind w:left="2761"/>
        <w:rPr>
          <w:rFonts w:ascii="Trebuchet MS"/>
          <w:sz w:val="10"/>
        </w:rPr>
      </w:pPr>
      <w:del w:id="816" w:author="Phil Green" w:date="2026-08-30T19:04:00Z" w16du:dateUtc="2026-08-30T17:04:00Z">
        <w:r w:rsidDel="0053697F">
          <w:rPr>
            <w:spacing w:val="-2"/>
            <w:sz w:val="20"/>
          </w:rPr>
          <w:delText>read</w:delText>
        </w:r>
        <w:r w:rsidDel="0053697F">
          <w:rPr>
            <w:spacing w:val="-7"/>
            <w:sz w:val="20"/>
          </w:rPr>
          <w:delText xml:space="preserve"> </w:delText>
        </w:r>
        <w:r w:rsidDel="0053697F">
          <w:rPr>
            <w:spacing w:val="-2"/>
            <w:sz w:val="20"/>
          </w:rPr>
          <w:delText>5.386</w:delText>
        </w:r>
      </w:del>
      <w:r>
        <w:rPr>
          <w:spacing w:val="-2"/>
          <w:sz w:val="20"/>
        </w:rPr>
        <w:t>.</w:t>
      </w:r>
      <w:r>
        <w:rPr>
          <w:spacing w:val="5"/>
          <w:sz w:val="20"/>
        </w:rPr>
        <w:t xml:space="preserve"> </w:t>
      </w:r>
      <w:r>
        <w:rPr>
          <w:spacing w:val="-2"/>
          <w:sz w:val="20"/>
        </w:rPr>
        <w:t>Section</w:t>
      </w:r>
      <w:r>
        <w:rPr>
          <w:spacing w:val="-6"/>
          <w:sz w:val="20"/>
        </w:rPr>
        <w:t xml:space="preserve"> </w:t>
      </w:r>
      <w:hyperlink w:anchor="_bookmark18" w:history="1">
        <w:r>
          <w:rPr>
            <w:color w:val="0774B7"/>
            <w:spacing w:val="-2"/>
            <w:sz w:val="20"/>
          </w:rPr>
          <w:t>4.5</w:t>
        </w:r>
      </w:hyperlink>
      <w:r>
        <w:rPr>
          <w:color w:val="0774B7"/>
          <w:spacing w:val="-6"/>
          <w:sz w:val="20"/>
        </w:rPr>
        <w:t xml:space="preserve"> </w:t>
      </w:r>
      <w:r>
        <w:rPr>
          <w:spacing w:val="-2"/>
          <w:sz w:val="20"/>
        </w:rPr>
        <w:t>establishes</w:t>
      </w:r>
      <w:r>
        <w:rPr>
          <w:spacing w:val="-6"/>
          <w:sz w:val="20"/>
        </w:rPr>
        <w:t xml:space="preserve"> </w:t>
      </w:r>
      <w:r>
        <w:rPr>
          <w:spacing w:val="-2"/>
          <w:sz w:val="20"/>
        </w:rPr>
        <w:t>the</w:t>
      </w:r>
      <w:r>
        <w:rPr>
          <w:spacing w:val="-6"/>
          <w:sz w:val="20"/>
        </w:rPr>
        <w:t xml:space="preserve"> </w:t>
      </w:r>
      <w:r>
        <w:rPr>
          <w:spacing w:val="-2"/>
          <w:sz w:val="20"/>
        </w:rPr>
        <w:t>mechanism</w:t>
      </w:r>
      <w:r>
        <w:rPr>
          <w:spacing w:val="-6"/>
          <w:sz w:val="20"/>
        </w:rPr>
        <w:t xml:space="preserve"> </w:t>
      </w:r>
      <w:r>
        <w:rPr>
          <w:spacing w:val="-2"/>
          <w:sz w:val="20"/>
        </w:rPr>
        <w:t>and</w:t>
      </w:r>
      <w:r>
        <w:rPr>
          <w:spacing w:val="-6"/>
          <w:sz w:val="20"/>
        </w:rPr>
        <w:t xml:space="preserve"> </w:t>
      </w:r>
      <w:r>
        <w:rPr>
          <w:spacing w:val="-2"/>
          <w:sz w:val="20"/>
        </w:rPr>
        <w:t>shows</w:t>
      </w:r>
      <w:r>
        <w:rPr>
          <w:spacing w:val="-7"/>
          <w:sz w:val="20"/>
        </w:rPr>
        <w:t xml:space="preserve"> </w:t>
      </w:r>
      <w:r>
        <w:rPr>
          <w:spacing w:val="-2"/>
          <w:sz w:val="20"/>
        </w:rPr>
        <w:t>the</w:t>
      </w:r>
      <w:r>
        <w:rPr>
          <w:spacing w:val="-6"/>
          <w:sz w:val="20"/>
        </w:rPr>
        <w:t xml:space="preserve"> </w:t>
      </w:r>
      <w:r>
        <w:rPr>
          <w:spacing w:val="-2"/>
          <w:sz w:val="20"/>
        </w:rPr>
        <w:t>cube</w:t>
      </w:r>
      <w:r>
        <w:rPr>
          <w:spacing w:val="-6"/>
          <w:sz w:val="20"/>
        </w:rPr>
        <w:t xml:space="preserve"> </w:t>
      </w:r>
      <w:r>
        <w:rPr>
          <w:spacing w:val="-2"/>
          <w:sz w:val="20"/>
        </w:rPr>
        <w:t>root</w:t>
      </w:r>
      <w:r>
        <w:rPr>
          <w:spacing w:val="-6"/>
          <w:sz w:val="20"/>
        </w:rPr>
        <w:t xml:space="preserve"> </w:t>
      </w:r>
      <w:r>
        <w:rPr>
          <w:spacing w:val="-2"/>
          <w:sz w:val="20"/>
        </w:rPr>
        <w:t>to</w:t>
      </w:r>
      <w:r>
        <w:rPr>
          <w:spacing w:val="-6"/>
          <w:sz w:val="20"/>
        </w:rPr>
        <w:t xml:space="preserve"> </w:t>
      </w:r>
      <w:r>
        <w:rPr>
          <w:spacing w:val="-2"/>
          <w:sz w:val="20"/>
        </w:rPr>
        <w:t>be</w:t>
      </w:r>
      <w:r>
        <w:rPr>
          <w:spacing w:val="-6"/>
          <w:sz w:val="20"/>
        </w:rPr>
        <w:t xml:space="preserve"> </w:t>
      </w:r>
      <w:r>
        <w:rPr>
          <w:spacing w:val="-2"/>
          <w:sz w:val="20"/>
        </w:rPr>
        <w:t>merely</w:t>
      </w:r>
      <w:r>
        <w:rPr>
          <w:spacing w:val="-6"/>
          <w:sz w:val="20"/>
        </w:rPr>
        <w:t xml:space="preserve"> </w:t>
      </w:r>
      <w:r>
        <w:rPr>
          <w:spacing w:val="-5"/>
          <w:sz w:val="20"/>
        </w:rPr>
        <w:t>the</w:t>
      </w:r>
      <w:r>
        <w:rPr>
          <w:rFonts w:ascii="Times New Roman"/>
          <w:sz w:val="20"/>
        </w:rPr>
        <w:tab/>
      </w:r>
      <w:r>
        <w:rPr>
          <w:rFonts w:ascii="Trebuchet MS"/>
          <w:spacing w:val="-5"/>
          <w:sz w:val="10"/>
        </w:rPr>
        <w:t>828</w:t>
      </w:r>
    </w:p>
    <w:p w14:paraId="6C31AF74" w14:textId="77777777" w:rsidR="00EA1924" w:rsidRDefault="00000000">
      <w:pPr>
        <w:tabs>
          <w:tab w:val="left" w:pos="10859"/>
        </w:tabs>
        <w:spacing w:before="30"/>
        <w:ind w:left="2761"/>
        <w:rPr>
          <w:rFonts w:ascii="Trebuchet MS"/>
          <w:sz w:val="10"/>
        </w:rPr>
      </w:pPr>
      <w:r>
        <w:rPr>
          <w:sz w:val="20"/>
        </w:rPr>
        <w:t>transform</w:t>
      </w:r>
      <w:r>
        <w:rPr>
          <w:spacing w:val="-6"/>
          <w:sz w:val="20"/>
        </w:rPr>
        <w:t xml:space="preserve"> </w:t>
      </w:r>
      <w:r>
        <w:rPr>
          <w:sz w:val="20"/>
        </w:rPr>
        <w:t>that</w:t>
      </w:r>
      <w:r>
        <w:rPr>
          <w:spacing w:val="-6"/>
          <w:sz w:val="20"/>
        </w:rPr>
        <w:t xml:space="preserve"> </w:t>
      </w:r>
      <w:r>
        <w:rPr>
          <w:sz w:val="20"/>
        </w:rPr>
        <w:t>coincides</w:t>
      </w:r>
      <w:r>
        <w:rPr>
          <w:spacing w:val="-6"/>
          <w:sz w:val="20"/>
        </w:rPr>
        <w:t xml:space="preserve"> </w:t>
      </w:r>
      <w:r>
        <w:rPr>
          <w:sz w:val="20"/>
        </w:rPr>
        <w:t>with</w:t>
      </w:r>
      <w:r>
        <w:rPr>
          <w:spacing w:val="-5"/>
          <w:sz w:val="20"/>
        </w:rPr>
        <w:t xml:space="preserve"> </w:t>
      </w:r>
      <w:r>
        <w:rPr>
          <w:sz w:val="20"/>
        </w:rPr>
        <w:t>CIELAB,</w:t>
      </w:r>
      <w:r>
        <w:rPr>
          <w:spacing w:val="-6"/>
          <w:sz w:val="20"/>
        </w:rPr>
        <w:t xml:space="preserve"> </w:t>
      </w:r>
      <w:r>
        <w:rPr>
          <w:sz w:val="20"/>
        </w:rPr>
        <w:t>not</w:t>
      </w:r>
      <w:r>
        <w:rPr>
          <w:spacing w:val="-6"/>
          <w:sz w:val="20"/>
        </w:rPr>
        <w:t xml:space="preserve"> </w:t>
      </w:r>
      <w:r>
        <w:rPr>
          <w:sz w:val="20"/>
        </w:rPr>
        <w:t>the</w:t>
      </w:r>
      <w:r>
        <w:rPr>
          <w:spacing w:val="-5"/>
          <w:sz w:val="20"/>
        </w:rPr>
        <w:t xml:space="preserve"> </w:t>
      </w:r>
      <w:r>
        <w:rPr>
          <w:sz w:val="20"/>
        </w:rPr>
        <w:t>best</w:t>
      </w:r>
      <w:r>
        <w:rPr>
          <w:spacing w:val="-6"/>
          <w:sz w:val="20"/>
        </w:rPr>
        <w:t xml:space="preserve"> </w:t>
      </w:r>
      <w:r>
        <w:rPr>
          <w:sz w:val="20"/>
        </w:rPr>
        <w:t>one</w:t>
      </w:r>
      <w:r>
        <w:rPr>
          <w:spacing w:val="-6"/>
          <w:sz w:val="20"/>
        </w:rPr>
        <w:t xml:space="preserve"> </w:t>
      </w:r>
      <w:r>
        <w:rPr>
          <w:sz w:val="20"/>
        </w:rPr>
        <w:t>on</w:t>
      </w:r>
      <w:r>
        <w:rPr>
          <w:spacing w:val="-5"/>
          <w:sz w:val="20"/>
        </w:rPr>
        <w:t xml:space="preserve"> </w:t>
      </w:r>
      <w:r>
        <w:rPr>
          <w:sz w:val="20"/>
        </w:rPr>
        <w:t>most</w:t>
      </w:r>
      <w:r>
        <w:rPr>
          <w:spacing w:val="-6"/>
          <w:sz w:val="20"/>
        </w:rPr>
        <w:t xml:space="preserve"> </w:t>
      </w:r>
      <w:r>
        <w:rPr>
          <w:spacing w:val="-2"/>
          <w:sz w:val="20"/>
        </w:rPr>
        <w:t>datasets.</w:t>
      </w:r>
      <w:r>
        <w:rPr>
          <w:rFonts w:ascii="Times New Roman"/>
          <w:sz w:val="20"/>
        </w:rPr>
        <w:tab/>
      </w:r>
      <w:r>
        <w:rPr>
          <w:rFonts w:ascii="Trebuchet MS"/>
          <w:spacing w:val="-5"/>
          <w:sz w:val="10"/>
        </w:rPr>
        <w:t>829</w:t>
      </w:r>
    </w:p>
    <w:p w14:paraId="4924E1C9" w14:textId="45AA3BBC" w:rsidR="00EA1924" w:rsidRDefault="00000000">
      <w:pPr>
        <w:tabs>
          <w:tab w:val="left" w:pos="10859"/>
        </w:tabs>
        <w:spacing w:before="30"/>
        <w:ind w:left="3187"/>
        <w:rPr>
          <w:rFonts w:ascii="Trebuchet MS"/>
          <w:sz w:val="10"/>
        </w:rPr>
      </w:pPr>
      <w:r>
        <w:rPr>
          <w:spacing w:val="-2"/>
          <w:sz w:val="20"/>
        </w:rPr>
        <w:t>Against</w:t>
      </w:r>
      <w:r>
        <w:rPr>
          <w:spacing w:val="-3"/>
          <w:sz w:val="20"/>
        </w:rPr>
        <w:t xml:space="preserve"> </w:t>
      </w:r>
      <w:r>
        <w:rPr>
          <w:spacing w:val="-2"/>
          <w:sz w:val="20"/>
        </w:rPr>
        <w:t xml:space="preserve">that </w:t>
      </w:r>
      <w:del w:id="817" w:author="Phil Green" w:date="2026-08-30T19:04:00Z" w16du:dateUtc="2026-08-30T17:04:00Z">
        <w:r w:rsidDel="0053697F">
          <w:rPr>
            <w:spacing w:val="-2"/>
            <w:sz w:val="20"/>
          </w:rPr>
          <w:delText xml:space="preserve">corrected </w:delText>
        </w:r>
      </w:del>
      <w:r>
        <w:rPr>
          <w:spacing w:val="-2"/>
          <w:sz w:val="20"/>
        </w:rPr>
        <w:t>baseline,</w:t>
      </w:r>
      <w:r>
        <w:rPr>
          <w:spacing w:val="-3"/>
          <w:sz w:val="20"/>
        </w:rPr>
        <w:t xml:space="preserve"> </w:t>
      </w:r>
      <w:r>
        <w:rPr>
          <w:spacing w:val="-2"/>
          <w:sz w:val="20"/>
        </w:rPr>
        <w:t>Gaussian process regression</w:t>
      </w:r>
      <w:r>
        <w:rPr>
          <w:spacing w:val="-3"/>
          <w:sz w:val="20"/>
        </w:rPr>
        <w:t xml:space="preserve"> </w:t>
      </w:r>
      <w:r>
        <w:rPr>
          <w:spacing w:val="-2"/>
          <w:sz w:val="20"/>
        </w:rPr>
        <w:t>remains the best-median</w:t>
      </w:r>
      <w:r>
        <w:rPr>
          <w:rFonts w:ascii="Times New Roman"/>
          <w:sz w:val="20"/>
        </w:rPr>
        <w:tab/>
      </w:r>
      <w:r>
        <w:rPr>
          <w:rFonts w:ascii="Trebuchet MS"/>
          <w:spacing w:val="-5"/>
          <w:sz w:val="10"/>
        </w:rPr>
        <w:t>830</w:t>
      </w:r>
    </w:p>
    <w:p w14:paraId="26F6C48C" w14:textId="0ADDA1BF" w:rsidR="00EA1924" w:rsidDel="0053697F" w:rsidRDefault="00000000" w:rsidP="0053697F">
      <w:pPr>
        <w:tabs>
          <w:tab w:val="left" w:pos="10859"/>
        </w:tabs>
        <w:spacing w:before="22"/>
        <w:ind w:left="2761"/>
        <w:rPr>
          <w:del w:id="818" w:author="Phil Green" w:date="2026-08-30T19:04:00Z" w16du:dateUtc="2026-08-30T17:04:00Z"/>
          <w:rFonts w:ascii="Trebuchet MS" w:hAnsi="Trebuchet MS"/>
          <w:sz w:val="10"/>
        </w:rPr>
      </w:pPr>
      <w:r>
        <w:rPr>
          <w:sz w:val="20"/>
        </w:rPr>
        <w:t>model</w:t>
      </w:r>
      <w:r>
        <w:rPr>
          <w:spacing w:val="-9"/>
          <w:sz w:val="20"/>
        </w:rPr>
        <w:t xml:space="preserve"> </w:t>
      </w:r>
      <w:r>
        <w:rPr>
          <w:sz w:val="20"/>
        </w:rPr>
        <w:t>on</w:t>
      </w:r>
      <w:r>
        <w:rPr>
          <w:spacing w:val="-8"/>
          <w:sz w:val="20"/>
        </w:rPr>
        <w:t xml:space="preserve"> </w:t>
      </w:r>
      <w:r>
        <w:rPr>
          <w:sz w:val="20"/>
        </w:rPr>
        <w:t>8</w:t>
      </w:r>
      <w:r>
        <w:rPr>
          <w:spacing w:val="-9"/>
          <w:sz w:val="20"/>
        </w:rPr>
        <w:t xml:space="preserve"> </w:t>
      </w:r>
      <w:r>
        <w:rPr>
          <w:sz w:val="20"/>
        </w:rPr>
        <w:t>of</w:t>
      </w:r>
      <w:r>
        <w:rPr>
          <w:spacing w:val="-8"/>
          <w:sz w:val="20"/>
        </w:rPr>
        <w:t xml:space="preserve"> </w:t>
      </w:r>
      <w:r>
        <w:rPr>
          <w:sz w:val="20"/>
        </w:rPr>
        <w:t>the</w:t>
      </w:r>
      <w:r>
        <w:rPr>
          <w:spacing w:val="-9"/>
          <w:sz w:val="20"/>
        </w:rPr>
        <w:t xml:space="preserve"> </w:t>
      </w:r>
      <w:r>
        <w:rPr>
          <w:sz w:val="20"/>
        </w:rPr>
        <w:t>9</w:t>
      </w:r>
      <w:r>
        <w:rPr>
          <w:spacing w:val="-8"/>
          <w:sz w:val="20"/>
        </w:rPr>
        <w:t xml:space="preserve"> </w:t>
      </w:r>
      <w:r>
        <w:rPr>
          <w:sz w:val="20"/>
        </w:rPr>
        <w:t>datasets,</w:t>
      </w:r>
      <w:r>
        <w:rPr>
          <w:spacing w:val="-8"/>
          <w:sz w:val="20"/>
        </w:rPr>
        <w:t xml:space="preserve"> </w:t>
      </w:r>
      <w:r>
        <w:rPr>
          <w:sz w:val="20"/>
        </w:rPr>
        <w:t>at</w:t>
      </w:r>
      <w:r>
        <w:rPr>
          <w:spacing w:val="-6"/>
          <w:sz w:val="20"/>
        </w:rPr>
        <w:t xml:space="preserve"> </w:t>
      </w:r>
      <w:r>
        <w:rPr>
          <w:i/>
          <w:sz w:val="20"/>
        </w:rPr>
        <w:t>n</w:t>
      </w:r>
      <w:r>
        <w:rPr>
          <w:i/>
          <w:spacing w:val="1"/>
          <w:sz w:val="20"/>
        </w:rPr>
        <w:t xml:space="preserve"> </w:t>
      </w:r>
      <w:r>
        <w:rPr>
          <w:rFonts w:ascii="Tahoma" w:hAnsi="Tahoma"/>
          <w:sz w:val="20"/>
        </w:rPr>
        <w:t>=</w:t>
      </w:r>
      <w:r>
        <w:rPr>
          <w:rFonts w:ascii="Tahoma" w:hAnsi="Tahoma"/>
          <w:spacing w:val="-14"/>
          <w:sz w:val="20"/>
        </w:rPr>
        <w:t xml:space="preserve"> </w:t>
      </w:r>
      <w:r>
        <w:rPr>
          <w:sz w:val="20"/>
        </w:rPr>
        <w:t>3,</w:t>
      </w:r>
      <w:r>
        <w:rPr>
          <w:spacing w:val="-8"/>
          <w:sz w:val="20"/>
        </w:rPr>
        <w:t xml:space="preserve"> </w:t>
      </w:r>
      <w:r>
        <w:rPr>
          <w:sz w:val="20"/>
        </w:rPr>
        <w:t>4,</w:t>
      </w:r>
      <w:r>
        <w:rPr>
          <w:spacing w:val="-9"/>
          <w:sz w:val="20"/>
        </w:rPr>
        <w:t xml:space="preserve"> </w:t>
      </w:r>
      <w:r>
        <w:rPr>
          <w:sz w:val="20"/>
        </w:rPr>
        <w:t>5</w:t>
      </w:r>
      <w:r>
        <w:rPr>
          <w:spacing w:val="-8"/>
          <w:sz w:val="20"/>
        </w:rPr>
        <w:t xml:space="preserve"> </w:t>
      </w:r>
      <w:r>
        <w:rPr>
          <w:sz w:val="20"/>
        </w:rPr>
        <w:t>and</w:t>
      </w:r>
      <w:r>
        <w:rPr>
          <w:spacing w:val="-9"/>
          <w:sz w:val="20"/>
        </w:rPr>
        <w:t xml:space="preserve"> </w:t>
      </w:r>
      <w:r>
        <w:rPr>
          <w:sz w:val="20"/>
        </w:rPr>
        <w:t>7</w:t>
      </w:r>
      <w:r>
        <w:rPr>
          <w:spacing w:val="-8"/>
          <w:sz w:val="20"/>
        </w:rPr>
        <w:t xml:space="preserve"> </w:t>
      </w:r>
      <w:r>
        <w:rPr>
          <w:sz w:val="20"/>
        </w:rPr>
        <w:t>alike</w:t>
      </w:r>
      <w:del w:id="819" w:author="Phil Green" w:date="2026-08-30T19:04:00Z" w16du:dateUtc="2026-08-30T17:04:00Z">
        <w:r w:rsidDel="0053697F">
          <w:rPr>
            <w:sz w:val="20"/>
          </w:rPr>
          <w:delText>,</w:delText>
        </w:r>
        <w:r w:rsidDel="0053697F">
          <w:rPr>
            <w:spacing w:val="-9"/>
            <w:sz w:val="20"/>
          </w:rPr>
          <w:delText xml:space="preserve"> </w:delText>
        </w:r>
        <w:r w:rsidDel="0053697F">
          <w:rPr>
            <w:sz w:val="20"/>
          </w:rPr>
          <w:delText>but</w:delText>
        </w:r>
        <w:r w:rsidDel="0053697F">
          <w:rPr>
            <w:spacing w:val="-8"/>
            <w:sz w:val="20"/>
          </w:rPr>
          <w:delText xml:space="preserve"> </w:delText>
        </w:r>
        <w:r w:rsidDel="0053697F">
          <w:rPr>
            <w:sz w:val="20"/>
          </w:rPr>
          <w:delText>its</w:delText>
        </w:r>
        <w:r w:rsidDel="0053697F">
          <w:rPr>
            <w:spacing w:val="-8"/>
            <w:sz w:val="20"/>
          </w:rPr>
          <w:delText xml:space="preserve"> </w:delText>
        </w:r>
        <w:r w:rsidDel="0053697F">
          <w:rPr>
            <w:sz w:val="20"/>
          </w:rPr>
          <w:delText>margin</w:delText>
        </w:r>
        <w:r w:rsidDel="0053697F">
          <w:rPr>
            <w:spacing w:val="-9"/>
            <w:sz w:val="20"/>
          </w:rPr>
          <w:delText xml:space="preserve"> </w:delText>
        </w:r>
        <w:r w:rsidDel="0053697F">
          <w:rPr>
            <w:sz w:val="20"/>
          </w:rPr>
          <w:delText>is</w:delText>
        </w:r>
        <w:r w:rsidDel="0053697F">
          <w:rPr>
            <w:spacing w:val="-8"/>
            <w:sz w:val="20"/>
          </w:rPr>
          <w:delText xml:space="preserve"> </w:delText>
        </w:r>
        <w:r w:rsidDel="0053697F">
          <w:rPr>
            <w:sz w:val="20"/>
          </w:rPr>
          <w:delText>a</w:delText>
        </w:r>
        <w:r w:rsidDel="0053697F">
          <w:rPr>
            <w:spacing w:val="-9"/>
            <w:sz w:val="20"/>
          </w:rPr>
          <w:delText xml:space="preserve"> </w:delText>
        </w:r>
        <w:r w:rsidDel="0053697F">
          <w:rPr>
            <w:sz w:val="20"/>
          </w:rPr>
          <w:delText>factor</w:delText>
        </w:r>
        <w:r w:rsidDel="0053697F">
          <w:rPr>
            <w:spacing w:val="-8"/>
            <w:sz w:val="20"/>
          </w:rPr>
          <w:delText xml:space="preserve"> </w:delText>
        </w:r>
        <w:r w:rsidDel="0053697F">
          <w:rPr>
            <w:sz w:val="20"/>
          </w:rPr>
          <w:delText>of</w:delText>
        </w:r>
        <w:r w:rsidDel="0053697F">
          <w:rPr>
            <w:spacing w:val="-8"/>
            <w:sz w:val="20"/>
          </w:rPr>
          <w:delText xml:space="preserve"> </w:delText>
        </w:r>
        <w:r w:rsidDel="0053697F">
          <w:rPr>
            <w:sz w:val="20"/>
          </w:rPr>
          <w:delText>2.0–2.4</w:delText>
        </w:r>
        <w:r w:rsidDel="0053697F">
          <w:rPr>
            <w:spacing w:val="-9"/>
            <w:sz w:val="20"/>
          </w:rPr>
          <w:delText xml:space="preserve"> </w:delText>
        </w:r>
        <w:r w:rsidDel="0053697F">
          <w:rPr>
            <w:spacing w:val="-5"/>
            <w:sz w:val="20"/>
          </w:rPr>
          <w:delText>at</w:delText>
        </w:r>
        <w:r w:rsidDel="0053697F">
          <w:rPr>
            <w:rFonts w:ascii="Times New Roman" w:hAnsi="Times New Roman"/>
            <w:sz w:val="20"/>
          </w:rPr>
          <w:tab/>
        </w:r>
        <w:r w:rsidDel="0053697F">
          <w:rPr>
            <w:rFonts w:ascii="Trebuchet MS" w:hAnsi="Trebuchet MS"/>
            <w:spacing w:val="-5"/>
            <w:sz w:val="10"/>
          </w:rPr>
          <w:delText>831</w:delText>
        </w:r>
      </w:del>
    </w:p>
    <w:p w14:paraId="63DEF13E" w14:textId="04E46E86" w:rsidR="00EA1924" w:rsidDel="0053697F" w:rsidRDefault="00000000" w:rsidP="0053697F">
      <w:pPr>
        <w:tabs>
          <w:tab w:val="left" w:pos="10859"/>
        </w:tabs>
        <w:spacing w:before="22"/>
        <w:ind w:left="2761"/>
        <w:rPr>
          <w:del w:id="820" w:author="Phil Green" w:date="2026-08-30T19:04:00Z" w16du:dateUtc="2026-08-30T17:04:00Z"/>
          <w:rFonts w:ascii="Trebuchet MS" w:hAnsi="Trebuchet MS"/>
          <w:sz w:val="10"/>
        </w:rPr>
        <w:pPrChange w:id="821" w:author="Phil Green" w:date="2026-08-30T19:04:00Z" w16du:dateUtc="2026-08-30T17:04:00Z">
          <w:pPr>
            <w:tabs>
              <w:tab w:val="left" w:pos="10859"/>
            </w:tabs>
            <w:spacing w:before="21"/>
            <w:ind w:left="2764"/>
          </w:pPr>
        </w:pPrChange>
      </w:pPr>
      <w:del w:id="822" w:author="Phil Green" w:date="2026-08-30T19:04:00Z" w16du:dateUtc="2026-08-30T17:04:00Z">
        <w:r w:rsidDel="0053697F">
          <w:rPr>
            <w:i/>
            <w:sz w:val="20"/>
          </w:rPr>
          <w:delText>n</w:delText>
        </w:r>
        <w:r w:rsidDel="0053697F">
          <w:rPr>
            <w:i/>
            <w:spacing w:val="-11"/>
            <w:w w:val="125"/>
            <w:sz w:val="20"/>
          </w:rPr>
          <w:delText xml:space="preserve"> </w:delText>
        </w:r>
        <w:r w:rsidDel="0053697F">
          <w:rPr>
            <w:rFonts w:ascii="Libertinus Sans" w:hAnsi="Libertinus Sans"/>
            <w:i/>
            <w:w w:val="125"/>
            <w:sz w:val="20"/>
          </w:rPr>
          <w:delText>≤</w:delText>
        </w:r>
        <w:r w:rsidDel="0053697F">
          <w:rPr>
            <w:rFonts w:ascii="Libertinus Sans" w:hAnsi="Libertinus Sans"/>
            <w:i/>
            <w:spacing w:val="-12"/>
            <w:w w:val="125"/>
            <w:sz w:val="20"/>
          </w:rPr>
          <w:delText xml:space="preserve"> </w:delText>
        </w:r>
        <w:r w:rsidDel="0053697F">
          <w:rPr>
            <w:sz w:val="20"/>
          </w:rPr>
          <w:delText>4</w:delText>
        </w:r>
        <w:r w:rsidDel="0053697F">
          <w:rPr>
            <w:spacing w:val="-6"/>
            <w:sz w:val="20"/>
          </w:rPr>
          <w:delText xml:space="preserve"> </w:delText>
        </w:r>
        <w:r w:rsidDel="0053697F">
          <w:rPr>
            <w:sz w:val="20"/>
          </w:rPr>
          <w:delText>and</w:delText>
        </w:r>
        <w:r w:rsidDel="0053697F">
          <w:rPr>
            <w:spacing w:val="-6"/>
            <w:sz w:val="20"/>
          </w:rPr>
          <w:delText xml:space="preserve"> </w:delText>
        </w:r>
        <w:r w:rsidDel="0053697F">
          <w:rPr>
            <w:sz w:val="20"/>
          </w:rPr>
          <w:delText>1.1–1.7</w:delText>
        </w:r>
        <w:r w:rsidDel="0053697F">
          <w:rPr>
            <w:spacing w:val="-6"/>
            <w:sz w:val="20"/>
          </w:rPr>
          <w:delText xml:space="preserve"> </w:delText>
        </w:r>
        <w:r w:rsidDel="0053697F">
          <w:rPr>
            <w:sz w:val="20"/>
          </w:rPr>
          <w:delText>at</w:delText>
        </w:r>
        <w:r w:rsidDel="0053697F">
          <w:rPr>
            <w:spacing w:val="-4"/>
            <w:sz w:val="20"/>
          </w:rPr>
          <w:delText xml:space="preserve"> </w:delText>
        </w:r>
        <w:r w:rsidDel="0053697F">
          <w:rPr>
            <w:i/>
            <w:sz w:val="20"/>
          </w:rPr>
          <w:delText>n</w:delText>
        </w:r>
        <w:r w:rsidDel="0053697F">
          <w:rPr>
            <w:i/>
            <w:spacing w:val="4"/>
            <w:sz w:val="20"/>
          </w:rPr>
          <w:delText xml:space="preserve"> </w:delText>
        </w:r>
        <w:r w:rsidDel="0053697F">
          <w:rPr>
            <w:rFonts w:ascii="Verdana" w:hAnsi="Verdana"/>
            <w:i/>
            <w:sz w:val="20"/>
          </w:rPr>
          <w:delText>&gt;</w:delText>
        </w:r>
        <w:r w:rsidDel="0053697F">
          <w:rPr>
            <w:rFonts w:ascii="Verdana" w:hAnsi="Verdana"/>
            <w:i/>
            <w:spacing w:val="-18"/>
            <w:sz w:val="20"/>
          </w:rPr>
          <w:delText xml:space="preserve"> </w:delText>
        </w:r>
        <w:r w:rsidDel="0053697F">
          <w:rPr>
            <w:sz w:val="20"/>
          </w:rPr>
          <w:delText>4</w:delText>
        </w:r>
        <w:r w:rsidDel="0053697F">
          <w:rPr>
            <w:spacing w:val="-6"/>
            <w:sz w:val="20"/>
          </w:rPr>
          <w:delText xml:space="preserve"> </w:delText>
        </w:r>
        <w:r w:rsidDel="0053697F">
          <w:rPr>
            <w:sz w:val="20"/>
          </w:rPr>
          <w:delText>rather</w:delText>
        </w:r>
        <w:r w:rsidDel="0053697F">
          <w:rPr>
            <w:spacing w:val="-6"/>
            <w:sz w:val="20"/>
          </w:rPr>
          <w:delText xml:space="preserve"> </w:delText>
        </w:r>
        <w:r w:rsidDel="0053697F">
          <w:rPr>
            <w:sz w:val="20"/>
          </w:rPr>
          <w:delText>than</w:delText>
        </w:r>
        <w:r w:rsidDel="0053697F">
          <w:rPr>
            <w:spacing w:val="-7"/>
            <w:sz w:val="20"/>
          </w:rPr>
          <w:delText xml:space="preserve"> </w:delText>
        </w:r>
        <w:r w:rsidDel="0053697F">
          <w:rPr>
            <w:sz w:val="20"/>
          </w:rPr>
          <w:delText>the</w:delText>
        </w:r>
        <w:r w:rsidDel="0053697F">
          <w:rPr>
            <w:spacing w:val="-6"/>
            <w:sz w:val="20"/>
          </w:rPr>
          <w:delText xml:space="preserve"> </w:delText>
        </w:r>
        <w:r w:rsidDel="0053697F">
          <w:rPr>
            <w:sz w:val="20"/>
          </w:rPr>
          <w:delText>order</w:delText>
        </w:r>
        <w:r w:rsidDel="0053697F">
          <w:rPr>
            <w:spacing w:val="-6"/>
            <w:sz w:val="20"/>
          </w:rPr>
          <w:delText xml:space="preserve"> </w:delText>
        </w:r>
        <w:r w:rsidDel="0053697F">
          <w:rPr>
            <w:sz w:val="20"/>
          </w:rPr>
          <w:delText>of</w:delText>
        </w:r>
        <w:r w:rsidDel="0053697F">
          <w:rPr>
            <w:spacing w:val="-6"/>
            <w:sz w:val="20"/>
          </w:rPr>
          <w:delText xml:space="preserve"> </w:delText>
        </w:r>
        <w:r w:rsidDel="0053697F">
          <w:rPr>
            <w:sz w:val="20"/>
          </w:rPr>
          <w:delText>magnitude</w:delText>
        </w:r>
        <w:r w:rsidDel="0053697F">
          <w:rPr>
            <w:spacing w:val="-7"/>
            <w:sz w:val="20"/>
          </w:rPr>
          <w:delText xml:space="preserve"> </w:delText>
        </w:r>
        <w:r w:rsidDel="0053697F">
          <w:rPr>
            <w:sz w:val="20"/>
          </w:rPr>
          <w:delText>the</w:delText>
        </w:r>
        <w:r w:rsidDel="0053697F">
          <w:rPr>
            <w:spacing w:val="-6"/>
            <w:sz w:val="20"/>
          </w:rPr>
          <w:delText xml:space="preserve"> </w:delText>
        </w:r>
        <w:r w:rsidDel="0053697F">
          <w:rPr>
            <w:sz w:val="20"/>
          </w:rPr>
          <w:delText>uncorrected</w:delText>
        </w:r>
        <w:r w:rsidDel="0053697F">
          <w:rPr>
            <w:spacing w:val="-6"/>
            <w:sz w:val="20"/>
          </w:rPr>
          <w:delText xml:space="preserve"> </w:delText>
        </w:r>
        <w:r w:rsidDel="0053697F">
          <w:rPr>
            <w:spacing w:val="-2"/>
            <w:sz w:val="20"/>
          </w:rPr>
          <w:delText>comparison</w:delText>
        </w:r>
        <w:r w:rsidDel="0053697F">
          <w:rPr>
            <w:rFonts w:ascii="Times New Roman" w:hAnsi="Times New Roman"/>
            <w:sz w:val="20"/>
          </w:rPr>
          <w:tab/>
        </w:r>
        <w:r w:rsidDel="0053697F">
          <w:rPr>
            <w:rFonts w:ascii="Trebuchet MS" w:hAnsi="Trebuchet MS"/>
            <w:spacing w:val="-5"/>
            <w:sz w:val="10"/>
          </w:rPr>
          <w:delText>832</w:delText>
        </w:r>
      </w:del>
    </w:p>
    <w:p w14:paraId="7AD9D52D" w14:textId="375F95F0" w:rsidR="00EA1924" w:rsidRDefault="00000000" w:rsidP="0053697F">
      <w:pPr>
        <w:tabs>
          <w:tab w:val="left" w:pos="10859"/>
        </w:tabs>
        <w:spacing w:before="22"/>
        <w:ind w:left="2761"/>
        <w:rPr>
          <w:rFonts w:ascii="Trebuchet MS"/>
          <w:sz w:val="10"/>
        </w:rPr>
        <w:pPrChange w:id="823" w:author="Phil Green" w:date="2026-08-30T19:04:00Z" w16du:dateUtc="2026-08-30T17:04:00Z">
          <w:pPr>
            <w:tabs>
              <w:tab w:val="left" w:pos="10859"/>
            </w:tabs>
            <w:spacing w:before="21"/>
            <w:ind w:left="2761"/>
          </w:pPr>
        </w:pPrChange>
      </w:pPr>
      <w:del w:id="824" w:author="Phil Green" w:date="2026-08-30T19:04:00Z" w16du:dateUtc="2026-08-30T17:04:00Z">
        <w:r w:rsidDel="0053697F">
          <w:rPr>
            <w:sz w:val="20"/>
          </w:rPr>
          <w:delText>implied</w:delText>
        </w:r>
      </w:del>
      <w:r>
        <w:rPr>
          <w:sz w:val="20"/>
        </w:rPr>
        <w:t>;</w:t>
      </w:r>
      <w:r>
        <w:rPr>
          <w:spacing w:val="32"/>
          <w:sz w:val="20"/>
        </w:rPr>
        <w:t xml:space="preserve"> </w:t>
      </w:r>
      <w:r>
        <w:rPr>
          <w:sz w:val="20"/>
        </w:rPr>
        <w:t>on</w:t>
      </w:r>
      <w:r>
        <w:rPr>
          <w:spacing w:val="22"/>
          <w:sz w:val="20"/>
        </w:rPr>
        <w:t xml:space="preserve"> </w:t>
      </w:r>
      <w:r>
        <w:rPr>
          <w:sz w:val="20"/>
        </w:rPr>
        <w:t>two</w:t>
      </w:r>
      <w:r>
        <w:rPr>
          <w:spacing w:val="22"/>
          <w:sz w:val="20"/>
        </w:rPr>
        <w:t xml:space="preserve"> </w:t>
      </w:r>
      <w:r>
        <w:rPr>
          <w:sz w:val="20"/>
        </w:rPr>
        <w:t>of</w:t>
      </w:r>
      <w:r>
        <w:rPr>
          <w:spacing w:val="22"/>
          <w:sz w:val="20"/>
        </w:rPr>
        <w:t xml:space="preserve"> </w:t>
      </w:r>
      <w:r>
        <w:rPr>
          <w:sz w:val="20"/>
        </w:rPr>
        <w:t>the</w:t>
      </w:r>
      <w:r>
        <w:rPr>
          <w:spacing w:val="22"/>
          <w:sz w:val="20"/>
        </w:rPr>
        <w:t xml:space="preserve"> </w:t>
      </w:r>
      <w:r>
        <w:rPr>
          <w:sz w:val="20"/>
        </w:rPr>
        <w:t>three</w:t>
      </w:r>
      <w:r>
        <w:rPr>
          <w:spacing w:val="25"/>
          <w:sz w:val="20"/>
        </w:rPr>
        <w:t xml:space="preserve"> </w:t>
      </w:r>
      <w:r>
        <w:rPr>
          <w:i/>
          <w:sz w:val="20"/>
        </w:rPr>
        <w:t>n</w:t>
      </w:r>
      <w:r>
        <w:rPr>
          <w:i/>
          <w:spacing w:val="52"/>
          <w:sz w:val="20"/>
        </w:rPr>
        <w:t xml:space="preserve"> </w:t>
      </w:r>
      <w:r>
        <w:rPr>
          <w:rFonts w:ascii="Verdana"/>
          <w:i/>
          <w:sz w:val="20"/>
        </w:rPr>
        <w:t>&gt;</w:t>
      </w:r>
      <w:r>
        <w:rPr>
          <w:rFonts w:ascii="Verdana"/>
          <w:i/>
          <w:spacing w:val="28"/>
          <w:sz w:val="20"/>
        </w:rPr>
        <w:t xml:space="preserve"> </w:t>
      </w:r>
      <w:r>
        <w:rPr>
          <w:sz w:val="20"/>
        </w:rPr>
        <w:t>4</w:t>
      </w:r>
      <w:r>
        <w:rPr>
          <w:spacing w:val="22"/>
          <w:sz w:val="20"/>
        </w:rPr>
        <w:t xml:space="preserve"> </w:t>
      </w:r>
      <w:r>
        <w:rPr>
          <w:sz w:val="20"/>
        </w:rPr>
        <w:t>datasets</w:t>
      </w:r>
      <w:r>
        <w:rPr>
          <w:spacing w:val="22"/>
          <w:sz w:val="20"/>
        </w:rPr>
        <w:t xml:space="preserve"> </w:t>
      </w:r>
      <w:r>
        <w:rPr>
          <w:sz w:val="20"/>
        </w:rPr>
        <w:t>a</w:t>
      </w:r>
      <w:r>
        <w:rPr>
          <w:spacing w:val="22"/>
          <w:sz w:val="20"/>
        </w:rPr>
        <w:t xml:space="preserve"> </w:t>
      </w:r>
      <w:r>
        <w:rPr>
          <w:sz w:val="20"/>
        </w:rPr>
        <w:t>degree-4</w:t>
      </w:r>
      <w:r>
        <w:rPr>
          <w:spacing w:val="22"/>
          <w:sz w:val="20"/>
        </w:rPr>
        <w:t xml:space="preserve"> </w:t>
      </w:r>
      <w:r>
        <w:rPr>
          <w:sz w:val="20"/>
        </w:rPr>
        <w:t>CIELAB</w:t>
      </w:r>
      <w:r>
        <w:rPr>
          <w:spacing w:val="22"/>
          <w:sz w:val="20"/>
        </w:rPr>
        <w:t xml:space="preserve"> </w:t>
      </w:r>
      <w:r>
        <w:rPr>
          <w:sz w:val="20"/>
        </w:rPr>
        <w:t>polynomial</w:t>
      </w:r>
      <w:r>
        <w:rPr>
          <w:spacing w:val="22"/>
          <w:sz w:val="20"/>
        </w:rPr>
        <w:t xml:space="preserve"> </w:t>
      </w:r>
      <w:r>
        <w:rPr>
          <w:sz w:val="20"/>
        </w:rPr>
        <w:t>beats</w:t>
      </w:r>
      <w:r>
        <w:rPr>
          <w:spacing w:val="22"/>
          <w:sz w:val="20"/>
        </w:rPr>
        <w:t xml:space="preserve"> </w:t>
      </w:r>
      <w:r>
        <w:rPr>
          <w:spacing w:val="-5"/>
          <w:sz w:val="20"/>
        </w:rPr>
        <w:t>the</w:t>
      </w:r>
      <w:r>
        <w:rPr>
          <w:rFonts w:ascii="Times New Roman"/>
          <w:sz w:val="20"/>
        </w:rPr>
        <w:tab/>
      </w:r>
      <w:r>
        <w:rPr>
          <w:rFonts w:ascii="Trebuchet MS"/>
          <w:spacing w:val="-5"/>
          <w:sz w:val="10"/>
        </w:rPr>
        <w:t>833</w:t>
      </w:r>
    </w:p>
    <w:p w14:paraId="11D410A4" w14:textId="77777777" w:rsidR="00EA1924" w:rsidRDefault="00000000">
      <w:pPr>
        <w:tabs>
          <w:tab w:val="left" w:pos="10859"/>
        </w:tabs>
        <w:spacing w:before="30"/>
        <w:ind w:left="2755"/>
        <w:rPr>
          <w:rFonts w:ascii="Trebuchet MS"/>
          <w:sz w:val="10"/>
        </w:rPr>
      </w:pPr>
      <w:r>
        <w:rPr>
          <w:sz w:val="20"/>
        </w:rPr>
        <w:t>XYZ-fitted</w:t>
      </w:r>
      <w:r>
        <w:rPr>
          <w:spacing w:val="-3"/>
          <w:sz w:val="20"/>
        </w:rPr>
        <w:t xml:space="preserve"> </w:t>
      </w:r>
      <w:r>
        <w:rPr>
          <w:sz w:val="20"/>
        </w:rPr>
        <w:t>Gaussian</w:t>
      </w:r>
      <w:r>
        <w:rPr>
          <w:spacing w:val="-2"/>
          <w:sz w:val="20"/>
        </w:rPr>
        <w:t xml:space="preserve"> </w:t>
      </w:r>
      <w:r>
        <w:rPr>
          <w:sz w:val="20"/>
        </w:rPr>
        <w:t>process.</w:t>
      </w:r>
      <w:r>
        <w:rPr>
          <w:spacing w:val="10"/>
          <w:sz w:val="20"/>
        </w:rPr>
        <w:t xml:space="preserve"> </w:t>
      </w:r>
      <w:r>
        <w:rPr>
          <w:sz w:val="20"/>
        </w:rPr>
        <w:t>What</w:t>
      </w:r>
      <w:r>
        <w:rPr>
          <w:spacing w:val="-2"/>
          <w:sz w:val="20"/>
        </w:rPr>
        <w:t xml:space="preserve"> </w:t>
      </w:r>
      <w:r>
        <w:rPr>
          <w:sz w:val="20"/>
        </w:rPr>
        <w:t>the</w:t>
      </w:r>
      <w:r>
        <w:rPr>
          <w:spacing w:val="-2"/>
          <w:sz w:val="20"/>
        </w:rPr>
        <w:t xml:space="preserve"> </w:t>
      </w:r>
      <w:r>
        <w:rPr>
          <w:sz w:val="20"/>
        </w:rPr>
        <w:t>Gaussian</w:t>
      </w:r>
      <w:r>
        <w:rPr>
          <w:spacing w:val="-2"/>
          <w:sz w:val="20"/>
        </w:rPr>
        <w:t xml:space="preserve"> </w:t>
      </w:r>
      <w:r>
        <w:rPr>
          <w:sz w:val="20"/>
        </w:rPr>
        <w:t>process</w:t>
      </w:r>
      <w:r>
        <w:rPr>
          <w:spacing w:val="-2"/>
          <w:sz w:val="20"/>
        </w:rPr>
        <w:t xml:space="preserve"> </w:t>
      </w:r>
      <w:r>
        <w:rPr>
          <w:sz w:val="20"/>
        </w:rPr>
        <w:t>retains,</w:t>
      </w:r>
      <w:r>
        <w:rPr>
          <w:spacing w:val="-2"/>
          <w:sz w:val="20"/>
        </w:rPr>
        <w:t xml:space="preserve"> </w:t>
      </w:r>
      <w:r>
        <w:rPr>
          <w:sz w:val="20"/>
        </w:rPr>
        <w:t>and</w:t>
      </w:r>
      <w:r>
        <w:rPr>
          <w:spacing w:val="-2"/>
          <w:sz w:val="20"/>
        </w:rPr>
        <w:t xml:space="preserve"> </w:t>
      </w:r>
      <w:r>
        <w:rPr>
          <w:sz w:val="20"/>
        </w:rPr>
        <w:t>what</w:t>
      </w:r>
      <w:r>
        <w:rPr>
          <w:spacing w:val="-2"/>
          <w:sz w:val="20"/>
        </w:rPr>
        <w:t xml:space="preserve"> </w:t>
      </w:r>
      <w:r>
        <w:rPr>
          <w:sz w:val="20"/>
        </w:rPr>
        <w:t>a</w:t>
      </w:r>
      <w:r>
        <w:rPr>
          <w:spacing w:val="-2"/>
          <w:sz w:val="20"/>
        </w:rPr>
        <w:t xml:space="preserve"> practitioner</w:t>
      </w:r>
      <w:r>
        <w:rPr>
          <w:rFonts w:ascii="Times New Roman"/>
          <w:sz w:val="20"/>
        </w:rPr>
        <w:tab/>
      </w:r>
      <w:r>
        <w:rPr>
          <w:rFonts w:ascii="Trebuchet MS"/>
          <w:spacing w:val="-5"/>
          <w:sz w:val="10"/>
        </w:rPr>
        <w:t>834</w:t>
      </w:r>
    </w:p>
    <w:p w14:paraId="0F8F2FA2" w14:textId="77777777" w:rsidR="00EA1924" w:rsidRDefault="00000000">
      <w:pPr>
        <w:tabs>
          <w:tab w:val="left" w:pos="10859"/>
        </w:tabs>
        <w:spacing w:before="30"/>
        <w:ind w:left="2761"/>
        <w:rPr>
          <w:rFonts w:ascii="Trebuchet MS"/>
          <w:sz w:val="10"/>
        </w:rPr>
      </w:pPr>
      <w:r>
        <w:rPr>
          <w:sz w:val="20"/>
        </w:rPr>
        <w:t>should</w:t>
      </w:r>
      <w:r>
        <w:rPr>
          <w:spacing w:val="19"/>
          <w:sz w:val="20"/>
        </w:rPr>
        <w:t xml:space="preserve"> </w:t>
      </w:r>
      <w:r>
        <w:rPr>
          <w:sz w:val="20"/>
        </w:rPr>
        <w:t>weigh,</w:t>
      </w:r>
      <w:r>
        <w:rPr>
          <w:spacing w:val="24"/>
          <w:sz w:val="20"/>
        </w:rPr>
        <w:t xml:space="preserve"> </w:t>
      </w:r>
      <w:r>
        <w:rPr>
          <w:sz w:val="20"/>
        </w:rPr>
        <w:t>is</w:t>
      </w:r>
      <w:r>
        <w:rPr>
          <w:spacing w:val="20"/>
          <w:sz w:val="20"/>
        </w:rPr>
        <w:t xml:space="preserve"> </w:t>
      </w:r>
      <w:r>
        <w:rPr>
          <w:sz w:val="20"/>
        </w:rPr>
        <w:t>that</w:t>
      </w:r>
      <w:r>
        <w:rPr>
          <w:spacing w:val="20"/>
          <w:sz w:val="20"/>
        </w:rPr>
        <w:t xml:space="preserve"> </w:t>
      </w:r>
      <w:r>
        <w:rPr>
          <w:sz w:val="20"/>
        </w:rPr>
        <w:t>it</w:t>
      </w:r>
      <w:r>
        <w:rPr>
          <w:spacing w:val="19"/>
          <w:sz w:val="20"/>
        </w:rPr>
        <w:t xml:space="preserve"> </w:t>
      </w:r>
      <w:r>
        <w:rPr>
          <w:sz w:val="20"/>
        </w:rPr>
        <w:t>requires</w:t>
      </w:r>
      <w:r>
        <w:rPr>
          <w:spacing w:val="20"/>
          <w:sz w:val="20"/>
        </w:rPr>
        <w:t xml:space="preserve"> </w:t>
      </w:r>
      <w:r>
        <w:rPr>
          <w:sz w:val="20"/>
        </w:rPr>
        <w:t>no</w:t>
      </w:r>
      <w:r>
        <w:rPr>
          <w:spacing w:val="20"/>
          <w:sz w:val="20"/>
        </w:rPr>
        <w:t xml:space="preserve"> </w:t>
      </w:r>
      <w:r>
        <w:rPr>
          <w:sz w:val="20"/>
        </w:rPr>
        <w:t>choice</w:t>
      </w:r>
      <w:r>
        <w:rPr>
          <w:spacing w:val="20"/>
          <w:sz w:val="20"/>
        </w:rPr>
        <w:t xml:space="preserve"> </w:t>
      </w:r>
      <w:r>
        <w:rPr>
          <w:sz w:val="20"/>
        </w:rPr>
        <w:t>of</w:t>
      </w:r>
      <w:r>
        <w:rPr>
          <w:spacing w:val="19"/>
          <w:sz w:val="20"/>
        </w:rPr>
        <w:t xml:space="preserve"> </w:t>
      </w:r>
      <w:r>
        <w:rPr>
          <w:sz w:val="20"/>
        </w:rPr>
        <w:t>degree</w:t>
      </w:r>
      <w:r>
        <w:rPr>
          <w:spacing w:val="20"/>
          <w:sz w:val="20"/>
        </w:rPr>
        <w:t xml:space="preserve"> </w:t>
      </w:r>
      <w:r>
        <w:rPr>
          <w:sz w:val="20"/>
        </w:rPr>
        <w:t>or</w:t>
      </w:r>
      <w:r>
        <w:rPr>
          <w:spacing w:val="20"/>
          <w:sz w:val="20"/>
        </w:rPr>
        <w:t xml:space="preserve"> </w:t>
      </w:r>
      <w:r>
        <w:rPr>
          <w:sz w:val="20"/>
        </w:rPr>
        <w:t>fitting</w:t>
      </w:r>
      <w:r>
        <w:rPr>
          <w:spacing w:val="20"/>
          <w:sz w:val="20"/>
        </w:rPr>
        <w:t xml:space="preserve"> </w:t>
      </w:r>
      <w:r>
        <w:rPr>
          <w:sz w:val="20"/>
        </w:rPr>
        <w:t>space,</w:t>
      </w:r>
      <w:r>
        <w:rPr>
          <w:spacing w:val="24"/>
          <w:sz w:val="20"/>
        </w:rPr>
        <w:t xml:space="preserve"> </w:t>
      </w:r>
      <w:r>
        <w:rPr>
          <w:sz w:val="20"/>
        </w:rPr>
        <w:t>and</w:t>
      </w:r>
      <w:r>
        <w:rPr>
          <w:spacing w:val="19"/>
          <w:sz w:val="20"/>
        </w:rPr>
        <w:t xml:space="preserve"> </w:t>
      </w:r>
      <w:r>
        <w:rPr>
          <w:sz w:val="20"/>
        </w:rPr>
        <w:t>that</w:t>
      </w:r>
      <w:r>
        <w:rPr>
          <w:spacing w:val="20"/>
          <w:sz w:val="20"/>
        </w:rPr>
        <w:t xml:space="preserve"> </w:t>
      </w:r>
      <w:r>
        <w:rPr>
          <w:sz w:val="20"/>
        </w:rPr>
        <w:t>it</w:t>
      </w:r>
      <w:r>
        <w:rPr>
          <w:spacing w:val="20"/>
          <w:sz w:val="20"/>
        </w:rPr>
        <w:t xml:space="preserve"> </w:t>
      </w:r>
      <w:r>
        <w:rPr>
          <w:spacing w:val="-2"/>
          <w:sz w:val="20"/>
        </w:rPr>
        <w:t>holds</w:t>
      </w:r>
      <w:r>
        <w:rPr>
          <w:rFonts w:ascii="Times New Roman"/>
          <w:sz w:val="20"/>
        </w:rPr>
        <w:tab/>
      </w:r>
      <w:r>
        <w:rPr>
          <w:rFonts w:ascii="Trebuchet MS"/>
          <w:spacing w:val="-5"/>
          <w:sz w:val="10"/>
        </w:rPr>
        <w:t>835</w:t>
      </w:r>
    </w:p>
    <w:p w14:paraId="03231B58" w14:textId="77777777" w:rsidR="00EA1924" w:rsidRDefault="00000000">
      <w:pPr>
        <w:tabs>
          <w:tab w:val="left" w:pos="10859"/>
        </w:tabs>
        <w:spacing w:before="30"/>
        <w:ind w:left="2761"/>
        <w:rPr>
          <w:rFonts w:ascii="Trebuchet MS" w:hAnsi="Trebuchet MS"/>
          <w:sz w:val="10"/>
        </w:rPr>
      </w:pPr>
      <w:r>
        <w:rPr>
          <w:sz w:val="20"/>
        </w:rPr>
        <w:t>a</w:t>
      </w:r>
      <w:r>
        <w:rPr>
          <w:spacing w:val="10"/>
          <w:sz w:val="20"/>
        </w:rPr>
        <w:t xml:space="preserve"> </w:t>
      </w:r>
      <w:r>
        <w:rPr>
          <w:sz w:val="20"/>
        </w:rPr>
        <w:t>clear</w:t>
      </w:r>
      <w:r>
        <w:rPr>
          <w:spacing w:val="11"/>
          <w:sz w:val="20"/>
        </w:rPr>
        <w:t xml:space="preserve"> </w:t>
      </w:r>
      <w:r>
        <w:rPr>
          <w:sz w:val="20"/>
        </w:rPr>
        <w:t>margin</w:t>
      </w:r>
      <w:r>
        <w:rPr>
          <w:spacing w:val="10"/>
          <w:sz w:val="20"/>
        </w:rPr>
        <w:t xml:space="preserve"> </w:t>
      </w:r>
      <w:r>
        <w:rPr>
          <w:sz w:val="20"/>
        </w:rPr>
        <w:t>in</w:t>
      </w:r>
      <w:r>
        <w:rPr>
          <w:spacing w:val="11"/>
          <w:sz w:val="20"/>
        </w:rPr>
        <w:t xml:space="preserve"> </w:t>
      </w:r>
      <w:r>
        <w:rPr>
          <w:sz w:val="20"/>
        </w:rPr>
        <w:t>the</w:t>
      </w:r>
      <w:r>
        <w:rPr>
          <w:spacing w:val="10"/>
          <w:sz w:val="20"/>
        </w:rPr>
        <w:t xml:space="preserve"> </w:t>
      </w:r>
      <w:r>
        <w:rPr>
          <w:sz w:val="20"/>
        </w:rPr>
        <w:t>error</w:t>
      </w:r>
      <w:r>
        <w:rPr>
          <w:spacing w:val="11"/>
          <w:sz w:val="20"/>
        </w:rPr>
        <w:t xml:space="preserve"> </w:t>
      </w:r>
      <w:r>
        <w:rPr>
          <w:sz w:val="20"/>
        </w:rPr>
        <w:t>tail</w:t>
      </w:r>
      <w:r>
        <w:rPr>
          <w:spacing w:val="10"/>
          <w:sz w:val="20"/>
        </w:rPr>
        <w:t xml:space="preserve"> </w:t>
      </w:r>
      <w:r>
        <w:rPr>
          <w:sz w:val="20"/>
        </w:rPr>
        <w:t>at</w:t>
      </w:r>
      <w:r>
        <w:rPr>
          <w:spacing w:val="11"/>
          <w:sz w:val="20"/>
        </w:rPr>
        <w:t xml:space="preserve"> </w:t>
      </w:r>
      <w:r>
        <w:rPr>
          <w:sz w:val="20"/>
        </w:rPr>
        <w:t>high</w:t>
      </w:r>
      <w:r>
        <w:rPr>
          <w:spacing w:val="10"/>
          <w:sz w:val="20"/>
        </w:rPr>
        <w:t xml:space="preserve"> </w:t>
      </w:r>
      <w:r>
        <w:rPr>
          <w:sz w:val="20"/>
        </w:rPr>
        <w:t>ink</w:t>
      </w:r>
      <w:r>
        <w:rPr>
          <w:spacing w:val="11"/>
          <w:sz w:val="20"/>
        </w:rPr>
        <w:t xml:space="preserve"> </w:t>
      </w:r>
      <w:r>
        <w:rPr>
          <w:sz w:val="20"/>
        </w:rPr>
        <w:t>count.</w:t>
      </w:r>
      <w:r>
        <w:rPr>
          <w:spacing w:val="40"/>
          <w:sz w:val="20"/>
        </w:rPr>
        <w:t xml:space="preserve"> </w:t>
      </w:r>
      <w:r>
        <w:rPr>
          <w:sz w:val="20"/>
        </w:rPr>
        <w:t>Refining</w:t>
      </w:r>
      <w:r>
        <w:rPr>
          <w:spacing w:val="11"/>
          <w:sz w:val="20"/>
        </w:rPr>
        <w:t xml:space="preserve"> </w:t>
      </w:r>
      <w:r>
        <w:rPr>
          <w:sz w:val="20"/>
        </w:rPr>
        <w:t>the</w:t>
      </w:r>
      <w:r>
        <w:rPr>
          <w:spacing w:val="10"/>
          <w:sz w:val="20"/>
        </w:rPr>
        <w:t xml:space="preserve"> </w:t>
      </w:r>
      <w:r>
        <w:rPr>
          <w:sz w:val="20"/>
        </w:rPr>
        <w:t>polynomial’s</w:t>
      </w:r>
      <w:r>
        <w:rPr>
          <w:spacing w:val="11"/>
          <w:sz w:val="20"/>
        </w:rPr>
        <w:t xml:space="preserve"> </w:t>
      </w:r>
      <w:r>
        <w:rPr>
          <w:spacing w:val="-2"/>
          <w:sz w:val="20"/>
        </w:rPr>
        <w:t>coefficients</w:t>
      </w:r>
      <w:r>
        <w:rPr>
          <w:rFonts w:ascii="Times New Roman" w:hAnsi="Times New Roman"/>
          <w:sz w:val="20"/>
        </w:rPr>
        <w:tab/>
      </w:r>
      <w:r>
        <w:rPr>
          <w:rFonts w:ascii="Trebuchet MS" w:hAnsi="Trebuchet MS"/>
          <w:spacing w:val="-5"/>
          <w:sz w:val="10"/>
        </w:rPr>
        <w:t>836</w:t>
      </w:r>
    </w:p>
    <w:p w14:paraId="74DCA900" w14:textId="77777777" w:rsidR="00EA1924" w:rsidRDefault="00000000">
      <w:pPr>
        <w:tabs>
          <w:tab w:val="left" w:pos="10859"/>
        </w:tabs>
        <w:spacing w:before="30"/>
        <w:ind w:left="2761"/>
        <w:rPr>
          <w:rFonts w:ascii="Trebuchet MS" w:hAnsi="Trebuchet MS"/>
          <w:sz w:val="10"/>
        </w:rPr>
      </w:pPr>
      <w:r>
        <w:rPr>
          <w:sz w:val="20"/>
        </w:rPr>
        <w:t>directly</w:t>
      </w:r>
      <w:r>
        <w:rPr>
          <w:spacing w:val="-12"/>
          <w:sz w:val="20"/>
        </w:rPr>
        <w:t xml:space="preserve"> </w:t>
      </w:r>
      <w:r>
        <w:rPr>
          <w:sz w:val="20"/>
        </w:rPr>
        <w:t>on</w:t>
      </w:r>
      <w:r>
        <w:rPr>
          <w:spacing w:val="-9"/>
          <w:sz w:val="20"/>
        </w:rPr>
        <w:t xml:space="preserve"> </w:t>
      </w:r>
      <w:r>
        <w:rPr>
          <w:rFonts w:ascii="Calibri" w:hAnsi="Calibri"/>
          <w:sz w:val="20"/>
        </w:rPr>
        <w:t>∆</w:t>
      </w:r>
      <w:r>
        <w:rPr>
          <w:i/>
          <w:sz w:val="20"/>
        </w:rPr>
        <w:t>E</w:t>
      </w:r>
      <w:r>
        <w:rPr>
          <w:sz w:val="20"/>
          <w:vertAlign w:val="subscript"/>
        </w:rPr>
        <w:t>00</w:t>
      </w:r>
      <w:r>
        <w:rPr>
          <w:spacing w:val="-3"/>
          <w:sz w:val="20"/>
        </w:rPr>
        <w:t xml:space="preserve"> </w:t>
      </w:r>
      <w:r>
        <w:rPr>
          <w:sz w:val="20"/>
        </w:rPr>
        <w:t>helps</w:t>
      </w:r>
      <w:r>
        <w:rPr>
          <w:spacing w:val="-11"/>
          <w:sz w:val="20"/>
        </w:rPr>
        <w:t xml:space="preserve"> </w:t>
      </w:r>
      <w:r>
        <w:rPr>
          <w:sz w:val="20"/>
        </w:rPr>
        <w:t>at</w:t>
      </w:r>
      <w:r>
        <w:rPr>
          <w:spacing w:val="-11"/>
          <w:sz w:val="20"/>
        </w:rPr>
        <w:t xml:space="preserve"> </w:t>
      </w:r>
      <w:r>
        <w:rPr>
          <w:sz w:val="20"/>
        </w:rPr>
        <w:t>the</w:t>
      </w:r>
      <w:r>
        <w:rPr>
          <w:spacing w:val="-12"/>
          <w:sz w:val="20"/>
        </w:rPr>
        <w:t xml:space="preserve"> </w:t>
      </w:r>
      <w:r>
        <w:rPr>
          <w:sz w:val="20"/>
        </w:rPr>
        <w:t>margins</w:t>
      </w:r>
      <w:r>
        <w:rPr>
          <w:spacing w:val="-11"/>
          <w:sz w:val="20"/>
        </w:rPr>
        <w:t xml:space="preserve"> </w:t>
      </w:r>
      <w:r>
        <w:rPr>
          <w:sz w:val="20"/>
        </w:rPr>
        <w:t>but</w:t>
      </w:r>
      <w:r>
        <w:rPr>
          <w:spacing w:val="-11"/>
          <w:sz w:val="20"/>
        </w:rPr>
        <w:t xml:space="preserve"> </w:t>
      </w:r>
      <w:r>
        <w:rPr>
          <w:sz w:val="20"/>
        </w:rPr>
        <w:t>is</w:t>
      </w:r>
      <w:r>
        <w:rPr>
          <w:spacing w:val="-11"/>
          <w:sz w:val="20"/>
        </w:rPr>
        <w:t xml:space="preserve"> </w:t>
      </w:r>
      <w:r>
        <w:rPr>
          <w:sz w:val="20"/>
        </w:rPr>
        <w:t>largely</w:t>
      </w:r>
      <w:r>
        <w:rPr>
          <w:spacing w:val="-12"/>
          <w:sz w:val="20"/>
        </w:rPr>
        <w:t xml:space="preserve"> </w:t>
      </w:r>
      <w:r>
        <w:rPr>
          <w:sz w:val="20"/>
        </w:rPr>
        <w:t>subsumed</w:t>
      </w:r>
      <w:r>
        <w:rPr>
          <w:spacing w:val="-11"/>
          <w:sz w:val="20"/>
        </w:rPr>
        <w:t xml:space="preserve"> </w:t>
      </w:r>
      <w:r>
        <w:rPr>
          <w:sz w:val="20"/>
        </w:rPr>
        <w:t>by</w:t>
      </w:r>
      <w:r>
        <w:rPr>
          <w:spacing w:val="-11"/>
          <w:sz w:val="20"/>
        </w:rPr>
        <w:t xml:space="preserve"> </w:t>
      </w:r>
      <w:r>
        <w:rPr>
          <w:sz w:val="20"/>
        </w:rPr>
        <w:t>choosing</w:t>
      </w:r>
      <w:r>
        <w:rPr>
          <w:spacing w:val="-11"/>
          <w:sz w:val="20"/>
        </w:rPr>
        <w:t xml:space="preserve"> </w:t>
      </w:r>
      <w:r>
        <w:rPr>
          <w:sz w:val="20"/>
        </w:rPr>
        <w:t>the</w:t>
      </w:r>
      <w:r>
        <w:rPr>
          <w:spacing w:val="-11"/>
          <w:sz w:val="20"/>
        </w:rPr>
        <w:t xml:space="preserve"> </w:t>
      </w:r>
      <w:r>
        <w:rPr>
          <w:sz w:val="20"/>
        </w:rPr>
        <w:t>fitting</w:t>
      </w:r>
      <w:r>
        <w:rPr>
          <w:spacing w:val="-12"/>
          <w:sz w:val="20"/>
        </w:rPr>
        <w:t xml:space="preserve"> </w:t>
      </w:r>
      <w:r>
        <w:rPr>
          <w:spacing w:val="-2"/>
          <w:sz w:val="20"/>
        </w:rPr>
        <w:t>space</w:t>
      </w:r>
      <w:r>
        <w:rPr>
          <w:rFonts w:ascii="Times New Roman" w:hAnsi="Times New Roman"/>
          <w:sz w:val="20"/>
        </w:rPr>
        <w:tab/>
      </w:r>
      <w:r>
        <w:rPr>
          <w:rFonts w:ascii="Trebuchet MS" w:hAnsi="Trebuchet MS"/>
          <w:spacing w:val="-5"/>
          <w:sz w:val="10"/>
        </w:rPr>
        <w:t>837</w:t>
      </w:r>
    </w:p>
    <w:p w14:paraId="504C6162" w14:textId="77777777" w:rsidR="00EA1924" w:rsidRDefault="00000000">
      <w:pPr>
        <w:tabs>
          <w:tab w:val="left" w:pos="10859"/>
        </w:tabs>
        <w:spacing w:before="22"/>
        <w:ind w:left="2761"/>
        <w:rPr>
          <w:rFonts w:ascii="Trebuchet MS" w:hAnsi="Trebuchet MS"/>
          <w:sz w:val="10"/>
        </w:rPr>
      </w:pPr>
      <w:r>
        <w:rPr>
          <w:spacing w:val="-2"/>
          <w:sz w:val="20"/>
        </w:rPr>
        <w:t>correctly,</w:t>
      </w:r>
      <w:r>
        <w:rPr>
          <w:spacing w:val="-6"/>
          <w:sz w:val="20"/>
        </w:rPr>
        <w:t xml:space="preserve"> </w:t>
      </w:r>
      <w:r>
        <w:rPr>
          <w:spacing w:val="-2"/>
          <w:sz w:val="20"/>
        </w:rPr>
        <w:t>and</w:t>
      </w:r>
      <w:r>
        <w:rPr>
          <w:spacing w:val="-6"/>
          <w:sz w:val="20"/>
        </w:rPr>
        <w:t xml:space="preserve"> </w:t>
      </w:r>
      <w:r>
        <w:rPr>
          <w:spacing w:val="-2"/>
          <w:sz w:val="20"/>
        </w:rPr>
        <w:t>at</w:t>
      </w:r>
      <w:r>
        <w:rPr>
          <w:spacing w:val="-4"/>
          <w:sz w:val="20"/>
        </w:rPr>
        <w:t xml:space="preserve"> </w:t>
      </w:r>
      <w:r>
        <w:rPr>
          <w:i/>
          <w:spacing w:val="-2"/>
          <w:sz w:val="20"/>
        </w:rPr>
        <w:t>n</w:t>
      </w:r>
      <w:r>
        <w:rPr>
          <w:i/>
          <w:spacing w:val="4"/>
          <w:sz w:val="20"/>
        </w:rPr>
        <w:t xml:space="preserve"> </w:t>
      </w:r>
      <w:r>
        <w:rPr>
          <w:rFonts w:ascii="Tahoma" w:hAnsi="Tahoma"/>
          <w:spacing w:val="-2"/>
          <w:sz w:val="20"/>
        </w:rPr>
        <w:t>=</w:t>
      </w:r>
      <w:r>
        <w:rPr>
          <w:rFonts w:ascii="Tahoma" w:hAnsi="Tahoma"/>
          <w:spacing w:val="-11"/>
          <w:sz w:val="20"/>
        </w:rPr>
        <w:t xml:space="preserve"> </w:t>
      </w:r>
      <w:r>
        <w:rPr>
          <w:spacing w:val="-2"/>
          <w:sz w:val="20"/>
        </w:rPr>
        <w:t>7</w:t>
      </w:r>
      <w:r>
        <w:rPr>
          <w:spacing w:val="-6"/>
          <w:sz w:val="20"/>
        </w:rPr>
        <w:t xml:space="preserve"> </w:t>
      </w:r>
      <w:r>
        <w:rPr>
          <w:spacing w:val="-2"/>
          <w:sz w:val="20"/>
        </w:rPr>
        <w:t>it</w:t>
      </w:r>
      <w:r>
        <w:rPr>
          <w:spacing w:val="-6"/>
          <w:sz w:val="20"/>
        </w:rPr>
        <w:t xml:space="preserve"> </w:t>
      </w:r>
      <w:r>
        <w:rPr>
          <w:spacing w:val="-2"/>
          <w:sz w:val="20"/>
        </w:rPr>
        <w:t>either</w:t>
      </w:r>
      <w:r>
        <w:rPr>
          <w:spacing w:val="-6"/>
          <w:sz w:val="20"/>
        </w:rPr>
        <w:t xml:space="preserve"> </w:t>
      </w:r>
      <w:r>
        <w:rPr>
          <w:spacing w:val="-2"/>
          <w:sz w:val="20"/>
        </w:rPr>
        <w:t>stalls</w:t>
      </w:r>
      <w:r>
        <w:rPr>
          <w:spacing w:val="-5"/>
          <w:sz w:val="20"/>
        </w:rPr>
        <w:t xml:space="preserve"> </w:t>
      </w:r>
      <w:r>
        <w:rPr>
          <w:spacing w:val="-2"/>
          <w:sz w:val="20"/>
        </w:rPr>
        <w:t>(Nelder–Mead)</w:t>
      </w:r>
      <w:r>
        <w:rPr>
          <w:spacing w:val="-6"/>
          <w:sz w:val="20"/>
        </w:rPr>
        <w:t xml:space="preserve"> </w:t>
      </w:r>
      <w:r>
        <w:rPr>
          <w:spacing w:val="-2"/>
          <w:sz w:val="20"/>
        </w:rPr>
        <w:t>or</w:t>
      </w:r>
      <w:r>
        <w:rPr>
          <w:spacing w:val="-6"/>
          <w:sz w:val="20"/>
        </w:rPr>
        <w:t xml:space="preserve"> </w:t>
      </w:r>
      <w:r>
        <w:rPr>
          <w:spacing w:val="-2"/>
          <w:sz w:val="20"/>
        </w:rPr>
        <w:t>becomes</w:t>
      </w:r>
      <w:r>
        <w:rPr>
          <w:spacing w:val="-6"/>
          <w:sz w:val="20"/>
        </w:rPr>
        <w:t xml:space="preserve"> </w:t>
      </w:r>
      <w:commentRangeStart w:id="825"/>
      <w:r>
        <w:rPr>
          <w:spacing w:val="-2"/>
          <w:sz w:val="20"/>
        </w:rPr>
        <w:t>hour-scale</w:t>
      </w:r>
      <w:commentRangeEnd w:id="825"/>
      <w:r w:rsidR="0053697F">
        <w:rPr>
          <w:rStyle w:val="CommentReference"/>
          <w:spacing w:val="-6"/>
          <w:sz w:val="20"/>
          <w:szCs w:val="22"/>
        </w:rPr>
        <w:commentReference w:id="825"/>
      </w:r>
      <w:r>
        <w:rPr>
          <w:spacing w:val="-6"/>
          <w:sz w:val="20"/>
        </w:rPr>
        <w:t xml:space="preserve"> </w:t>
      </w:r>
      <w:r>
        <w:rPr>
          <w:spacing w:val="-2"/>
          <w:sz w:val="20"/>
        </w:rPr>
        <w:t>(Powell).</w:t>
      </w:r>
      <w:r>
        <w:rPr>
          <w:spacing w:val="5"/>
          <w:sz w:val="20"/>
        </w:rPr>
        <w:t xml:space="preserve"> </w:t>
      </w:r>
      <w:r>
        <w:rPr>
          <w:spacing w:val="-2"/>
          <w:sz w:val="20"/>
        </w:rPr>
        <w:t>Cross-</w:t>
      </w:r>
      <w:r>
        <w:rPr>
          <w:sz w:val="20"/>
        </w:rPr>
        <w:tab/>
      </w:r>
      <w:r>
        <w:rPr>
          <w:rFonts w:ascii="Trebuchet MS" w:hAnsi="Trebuchet MS"/>
          <w:spacing w:val="-5"/>
          <w:sz w:val="10"/>
        </w:rPr>
        <w:t>838</w:t>
      </w:r>
    </w:p>
    <w:p w14:paraId="1D40CB3D" w14:textId="77777777" w:rsidR="00EA1924" w:rsidRDefault="00000000">
      <w:pPr>
        <w:tabs>
          <w:tab w:val="left" w:pos="10859"/>
        </w:tabs>
        <w:spacing w:before="31"/>
        <w:ind w:left="2755"/>
        <w:rPr>
          <w:rFonts w:ascii="Trebuchet MS"/>
          <w:sz w:val="10"/>
        </w:rPr>
      </w:pPr>
      <w:r>
        <w:rPr>
          <w:sz w:val="20"/>
        </w:rPr>
        <w:t>printer</w:t>
      </w:r>
      <w:r>
        <w:rPr>
          <w:spacing w:val="-4"/>
          <w:sz w:val="20"/>
        </w:rPr>
        <w:t xml:space="preserve"> </w:t>
      </w:r>
      <w:r>
        <w:rPr>
          <w:sz w:val="20"/>
        </w:rPr>
        <w:t>generalization,</w:t>
      </w:r>
      <w:r>
        <w:rPr>
          <w:spacing w:val="-1"/>
          <w:sz w:val="20"/>
        </w:rPr>
        <w:t xml:space="preserve"> </w:t>
      </w:r>
      <w:r>
        <w:rPr>
          <w:sz w:val="20"/>
        </w:rPr>
        <w:t>tested</w:t>
      </w:r>
      <w:r>
        <w:rPr>
          <w:spacing w:val="-2"/>
          <w:sz w:val="20"/>
        </w:rPr>
        <w:t xml:space="preserve"> </w:t>
      </w:r>
      <w:r>
        <w:rPr>
          <w:sz w:val="20"/>
        </w:rPr>
        <w:t>on</w:t>
      </w:r>
      <w:r>
        <w:rPr>
          <w:spacing w:val="-2"/>
          <w:sz w:val="20"/>
        </w:rPr>
        <w:t xml:space="preserve"> </w:t>
      </w:r>
      <w:r>
        <w:rPr>
          <w:sz w:val="20"/>
        </w:rPr>
        <w:t>13</w:t>
      </w:r>
      <w:r>
        <w:rPr>
          <w:spacing w:val="-1"/>
          <w:sz w:val="20"/>
        </w:rPr>
        <w:t xml:space="preserve"> </w:t>
      </w:r>
      <w:r>
        <w:rPr>
          <w:sz w:val="20"/>
        </w:rPr>
        <w:t>newsprint</w:t>
      </w:r>
      <w:r>
        <w:rPr>
          <w:spacing w:val="-2"/>
          <w:sz w:val="20"/>
        </w:rPr>
        <w:t xml:space="preserve"> </w:t>
      </w:r>
      <w:r>
        <w:rPr>
          <w:sz w:val="20"/>
        </w:rPr>
        <w:t>press</w:t>
      </w:r>
      <w:r>
        <w:rPr>
          <w:spacing w:val="-1"/>
          <w:sz w:val="20"/>
        </w:rPr>
        <w:t xml:space="preserve"> </w:t>
      </w:r>
      <w:r>
        <w:rPr>
          <w:sz w:val="20"/>
        </w:rPr>
        <w:t>runs,</w:t>
      </w:r>
      <w:r>
        <w:rPr>
          <w:spacing w:val="-2"/>
          <w:sz w:val="20"/>
        </w:rPr>
        <w:t xml:space="preserve"> </w:t>
      </w:r>
      <w:r>
        <w:rPr>
          <w:sz w:val="20"/>
        </w:rPr>
        <w:t>is</w:t>
      </w:r>
      <w:r>
        <w:rPr>
          <w:spacing w:val="-2"/>
          <w:sz w:val="20"/>
        </w:rPr>
        <w:t xml:space="preserve"> </w:t>
      </w:r>
      <w:r>
        <w:rPr>
          <w:sz w:val="20"/>
        </w:rPr>
        <w:t>dominated</w:t>
      </w:r>
      <w:r>
        <w:rPr>
          <w:spacing w:val="-1"/>
          <w:sz w:val="20"/>
        </w:rPr>
        <w:t xml:space="preserve"> </w:t>
      </w:r>
      <w:r>
        <w:rPr>
          <w:sz w:val="20"/>
        </w:rPr>
        <w:t>by</w:t>
      </w:r>
      <w:r>
        <w:rPr>
          <w:spacing w:val="-2"/>
          <w:sz w:val="20"/>
        </w:rPr>
        <w:t xml:space="preserve"> </w:t>
      </w:r>
      <w:r>
        <w:rPr>
          <w:sz w:val="20"/>
        </w:rPr>
        <w:t>press-to-</w:t>
      </w:r>
      <w:r>
        <w:rPr>
          <w:spacing w:val="-2"/>
          <w:sz w:val="20"/>
        </w:rPr>
        <w:t>press</w:t>
      </w:r>
      <w:r>
        <w:rPr>
          <w:rFonts w:ascii="Times New Roman"/>
          <w:sz w:val="20"/>
        </w:rPr>
        <w:tab/>
      </w:r>
      <w:r>
        <w:rPr>
          <w:rFonts w:ascii="Trebuchet MS"/>
          <w:spacing w:val="-5"/>
          <w:sz w:val="10"/>
        </w:rPr>
        <w:t>839</w:t>
      </w:r>
    </w:p>
    <w:p w14:paraId="59C1A672" w14:textId="77777777" w:rsidR="00EA1924" w:rsidRDefault="00000000">
      <w:pPr>
        <w:tabs>
          <w:tab w:val="left" w:pos="10859"/>
        </w:tabs>
        <w:spacing w:before="30"/>
        <w:ind w:left="2756"/>
        <w:rPr>
          <w:rFonts w:ascii="Trebuchet MS"/>
          <w:sz w:val="10"/>
        </w:rPr>
      </w:pPr>
      <w:r>
        <w:rPr>
          <w:sz w:val="20"/>
        </w:rPr>
        <w:t>variation</w:t>
      </w:r>
      <w:r>
        <w:rPr>
          <w:spacing w:val="-8"/>
          <w:sz w:val="20"/>
        </w:rPr>
        <w:t xml:space="preserve"> </w:t>
      </w:r>
      <w:r>
        <w:rPr>
          <w:sz w:val="20"/>
        </w:rPr>
        <w:t>rather</w:t>
      </w:r>
      <w:r>
        <w:rPr>
          <w:spacing w:val="-8"/>
          <w:sz w:val="20"/>
        </w:rPr>
        <w:t xml:space="preserve"> </w:t>
      </w:r>
      <w:r>
        <w:rPr>
          <w:sz w:val="20"/>
        </w:rPr>
        <w:t>than</w:t>
      </w:r>
      <w:r>
        <w:rPr>
          <w:spacing w:val="-8"/>
          <w:sz w:val="20"/>
        </w:rPr>
        <w:t xml:space="preserve"> </w:t>
      </w:r>
      <w:r>
        <w:rPr>
          <w:sz w:val="20"/>
        </w:rPr>
        <w:t>model</w:t>
      </w:r>
      <w:r>
        <w:rPr>
          <w:spacing w:val="-8"/>
          <w:sz w:val="20"/>
        </w:rPr>
        <w:t xml:space="preserve"> </w:t>
      </w:r>
      <w:r>
        <w:rPr>
          <w:sz w:val="20"/>
        </w:rPr>
        <w:t>choice,</w:t>
      </w:r>
      <w:r>
        <w:rPr>
          <w:spacing w:val="-7"/>
          <w:sz w:val="20"/>
        </w:rPr>
        <w:t xml:space="preserve"> </w:t>
      </w:r>
      <w:r>
        <w:rPr>
          <w:sz w:val="20"/>
        </w:rPr>
        <w:t>and</w:t>
      </w:r>
      <w:r>
        <w:rPr>
          <w:spacing w:val="-8"/>
          <w:sz w:val="20"/>
        </w:rPr>
        <w:t xml:space="preserve"> </w:t>
      </w:r>
      <w:r>
        <w:rPr>
          <w:sz w:val="20"/>
        </w:rPr>
        <w:t>pooling</w:t>
      </w:r>
      <w:r>
        <w:rPr>
          <w:spacing w:val="-8"/>
          <w:sz w:val="20"/>
        </w:rPr>
        <w:t xml:space="preserve"> </w:t>
      </w:r>
      <w:r>
        <w:rPr>
          <w:sz w:val="20"/>
        </w:rPr>
        <w:t>training</w:t>
      </w:r>
      <w:r>
        <w:rPr>
          <w:spacing w:val="-8"/>
          <w:sz w:val="20"/>
        </w:rPr>
        <w:t xml:space="preserve"> </w:t>
      </w:r>
      <w:r>
        <w:rPr>
          <w:sz w:val="20"/>
        </w:rPr>
        <w:t>data</w:t>
      </w:r>
      <w:r>
        <w:rPr>
          <w:spacing w:val="-8"/>
          <w:sz w:val="20"/>
        </w:rPr>
        <w:t xml:space="preserve"> </w:t>
      </w:r>
      <w:r>
        <w:rPr>
          <w:sz w:val="20"/>
        </w:rPr>
        <w:t>across</w:t>
      </w:r>
      <w:r>
        <w:rPr>
          <w:spacing w:val="-7"/>
          <w:sz w:val="20"/>
        </w:rPr>
        <w:t xml:space="preserve"> </w:t>
      </w:r>
      <w:r>
        <w:rPr>
          <w:sz w:val="20"/>
        </w:rPr>
        <w:t>presses</w:t>
      </w:r>
      <w:r>
        <w:rPr>
          <w:spacing w:val="-8"/>
          <w:sz w:val="20"/>
        </w:rPr>
        <w:t xml:space="preserve"> </w:t>
      </w:r>
      <w:r>
        <w:rPr>
          <w:sz w:val="20"/>
        </w:rPr>
        <w:t>recovers</w:t>
      </w:r>
      <w:r>
        <w:rPr>
          <w:spacing w:val="-8"/>
          <w:sz w:val="20"/>
        </w:rPr>
        <w:t xml:space="preserve"> </w:t>
      </w:r>
      <w:r>
        <w:rPr>
          <w:spacing w:val="-4"/>
          <w:sz w:val="20"/>
        </w:rPr>
        <w:t>only</w:t>
      </w:r>
      <w:r>
        <w:rPr>
          <w:rFonts w:ascii="Times New Roman"/>
          <w:sz w:val="20"/>
        </w:rPr>
        <w:tab/>
      </w:r>
      <w:r>
        <w:rPr>
          <w:rFonts w:ascii="Trebuchet MS"/>
          <w:spacing w:val="-5"/>
          <w:sz w:val="10"/>
        </w:rPr>
        <w:t>840</w:t>
      </w:r>
    </w:p>
    <w:p w14:paraId="751B4199" w14:textId="77777777" w:rsidR="00EA1924" w:rsidRDefault="00000000">
      <w:pPr>
        <w:tabs>
          <w:tab w:val="left" w:pos="10859"/>
        </w:tabs>
        <w:spacing w:before="30"/>
        <w:ind w:left="2761"/>
        <w:rPr>
          <w:rFonts w:ascii="Trebuchet MS" w:hAnsi="Trebuchet MS"/>
          <w:sz w:val="10"/>
        </w:rPr>
      </w:pPr>
      <w:r>
        <w:rPr>
          <w:sz w:val="20"/>
        </w:rPr>
        <w:t>20–32%</w:t>
      </w:r>
      <w:r>
        <w:rPr>
          <w:spacing w:val="-6"/>
          <w:sz w:val="20"/>
        </w:rPr>
        <w:t xml:space="preserve"> </w:t>
      </w:r>
      <w:r>
        <w:rPr>
          <w:sz w:val="20"/>
        </w:rPr>
        <w:t>of</w:t>
      </w:r>
      <w:r>
        <w:rPr>
          <w:spacing w:val="-5"/>
          <w:sz w:val="20"/>
        </w:rPr>
        <w:t xml:space="preserve"> </w:t>
      </w:r>
      <w:r>
        <w:rPr>
          <w:sz w:val="20"/>
        </w:rPr>
        <w:t>the</w:t>
      </w:r>
      <w:r>
        <w:rPr>
          <w:spacing w:val="-7"/>
          <w:sz w:val="20"/>
        </w:rPr>
        <w:t xml:space="preserve"> </w:t>
      </w:r>
      <w:r>
        <w:rPr>
          <w:sz w:val="20"/>
        </w:rPr>
        <w:t>gap.</w:t>
      </w:r>
      <w:r>
        <w:rPr>
          <w:spacing w:val="6"/>
          <w:sz w:val="20"/>
        </w:rPr>
        <w:t xml:space="preserve"> </w:t>
      </w:r>
      <w:r>
        <w:rPr>
          <w:sz w:val="20"/>
        </w:rPr>
        <w:t>An</w:t>
      </w:r>
      <w:r>
        <w:rPr>
          <w:spacing w:val="-6"/>
          <w:sz w:val="20"/>
        </w:rPr>
        <w:t xml:space="preserve"> </w:t>
      </w:r>
      <w:r>
        <w:rPr>
          <w:sz w:val="20"/>
        </w:rPr>
        <w:t>independent</w:t>
      </w:r>
      <w:r>
        <w:rPr>
          <w:spacing w:val="-5"/>
          <w:sz w:val="20"/>
        </w:rPr>
        <w:t xml:space="preserve"> </w:t>
      </w:r>
      <w:r>
        <w:rPr>
          <w:sz w:val="20"/>
        </w:rPr>
        <w:t>public</w:t>
      </w:r>
      <w:r>
        <w:rPr>
          <w:spacing w:val="-5"/>
          <w:sz w:val="20"/>
        </w:rPr>
        <w:t xml:space="preserve"> </w:t>
      </w:r>
      <w:r>
        <w:rPr>
          <w:sz w:val="20"/>
        </w:rPr>
        <w:t>tool,</w:t>
      </w:r>
      <w:r>
        <w:rPr>
          <w:spacing w:val="-6"/>
          <w:sz w:val="20"/>
        </w:rPr>
        <w:t xml:space="preserve"> </w:t>
      </w:r>
      <w:r>
        <w:rPr>
          <w:sz w:val="20"/>
        </w:rPr>
        <w:t>run</w:t>
      </w:r>
      <w:r>
        <w:rPr>
          <w:spacing w:val="-5"/>
          <w:sz w:val="20"/>
        </w:rPr>
        <w:t xml:space="preserve"> </w:t>
      </w:r>
      <w:r>
        <w:rPr>
          <w:sz w:val="20"/>
        </w:rPr>
        <w:t>on</w:t>
      </w:r>
      <w:r>
        <w:rPr>
          <w:spacing w:val="-6"/>
          <w:sz w:val="20"/>
        </w:rPr>
        <w:t xml:space="preserve"> </w:t>
      </w:r>
      <w:r>
        <w:rPr>
          <w:sz w:val="20"/>
        </w:rPr>
        <w:t>byte-identical</w:t>
      </w:r>
      <w:r>
        <w:rPr>
          <w:spacing w:val="-5"/>
          <w:sz w:val="20"/>
        </w:rPr>
        <w:t xml:space="preserve"> </w:t>
      </w:r>
      <w:r>
        <w:rPr>
          <w:sz w:val="20"/>
        </w:rPr>
        <w:t>data,</w:t>
      </w:r>
      <w:r>
        <w:rPr>
          <w:spacing w:val="-5"/>
          <w:sz w:val="20"/>
        </w:rPr>
        <w:t xml:space="preserve"> </w:t>
      </w:r>
      <w:r>
        <w:rPr>
          <w:sz w:val="20"/>
        </w:rPr>
        <w:t>confirms</w:t>
      </w:r>
      <w:r>
        <w:rPr>
          <w:spacing w:val="-6"/>
          <w:sz w:val="20"/>
        </w:rPr>
        <w:t xml:space="preserve"> </w:t>
      </w:r>
      <w:r>
        <w:rPr>
          <w:spacing w:val="-4"/>
          <w:sz w:val="20"/>
        </w:rPr>
        <w:t>both</w:t>
      </w:r>
      <w:r>
        <w:rPr>
          <w:rFonts w:ascii="Times New Roman" w:hAnsi="Times New Roman"/>
          <w:sz w:val="20"/>
        </w:rPr>
        <w:tab/>
      </w:r>
      <w:r>
        <w:rPr>
          <w:rFonts w:ascii="Trebuchet MS" w:hAnsi="Trebuchet MS"/>
          <w:spacing w:val="-5"/>
          <w:sz w:val="10"/>
        </w:rPr>
        <w:t>841</w:t>
      </w:r>
    </w:p>
    <w:p w14:paraId="31B070C9" w14:textId="77777777" w:rsidR="00EA1924" w:rsidRDefault="00000000">
      <w:pPr>
        <w:tabs>
          <w:tab w:val="left" w:pos="10859"/>
        </w:tabs>
        <w:spacing w:before="30"/>
        <w:ind w:left="2761"/>
        <w:rPr>
          <w:rFonts w:ascii="Trebuchet MS" w:hAnsi="Trebuchet MS"/>
          <w:sz w:val="10"/>
        </w:rPr>
      </w:pPr>
      <w:r>
        <w:rPr>
          <w:sz w:val="20"/>
        </w:rPr>
        <w:t>our</w:t>
      </w:r>
      <w:r>
        <w:rPr>
          <w:spacing w:val="14"/>
          <w:sz w:val="20"/>
        </w:rPr>
        <w:t xml:space="preserve"> </w:t>
      </w:r>
      <w:r>
        <w:rPr>
          <w:rFonts w:ascii="Calibri" w:hAnsi="Calibri"/>
          <w:sz w:val="20"/>
        </w:rPr>
        <w:t>∆</w:t>
      </w:r>
      <w:r>
        <w:rPr>
          <w:i/>
          <w:sz w:val="20"/>
        </w:rPr>
        <w:t>E</w:t>
      </w:r>
      <w:r>
        <w:rPr>
          <w:sz w:val="20"/>
          <w:vertAlign w:val="subscript"/>
        </w:rPr>
        <w:t>00</w:t>
      </w:r>
      <w:r>
        <w:rPr>
          <w:spacing w:val="22"/>
          <w:sz w:val="20"/>
        </w:rPr>
        <w:t xml:space="preserve"> </w:t>
      </w:r>
      <w:r>
        <w:rPr>
          <w:sz w:val="20"/>
        </w:rPr>
        <w:t>arithmetic</w:t>
      </w:r>
      <w:r>
        <w:rPr>
          <w:spacing w:val="10"/>
          <w:sz w:val="20"/>
        </w:rPr>
        <w:t xml:space="preserve"> </w:t>
      </w:r>
      <w:r>
        <w:rPr>
          <w:sz w:val="20"/>
        </w:rPr>
        <w:t>and</w:t>
      </w:r>
      <w:r>
        <w:rPr>
          <w:spacing w:val="11"/>
          <w:sz w:val="20"/>
        </w:rPr>
        <w:t xml:space="preserve"> </w:t>
      </w:r>
      <w:r>
        <w:rPr>
          <w:sz w:val="20"/>
        </w:rPr>
        <w:t>that</w:t>
      </w:r>
      <w:r>
        <w:rPr>
          <w:spacing w:val="11"/>
          <w:sz w:val="20"/>
        </w:rPr>
        <w:t xml:space="preserve"> </w:t>
      </w:r>
      <w:r>
        <w:rPr>
          <w:sz w:val="20"/>
        </w:rPr>
        <w:t>these</w:t>
      </w:r>
      <w:r>
        <w:rPr>
          <w:spacing w:val="10"/>
          <w:sz w:val="20"/>
        </w:rPr>
        <w:t xml:space="preserve"> </w:t>
      </w:r>
      <w:r>
        <w:rPr>
          <w:sz w:val="20"/>
        </w:rPr>
        <w:t>cross-validated</w:t>
      </w:r>
      <w:r>
        <w:rPr>
          <w:spacing w:val="11"/>
          <w:sz w:val="20"/>
        </w:rPr>
        <w:t xml:space="preserve"> </w:t>
      </w:r>
      <w:r>
        <w:rPr>
          <w:sz w:val="20"/>
        </w:rPr>
        <w:t>errors</w:t>
      </w:r>
      <w:r>
        <w:rPr>
          <w:spacing w:val="11"/>
          <w:sz w:val="20"/>
        </w:rPr>
        <w:t xml:space="preserve"> </w:t>
      </w:r>
      <w:r>
        <w:rPr>
          <w:sz w:val="20"/>
        </w:rPr>
        <w:t>match</w:t>
      </w:r>
      <w:r>
        <w:rPr>
          <w:spacing w:val="10"/>
          <w:sz w:val="20"/>
        </w:rPr>
        <w:t xml:space="preserve"> </w:t>
      </w:r>
      <w:r>
        <w:rPr>
          <w:sz w:val="20"/>
        </w:rPr>
        <w:t>or</w:t>
      </w:r>
      <w:r>
        <w:rPr>
          <w:spacing w:val="11"/>
          <w:sz w:val="20"/>
        </w:rPr>
        <w:t xml:space="preserve"> </w:t>
      </w:r>
      <w:r>
        <w:rPr>
          <w:sz w:val="20"/>
        </w:rPr>
        <w:t>beat</w:t>
      </w:r>
      <w:r>
        <w:rPr>
          <w:spacing w:val="11"/>
          <w:sz w:val="20"/>
        </w:rPr>
        <w:t xml:space="preserve"> </w:t>
      </w:r>
      <w:r>
        <w:rPr>
          <w:sz w:val="20"/>
        </w:rPr>
        <w:t>its</w:t>
      </w:r>
      <w:r>
        <w:rPr>
          <w:spacing w:val="10"/>
          <w:sz w:val="20"/>
        </w:rPr>
        <w:t xml:space="preserve"> </w:t>
      </w:r>
      <w:r>
        <w:rPr>
          <w:sz w:val="20"/>
        </w:rPr>
        <w:t>in-sample</w:t>
      </w:r>
      <w:r>
        <w:rPr>
          <w:spacing w:val="11"/>
          <w:sz w:val="20"/>
        </w:rPr>
        <w:t xml:space="preserve"> </w:t>
      </w:r>
      <w:r>
        <w:rPr>
          <w:spacing w:val="-4"/>
          <w:sz w:val="20"/>
        </w:rPr>
        <w:t>fit;</w:t>
      </w:r>
      <w:r>
        <w:rPr>
          <w:rFonts w:ascii="Times New Roman" w:hAnsi="Times New Roman"/>
          <w:sz w:val="20"/>
        </w:rPr>
        <w:tab/>
      </w:r>
      <w:r>
        <w:rPr>
          <w:rFonts w:ascii="Trebuchet MS" w:hAnsi="Trebuchet MS"/>
          <w:spacing w:val="-5"/>
          <w:sz w:val="10"/>
        </w:rPr>
        <w:t>842</w:t>
      </w:r>
    </w:p>
    <w:p w14:paraId="58E39F91" w14:textId="77777777" w:rsidR="00EA1924" w:rsidRDefault="00000000">
      <w:pPr>
        <w:tabs>
          <w:tab w:val="left" w:pos="10859"/>
        </w:tabs>
        <w:spacing w:before="30"/>
        <w:ind w:left="2761"/>
        <w:rPr>
          <w:rFonts w:ascii="Trebuchet MS"/>
          <w:sz w:val="10"/>
        </w:rPr>
      </w:pPr>
      <w:r>
        <w:rPr>
          <w:sz w:val="20"/>
        </w:rPr>
        <w:t>by</w:t>
      </w:r>
      <w:r>
        <w:rPr>
          <w:spacing w:val="18"/>
          <w:sz w:val="20"/>
        </w:rPr>
        <w:t xml:space="preserve"> </w:t>
      </w:r>
      <w:r>
        <w:rPr>
          <w:sz w:val="20"/>
        </w:rPr>
        <w:t>fitting</w:t>
      </w:r>
      <w:r>
        <w:rPr>
          <w:spacing w:val="19"/>
          <w:sz w:val="20"/>
        </w:rPr>
        <w:t xml:space="preserve"> </w:t>
      </w:r>
      <w:r>
        <w:rPr>
          <w:sz w:val="20"/>
        </w:rPr>
        <w:t>its</w:t>
      </w:r>
      <w:r>
        <w:rPr>
          <w:spacing w:val="18"/>
          <w:sz w:val="20"/>
        </w:rPr>
        <w:t xml:space="preserve"> </w:t>
      </w:r>
      <w:r>
        <w:rPr>
          <w:sz w:val="20"/>
        </w:rPr>
        <w:t>own</w:t>
      </w:r>
      <w:r>
        <w:rPr>
          <w:spacing w:val="19"/>
          <w:sz w:val="20"/>
        </w:rPr>
        <w:t xml:space="preserve"> </w:t>
      </w:r>
      <w:r>
        <w:rPr>
          <w:sz w:val="20"/>
        </w:rPr>
        <w:t>polynomial</w:t>
      </w:r>
      <w:r>
        <w:rPr>
          <w:spacing w:val="18"/>
          <w:sz w:val="20"/>
        </w:rPr>
        <w:t xml:space="preserve"> </w:t>
      </w:r>
      <w:r>
        <w:rPr>
          <w:sz w:val="20"/>
        </w:rPr>
        <w:t>in</w:t>
      </w:r>
      <w:r>
        <w:rPr>
          <w:spacing w:val="19"/>
          <w:sz w:val="20"/>
        </w:rPr>
        <w:t xml:space="preserve"> </w:t>
      </w:r>
      <w:r>
        <w:rPr>
          <w:sz w:val="20"/>
        </w:rPr>
        <w:t>CIELAB,</w:t>
      </w:r>
      <w:r>
        <w:rPr>
          <w:spacing w:val="18"/>
          <w:sz w:val="20"/>
        </w:rPr>
        <w:t xml:space="preserve"> </w:t>
      </w:r>
      <w:r>
        <w:rPr>
          <w:sz w:val="20"/>
        </w:rPr>
        <w:t>it</w:t>
      </w:r>
      <w:r>
        <w:rPr>
          <w:spacing w:val="19"/>
          <w:sz w:val="20"/>
        </w:rPr>
        <w:t xml:space="preserve"> </w:t>
      </w:r>
      <w:r>
        <w:rPr>
          <w:sz w:val="20"/>
        </w:rPr>
        <w:t>also</w:t>
      </w:r>
      <w:r>
        <w:rPr>
          <w:spacing w:val="18"/>
          <w:sz w:val="20"/>
        </w:rPr>
        <w:t xml:space="preserve"> </w:t>
      </w:r>
      <w:r>
        <w:rPr>
          <w:sz w:val="20"/>
        </w:rPr>
        <w:t>independently</w:t>
      </w:r>
      <w:r>
        <w:rPr>
          <w:spacing w:val="19"/>
          <w:sz w:val="20"/>
        </w:rPr>
        <w:t xml:space="preserve"> </w:t>
      </w:r>
      <w:r>
        <w:rPr>
          <w:sz w:val="20"/>
        </w:rPr>
        <w:t>corroborates</w:t>
      </w:r>
      <w:r>
        <w:rPr>
          <w:spacing w:val="18"/>
          <w:sz w:val="20"/>
        </w:rPr>
        <w:t xml:space="preserve"> </w:t>
      </w:r>
      <w:r>
        <w:rPr>
          <w:sz w:val="20"/>
        </w:rPr>
        <w:t>the</w:t>
      </w:r>
      <w:r>
        <w:rPr>
          <w:spacing w:val="19"/>
          <w:sz w:val="20"/>
        </w:rPr>
        <w:t xml:space="preserve"> </w:t>
      </w:r>
      <w:r>
        <w:rPr>
          <w:spacing w:val="-2"/>
          <w:sz w:val="20"/>
        </w:rPr>
        <w:t>space</w:t>
      </w:r>
      <w:r>
        <w:rPr>
          <w:rFonts w:ascii="Times New Roman"/>
          <w:sz w:val="20"/>
        </w:rPr>
        <w:tab/>
      </w:r>
      <w:r>
        <w:rPr>
          <w:rFonts w:ascii="Trebuchet MS"/>
          <w:spacing w:val="-5"/>
          <w:sz w:val="10"/>
        </w:rPr>
        <w:t>843</w:t>
      </w:r>
    </w:p>
    <w:p w14:paraId="2F6D61A2" w14:textId="77777777" w:rsidR="00EA1924" w:rsidRDefault="00000000">
      <w:pPr>
        <w:tabs>
          <w:tab w:val="left" w:pos="10859"/>
        </w:tabs>
        <w:spacing w:before="30"/>
        <w:ind w:left="2761"/>
        <w:rPr>
          <w:rFonts w:ascii="Trebuchet MS"/>
          <w:sz w:val="10"/>
        </w:rPr>
      </w:pPr>
      <w:r>
        <w:rPr>
          <w:sz w:val="20"/>
        </w:rPr>
        <w:t>correction</w:t>
      </w:r>
      <w:r>
        <w:rPr>
          <w:spacing w:val="-3"/>
          <w:sz w:val="20"/>
        </w:rPr>
        <w:t xml:space="preserve"> </w:t>
      </w:r>
      <w:r>
        <w:rPr>
          <w:sz w:val="20"/>
        </w:rPr>
        <w:t>above.</w:t>
      </w:r>
      <w:r>
        <w:rPr>
          <w:spacing w:val="8"/>
          <w:sz w:val="20"/>
        </w:rPr>
        <w:t xml:space="preserve"> </w:t>
      </w:r>
      <w:r>
        <w:rPr>
          <w:sz w:val="20"/>
        </w:rPr>
        <w:t>Finally,</w:t>
      </w:r>
      <w:r>
        <w:rPr>
          <w:spacing w:val="-2"/>
          <w:sz w:val="20"/>
        </w:rPr>
        <w:t xml:space="preserve"> </w:t>
      </w:r>
      <w:r>
        <w:rPr>
          <w:sz w:val="20"/>
        </w:rPr>
        <w:t>an</w:t>
      </w:r>
      <w:r>
        <w:rPr>
          <w:spacing w:val="-3"/>
          <w:sz w:val="20"/>
        </w:rPr>
        <w:t xml:space="preserve"> </w:t>
      </w:r>
      <w:r>
        <w:rPr>
          <w:sz w:val="20"/>
        </w:rPr>
        <w:t>exploratory</w:t>
      </w:r>
      <w:r>
        <w:rPr>
          <w:spacing w:val="-4"/>
          <w:sz w:val="20"/>
        </w:rPr>
        <w:t xml:space="preserve"> </w:t>
      </w:r>
      <w:r>
        <w:rPr>
          <w:sz w:val="20"/>
        </w:rPr>
        <w:t>probe</w:t>
      </w:r>
      <w:r>
        <w:rPr>
          <w:spacing w:val="-3"/>
          <w:sz w:val="20"/>
        </w:rPr>
        <w:t xml:space="preserve"> </w:t>
      </w:r>
      <w:r>
        <w:rPr>
          <w:sz w:val="20"/>
        </w:rPr>
        <w:t>of</w:t>
      </w:r>
      <w:r>
        <w:rPr>
          <w:spacing w:val="-2"/>
          <w:sz w:val="20"/>
        </w:rPr>
        <w:t xml:space="preserve"> </w:t>
      </w:r>
      <w:r>
        <w:rPr>
          <w:sz w:val="20"/>
        </w:rPr>
        <w:t>large</w:t>
      </w:r>
      <w:r>
        <w:rPr>
          <w:spacing w:val="-3"/>
          <w:sz w:val="20"/>
        </w:rPr>
        <w:t xml:space="preserve"> </w:t>
      </w:r>
      <w:r>
        <w:rPr>
          <w:sz w:val="20"/>
        </w:rPr>
        <w:t>language</w:t>
      </w:r>
      <w:r>
        <w:rPr>
          <w:spacing w:val="-3"/>
          <w:sz w:val="20"/>
        </w:rPr>
        <w:t xml:space="preserve"> </w:t>
      </w:r>
      <w:r>
        <w:rPr>
          <w:sz w:val="20"/>
        </w:rPr>
        <w:t>models</w:t>
      </w:r>
      <w:r>
        <w:rPr>
          <w:spacing w:val="-2"/>
          <w:sz w:val="20"/>
        </w:rPr>
        <w:t xml:space="preserve"> </w:t>
      </w:r>
      <w:r>
        <w:rPr>
          <w:sz w:val="20"/>
        </w:rPr>
        <w:t>asked</w:t>
      </w:r>
      <w:r>
        <w:rPr>
          <w:spacing w:val="-3"/>
          <w:sz w:val="20"/>
        </w:rPr>
        <w:t xml:space="preserve"> </w:t>
      </w:r>
      <w:r>
        <w:rPr>
          <w:sz w:val="20"/>
        </w:rPr>
        <w:t>to</w:t>
      </w:r>
      <w:r>
        <w:rPr>
          <w:spacing w:val="-3"/>
          <w:sz w:val="20"/>
        </w:rPr>
        <w:t xml:space="preserve"> </w:t>
      </w:r>
      <w:r>
        <w:rPr>
          <w:sz w:val="20"/>
        </w:rPr>
        <w:t>write</w:t>
      </w:r>
      <w:r>
        <w:rPr>
          <w:spacing w:val="-4"/>
          <w:sz w:val="20"/>
        </w:rPr>
        <w:t xml:space="preserve"> </w:t>
      </w:r>
      <w:r>
        <w:rPr>
          <w:spacing w:val="-10"/>
          <w:sz w:val="20"/>
        </w:rPr>
        <w:t>a</w:t>
      </w:r>
      <w:r>
        <w:rPr>
          <w:rFonts w:ascii="Times New Roman"/>
          <w:sz w:val="20"/>
        </w:rPr>
        <w:tab/>
      </w:r>
      <w:r>
        <w:rPr>
          <w:rFonts w:ascii="Trebuchet MS"/>
          <w:spacing w:val="-5"/>
          <w:sz w:val="10"/>
        </w:rPr>
        <w:t>844</w:t>
      </w:r>
    </w:p>
    <w:p w14:paraId="1247432B" w14:textId="77777777" w:rsidR="00EA1924" w:rsidRDefault="00000000">
      <w:pPr>
        <w:tabs>
          <w:tab w:val="left" w:pos="10859"/>
        </w:tabs>
        <w:spacing w:before="30"/>
        <w:ind w:left="2761"/>
        <w:rPr>
          <w:rFonts w:ascii="Trebuchet MS" w:hAnsi="Trebuchet MS"/>
          <w:sz w:val="10"/>
        </w:rPr>
      </w:pPr>
      <w:r>
        <w:rPr>
          <w:sz w:val="20"/>
        </w:rPr>
        <w:t>characterization</w:t>
      </w:r>
      <w:r>
        <w:rPr>
          <w:spacing w:val="9"/>
          <w:sz w:val="20"/>
        </w:rPr>
        <w:t xml:space="preserve"> </w:t>
      </w:r>
      <w:r>
        <w:rPr>
          <w:sz w:val="20"/>
        </w:rPr>
        <w:t>equation</w:t>
      </w:r>
      <w:r>
        <w:rPr>
          <w:spacing w:val="10"/>
          <w:sz w:val="20"/>
        </w:rPr>
        <w:t xml:space="preserve"> </w:t>
      </w:r>
      <w:r>
        <w:rPr>
          <w:sz w:val="20"/>
        </w:rPr>
        <w:t>finds</w:t>
      </w:r>
      <w:r>
        <w:rPr>
          <w:spacing w:val="9"/>
          <w:sz w:val="20"/>
        </w:rPr>
        <w:t xml:space="preserve"> </w:t>
      </w:r>
      <w:r>
        <w:rPr>
          <w:sz w:val="20"/>
        </w:rPr>
        <w:t>the</w:t>
      </w:r>
      <w:r>
        <w:rPr>
          <w:spacing w:val="10"/>
          <w:sz w:val="20"/>
        </w:rPr>
        <w:t xml:space="preserve"> </w:t>
      </w:r>
      <w:r>
        <w:rPr>
          <w:sz w:val="20"/>
        </w:rPr>
        <w:t>best</w:t>
      </w:r>
      <w:r>
        <w:rPr>
          <w:spacing w:val="9"/>
          <w:sz w:val="20"/>
        </w:rPr>
        <w:t xml:space="preserve"> </w:t>
      </w:r>
      <w:r>
        <w:rPr>
          <w:sz w:val="20"/>
        </w:rPr>
        <w:t>unaided</w:t>
      </w:r>
      <w:r>
        <w:rPr>
          <w:spacing w:val="10"/>
          <w:sz w:val="20"/>
        </w:rPr>
        <w:t xml:space="preserve"> </w:t>
      </w:r>
      <w:r>
        <w:rPr>
          <w:sz w:val="20"/>
        </w:rPr>
        <w:t>answer</w:t>
      </w:r>
      <w:r>
        <w:rPr>
          <w:spacing w:val="10"/>
          <w:sz w:val="20"/>
        </w:rPr>
        <w:t xml:space="preserve"> </w:t>
      </w:r>
      <w:r>
        <w:rPr>
          <w:sz w:val="20"/>
        </w:rPr>
        <w:t>13</w:t>
      </w:r>
      <w:r>
        <w:rPr>
          <w:rFonts w:ascii="Libertinus Sans" w:hAnsi="Libertinus Sans"/>
          <w:i/>
          <w:sz w:val="20"/>
        </w:rPr>
        <w:t>×</w:t>
      </w:r>
      <w:r>
        <w:rPr>
          <w:rFonts w:ascii="Libertinus Sans" w:hAnsi="Libertinus Sans"/>
          <w:i/>
          <w:spacing w:val="13"/>
          <w:sz w:val="20"/>
        </w:rPr>
        <w:t xml:space="preserve"> </w:t>
      </w:r>
      <w:r>
        <w:rPr>
          <w:sz w:val="20"/>
        </w:rPr>
        <w:t>worse</w:t>
      </w:r>
      <w:r>
        <w:rPr>
          <w:spacing w:val="9"/>
          <w:sz w:val="20"/>
        </w:rPr>
        <w:t xml:space="preserve"> </w:t>
      </w:r>
      <w:r>
        <w:rPr>
          <w:sz w:val="20"/>
        </w:rPr>
        <w:t>than</w:t>
      </w:r>
      <w:r>
        <w:rPr>
          <w:spacing w:val="10"/>
          <w:sz w:val="20"/>
        </w:rPr>
        <w:t xml:space="preserve"> </w:t>
      </w:r>
      <w:r>
        <w:rPr>
          <w:sz w:val="20"/>
        </w:rPr>
        <w:t>a</w:t>
      </w:r>
      <w:r>
        <w:rPr>
          <w:spacing w:val="10"/>
          <w:sz w:val="20"/>
        </w:rPr>
        <w:t xml:space="preserve"> </w:t>
      </w:r>
      <w:r>
        <w:rPr>
          <w:sz w:val="20"/>
        </w:rPr>
        <w:t>least-</w:t>
      </w:r>
      <w:r>
        <w:rPr>
          <w:spacing w:val="-2"/>
          <w:sz w:val="20"/>
        </w:rPr>
        <w:t>squares</w:t>
      </w:r>
      <w:r>
        <w:rPr>
          <w:rFonts w:ascii="Times New Roman" w:hAnsi="Times New Roman"/>
          <w:sz w:val="20"/>
        </w:rPr>
        <w:tab/>
      </w:r>
      <w:r>
        <w:rPr>
          <w:rFonts w:ascii="Trebuchet MS" w:hAnsi="Trebuchet MS"/>
          <w:spacing w:val="-5"/>
          <w:sz w:val="10"/>
        </w:rPr>
        <w:t>845</w:t>
      </w:r>
    </w:p>
    <w:p w14:paraId="52E88EC1" w14:textId="77777777" w:rsidR="00EA1924" w:rsidRDefault="00000000">
      <w:pPr>
        <w:tabs>
          <w:tab w:val="left" w:pos="10859"/>
        </w:tabs>
        <w:spacing w:before="30"/>
        <w:ind w:left="2761"/>
        <w:rPr>
          <w:rFonts w:ascii="Trebuchet MS"/>
          <w:sz w:val="10"/>
        </w:rPr>
      </w:pPr>
      <w:r>
        <w:rPr>
          <w:spacing w:val="-4"/>
          <w:sz w:val="20"/>
        </w:rPr>
        <w:t>cubic</w:t>
      </w:r>
      <w:r>
        <w:rPr>
          <w:spacing w:val="-5"/>
          <w:sz w:val="20"/>
        </w:rPr>
        <w:t xml:space="preserve"> </w:t>
      </w:r>
      <w:r>
        <w:rPr>
          <w:spacing w:val="-4"/>
          <w:sz w:val="20"/>
        </w:rPr>
        <w:t>on the</w:t>
      </w:r>
      <w:r>
        <w:rPr>
          <w:spacing w:val="-5"/>
          <w:sz w:val="20"/>
        </w:rPr>
        <w:t xml:space="preserve"> </w:t>
      </w:r>
      <w:r>
        <w:rPr>
          <w:spacing w:val="-4"/>
          <w:sz w:val="20"/>
        </w:rPr>
        <w:t>same 150</w:t>
      </w:r>
      <w:r>
        <w:rPr>
          <w:spacing w:val="-5"/>
          <w:sz w:val="20"/>
        </w:rPr>
        <w:t xml:space="preserve"> </w:t>
      </w:r>
      <w:r>
        <w:rPr>
          <w:spacing w:val="-4"/>
          <w:sz w:val="20"/>
        </w:rPr>
        <w:t>rows;</w:t>
      </w:r>
      <w:r>
        <w:rPr>
          <w:spacing w:val="-2"/>
          <w:sz w:val="20"/>
        </w:rPr>
        <w:t xml:space="preserve"> </w:t>
      </w:r>
      <w:r>
        <w:rPr>
          <w:spacing w:val="-4"/>
          <w:sz w:val="20"/>
        </w:rPr>
        <w:t>the</w:t>
      </w:r>
      <w:r>
        <w:rPr>
          <w:spacing w:val="-5"/>
          <w:sz w:val="20"/>
        </w:rPr>
        <w:t xml:space="preserve"> </w:t>
      </w:r>
      <w:r>
        <w:rPr>
          <w:spacing w:val="-4"/>
          <w:sz w:val="20"/>
        </w:rPr>
        <w:t>one model</w:t>
      </w:r>
      <w:r>
        <w:rPr>
          <w:spacing w:val="-5"/>
          <w:sz w:val="20"/>
        </w:rPr>
        <w:t xml:space="preserve"> </w:t>
      </w:r>
      <w:r>
        <w:rPr>
          <w:spacing w:val="-4"/>
          <w:sz w:val="20"/>
        </w:rPr>
        <w:t>that beat</w:t>
      </w:r>
      <w:r>
        <w:rPr>
          <w:spacing w:val="-5"/>
          <w:sz w:val="20"/>
        </w:rPr>
        <w:t xml:space="preserve"> </w:t>
      </w:r>
      <w:r>
        <w:rPr>
          <w:spacing w:val="-4"/>
          <w:sz w:val="20"/>
        </w:rPr>
        <w:t>the cubic</w:t>
      </w:r>
      <w:r>
        <w:rPr>
          <w:spacing w:val="-5"/>
          <w:sz w:val="20"/>
        </w:rPr>
        <w:t xml:space="preserve"> </w:t>
      </w:r>
      <w:r>
        <w:rPr>
          <w:spacing w:val="-4"/>
          <w:sz w:val="20"/>
        </w:rPr>
        <w:t>did so</w:t>
      </w:r>
      <w:r>
        <w:rPr>
          <w:spacing w:val="-5"/>
          <w:sz w:val="20"/>
        </w:rPr>
        <w:t xml:space="preserve"> </w:t>
      </w:r>
      <w:r>
        <w:rPr>
          <w:spacing w:val="-4"/>
          <w:sz w:val="20"/>
        </w:rPr>
        <w:t>by writing</w:t>
      </w:r>
      <w:r>
        <w:rPr>
          <w:spacing w:val="-5"/>
          <w:sz w:val="20"/>
        </w:rPr>
        <w:t xml:space="preserve"> </w:t>
      </w:r>
      <w:r>
        <w:rPr>
          <w:spacing w:val="-4"/>
          <w:sz w:val="20"/>
        </w:rPr>
        <w:t>and running</w:t>
      </w:r>
      <w:r>
        <w:rPr>
          <w:rFonts w:ascii="Times New Roman"/>
          <w:sz w:val="20"/>
        </w:rPr>
        <w:tab/>
      </w:r>
      <w:r>
        <w:rPr>
          <w:rFonts w:ascii="Trebuchet MS"/>
          <w:spacing w:val="-5"/>
          <w:sz w:val="10"/>
        </w:rPr>
        <w:t>846</w:t>
      </w:r>
    </w:p>
    <w:p w14:paraId="3EB95C8D" w14:textId="77777777" w:rsidR="00EA1924" w:rsidRDefault="00000000">
      <w:pPr>
        <w:tabs>
          <w:tab w:val="left" w:pos="10859"/>
        </w:tabs>
        <w:spacing w:before="30"/>
        <w:ind w:left="2761"/>
        <w:rPr>
          <w:rFonts w:ascii="Trebuchet MS" w:hAnsi="Trebuchet MS"/>
          <w:sz w:val="10"/>
        </w:rPr>
      </w:pPr>
      <w:r>
        <w:rPr>
          <w:sz w:val="20"/>
        </w:rPr>
        <w:t>code,</w:t>
      </w:r>
      <w:r>
        <w:rPr>
          <w:spacing w:val="-4"/>
          <w:sz w:val="20"/>
        </w:rPr>
        <w:t xml:space="preserve"> </w:t>
      </w:r>
      <w:r>
        <w:rPr>
          <w:sz w:val="20"/>
        </w:rPr>
        <w:t>which</w:t>
      </w:r>
      <w:r>
        <w:rPr>
          <w:spacing w:val="-1"/>
          <w:sz w:val="20"/>
        </w:rPr>
        <w:t xml:space="preserve"> </w:t>
      </w:r>
      <w:r>
        <w:rPr>
          <w:sz w:val="20"/>
        </w:rPr>
        <w:t>measures an</w:t>
      </w:r>
      <w:r>
        <w:rPr>
          <w:spacing w:val="-2"/>
          <w:sz w:val="20"/>
        </w:rPr>
        <w:t xml:space="preserve"> </w:t>
      </w:r>
      <w:r>
        <w:rPr>
          <w:sz w:val="20"/>
        </w:rPr>
        <w:t>agent</w:t>
      </w:r>
      <w:r>
        <w:rPr>
          <w:spacing w:val="-1"/>
          <w:sz w:val="20"/>
        </w:rPr>
        <w:t xml:space="preserve"> </w:t>
      </w:r>
      <w:r>
        <w:rPr>
          <w:sz w:val="20"/>
        </w:rPr>
        <w:t>rather</w:t>
      </w:r>
      <w:r>
        <w:rPr>
          <w:spacing w:val="-1"/>
          <w:sz w:val="20"/>
        </w:rPr>
        <w:t xml:space="preserve"> </w:t>
      </w:r>
      <w:r>
        <w:rPr>
          <w:sz w:val="20"/>
        </w:rPr>
        <w:t>than</w:t>
      </w:r>
      <w:r>
        <w:rPr>
          <w:spacing w:val="-1"/>
          <w:sz w:val="20"/>
        </w:rPr>
        <w:t xml:space="preserve"> </w:t>
      </w:r>
      <w:r>
        <w:rPr>
          <w:sz w:val="20"/>
        </w:rPr>
        <w:t>a</w:t>
      </w:r>
      <w:r>
        <w:rPr>
          <w:spacing w:val="-2"/>
          <w:sz w:val="20"/>
        </w:rPr>
        <w:t xml:space="preserve"> </w:t>
      </w:r>
      <w:r>
        <w:rPr>
          <w:sz w:val="20"/>
        </w:rPr>
        <w:t>language model.</w:t>
      </w:r>
      <w:r>
        <w:rPr>
          <w:spacing w:val="11"/>
          <w:sz w:val="20"/>
        </w:rPr>
        <w:t xml:space="preserve"> </w:t>
      </w:r>
      <w:r>
        <w:rPr>
          <w:sz w:val="20"/>
        </w:rPr>
        <w:t>The</w:t>
      </w:r>
      <w:r>
        <w:rPr>
          <w:spacing w:val="-2"/>
          <w:sz w:val="20"/>
        </w:rPr>
        <w:t xml:space="preserve"> </w:t>
      </w:r>
      <w:r>
        <w:rPr>
          <w:sz w:val="20"/>
        </w:rPr>
        <w:t>answer</w:t>
      </w:r>
      <w:r>
        <w:rPr>
          <w:spacing w:val="-1"/>
          <w:sz w:val="20"/>
        </w:rPr>
        <w:t xml:space="preserve"> </w:t>
      </w:r>
      <w:r>
        <w:rPr>
          <w:sz w:val="20"/>
        </w:rPr>
        <w:t>to</w:t>
      </w:r>
      <w:r>
        <w:rPr>
          <w:spacing w:val="-1"/>
          <w:sz w:val="20"/>
        </w:rPr>
        <w:t xml:space="preserve"> </w:t>
      </w:r>
      <w:r>
        <w:rPr>
          <w:sz w:val="20"/>
        </w:rPr>
        <w:t xml:space="preserve">the </w:t>
      </w:r>
      <w:r>
        <w:rPr>
          <w:spacing w:val="-2"/>
          <w:sz w:val="20"/>
        </w:rPr>
        <w:t>paper’s</w:t>
      </w:r>
      <w:r>
        <w:rPr>
          <w:rFonts w:ascii="Times New Roman" w:hAnsi="Times New Roman"/>
          <w:sz w:val="20"/>
        </w:rPr>
        <w:tab/>
      </w:r>
      <w:r>
        <w:rPr>
          <w:rFonts w:ascii="Trebuchet MS" w:hAnsi="Trebuchet MS"/>
          <w:spacing w:val="-5"/>
          <w:sz w:val="10"/>
        </w:rPr>
        <w:t>847</w:t>
      </w:r>
    </w:p>
    <w:p w14:paraId="68207047" w14:textId="77777777" w:rsidR="00EA1924" w:rsidRDefault="00000000">
      <w:pPr>
        <w:tabs>
          <w:tab w:val="left" w:pos="10859"/>
        </w:tabs>
        <w:spacing w:before="30"/>
        <w:ind w:left="2761"/>
        <w:rPr>
          <w:rFonts w:ascii="Trebuchet MS"/>
          <w:sz w:val="10"/>
        </w:rPr>
      </w:pPr>
      <w:r>
        <w:rPr>
          <w:sz w:val="20"/>
        </w:rPr>
        <w:t>central</w:t>
      </w:r>
      <w:r>
        <w:rPr>
          <w:spacing w:val="14"/>
          <w:sz w:val="20"/>
        </w:rPr>
        <w:t xml:space="preserve"> </w:t>
      </w:r>
      <w:r>
        <w:rPr>
          <w:sz w:val="20"/>
        </w:rPr>
        <w:t>question</w:t>
      </w:r>
      <w:r>
        <w:rPr>
          <w:spacing w:val="14"/>
          <w:sz w:val="20"/>
        </w:rPr>
        <w:t xml:space="preserve"> </w:t>
      </w:r>
      <w:r>
        <w:rPr>
          <w:sz w:val="20"/>
        </w:rPr>
        <w:t>is</w:t>
      </w:r>
      <w:r>
        <w:rPr>
          <w:spacing w:val="14"/>
          <w:sz w:val="20"/>
        </w:rPr>
        <w:t xml:space="preserve"> </w:t>
      </w:r>
      <w:r>
        <w:rPr>
          <w:sz w:val="20"/>
        </w:rPr>
        <w:t>therefore</w:t>
      </w:r>
      <w:r>
        <w:rPr>
          <w:spacing w:val="14"/>
          <w:sz w:val="20"/>
        </w:rPr>
        <w:t xml:space="preserve"> </w:t>
      </w:r>
      <w:r>
        <w:rPr>
          <w:sz w:val="20"/>
        </w:rPr>
        <w:t>affirmative</w:t>
      </w:r>
      <w:r>
        <w:rPr>
          <w:spacing w:val="14"/>
          <w:sz w:val="20"/>
        </w:rPr>
        <w:t xml:space="preserve"> </w:t>
      </w:r>
      <w:r>
        <w:rPr>
          <w:sz w:val="20"/>
        </w:rPr>
        <w:t>but</w:t>
      </w:r>
      <w:r>
        <w:rPr>
          <w:spacing w:val="15"/>
          <w:sz w:val="20"/>
        </w:rPr>
        <w:t xml:space="preserve"> </w:t>
      </w:r>
      <w:r>
        <w:rPr>
          <w:sz w:val="20"/>
        </w:rPr>
        <w:t>narrower</w:t>
      </w:r>
      <w:r>
        <w:rPr>
          <w:spacing w:val="14"/>
          <w:sz w:val="20"/>
        </w:rPr>
        <w:t xml:space="preserve"> </w:t>
      </w:r>
      <w:r>
        <w:rPr>
          <w:sz w:val="20"/>
        </w:rPr>
        <w:t>than</w:t>
      </w:r>
      <w:r>
        <w:rPr>
          <w:spacing w:val="14"/>
          <w:sz w:val="20"/>
        </w:rPr>
        <w:t xml:space="preserve"> </w:t>
      </w:r>
      <w:r>
        <w:rPr>
          <w:sz w:val="20"/>
        </w:rPr>
        <w:t>expected:</w:t>
      </w:r>
      <w:r>
        <w:rPr>
          <w:spacing w:val="38"/>
          <w:sz w:val="20"/>
        </w:rPr>
        <w:t xml:space="preserve"> </w:t>
      </w:r>
      <w:r>
        <w:rPr>
          <w:sz w:val="20"/>
        </w:rPr>
        <w:t>machine</w:t>
      </w:r>
      <w:r>
        <w:rPr>
          <w:spacing w:val="14"/>
          <w:sz w:val="20"/>
        </w:rPr>
        <w:t xml:space="preserve"> </w:t>
      </w:r>
      <w:r>
        <w:rPr>
          <w:spacing w:val="-2"/>
          <w:sz w:val="20"/>
        </w:rPr>
        <w:t>learning</w:t>
      </w:r>
      <w:r>
        <w:rPr>
          <w:rFonts w:ascii="Times New Roman"/>
          <w:sz w:val="20"/>
        </w:rPr>
        <w:tab/>
      </w:r>
      <w:r>
        <w:rPr>
          <w:rFonts w:ascii="Trebuchet MS"/>
          <w:spacing w:val="-5"/>
          <w:sz w:val="10"/>
        </w:rPr>
        <w:t>848</w:t>
      </w:r>
    </w:p>
    <w:p w14:paraId="3F803294" w14:textId="77777777" w:rsidR="00EA1924" w:rsidRDefault="00000000">
      <w:pPr>
        <w:tabs>
          <w:tab w:val="left" w:pos="10859"/>
        </w:tabs>
        <w:spacing w:before="21"/>
        <w:ind w:left="2761"/>
        <w:rPr>
          <w:rFonts w:ascii="Trebuchet MS"/>
          <w:sz w:val="10"/>
        </w:rPr>
      </w:pPr>
      <w:r>
        <w:rPr>
          <w:sz w:val="20"/>
        </w:rPr>
        <w:t>does</w:t>
      </w:r>
      <w:r>
        <w:rPr>
          <w:spacing w:val="-13"/>
          <w:sz w:val="20"/>
        </w:rPr>
        <w:t xml:space="preserve"> </w:t>
      </w:r>
      <w:r>
        <w:rPr>
          <w:sz w:val="20"/>
        </w:rPr>
        <w:t>characterize</w:t>
      </w:r>
      <w:r>
        <w:rPr>
          <w:spacing w:val="-10"/>
          <w:sz w:val="20"/>
        </w:rPr>
        <w:t xml:space="preserve"> </w:t>
      </w:r>
      <w:r>
        <w:rPr>
          <w:i/>
          <w:sz w:val="20"/>
        </w:rPr>
        <w:t>n</w:t>
      </w:r>
      <w:r>
        <w:rPr>
          <w:i/>
          <w:spacing w:val="-2"/>
          <w:sz w:val="20"/>
        </w:rPr>
        <w:t xml:space="preserve"> </w:t>
      </w:r>
      <w:r>
        <w:rPr>
          <w:rFonts w:ascii="Verdana"/>
          <w:i/>
          <w:sz w:val="20"/>
        </w:rPr>
        <w:t>&gt;</w:t>
      </w:r>
      <w:r>
        <w:rPr>
          <w:rFonts w:ascii="Verdana"/>
          <w:i/>
          <w:spacing w:val="-17"/>
          <w:sz w:val="20"/>
        </w:rPr>
        <w:t xml:space="preserve"> </w:t>
      </w:r>
      <w:r>
        <w:rPr>
          <w:sz w:val="20"/>
        </w:rPr>
        <w:t>4</w:t>
      </w:r>
      <w:r>
        <w:rPr>
          <w:spacing w:val="-10"/>
          <w:sz w:val="20"/>
        </w:rPr>
        <w:t xml:space="preserve"> </w:t>
      </w:r>
      <w:r>
        <w:rPr>
          <w:sz w:val="20"/>
        </w:rPr>
        <w:t>colorant</w:t>
      </w:r>
      <w:r>
        <w:rPr>
          <w:spacing w:val="-9"/>
          <w:sz w:val="20"/>
        </w:rPr>
        <w:t xml:space="preserve"> </w:t>
      </w:r>
      <w:r>
        <w:rPr>
          <w:sz w:val="20"/>
        </w:rPr>
        <w:t>systems</w:t>
      </w:r>
      <w:r>
        <w:rPr>
          <w:spacing w:val="-10"/>
          <w:sz w:val="20"/>
        </w:rPr>
        <w:t xml:space="preserve"> </w:t>
      </w:r>
      <w:r>
        <w:rPr>
          <w:sz w:val="20"/>
        </w:rPr>
        <w:t>well,</w:t>
      </w:r>
      <w:r>
        <w:rPr>
          <w:spacing w:val="-9"/>
          <w:sz w:val="20"/>
        </w:rPr>
        <w:t xml:space="preserve"> </w:t>
      </w:r>
      <w:r>
        <w:rPr>
          <w:sz w:val="20"/>
        </w:rPr>
        <w:t>and</w:t>
      </w:r>
      <w:r>
        <w:rPr>
          <w:spacing w:val="-9"/>
          <w:sz w:val="20"/>
        </w:rPr>
        <w:t xml:space="preserve"> </w:t>
      </w:r>
      <w:r>
        <w:rPr>
          <w:sz w:val="20"/>
        </w:rPr>
        <w:t>so</w:t>
      </w:r>
      <w:r>
        <w:rPr>
          <w:spacing w:val="-10"/>
          <w:sz w:val="20"/>
        </w:rPr>
        <w:t xml:space="preserve"> </w:t>
      </w:r>
      <w:r>
        <w:rPr>
          <w:sz w:val="20"/>
        </w:rPr>
        <w:t>does</w:t>
      </w:r>
      <w:r>
        <w:rPr>
          <w:spacing w:val="-9"/>
          <w:sz w:val="20"/>
        </w:rPr>
        <w:t xml:space="preserve"> </w:t>
      </w:r>
      <w:r>
        <w:rPr>
          <w:sz w:val="20"/>
        </w:rPr>
        <w:t>classical</w:t>
      </w:r>
      <w:r>
        <w:rPr>
          <w:spacing w:val="-10"/>
          <w:sz w:val="20"/>
        </w:rPr>
        <w:t xml:space="preserve"> </w:t>
      </w:r>
      <w:r>
        <w:rPr>
          <w:sz w:val="20"/>
        </w:rPr>
        <w:t>polynomial</w:t>
      </w:r>
      <w:r>
        <w:rPr>
          <w:spacing w:val="-9"/>
          <w:sz w:val="20"/>
        </w:rPr>
        <w:t xml:space="preserve"> </w:t>
      </w:r>
      <w:r>
        <w:rPr>
          <w:spacing w:val="-2"/>
          <w:sz w:val="20"/>
        </w:rPr>
        <w:t>regression,</w:t>
      </w:r>
      <w:r>
        <w:rPr>
          <w:rFonts w:ascii="Times New Roman"/>
          <w:sz w:val="20"/>
        </w:rPr>
        <w:tab/>
      </w:r>
      <w:r>
        <w:rPr>
          <w:rFonts w:ascii="Trebuchet MS"/>
          <w:spacing w:val="-5"/>
          <w:sz w:val="10"/>
        </w:rPr>
        <w:t>849</w:t>
      </w:r>
    </w:p>
    <w:p w14:paraId="342128FD" w14:textId="77777777" w:rsidR="00EA1924" w:rsidRDefault="00000000">
      <w:pPr>
        <w:tabs>
          <w:tab w:val="left" w:pos="10859"/>
        </w:tabs>
        <w:spacing w:before="30"/>
        <w:ind w:left="2755"/>
        <w:rPr>
          <w:rFonts w:ascii="Trebuchet MS"/>
          <w:sz w:val="10"/>
        </w:rPr>
      </w:pPr>
      <w:r>
        <w:rPr>
          <w:sz w:val="20"/>
        </w:rPr>
        <w:t>provided</w:t>
      </w:r>
      <w:r>
        <w:rPr>
          <w:spacing w:val="-7"/>
          <w:sz w:val="20"/>
        </w:rPr>
        <w:t xml:space="preserve"> </w:t>
      </w:r>
      <w:r>
        <w:rPr>
          <w:sz w:val="20"/>
        </w:rPr>
        <w:t>it</w:t>
      </w:r>
      <w:r>
        <w:rPr>
          <w:spacing w:val="-6"/>
          <w:sz w:val="20"/>
        </w:rPr>
        <w:t xml:space="preserve"> </w:t>
      </w:r>
      <w:r>
        <w:rPr>
          <w:sz w:val="20"/>
        </w:rPr>
        <w:t>is</w:t>
      </w:r>
      <w:r>
        <w:rPr>
          <w:spacing w:val="-6"/>
          <w:sz w:val="20"/>
        </w:rPr>
        <w:t xml:space="preserve"> </w:t>
      </w:r>
      <w:r>
        <w:rPr>
          <w:sz w:val="20"/>
        </w:rPr>
        <w:t>given</w:t>
      </w:r>
      <w:r>
        <w:rPr>
          <w:spacing w:val="-6"/>
          <w:sz w:val="20"/>
        </w:rPr>
        <w:t xml:space="preserve"> </w:t>
      </w:r>
      <w:r>
        <w:rPr>
          <w:sz w:val="20"/>
        </w:rPr>
        <w:t>the</w:t>
      </w:r>
      <w:r>
        <w:rPr>
          <w:spacing w:val="-6"/>
          <w:sz w:val="20"/>
        </w:rPr>
        <w:t xml:space="preserve"> </w:t>
      </w:r>
      <w:r>
        <w:rPr>
          <w:sz w:val="20"/>
        </w:rPr>
        <w:t>fitting</w:t>
      </w:r>
      <w:r>
        <w:rPr>
          <w:spacing w:val="-6"/>
          <w:sz w:val="20"/>
        </w:rPr>
        <w:t xml:space="preserve"> </w:t>
      </w:r>
      <w:r>
        <w:rPr>
          <w:sz w:val="20"/>
        </w:rPr>
        <w:t>space</w:t>
      </w:r>
      <w:r>
        <w:rPr>
          <w:spacing w:val="-6"/>
          <w:sz w:val="20"/>
        </w:rPr>
        <w:t xml:space="preserve"> </w:t>
      </w:r>
      <w:r>
        <w:rPr>
          <w:sz w:val="20"/>
        </w:rPr>
        <w:t>and</w:t>
      </w:r>
      <w:r>
        <w:rPr>
          <w:spacing w:val="-6"/>
          <w:sz w:val="20"/>
        </w:rPr>
        <w:t xml:space="preserve"> </w:t>
      </w:r>
      <w:r>
        <w:rPr>
          <w:sz w:val="20"/>
        </w:rPr>
        <w:t>the</w:t>
      </w:r>
      <w:r>
        <w:rPr>
          <w:spacing w:val="-6"/>
          <w:sz w:val="20"/>
        </w:rPr>
        <w:t xml:space="preserve"> </w:t>
      </w:r>
      <w:r>
        <w:rPr>
          <w:sz w:val="20"/>
        </w:rPr>
        <w:t>degree</w:t>
      </w:r>
      <w:r>
        <w:rPr>
          <w:spacing w:val="-6"/>
          <w:sz w:val="20"/>
        </w:rPr>
        <w:t xml:space="preserve"> </w:t>
      </w:r>
      <w:r>
        <w:rPr>
          <w:sz w:val="20"/>
        </w:rPr>
        <w:t>it</w:t>
      </w:r>
      <w:r>
        <w:rPr>
          <w:spacing w:val="-6"/>
          <w:sz w:val="20"/>
        </w:rPr>
        <w:t xml:space="preserve"> </w:t>
      </w:r>
      <w:r>
        <w:rPr>
          <w:spacing w:val="-2"/>
          <w:sz w:val="20"/>
        </w:rPr>
        <w:t>needs.</w:t>
      </w:r>
      <w:r>
        <w:rPr>
          <w:rFonts w:ascii="Times New Roman"/>
          <w:sz w:val="20"/>
        </w:rPr>
        <w:tab/>
      </w:r>
      <w:r>
        <w:rPr>
          <w:rFonts w:ascii="Trebuchet MS"/>
          <w:spacing w:val="-5"/>
          <w:sz w:val="10"/>
        </w:rPr>
        <w:t>850</w:t>
      </w:r>
    </w:p>
    <w:p w14:paraId="772E47DA" w14:textId="77777777" w:rsidR="00EA1924" w:rsidRDefault="00000000">
      <w:pPr>
        <w:tabs>
          <w:tab w:val="left" w:pos="10859"/>
        </w:tabs>
        <w:spacing w:before="269"/>
        <w:ind w:left="2754"/>
        <w:rPr>
          <w:rFonts w:ascii="Trebuchet MS"/>
          <w:sz w:val="10"/>
        </w:rPr>
      </w:pPr>
      <w:r>
        <w:rPr>
          <w:b/>
          <w:spacing w:val="-4"/>
          <w:sz w:val="18"/>
        </w:rPr>
        <w:t>Author</w:t>
      </w:r>
      <w:r>
        <w:rPr>
          <w:b/>
          <w:spacing w:val="-2"/>
          <w:sz w:val="18"/>
        </w:rPr>
        <w:t xml:space="preserve"> </w:t>
      </w:r>
      <w:r>
        <w:rPr>
          <w:b/>
          <w:spacing w:val="-4"/>
          <w:sz w:val="18"/>
        </w:rPr>
        <w:t>Contributions:</w:t>
      </w:r>
      <w:r>
        <w:rPr>
          <w:b/>
          <w:spacing w:val="17"/>
          <w:sz w:val="18"/>
        </w:rPr>
        <w:t xml:space="preserve"> </w:t>
      </w:r>
      <w:r>
        <w:rPr>
          <w:spacing w:val="-4"/>
          <w:sz w:val="18"/>
        </w:rPr>
        <w:t>Conceptualization,</w:t>
      </w:r>
      <w:r>
        <w:rPr>
          <w:spacing w:val="1"/>
          <w:sz w:val="18"/>
        </w:rPr>
        <w:t xml:space="preserve"> </w:t>
      </w:r>
      <w:r>
        <w:rPr>
          <w:spacing w:val="-4"/>
          <w:sz w:val="18"/>
        </w:rPr>
        <w:t>M.H.Z.</w:t>
      </w:r>
      <w:r>
        <w:rPr>
          <w:spacing w:val="-1"/>
          <w:sz w:val="18"/>
        </w:rPr>
        <w:t xml:space="preserve"> </w:t>
      </w:r>
      <w:r>
        <w:rPr>
          <w:spacing w:val="-4"/>
          <w:sz w:val="18"/>
        </w:rPr>
        <w:t>and</w:t>
      </w:r>
      <w:r>
        <w:rPr>
          <w:spacing w:val="-1"/>
          <w:sz w:val="18"/>
        </w:rPr>
        <w:t xml:space="preserve"> </w:t>
      </w:r>
      <w:r>
        <w:rPr>
          <w:spacing w:val="-4"/>
          <w:sz w:val="18"/>
        </w:rPr>
        <w:t>P.J.G.;</w:t>
      </w:r>
      <w:r>
        <w:rPr>
          <w:spacing w:val="2"/>
          <w:sz w:val="18"/>
        </w:rPr>
        <w:t xml:space="preserve"> </w:t>
      </w:r>
      <w:r>
        <w:rPr>
          <w:spacing w:val="-4"/>
          <w:sz w:val="18"/>
        </w:rPr>
        <w:t>methodology,</w:t>
      </w:r>
      <w:r>
        <w:rPr>
          <w:spacing w:val="1"/>
          <w:sz w:val="18"/>
        </w:rPr>
        <w:t xml:space="preserve"> </w:t>
      </w:r>
      <w:r>
        <w:rPr>
          <w:spacing w:val="-4"/>
          <w:sz w:val="18"/>
        </w:rPr>
        <w:t>M.H.Z.;</w:t>
      </w:r>
      <w:r>
        <w:rPr>
          <w:spacing w:val="2"/>
          <w:sz w:val="18"/>
        </w:rPr>
        <w:t xml:space="preserve"> </w:t>
      </w:r>
      <w:r>
        <w:rPr>
          <w:spacing w:val="-4"/>
          <w:sz w:val="18"/>
        </w:rPr>
        <w:t>software,</w:t>
      </w:r>
      <w:r>
        <w:rPr>
          <w:spacing w:val="2"/>
          <w:sz w:val="18"/>
        </w:rPr>
        <w:t xml:space="preserve"> </w:t>
      </w:r>
      <w:r>
        <w:rPr>
          <w:spacing w:val="-4"/>
          <w:sz w:val="18"/>
        </w:rPr>
        <w:t>M.H.Z.;</w:t>
      </w:r>
      <w:r>
        <w:rPr>
          <w:rFonts w:ascii="Times New Roman"/>
          <w:sz w:val="18"/>
        </w:rPr>
        <w:tab/>
      </w:r>
      <w:r>
        <w:rPr>
          <w:rFonts w:ascii="Trebuchet MS"/>
          <w:spacing w:val="-5"/>
          <w:sz w:val="10"/>
        </w:rPr>
        <w:t>851</w:t>
      </w:r>
    </w:p>
    <w:p w14:paraId="45875D26" w14:textId="77777777" w:rsidR="00EA1924" w:rsidRDefault="00000000">
      <w:pPr>
        <w:pStyle w:val="BodyText"/>
        <w:tabs>
          <w:tab w:val="left" w:pos="10859"/>
        </w:tabs>
        <w:spacing w:before="37"/>
        <w:ind w:left="2756"/>
        <w:rPr>
          <w:rFonts w:ascii="Trebuchet MS"/>
          <w:sz w:val="10"/>
        </w:rPr>
      </w:pPr>
      <w:r>
        <w:t>validation,</w:t>
      </w:r>
      <w:r>
        <w:rPr>
          <w:spacing w:val="-7"/>
        </w:rPr>
        <w:t xml:space="preserve"> </w:t>
      </w:r>
      <w:r>
        <w:t>M.H.Z.</w:t>
      </w:r>
      <w:r>
        <w:rPr>
          <w:spacing w:val="-6"/>
        </w:rPr>
        <w:t xml:space="preserve"> </w:t>
      </w:r>
      <w:r>
        <w:t>and</w:t>
      </w:r>
      <w:r>
        <w:rPr>
          <w:spacing w:val="-6"/>
        </w:rPr>
        <w:t xml:space="preserve"> </w:t>
      </w:r>
      <w:r>
        <w:t>P.J.G.;</w:t>
      </w:r>
      <w:r>
        <w:rPr>
          <w:spacing w:val="-6"/>
        </w:rPr>
        <w:t xml:space="preserve"> </w:t>
      </w:r>
      <w:r>
        <w:t>formal</w:t>
      </w:r>
      <w:r>
        <w:rPr>
          <w:spacing w:val="-6"/>
        </w:rPr>
        <w:t xml:space="preserve"> </w:t>
      </w:r>
      <w:r>
        <w:t>analysis,</w:t>
      </w:r>
      <w:r>
        <w:rPr>
          <w:spacing w:val="-6"/>
        </w:rPr>
        <w:t xml:space="preserve"> </w:t>
      </w:r>
      <w:r>
        <w:t>M.H.Z.;</w:t>
      </w:r>
      <w:r>
        <w:rPr>
          <w:spacing w:val="-6"/>
        </w:rPr>
        <w:t xml:space="preserve"> </w:t>
      </w:r>
      <w:r>
        <w:t>investigation,</w:t>
      </w:r>
      <w:r>
        <w:rPr>
          <w:spacing w:val="-6"/>
        </w:rPr>
        <w:t xml:space="preserve"> </w:t>
      </w:r>
      <w:r>
        <w:t>M.H.Z.;</w:t>
      </w:r>
      <w:r>
        <w:rPr>
          <w:spacing w:val="-6"/>
        </w:rPr>
        <w:t xml:space="preserve"> </w:t>
      </w:r>
      <w:r>
        <w:t>resources,</w:t>
      </w:r>
      <w:r>
        <w:rPr>
          <w:spacing w:val="-6"/>
        </w:rPr>
        <w:t xml:space="preserve"> </w:t>
      </w:r>
      <w:r>
        <w:t>P.J.G.;</w:t>
      </w:r>
      <w:r>
        <w:rPr>
          <w:spacing w:val="-6"/>
        </w:rPr>
        <w:t xml:space="preserve"> </w:t>
      </w:r>
      <w:r>
        <w:rPr>
          <w:spacing w:val="-4"/>
        </w:rPr>
        <w:t>data</w:t>
      </w:r>
      <w:r>
        <w:rPr>
          <w:rFonts w:ascii="Times New Roman"/>
        </w:rPr>
        <w:tab/>
      </w:r>
      <w:r>
        <w:rPr>
          <w:rFonts w:ascii="Trebuchet MS"/>
          <w:spacing w:val="-5"/>
          <w:sz w:val="10"/>
        </w:rPr>
        <w:t>852</w:t>
      </w:r>
    </w:p>
    <w:p w14:paraId="750D4475" w14:textId="77777777" w:rsidR="00EA1924" w:rsidRDefault="00000000">
      <w:pPr>
        <w:pStyle w:val="BodyText"/>
        <w:tabs>
          <w:tab w:val="left" w:pos="10859"/>
        </w:tabs>
        <w:spacing w:before="36"/>
        <w:ind w:left="2761"/>
        <w:rPr>
          <w:rFonts w:ascii="Trebuchet MS"/>
          <w:sz w:val="10"/>
        </w:rPr>
      </w:pPr>
      <w:r>
        <w:t>curation,</w:t>
      </w:r>
      <w:r>
        <w:rPr>
          <w:spacing w:val="-2"/>
        </w:rPr>
        <w:t xml:space="preserve"> </w:t>
      </w:r>
      <w:r>
        <w:t>M.H.Z.;</w:t>
      </w:r>
      <w:r>
        <w:rPr>
          <w:spacing w:val="-1"/>
        </w:rPr>
        <w:t xml:space="preserve"> </w:t>
      </w:r>
      <w:r>
        <w:t>writing</w:t>
      </w:r>
      <w:r>
        <w:rPr>
          <w:spacing w:val="-2"/>
        </w:rPr>
        <w:t xml:space="preserve"> </w:t>
      </w:r>
      <w:r>
        <w:t>(original draft</w:t>
      </w:r>
      <w:r>
        <w:rPr>
          <w:spacing w:val="-2"/>
        </w:rPr>
        <w:t xml:space="preserve"> </w:t>
      </w:r>
      <w:r>
        <w:t>preparation),</w:t>
      </w:r>
      <w:r>
        <w:rPr>
          <w:spacing w:val="-1"/>
        </w:rPr>
        <w:t xml:space="preserve"> </w:t>
      </w:r>
      <w:r>
        <w:t>M.H.Z.;</w:t>
      </w:r>
      <w:r>
        <w:rPr>
          <w:spacing w:val="-2"/>
        </w:rPr>
        <w:t xml:space="preserve"> </w:t>
      </w:r>
      <w:r>
        <w:t>writing (review</w:t>
      </w:r>
      <w:r>
        <w:rPr>
          <w:spacing w:val="-2"/>
        </w:rPr>
        <w:t xml:space="preserve"> </w:t>
      </w:r>
      <w:r>
        <w:t>and</w:t>
      </w:r>
      <w:r>
        <w:rPr>
          <w:spacing w:val="-2"/>
        </w:rPr>
        <w:t xml:space="preserve"> </w:t>
      </w:r>
      <w:r>
        <w:t xml:space="preserve">editing), </w:t>
      </w:r>
      <w:r>
        <w:rPr>
          <w:spacing w:val="-2"/>
        </w:rPr>
        <w:t>M.H.Z.</w:t>
      </w:r>
      <w:r>
        <w:tab/>
      </w:r>
      <w:r>
        <w:rPr>
          <w:rFonts w:ascii="Trebuchet MS"/>
          <w:spacing w:val="-5"/>
          <w:sz w:val="10"/>
        </w:rPr>
        <w:t>853</w:t>
      </w:r>
    </w:p>
    <w:p w14:paraId="19082B8D" w14:textId="77777777" w:rsidR="00EA1924" w:rsidRDefault="00000000">
      <w:pPr>
        <w:pStyle w:val="BodyText"/>
        <w:tabs>
          <w:tab w:val="left" w:pos="10859"/>
        </w:tabs>
        <w:spacing w:before="36"/>
        <w:ind w:left="2761"/>
        <w:rPr>
          <w:rFonts w:ascii="Trebuchet MS"/>
          <w:sz w:val="10"/>
        </w:rPr>
      </w:pPr>
      <w:r>
        <w:rPr>
          <w:spacing w:val="-4"/>
        </w:rPr>
        <w:t>and</w:t>
      </w:r>
      <w:r>
        <w:rPr>
          <w:spacing w:val="-5"/>
        </w:rPr>
        <w:t xml:space="preserve"> </w:t>
      </w:r>
      <w:r>
        <w:rPr>
          <w:spacing w:val="-4"/>
        </w:rPr>
        <w:t>P.J.G.;</w:t>
      </w:r>
      <w:r>
        <w:t xml:space="preserve"> </w:t>
      </w:r>
      <w:r>
        <w:rPr>
          <w:spacing w:val="-4"/>
        </w:rPr>
        <w:t>visualization,</w:t>
      </w:r>
      <w:r>
        <w:rPr>
          <w:spacing w:val="-2"/>
        </w:rPr>
        <w:t xml:space="preserve"> </w:t>
      </w:r>
      <w:r>
        <w:rPr>
          <w:spacing w:val="-4"/>
        </w:rPr>
        <w:t>M.H.Z.;</w:t>
      </w:r>
      <w:r>
        <w:t xml:space="preserve"> </w:t>
      </w:r>
      <w:r>
        <w:rPr>
          <w:spacing w:val="-4"/>
        </w:rPr>
        <w:t>supervision,</w:t>
      </w:r>
      <w:r>
        <w:rPr>
          <w:spacing w:val="-2"/>
        </w:rPr>
        <w:t xml:space="preserve"> </w:t>
      </w:r>
      <w:r>
        <w:rPr>
          <w:spacing w:val="-4"/>
        </w:rPr>
        <w:t>P.J.G.;</w:t>
      </w:r>
      <w:r>
        <w:rPr>
          <w:spacing w:val="-1"/>
        </w:rPr>
        <w:t xml:space="preserve"> </w:t>
      </w:r>
      <w:r>
        <w:rPr>
          <w:spacing w:val="-4"/>
        </w:rPr>
        <w:t>project administration,</w:t>
      </w:r>
      <w:r>
        <w:rPr>
          <w:spacing w:val="-1"/>
        </w:rPr>
        <w:t xml:space="preserve"> </w:t>
      </w:r>
      <w:r>
        <w:rPr>
          <w:spacing w:val="-4"/>
        </w:rPr>
        <w:t>P.J.G.;</w:t>
      </w:r>
      <w:r>
        <w:rPr>
          <w:spacing w:val="-1"/>
        </w:rPr>
        <w:t xml:space="preserve"> </w:t>
      </w:r>
      <w:r>
        <w:rPr>
          <w:spacing w:val="-4"/>
        </w:rPr>
        <w:t>funding acquisition,</w:t>
      </w:r>
      <w:r>
        <w:rPr>
          <w:rFonts w:ascii="Times New Roman"/>
        </w:rPr>
        <w:tab/>
      </w:r>
      <w:r>
        <w:rPr>
          <w:rFonts w:ascii="Trebuchet MS"/>
          <w:spacing w:val="-5"/>
          <w:sz w:val="10"/>
        </w:rPr>
        <w:t>854</w:t>
      </w:r>
    </w:p>
    <w:p w14:paraId="697B7B30" w14:textId="77777777" w:rsidR="00EA1924" w:rsidRDefault="00000000">
      <w:pPr>
        <w:pStyle w:val="BodyText"/>
        <w:tabs>
          <w:tab w:val="left" w:pos="10859"/>
        </w:tabs>
        <w:spacing w:before="37"/>
        <w:ind w:left="2761"/>
        <w:rPr>
          <w:rFonts w:ascii="Trebuchet MS"/>
          <w:sz w:val="10"/>
        </w:rPr>
      </w:pPr>
      <w:r>
        <w:t>P.J.G.</w:t>
      </w:r>
      <w:r>
        <w:rPr>
          <w:spacing w:val="-8"/>
        </w:rPr>
        <w:t xml:space="preserve"> </w:t>
      </w:r>
      <w:r>
        <w:t>All</w:t>
      </w:r>
      <w:r>
        <w:rPr>
          <w:spacing w:val="-7"/>
        </w:rPr>
        <w:t xml:space="preserve"> </w:t>
      </w:r>
      <w:r>
        <w:t>authors</w:t>
      </w:r>
      <w:r>
        <w:rPr>
          <w:spacing w:val="-8"/>
        </w:rPr>
        <w:t xml:space="preserve"> </w:t>
      </w:r>
      <w:r>
        <w:t>have</w:t>
      </w:r>
      <w:r>
        <w:rPr>
          <w:spacing w:val="-7"/>
        </w:rPr>
        <w:t xml:space="preserve"> </w:t>
      </w:r>
      <w:r>
        <w:t>read</w:t>
      </w:r>
      <w:r>
        <w:rPr>
          <w:spacing w:val="-7"/>
        </w:rPr>
        <w:t xml:space="preserve"> </w:t>
      </w:r>
      <w:r>
        <w:t>and</w:t>
      </w:r>
      <w:r>
        <w:rPr>
          <w:spacing w:val="-8"/>
        </w:rPr>
        <w:t xml:space="preserve"> </w:t>
      </w:r>
      <w:r>
        <w:t>agreed</w:t>
      </w:r>
      <w:r>
        <w:rPr>
          <w:spacing w:val="-7"/>
        </w:rPr>
        <w:t xml:space="preserve"> </w:t>
      </w:r>
      <w:r>
        <w:t>to</w:t>
      </w:r>
      <w:r>
        <w:rPr>
          <w:spacing w:val="-7"/>
        </w:rPr>
        <w:t xml:space="preserve"> </w:t>
      </w:r>
      <w:r>
        <w:t>the</w:t>
      </w:r>
      <w:r>
        <w:rPr>
          <w:spacing w:val="-8"/>
        </w:rPr>
        <w:t xml:space="preserve"> </w:t>
      </w:r>
      <w:r>
        <w:t>published</w:t>
      </w:r>
      <w:r>
        <w:rPr>
          <w:spacing w:val="-7"/>
        </w:rPr>
        <w:t xml:space="preserve"> </w:t>
      </w:r>
      <w:r>
        <w:t>version</w:t>
      </w:r>
      <w:r>
        <w:rPr>
          <w:spacing w:val="-8"/>
        </w:rPr>
        <w:t xml:space="preserve"> </w:t>
      </w:r>
      <w:r>
        <w:t>of</w:t>
      </w:r>
      <w:r>
        <w:rPr>
          <w:spacing w:val="-7"/>
        </w:rPr>
        <w:t xml:space="preserve"> </w:t>
      </w:r>
      <w:r>
        <w:t>the</w:t>
      </w:r>
      <w:r>
        <w:rPr>
          <w:spacing w:val="-7"/>
        </w:rPr>
        <w:t xml:space="preserve"> </w:t>
      </w:r>
      <w:r>
        <w:rPr>
          <w:spacing w:val="-2"/>
        </w:rPr>
        <w:t>manuscript.</w:t>
      </w:r>
      <w:r>
        <w:rPr>
          <w:rFonts w:ascii="Times New Roman"/>
        </w:rPr>
        <w:tab/>
      </w:r>
      <w:r>
        <w:rPr>
          <w:rFonts w:ascii="Trebuchet MS"/>
          <w:spacing w:val="-5"/>
          <w:sz w:val="10"/>
        </w:rPr>
        <w:t>855</w:t>
      </w:r>
    </w:p>
    <w:p w14:paraId="4131DEC4" w14:textId="77777777" w:rsidR="00EA1924" w:rsidRDefault="00000000">
      <w:pPr>
        <w:tabs>
          <w:tab w:val="left" w:pos="10859"/>
        </w:tabs>
        <w:spacing w:before="156"/>
        <w:ind w:left="2761"/>
        <w:rPr>
          <w:rFonts w:ascii="Trebuchet MS"/>
          <w:sz w:val="10"/>
        </w:rPr>
      </w:pPr>
      <w:r>
        <w:rPr>
          <w:b/>
          <w:sz w:val="18"/>
        </w:rPr>
        <w:t>Funding:</w:t>
      </w:r>
      <w:r>
        <w:rPr>
          <w:b/>
          <w:spacing w:val="1"/>
          <w:sz w:val="18"/>
        </w:rPr>
        <w:t xml:space="preserve"> </w:t>
      </w:r>
      <w:r>
        <w:rPr>
          <w:sz w:val="18"/>
        </w:rPr>
        <w:t>This</w:t>
      </w:r>
      <w:r>
        <w:rPr>
          <w:spacing w:val="-9"/>
          <w:sz w:val="18"/>
        </w:rPr>
        <w:t xml:space="preserve"> </w:t>
      </w:r>
      <w:r>
        <w:rPr>
          <w:sz w:val="18"/>
        </w:rPr>
        <w:t>research</w:t>
      </w:r>
      <w:r>
        <w:rPr>
          <w:spacing w:val="-8"/>
          <w:sz w:val="18"/>
        </w:rPr>
        <w:t xml:space="preserve"> </w:t>
      </w:r>
      <w:r>
        <w:rPr>
          <w:sz w:val="18"/>
        </w:rPr>
        <w:t>received</w:t>
      </w:r>
      <w:r>
        <w:rPr>
          <w:spacing w:val="-8"/>
          <w:sz w:val="18"/>
        </w:rPr>
        <w:t xml:space="preserve"> </w:t>
      </w:r>
      <w:r>
        <w:rPr>
          <w:sz w:val="18"/>
        </w:rPr>
        <w:t>no</w:t>
      </w:r>
      <w:r>
        <w:rPr>
          <w:spacing w:val="-8"/>
          <w:sz w:val="18"/>
        </w:rPr>
        <w:t xml:space="preserve"> </w:t>
      </w:r>
      <w:r>
        <w:rPr>
          <w:sz w:val="18"/>
        </w:rPr>
        <w:t>external</w:t>
      </w:r>
      <w:r>
        <w:rPr>
          <w:spacing w:val="-8"/>
          <w:sz w:val="18"/>
        </w:rPr>
        <w:t xml:space="preserve"> </w:t>
      </w:r>
      <w:r>
        <w:rPr>
          <w:spacing w:val="-2"/>
          <w:sz w:val="18"/>
        </w:rPr>
        <w:t>funding.</w:t>
      </w:r>
      <w:r>
        <w:rPr>
          <w:rFonts w:ascii="Times New Roman"/>
          <w:sz w:val="18"/>
        </w:rPr>
        <w:tab/>
      </w:r>
      <w:r>
        <w:rPr>
          <w:rFonts w:ascii="Trebuchet MS"/>
          <w:spacing w:val="-5"/>
          <w:sz w:val="10"/>
        </w:rPr>
        <w:t>856</w:t>
      </w:r>
    </w:p>
    <w:p w14:paraId="313BE87C" w14:textId="77777777" w:rsidR="00EA1924" w:rsidRDefault="00000000">
      <w:pPr>
        <w:tabs>
          <w:tab w:val="left" w:pos="10859"/>
        </w:tabs>
        <w:spacing w:before="155"/>
        <w:ind w:left="2761"/>
        <w:rPr>
          <w:rFonts w:ascii="Trebuchet MS"/>
          <w:sz w:val="10"/>
        </w:rPr>
      </w:pPr>
      <w:r>
        <w:rPr>
          <w:b/>
          <w:sz w:val="18"/>
        </w:rPr>
        <w:t>Institutional</w:t>
      </w:r>
      <w:r>
        <w:rPr>
          <w:b/>
          <w:spacing w:val="-8"/>
          <w:sz w:val="18"/>
        </w:rPr>
        <w:t xml:space="preserve"> </w:t>
      </w:r>
      <w:r>
        <w:rPr>
          <w:b/>
          <w:sz w:val="18"/>
        </w:rPr>
        <w:t>Review</w:t>
      </w:r>
      <w:r>
        <w:rPr>
          <w:b/>
          <w:spacing w:val="-7"/>
          <w:sz w:val="18"/>
        </w:rPr>
        <w:t xml:space="preserve"> </w:t>
      </w:r>
      <w:r>
        <w:rPr>
          <w:b/>
          <w:sz w:val="18"/>
        </w:rPr>
        <w:t>Board</w:t>
      </w:r>
      <w:r>
        <w:rPr>
          <w:b/>
          <w:spacing w:val="-7"/>
          <w:sz w:val="18"/>
        </w:rPr>
        <w:t xml:space="preserve"> </w:t>
      </w:r>
      <w:r>
        <w:rPr>
          <w:b/>
          <w:sz w:val="18"/>
        </w:rPr>
        <w:t>Statement:</w:t>
      </w:r>
      <w:r>
        <w:rPr>
          <w:b/>
          <w:spacing w:val="2"/>
          <w:sz w:val="18"/>
        </w:rPr>
        <w:t xml:space="preserve"> </w:t>
      </w:r>
      <w:r>
        <w:rPr>
          <w:sz w:val="18"/>
        </w:rPr>
        <w:t>Not</w:t>
      </w:r>
      <w:r>
        <w:rPr>
          <w:spacing w:val="-8"/>
          <w:sz w:val="18"/>
        </w:rPr>
        <w:t xml:space="preserve"> </w:t>
      </w:r>
      <w:r>
        <w:rPr>
          <w:spacing w:val="-2"/>
          <w:sz w:val="18"/>
        </w:rPr>
        <w:t>applicable.</w:t>
      </w:r>
      <w:r>
        <w:rPr>
          <w:rFonts w:ascii="Times New Roman"/>
          <w:sz w:val="18"/>
        </w:rPr>
        <w:tab/>
      </w:r>
      <w:r>
        <w:rPr>
          <w:rFonts w:ascii="Trebuchet MS"/>
          <w:spacing w:val="-5"/>
          <w:sz w:val="10"/>
        </w:rPr>
        <w:t>857</w:t>
      </w:r>
    </w:p>
    <w:p w14:paraId="6252AA5F" w14:textId="77777777" w:rsidR="00EA1924" w:rsidRDefault="00000000">
      <w:pPr>
        <w:tabs>
          <w:tab w:val="left" w:pos="10859"/>
        </w:tabs>
        <w:spacing w:before="156"/>
        <w:ind w:left="2761"/>
        <w:rPr>
          <w:rFonts w:ascii="Trebuchet MS"/>
          <w:sz w:val="10"/>
        </w:rPr>
      </w:pPr>
      <w:r>
        <w:rPr>
          <w:b/>
          <w:sz w:val="18"/>
        </w:rPr>
        <w:t>Informed</w:t>
      </w:r>
      <w:r>
        <w:rPr>
          <w:b/>
          <w:spacing w:val="-8"/>
          <w:sz w:val="18"/>
        </w:rPr>
        <w:t xml:space="preserve"> </w:t>
      </w:r>
      <w:r>
        <w:rPr>
          <w:b/>
          <w:sz w:val="18"/>
        </w:rPr>
        <w:t>Consent</w:t>
      </w:r>
      <w:r>
        <w:rPr>
          <w:b/>
          <w:spacing w:val="-7"/>
          <w:sz w:val="18"/>
        </w:rPr>
        <w:t xml:space="preserve"> </w:t>
      </w:r>
      <w:r>
        <w:rPr>
          <w:b/>
          <w:sz w:val="18"/>
        </w:rPr>
        <w:t>Statement:</w:t>
      </w:r>
      <w:r>
        <w:rPr>
          <w:b/>
          <w:spacing w:val="2"/>
          <w:sz w:val="18"/>
        </w:rPr>
        <w:t xml:space="preserve"> </w:t>
      </w:r>
      <w:r>
        <w:rPr>
          <w:sz w:val="18"/>
        </w:rPr>
        <w:t>Not</w:t>
      </w:r>
      <w:r>
        <w:rPr>
          <w:spacing w:val="-7"/>
          <w:sz w:val="18"/>
        </w:rPr>
        <w:t xml:space="preserve"> </w:t>
      </w:r>
      <w:r>
        <w:rPr>
          <w:spacing w:val="-2"/>
          <w:sz w:val="18"/>
        </w:rPr>
        <w:t>applicable.</w:t>
      </w:r>
      <w:r>
        <w:rPr>
          <w:rFonts w:ascii="Times New Roman"/>
          <w:sz w:val="18"/>
        </w:rPr>
        <w:tab/>
      </w:r>
      <w:r>
        <w:rPr>
          <w:rFonts w:ascii="Trebuchet MS"/>
          <w:spacing w:val="-5"/>
          <w:sz w:val="10"/>
        </w:rPr>
        <w:t>858</w:t>
      </w:r>
    </w:p>
    <w:p w14:paraId="185EE9BD" w14:textId="77777777" w:rsidR="00EA1924" w:rsidRDefault="00EA1924">
      <w:pPr>
        <w:rPr>
          <w:rFonts w:ascii="Trebuchet MS"/>
          <w:sz w:val="10"/>
        </w:rPr>
        <w:sectPr w:rsidR="00EA1924">
          <w:pgSz w:w="11910" w:h="16840"/>
          <w:pgMar w:top="1020" w:right="283" w:bottom="760" w:left="566" w:header="685" w:footer="563" w:gutter="0"/>
          <w:cols w:space="720"/>
        </w:sectPr>
      </w:pPr>
    </w:p>
    <w:p w14:paraId="0C39A85E" w14:textId="77777777" w:rsidR="00EA1924" w:rsidRDefault="00000000">
      <w:pPr>
        <w:pStyle w:val="BodyText"/>
        <w:tabs>
          <w:tab w:val="left" w:pos="10859"/>
        </w:tabs>
        <w:spacing w:before="429" w:line="278" w:lineRule="auto"/>
        <w:ind w:left="2761" w:right="36"/>
        <w:jc w:val="both"/>
        <w:rPr>
          <w:rFonts w:ascii="Trebuchet MS" w:hAnsi="Trebuchet MS"/>
          <w:sz w:val="10"/>
        </w:rPr>
      </w:pPr>
      <w:r>
        <w:rPr>
          <w:b/>
        </w:rPr>
        <w:lastRenderedPageBreak/>
        <w:t xml:space="preserve">Data Availability Statement: </w:t>
      </w:r>
      <w:r>
        <w:t>The analysis code, experiment scripts and every results CSV under-</w:t>
      </w:r>
      <w:r>
        <w:rPr>
          <w:spacing w:val="80"/>
        </w:rPr>
        <w:t xml:space="preserve"> </w:t>
      </w:r>
      <w:r>
        <w:rPr>
          <w:rFonts w:ascii="Trebuchet MS" w:hAnsi="Trebuchet MS"/>
          <w:sz w:val="10"/>
        </w:rPr>
        <w:t>859</w:t>
      </w:r>
      <w:r>
        <w:rPr>
          <w:rFonts w:ascii="Trebuchet MS" w:hAnsi="Trebuchet MS"/>
          <w:spacing w:val="40"/>
          <w:sz w:val="10"/>
        </w:rPr>
        <w:t xml:space="preserve"> </w:t>
      </w:r>
      <w:r>
        <w:t xml:space="preserve">lying the tables and figures of this study are publicly available at </w:t>
      </w:r>
      <w:hyperlink r:id="rId29">
        <w:r>
          <w:rPr>
            <w:color w:val="0774B7"/>
          </w:rPr>
          <w:t>https://github.com/hamzafer/</w:t>
        </w:r>
      </w:hyperlink>
      <w:r>
        <w:rPr>
          <w:color w:val="0774B7"/>
          <w:spacing w:val="80"/>
        </w:rPr>
        <w:t xml:space="preserve"> </w:t>
      </w:r>
      <w:r>
        <w:rPr>
          <w:rFonts w:ascii="Trebuchet MS" w:hAnsi="Trebuchet MS"/>
          <w:sz w:val="10"/>
        </w:rPr>
        <w:t>860</w:t>
      </w:r>
      <w:r>
        <w:rPr>
          <w:rFonts w:ascii="Trebuchet MS" w:hAnsi="Trebuchet MS"/>
          <w:spacing w:val="40"/>
          <w:sz w:val="10"/>
        </w:rPr>
        <w:t xml:space="preserve"> </w:t>
      </w:r>
      <w:hyperlink r:id="rId30">
        <w:r>
          <w:rPr>
            <w:color w:val="0774B7"/>
          </w:rPr>
          <w:t>Evaluating-Machine-Learning-Methods</w:t>
        </w:r>
      </w:hyperlink>
      <w:r>
        <w:t>. The characterization datasets themselves are third-party</w:t>
      </w:r>
      <w:r>
        <w:rPr>
          <w:spacing w:val="80"/>
        </w:rPr>
        <w:t xml:space="preserve"> </w:t>
      </w:r>
      <w:r>
        <w:rPr>
          <w:rFonts w:ascii="Trebuchet MS" w:hAnsi="Trebuchet MS"/>
          <w:sz w:val="10"/>
        </w:rPr>
        <w:t>861</w:t>
      </w:r>
      <w:r>
        <w:rPr>
          <w:rFonts w:ascii="Trebuchet MS" w:hAnsi="Trebuchet MS"/>
          <w:spacing w:val="40"/>
          <w:sz w:val="10"/>
        </w:rPr>
        <w:t xml:space="preserve"> </w:t>
      </w:r>
      <w:r>
        <w:t>data</w:t>
      </w:r>
      <w:r>
        <w:rPr>
          <w:spacing w:val="32"/>
        </w:rPr>
        <w:t xml:space="preserve"> </w:t>
      </w:r>
      <w:r>
        <w:t>and</w:t>
      </w:r>
      <w:r>
        <w:rPr>
          <w:spacing w:val="32"/>
        </w:rPr>
        <w:t xml:space="preserve"> </w:t>
      </w:r>
      <w:r>
        <w:t>are</w:t>
      </w:r>
      <w:r>
        <w:rPr>
          <w:spacing w:val="32"/>
        </w:rPr>
        <w:t xml:space="preserve"> </w:t>
      </w:r>
      <w:r>
        <w:t>not</w:t>
      </w:r>
      <w:r>
        <w:rPr>
          <w:spacing w:val="32"/>
        </w:rPr>
        <w:t xml:space="preserve"> </w:t>
      </w:r>
      <w:r>
        <w:t>redistributed</w:t>
      </w:r>
      <w:r>
        <w:rPr>
          <w:spacing w:val="32"/>
        </w:rPr>
        <w:t xml:space="preserve"> </w:t>
      </w:r>
      <w:r>
        <w:t>there.</w:t>
      </w:r>
      <w:r>
        <w:rPr>
          <w:spacing w:val="80"/>
        </w:rPr>
        <w:t xml:space="preserve"> </w:t>
      </w:r>
      <w:r>
        <w:t>Three</w:t>
      </w:r>
      <w:r>
        <w:rPr>
          <w:spacing w:val="32"/>
        </w:rPr>
        <w:t xml:space="preserve"> </w:t>
      </w:r>
      <w:r>
        <w:t>of</w:t>
      </w:r>
      <w:r>
        <w:rPr>
          <w:spacing w:val="32"/>
        </w:rPr>
        <w:t xml:space="preserve"> </w:t>
      </w:r>
      <w:r>
        <w:t>them</w:t>
      </w:r>
      <w:r>
        <w:rPr>
          <w:spacing w:val="32"/>
        </w:rPr>
        <w:t xml:space="preserve"> </w:t>
      </w:r>
      <w:r>
        <w:t>are</w:t>
      </w:r>
      <w:r>
        <w:rPr>
          <w:spacing w:val="32"/>
        </w:rPr>
        <w:t xml:space="preserve"> </w:t>
      </w:r>
      <w:r>
        <w:t>publicly</w:t>
      </w:r>
      <w:r>
        <w:rPr>
          <w:spacing w:val="32"/>
        </w:rPr>
        <w:t xml:space="preserve"> </w:t>
      </w:r>
      <w:r>
        <w:t>available</w:t>
      </w:r>
      <w:r>
        <w:rPr>
          <w:spacing w:val="32"/>
        </w:rPr>
        <w:t xml:space="preserve"> </w:t>
      </w:r>
      <w:r>
        <w:t>from</w:t>
      </w:r>
      <w:r>
        <w:rPr>
          <w:spacing w:val="32"/>
        </w:rPr>
        <w:t xml:space="preserve"> </w:t>
      </w:r>
      <w:r>
        <w:t>their</w:t>
      </w:r>
      <w:r>
        <w:rPr>
          <w:spacing w:val="32"/>
        </w:rPr>
        <w:t xml:space="preserve"> </w:t>
      </w:r>
      <w:r>
        <w:t>origina-</w:t>
      </w:r>
      <w:r>
        <w:rPr>
          <w:spacing w:val="40"/>
        </w:rPr>
        <w:t xml:space="preserve">  </w:t>
      </w:r>
      <w:r>
        <w:rPr>
          <w:rFonts w:ascii="Trebuchet MS" w:hAnsi="Trebuchet MS"/>
          <w:sz w:val="10"/>
        </w:rPr>
        <w:t>862</w:t>
      </w:r>
      <w:r>
        <w:rPr>
          <w:rFonts w:ascii="Trebuchet MS" w:hAnsi="Trebuchet MS"/>
          <w:spacing w:val="40"/>
          <w:sz w:val="10"/>
        </w:rPr>
        <w:t xml:space="preserve"> </w:t>
      </w:r>
      <w:r>
        <w:t xml:space="preserve">tors: FOGRA51 from the Fogra Research Institute, </w:t>
      </w:r>
      <w:hyperlink r:id="rId31">
        <w:r>
          <w:rPr>
            <w:color w:val="0774B7"/>
          </w:rPr>
          <w:t>https://fogra.org/en/downloads/work-tools/</w:t>
        </w:r>
      </w:hyperlink>
      <w:r>
        <w:rPr>
          <w:color w:val="0774B7"/>
          <w:spacing w:val="80"/>
        </w:rPr>
        <w:t xml:space="preserve"> </w:t>
      </w:r>
      <w:r>
        <w:rPr>
          <w:rFonts w:ascii="Trebuchet MS" w:hAnsi="Trebuchet MS"/>
          <w:sz w:val="10"/>
        </w:rPr>
        <w:t>863</w:t>
      </w:r>
      <w:r>
        <w:rPr>
          <w:rFonts w:ascii="Trebuchet MS" w:hAnsi="Trebuchet MS"/>
          <w:spacing w:val="40"/>
          <w:sz w:val="10"/>
        </w:rPr>
        <w:t xml:space="preserve"> </w:t>
      </w:r>
      <w:hyperlink r:id="rId32">
        <w:r>
          <w:rPr>
            <w:color w:val="0774B7"/>
          </w:rPr>
          <w:t>characterisation-data</w:t>
        </w:r>
      </w:hyperlink>
      <w:r>
        <w:rPr>
          <w:color w:val="0774B7"/>
        </w:rPr>
        <w:t xml:space="preserve"> </w:t>
      </w:r>
      <w:r>
        <w:t>[</w:t>
      </w:r>
      <w:hyperlink w:anchor="_bookmark64" w:history="1">
        <w:r>
          <w:rPr>
            <w:color w:val="0774B7"/>
          </w:rPr>
          <w:t>33</w:t>
        </w:r>
      </w:hyperlink>
      <w:r>
        <w:t>]; and the APTEC PC10 and PC11 charts [</w:t>
      </w:r>
      <w:hyperlink w:anchor="_bookmark65" w:history="1">
        <w:r>
          <w:rPr>
            <w:color w:val="0774B7"/>
          </w:rPr>
          <w:t>34</w:t>
        </w:r>
      </w:hyperlink>
      <w:r>
        <w:t>] together with the APTEC</w:t>
      </w:r>
      <w:r>
        <w:rPr>
          <w:spacing w:val="80"/>
        </w:rPr>
        <w:t xml:space="preserve"> </w:t>
      </w:r>
      <w:r>
        <w:rPr>
          <w:rFonts w:ascii="Trebuchet MS" w:hAnsi="Trebuchet MS"/>
          <w:sz w:val="10"/>
        </w:rPr>
        <w:t>864</w:t>
      </w:r>
      <w:r>
        <w:rPr>
          <w:rFonts w:ascii="Trebuchet MS" w:hAnsi="Trebuchet MS"/>
          <w:spacing w:val="40"/>
          <w:sz w:val="10"/>
        </w:rPr>
        <w:t xml:space="preserve"> </w:t>
      </w:r>
      <w:r>
        <w:t>CMYKOGV</w:t>
      </w:r>
      <w:r>
        <w:rPr>
          <w:spacing w:val="-10"/>
        </w:rPr>
        <w:t xml:space="preserve"> </w:t>
      </w:r>
      <w:r>
        <w:t>seven-ink</w:t>
      </w:r>
      <w:r>
        <w:rPr>
          <w:spacing w:val="-10"/>
        </w:rPr>
        <w:t xml:space="preserve"> </w:t>
      </w:r>
      <w:r>
        <w:t>chart,</w:t>
      </w:r>
      <w:r>
        <w:rPr>
          <w:spacing w:val="-10"/>
        </w:rPr>
        <w:t xml:space="preserve"> </w:t>
      </w:r>
      <w:r>
        <w:t>from</w:t>
      </w:r>
      <w:r>
        <w:rPr>
          <w:spacing w:val="-10"/>
        </w:rPr>
        <w:t xml:space="preserve"> </w:t>
      </w:r>
      <w:r>
        <w:t>the</w:t>
      </w:r>
      <w:r>
        <w:rPr>
          <w:spacing w:val="-10"/>
        </w:rPr>
        <w:t xml:space="preserve"> </w:t>
      </w:r>
      <w:r>
        <w:t>ICC</w:t>
      </w:r>
      <w:r>
        <w:rPr>
          <w:spacing w:val="-10"/>
        </w:rPr>
        <w:t xml:space="preserve"> </w:t>
      </w:r>
      <w:r>
        <w:t>characterization</w:t>
      </w:r>
      <w:r>
        <w:rPr>
          <w:spacing w:val="-10"/>
        </w:rPr>
        <w:t xml:space="preserve"> </w:t>
      </w:r>
      <w:r>
        <w:t>data</w:t>
      </w:r>
      <w:r>
        <w:rPr>
          <w:spacing w:val="-10"/>
        </w:rPr>
        <w:t xml:space="preserve"> </w:t>
      </w:r>
      <w:r>
        <w:t>registry,</w:t>
      </w:r>
      <w:r>
        <w:rPr>
          <w:spacing w:val="-10"/>
        </w:rPr>
        <w:t xml:space="preserve"> </w:t>
      </w:r>
      <w:hyperlink r:id="rId33">
        <w:r>
          <w:rPr>
            <w:color w:val="0774B7"/>
          </w:rPr>
          <w:t>https://registry.color.org/</w:t>
        </w:r>
      </w:hyperlink>
      <w:r>
        <w:rPr>
          <w:color w:val="0774B7"/>
          <w:spacing w:val="80"/>
        </w:rPr>
        <w:t xml:space="preserve"> </w:t>
      </w:r>
      <w:r>
        <w:rPr>
          <w:rFonts w:ascii="Trebuchet MS" w:hAnsi="Trebuchet MS"/>
          <w:sz w:val="10"/>
        </w:rPr>
        <w:t>865</w:t>
      </w:r>
      <w:r>
        <w:rPr>
          <w:rFonts w:ascii="Trebuchet MS" w:hAnsi="Trebuchet MS"/>
          <w:spacing w:val="40"/>
          <w:sz w:val="10"/>
        </w:rPr>
        <w:t xml:space="preserve"> </w:t>
      </w:r>
      <w:r>
        <w:t>[</w:t>
      </w:r>
      <w:hyperlink w:anchor="_bookmark67" w:history="1">
        <w:r>
          <w:rPr>
            <w:color w:val="0774B7"/>
          </w:rPr>
          <w:t>36</w:t>
        </w:r>
      </w:hyperlink>
      <w:r>
        <w:t>]. Restrictions</w:t>
      </w:r>
      <w:r>
        <w:rPr>
          <w:spacing w:val="-9"/>
        </w:rPr>
        <w:t xml:space="preserve"> </w:t>
      </w:r>
      <w:r>
        <w:t>apply</w:t>
      </w:r>
      <w:r>
        <w:rPr>
          <w:spacing w:val="-9"/>
        </w:rPr>
        <w:t xml:space="preserve"> </w:t>
      </w:r>
      <w:r>
        <w:t>to</w:t>
      </w:r>
      <w:r>
        <w:rPr>
          <w:spacing w:val="-9"/>
        </w:rPr>
        <w:t xml:space="preserve"> </w:t>
      </w:r>
      <w:r>
        <w:t>the</w:t>
      </w:r>
      <w:r>
        <w:rPr>
          <w:spacing w:val="-9"/>
        </w:rPr>
        <w:t xml:space="preserve"> </w:t>
      </w:r>
      <w:r>
        <w:t>availability</w:t>
      </w:r>
      <w:r>
        <w:rPr>
          <w:spacing w:val="-9"/>
        </w:rPr>
        <w:t xml:space="preserve"> </w:t>
      </w:r>
      <w:r>
        <w:t>of</w:t>
      </w:r>
      <w:r>
        <w:rPr>
          <w:spacing w:val="-9"/>
        </w:rPr>
        <w:t xml:space="preserve"> </w:t>
      </w:r>
      <w:r>
        <w:t>the</w:t>
      </w:r>
      <w:r>
        <w:rPr>
          <w:spacing w:val="-9"/>
        </w:rPr>
        <w:t xml:space="preserve"> </w:t>
      </w:r>
      <w:r>
        <w:t>remaining</w:t>
      </w:r>
      <w:r>
        <w:rPr>
          <w:spacing w:val="-9"/>
        </w:rPr>
        <w:t xml:space="preserve"> </w:t>
      </w:r>
      <w:r>
        <w:t>datasets. The</w:t>
      </w:r>
      <w:r>
        <w:rPr>
          <w:spacing w:val="-9"/>
        </w:rPr>
        <w:t xml:space="preserve"> </w:t>
      </w:r>
      <w:r>
        <w:t>IFRA</w:t>
      </w:r>
      <w:r>
        <w:rPr>
          <w:spacing w:val="-9"/>
        </w:rPr>
        <w:t xml:space="preserve"> </w:t>
      </w:r>
      <w:r>
        <w:t>2005</w:t>
      </w:r>
      <w:r>
        <w:rPr>
          <w:spacing w:val="-9"/>
        </w:rPr>
        <w:t xml:space="preserve"> </w:t>
      </w:r>
      <w:r>
        <w:t>newsprint</w:t>
      </w:r>
      <w:r>
        <w:rPr>
          <w:spacing w:val="-9"/>
        </w:rPr>
        <w:t xml:space="preserve"> </w:t>
      </w:r>
      <w:r>
        <w:t>charts</w:t>
      </w:r>
      <w:r>
        <w:rPr>
          <w:spacing w:val="80"/>
          <w:w w:val="150"/>
        </w:rPr>
        <w:t xml:space="preserve"> </w:t>
      </w:r>
      <w:r>
        <w:rPr>
          <w:rFonts w:ascii="Trebuchet MS" w:hAnsi="Trebuchet MS"/>
          <w:sz w:val="10"/>
        </w:rPr>
        <w:t>866</w:t>
      </w:r>
      <w:r>
        <w:rPr>
          <w:rFonts w:ascii="Trebuchet MS" w:hAnsi="Trebuchet MS"/>
          <w:spacing w:val="40"/>
          <w:sz w:val="10"/>
        </w:rPr>
        <w:t xml:space="preserve"> </w:t>
      </w:r>
      <w:r>
        <w:t>are licensed research data, used here under that license; the KCMYG five-ink chart and the Apex</w:t>
      </w:r>
      <w:r>
        <w:rPr>
          <w:spacing w:val="80"/>
          <w:w w:val="150"/>
        </w:rPr>
        <w:t xml:space="preserve"> </w:t>
      </w:r>
      <w:r>
        <w:rPr>
          <w:rFonts w:ascii="Trebuchet MS" w:hAnsi="Trebuchet MS"/>
          <w:sz w:val="10"/>
        </w:rPr>
        <w:t>867</w:t>
      </w:r>
      <w:r>
        <w:rPr>
          <w:rFonts w:ascii="Trebuchet MS" w:hAnsi="Trebuchet MS"/>
          <w:spacing w:val="40"/>
          <w:sz w:val="10"/>
        </w:rPr>
        <w:t xml:space="preserve"> </w:t>
      </w:r>
      <w:r>
        <w:t>CMYKOGB</w:t>
      </w:r>
      <w:r>
        <w:rPr>
          <w:spacing w:val="-12"/>
        </w:rPr>
        <w:t xml:space="preserve"> </w:t>
      </w:r>
      <w:r>
        <w:t>seven-ink</w:t>
      </w:r>
      <w:r>
        <w:rPr>
          <w:spacing w:val="-11"/>
        </w:rPr>
        <w:t xml:space="preserve"> </w:t>
      </w:r>
      <w:r>
        <w:t>chart</w:t>
      </w:r>
      <w:r>
        <w:rPr>
          <w:spacing w:val="-11"/>
        </w:rPr>
        <w:t xml:space="preserve"> </w:t>
      </w:r>
      <w:r>
        <w:t>were</w:t>
      </w:r>
      <w:r>
        <w:rPr>
          <w:spacing w:val="-11"/>
        </w:rPr>
        <w:t xml:space="preserve"> </w:t>
      </w:r>
      <w:r>
        <w:t>obtained</w:t>
      </w:r>
      <w:r>
        <w:rPr>
          <w:spacing w:val="-12"/>
        </w:rPr>
        <w:t xml:space="preserve"> </w:t>
      </w:r>
      <w:r>
        <w:t>from</w:t>
      </w:r>
      <w:r>
        <w:rPr>
          <w:spacing w:val="-11"/>
        </w:rPr>
        <w:t xml:space="preserve"> </w:t>
      </w:r>
      <w:r>
        <w:t>third</w:t>
      </w:r>
      <w:r>
        <w:rPr>
          <w:spacing w:val="-11"/>
        </w:rPr>
        <w:t xml:space="preserve"> </w:t>
      </w:r>
      <w:r>
        <w:t>parties</w:t>
      </w:r>
      <w:r>
        <w:rPr>
          <w:spacing w:val="-11"/>
        </w:rPr>
        <w:t xml:space="preserve"> </w:t>
      </w:r>
      <w:r>
        <w:t>through</w:t>
      </w:r>
      <w:r>
        <w:rPr>
          <w:spacing w:val="-12"/>
        </w:rPr>
        <w:t xml:space="preserve"> </w:t>
      </w:r>
      <w:r>
        <w:t>the</w:t>
      </w:r>
      <w:r>
        <w:rPr>
          <w:spacing w:val="-11"/>
        </w:rPr>
        <w:t xml:space="preserve"> </w:t>
      </w:r>
      <w:r>
        <w:t>second</w:t>
      </w:r>
      <w:r>
        <w:rPr>
          <w:spacing w:val="-11"/>
        </w:rPr>
        <w:t xml:space="preserve"> </w:t>
      </w:r>
      <w:r>
        <w:t>author.</w:t>
      </w:r>
      <w:r>
        <w:rPr>
          <w:spacing w:val="-3"/>
        </w:rPr>
        <w:t xml:space="preserve"> </w:t>
      </w:r>
      <w:r>
        <w:t>These</w:t>
      </w:r>
      <w:r>
        <w:rPr>
          <w:spacing w:val="-12"/>
        </w:rPr>
        <w:t xml:space="preserve"> </w:t>
      </w:r>
      <w:r>
        <w:t>three</w:t>
      </w:r>
      <w:r>
        <w:rPr>
          <w:spacing w:val="80"/>
          <w:w w:val="150"/>
        </w:rPr>
        <w:t xml:space="preserve"> </w:t>
      </w:r>
      <w:r>
        <w:rPr>
          <w:rFonts w:ascii="Trebuchet MS" w:hAnsi="Trebuchet MS"/>
          <w:sz w:val="10"/>
        </w:rPr>
        <w:t>868</w:t>
      </w:r>
      <w:r>
        <w:rPr>
          <w:rFonts w:ascii="Trebuchet MS" w:hAnsi="Trebuchet MS"/>
          <w:spacing w:val="40"/>
          <w:sz w:val="10"/>
        </w:rPr>
        <w:t xml:space="preserve"> </w:t>
      </w:r>
      <w:r>
        <w:t>are not the authors’ to redistribute and are available from the respective providers on reasonable</w:t>
      </w:r>
      <w:r>
        <w:rPr>
          <w:spacing w:val="80"/>
          <w:w w:val="150"/>
        </w:rPr>
        <w:t xml:space="preserve"> </w:t>
      </w:r>
      <w:r>
        <w:rPr>
          <w:rFonts w:ascii="Trebuchet MS" w:hAnsi="Trebuchet MS"/>
          <w:sz w:val="10"/>
        </w:rPr>
        <w:t>869</w:t>
      </w:r>
      <w:r>
        <w:rPr>
          <w:rFonts w:ascii="Trebuchet MS" w:hAnsi="Trebuchet MS"/>
          <w:spacing w:val="40"/>
          <w:sz w:val="10"/>
        </w:rPr>
        <w:t xml:space="preserve"> </w:t>
      </w:r>
      <w:r>
        <w:t>request</w:t>
      </w:r>
      <w:r>
        <w:rPr>
          <w:spacing w:val="-7"/>
        </w:rPr>
        <w:t xml:space="preserve"> </w:t>
      </w:r>
      <w:r>
        <w:t>and</w:t>
      </w:r>
      <w:r>
        <w:rPr>
          <w:spacing w:val="-6"/>
        </w:rPr>
        <w:t xml:space="preserve"> </w:t>
      </w:r>
      <w:r>
        <w:t>with</w:t>
      </w:r>
      <w:r>
        <w:rPr>
          <w:spacing w:val="-6"/>
        </w:rPr>
        <w:t xml:space="preserve"> </w:t>
      </w:r>
      <w:r>
        <w:t>their</w:t>
      </w:r>
      <w:r>
        <w:rPr>
          <w:spacing w:val="-6"/>
        </w:rPr>
        <w:t xml:space="preserve"> </w:t>
      </w:r>
      <w:r>
        <w:rPr>
          <w:spacing w:val="-2"/>
        </w:rPr>
        <w:t>permission.</w:t>
      </w:r>
      <w:r>
        <w:rPr>
          <w:rFonts w:ascii="Times New Roman" w:hAnsi="Times New Roman"/>
        </w:rPr>
        <w:tab/>
      </w:r>
      <w:r>
        <w:rPr>
          <w:rFonts w:ascii="Trebuchet MS" w:hAnsi="Trebuchet MS"/>
          <w:spacing w:val="-5"/>
          <w:sz w:val="10"/>
        </w:rPr>
        <w:t>870</w:t>
      </w:r>
    </w:p>
    <w:p w14:paraId="1AFCD42D" w14:textId="77777777" w:rsidR="00EA1924" w:rsidRDefault="00000000">
      <w:pPr>
        <w:tabs>
          <w:tab w:val="left" w:pos="10859"/>
        </w:tabs>
        <w:spacing w:before="126"/>
        <w:ind w:left="2754"/>
        <w:rPr>
          <w:rFonts w:ascii="Trebuchet MS"/>
          <w:sz w:val="10"/>
        </w:rPr>
      </w:pPr>
      <w:r>
        <w:rPr>
          <w:b/>
          <w:sz w:val="18"/>
        </w:rPr>
        <w:t>Acknowledgments:</w:t>
      </w:r>
      <w:r>
        <w:rPr>
          <w:b/>
          <w:spacing w:val="2"/>
          <w:sz w:val="18"/>
        </w:rPr>
        <w:t xml:space="preserve"> </w:t>
      </w:r>
      <w:r>
        <w:rPr>
          <w:sz w:val="18"/>
        </w:rPr>
        <w:t>The</w:t>
      </w:r>
      <w:r>
        <w:rPr>
          <w:spacing w:val="-7"/>
          <w:sz w:val="18"/>
        </w:rPr>
        <w:t xml:space="preserve"> </w:t>
      </w:r>
      <w:r>
        <w:rPr>
          <w:sz w:val="18"/>
        </w:rPr>
        <w:t>authors</w:t>
      </w:r>
      <w:r>
        <w:rPr>
          <w:spacing w:val="-6"/>
          <w:sz w:val="18"/>
        </w:rPr>
        <w:t xml:space="preserve"> </w:t>
      </w:r>
      <w:r>
        <w:rPr>
          <w:sz w:val="18"/>
        </w:rPr>
        <w:t>thank</w:t>
      </w:r>
      <w:r>
        <w:rPr>
          <w:spacing w:val="-7"/>
          <w:sz w:val="18"/>
        </w:rPr>
        <w:t xml:space="preserve"> </w:t>
      </w:r>
      <w:r>
        <w:rPr>
          <w:sz w:val="18"/>
        </w:rPr>
        <w:t>William</w:t>
      </w:r>
      <w:r>
        <w:rPr>
          <w:spacing w:val="-6"/>
          <w:sz w:val="18"/>
        </w:rPr>
        <w:t xml:space="preserve"> </w:t>
      </w:r>
      <w:r>
        <w:rPr>
          <w:sz w:val="18"/>
        </w:rPr>
        <w:t>Li</w:t>
      </w:r>
      <w:r>
        <w:rPr>
          <w:spacing w:val="-7"/>
          <w:sz w:val="18"/>
        </w:rPr>
        <w:t xml:space="preserve"> </w:t>
      </w:r>
      <w:r>
        <w:rPr>
          <w:sz w:val="18"/>
        </w:rPr>
        <w:t>and</w:t>
      </w:r>
      <w:r>
        <w:rPr>
          <w:spacing w:val="-6"/>
          <w:sz w:val="18"/>
        </w:rPr>
        <w:t xml:space="preserve"> </w:t>
      </w:r>
      <w:r>
        <w:rPr>
          <w:sz w:val="18"/>
        </w:rPr>
        <w:t>the</w:t>
      </w:r>
      <w:r>
        <w:rPr>
          <w:spacing w:val="-7"/>
          <w:sz w:val="18"/>
        </w:rPr>
        <w:t xml:space="preserve"> </w:t>
      </w:r>
      <w:r>
        <w:rPr>
          <w:sz w:val="18"/>
        </w:rPr>
        <w:t>providers</w:t>
      </w:r>
      <w:r>
        <w:rPr>
          <w:spacing w:val="-7"/>
          <w:sz w:val="18"/>
        </w:rPr>
        <w:t xml:space="preserve"> </w:t>
      </w:r>
      <w:r>
        <w:rPr>
          <w:sz w:val="18"/>
        </w:rPr>
        <w:t>of</w:t>
      </w:r>
      <w:r>
        <w:rPr>
          <w:spacing w:val="-6"/>
          <w:sz w:val="18"/>
        </w:rPr>
        <w:t xml:space="preserve"> </w:t>
      </w:r>
      <w:r>
        <w:rPr>
          <w:sz w:val="18"/>
        </w:rPr>
        <w:t>the</w:t>
      </w:r>
      <w:r>
        <w:rPr>
          <w:spacing w:val="-7"/>
          <w:sz w:val="18"/>
        </w:rPr>
        <w:t xml:space="preserve"> </w:t>
      </w:r>
      <w:r>
        <w:rPr>
          <w:sz w:val="18"/>
        </w:rPr>
        <w:t>five-</w:t>
      </w:r>
      <w:r>
        <w:rPr>
          <w:spacing w:val="-6"/>
          <w:sz w:val="18"/>
        </w:rPr>
        <w:t xml:space="preserve"> </w:t>
      </w:r>
      <w:r>
        <w:rPr>
          <w:sz w:val="18"/>
        </w:rPr>
        <w:t>and</w:t>
      </w:r>
      <w:r>
        <w:rPr>
          <w:spacing w:val="-7"/>
          <w:sz w:val="18"/>
        </w:rPr>
        <w:t xml:space="preserve"> </w:t>
      </w:r>
      <w:r>
        <w:rPr>
          <w:sz w:val="18"/>
        </w:rPr>
        <w:t>seven-</w:t>
      </w:r>
      <w:r>
        <w:rPr>
          <w:spacing w:val="-2"/>
          <w:sz w:val="18"/>
        </w:rPr>
        <w:t>colorant</w:t>
      </w:r>
      <w:r>
        <w:rPr>
          <w:rFonts w:ascii="Times New Roman"/>
          <w:sz w:val="18"/>
        </w:rPr>
        <w:tab/>
      </w:r>
      <w:r>
        <w:rPr>
          <w:rFonts w:ascii="Trebuchet MS"/>
          <w:spacing w:val="-5"/>
          <w:sz w:val="10"/>
        </w:rPr>
        <w:t>871</w:t>
      </w:r>
    </w:p>
    <w:p w14:paraId="70647466" w14:textId="77777777" w:rsidR="00EA1924" w:rsidRDefault="00000000">
      <w:pPr>
        <w:pStyle w:val="BodyText"/>
        <w:tabs>
          <w:tab w:val="left" w:pos="10859"/>
        </w:tabs>
        <w:spacing w:before="36"/>
        <w:ind w:left="2761"/>
        <w:rPr>
          <w:rFonts w:ascii="Trebuchet MS"/>
          <w:sz w:val="10"/>
        </w:rPr>
      </w:pPr>
      <w:r>
        <w:t>characterization</w:t>
      </w:r>
      <w:r>
        <w:rPr>
          <w:spacing w:val="18"/>
        </w:rPr>
        <w:t xml:space="preserve"> </w:t>
      </w:r>
      <w:r>
        <w:t>data</w:t>
      </w:r>
      <w:r>
        <w:rPr>
          <w:spacing w:val="18"/>
        </w:rPr>
        <w:t xml:space="preserve"> </w:t>
      </w:r>
      <w:r>
        <w:t>used</w:t>
      </w:r>
      <w:r>
        <w:rPr>
          <w:spacing w:val="18"/>
        </w:rPr>
        <w:t xml:space="preserve"> </w:t>
      </w:r>
      <w:r>
        <w:t>in</w:t>
      </w:r>
      <w:r>
        <w:rPr>
          <w:spacing w:val="19"/>
        </w:rPr>
        <w:t xml:space="preserve"> </w:t>
      </w:r>
      <w:r>
        <w:t>Section</w:t>
      </w:r>
      <w:r>
        <w:rPr>
          <w:spacing w:val="18"/>
        </w:rPr>
        <w:t xml:space="preserve"> </w:t>
      </w:r>
      <w:hyperlink w:anchor="_bookmark24" w:history="1">
        <w:r>
          <w:rPr>
            <w:color w:val="0774B7"/>
          </w:rPr>
          <w:t>4.7</w:t>
        </w:r>
      </w:hyperlink>
      <w:r>
        <w:t>.</w:t>
      </w:r>
      <w:r>
        <w:rPr>
          <w:spacing w:val="64"/>
        </w:rPr>
        <w:t xml:space="preserve"> </w:t>
      </w:r>
      <w:r>
        <w:t>During</w:t>
      </w:r>
      <w:r>
        <w:rPr>
          <w:spacing w:val="18"/>
        </w:rPr>
        <w:t xml:space="preserve"> </w:t>
      </w:r>
      <w:r>
        <w:t>the</w:t>
      </w:r>
      <w:r>
        <w:rPr>
          <w:spacing w:val="18"/>
        </w:rPr>
        <w:t xml:space="preserve"> </w:t>
      </w:r>
      <w:r>
        <w:t>preparation</w:t>
      </w:r>
      <w:r>
        <w:rPr>
          <w:spacing w:val="19"/>
        </w:rPr>
        <w:t xml:space="preserve"> </w:t>
      </w:r>
      <w:r>
        <w:t>of</w:t>
      </w:r>
      <w:r>
        <w:rPr>
          <w:spacing w:val="18"/>
        </w:rPr>
        <w:t xml:space="preserve"> </w:t>
      </w:r>
      <w:r>
        <w:t>this</w:t>
      </w:r>
      <w:r>
        <w:rPr>
          <w:spacing w:val="18"/>
        </w:rPr>
        <w:t xml:space="preserve"> </w:t>
      </w:r>
      <w:r>
        <w:t>manuscript/study,</w:t>
      </w:r>
      <w:r>
        <w:rPr>
          <w:spacing w:val="23"/>
        </w:rPr>
        <w:t xml:space="preserve"> </w:t>
      </w:r>
      <w:r>
        <w:rPr>
          <w:spacing w:val="-5"/>
        </w:rPr>
        <w:t>the</w:t>
      </w:r>
      <w:r>
        <w:rPr>
          <w:rFonts w:ascii="Times New Roman"/>
        </w:rPr>
        <w:tab/>
      </w:r>
      <w:r>
        <w:rPr>
          <w:rFonts w:ascii="Trebuchet MS"/>
          <w:spacing w:val="-5"/>
          <w:sz w:val="10"/>
        </w:rPr>
        <w:t>872</w:t>
      </w:r>
    </w:p>
    <w:p w14:paraId="58D253C8" w14:textId="77777777" w:rsidR="00EA1924" w:rsidRDefault="00000000">
      <w:pPr>
        <w:pStyle w:val="BodyText"/>
        <w:tabs>
          <w:tab w:val="left" w:pos="10859"/>
        </w:tabs>
        <w:spacing w:before="36"/>
        <w:ind w:left="2761"/>
        <w:rPr>
          <w:rFonts w:ascii="Trebuchet MS"/>
          <w:sz w:val="10"/>
        </w:rPr>
      </w:pPr>
      <w:r>
        <w:t>authors</w:t>
      </w:r>
      <w:r>
        <w:rPr>
          <w:spacing w:val="-8"/>
        </w:rPr>
        <w:t xml:space="preserve"> </w:t>
      </w:r>
      <w:r>
        <w:t>used</w:t>
      </w:r>
      <w:r>
        <w:rPr>
          <w:spacing w:val="-7"/>
        </w:rPr>
        <w:t xml:space="preserve"> </w:t>
      </w:r>
      <w:r>
        <w:t>Anthropic</w:t>
      </w:r>
      <w:r>
        <w:rPr>
          <w:spacing w:val="-7"/>
        </w:rPr>
        <w:t xml:space="preserve"> </w:t>
      </w:r>
      <w:r>
        <w:t>Claude</w:t>
      </w:r>
      <w:r>
        <w:rPr>
          <w:spacing w:val="-8"/>
        </w:rPr>
        <w:t xml:space="preserve"> </w:t>
      </w:r>
      <w:r>
        <w:t>(Claude</w:t>
      </w:r>
      <w:r>
        <w:rPr>
          <w:spacing w:val="-7"/>
        </w:rPr>
        <w:t xml:space="preserve"> </w:t>
      </w:r>
      <w:r>
        <w:t>Code</w:t>
      </w:r>
      <w:r>
        <w:rPr>
          <w:spacing w:val="-7"/>
        </w:rPr>
        <w:t xml:space="preserve"> </w:t>
      </w:r>
      <w:r>
        <w:t>command-line</w:t>
      </w:r>
      <w:r>
        <w:rPr>
          <w:spacing w:val="-7"/>
        </w:rPr>
        <w:t xml:space="preserve"> </w:t>
      </w:r>
      <w:r>
        <w:t>agent;</w:t>
      </w:r>
      <w:r>
        <w:rPr>
          <w:spacing w:val="-8"/>
        </w:rPr>
        <w:t xml:space="preserve"> </w:t>
      </w:r>
      <w:r>
        <w:t>Claude</w:t>
      </w:r>
      <w:r>
        <w:rPr>
          <w:spacing w:val="-7"/>
        </w:rPr>
        <w:t xml:space="preserve"> </w:t>
      </w:r>
      <w:r>
        <w:t>Sonnet</w:t>
      </w:r>
      <w:r>
        <w:rPr>
          <w:spacing w:val="-7"/>
        </w:rPr>
        <w:t xml:space="preserve"> </w:t>
      </w:r>
      <w:r>
        <w:t>5,</w:t>
      </w:r>
      <w:r>
        <w:rPr>
          <w:spacing w:val="-7"/>
        </w:rPr>
        <w:t xml:space="preserve"> </w:t>
      </w:r>
      <w:r>
        <w:t>Claude</w:t>
      </w:r>
      <w:r>
        <w:rPr>
          <w:spacing w:val="-8"/>
        </w:rPr>
        <w:t xml:space="preserve"> </w:t>
      </w:r>
      <w:r>
        <w:rPr>
          <w:spacing w:val="-4"/>
        </w:rPr>
        <w:t>Opus</w:t>
      </w:r>
      <w:r>
        <w:rPr>
          <w:rFonts w:ascii="Times New Roman"/>
        </w:rPr>
        <w:tab/>
      </w:r>
      <w:r>
        <w:rPr>
          <w:rFonts w:ascii="Trebuchet MS"/>
          <w:spacing w:val="-5"/>
          <w:sz w:val="10"/>
        </w:rPr>
        <w:t>873</w:t>
      </w:r>
    </w:p>
    <w:p w14:paraId="17E4FAB2" w14:textId="77777777" w:rsidR="00EA1924" w:rsidRDefault="00000000">
      <w:pPr>
        <w:pStyle w:val="BodyText"/>
        <w:tabs>
          <w:tab w:val="left" w:pos="10859"/>
        </w:tabs>
        <w:spacing w:before="36"/>
        <w:ind w:left="2761"/>
        <w:rPr>
          <w:rFonts w:ascii="Trebuchet MS"/>
          <w:sz w:val="10"/>
        </w:rPr>
      </w:pPr>
      <w:r>
        <w:t>4.6,</w:t>
      </w:r>
      <w:r>
        <w:rPr>
          <w:spacing w:val="-1"/>
        </w:rPr>
        <w:t xml:space="preserve"> </w:t>
      </w:r>
      <w:r>
        <w:t>Claude</w:t>
      </w:r>
      <w:r>
        <w:rPr>
          <w:spacing w:val="-1"/>
        </w:rPr>
        <w:t xml:space="preserve"> </w:t>
      </w:r>
      <w:r>
        <w:t>Opus</w:t>
      </w:r>
      <w:r>
        <w:rPr>
          <w:spacing w:val="-1"/>
        </w:rPr>
        <w:t xml:space="preserve"> </w:t>
      </w:r>
      <w:r>
        <w:t>5</w:t>
      </w:r>
      <w:r>
        <w:rPr>
          <w:spacing w:val="-1"/>
        </w:rPr>
        <w:t xml:space="preserve"> </w:t>
      </w:r>
      <w:r>
        <w:t>and</w:t>
      </w:r>
      <w:r>
        <w:rPr>
          <w:spacing w:val="-1"/>
        </w:rPr>
        <w:t xml:space="preserve"> </w:t>
      </w:r>
      <w:r>
        <w:t>Claude</w:t>
      </w:r>
      <w:r>
        <w:rPr>
          <w:spacing w:val="-1"/>
        </w:rPr>
        <w:t xml:space="preserve"> </w:t>
      </w:r>
      <w:r>
        <w:t>Fable</w:t>
      </w:r>
      <w:r>
        <w:rPr>
          <w:spacing w:val="-1"/>
        </w:rPr>
        <w:t xml:space="preserve"> </w:t>
      </w:r>
      <w:r>
        <w:t>5</w:t>
      </w:r>
      <w:r>
        <w:rPr>
          <w:spacing w:val="-1"/>
        </w:rPr>
        <w:t xml:space="preserve"> </w:t>
      </w:r>
      <w:r>
        <w:t>models)</w:t>
      </w:r>
      <w:r>
        <w:rPr>
          <w:spacing w:val="-1"/>
        </w:rPr>
        <w:t xml:space="preserve"> </w:t>
      </w:r>
      <w:r>
        <w:t>for</w:t>
      </w:r>
      <w:r>
        <w:rPr>
          <w:spacing w:val="-1"/>
        </w:rPr>
        <w:t xml:space="preserve"> </w:t>
      </w:r>
      <w:r>
        <w:t>the</w:t>
      </w:r>
      <w:r>
        <w:rPr>
          <w:spacing w:val="-1"/>
        </w:rPr>
        <w:t xml:space="preserve"> </w:t>
      </w:r>
      <w:r>
        <w:t>purposes</w:t>
      </w:r>
      <w:r>
        <w:rPr>
          <w:spacing w:val="-1"/>
        </w:rPr>
        <w:t xml:space="preserve"> </w:t>
      </w:r>
      <w:r>
        <w:t>of</w:t>
      </w:r>
      <w:r>
        <w:rPr>
          <w:spacing w:val="-1"/>
        </w:rPr>
        <w:t xml:space="preserve"> </w:t>
      </w:r>
      <w:r>
        <w:t>implementing</w:t>
      </w:r>
      <w:r>
        <w:rPr>
          <w:spacing w:val="-1"/>
        </w:rPr>
        <w:t xml:space="preserve"> </w:t>
      </w:r>
      <w:r>
        <w:t>the</w:t>
      </w:r>
      <w:r>
        <w:rPr>
          <w:spacing w:val="-1"/>
        </w:rPr>
        <w:t xml:space="preserve"> </w:t>
      </w:r>
      <w:r>
        <w:rPr>
          <w:spacing w:val="-2"/>
        </w:rPr>
        <w:t>characteriza-</w:t>
      </w:r>
      <w:r>
        <w:tab/>
      </w:r>
      <w:r>
        <w:rPr>
          <w:rFonts w:ascii="Trebuchet MS"/>
          <w:spacing w:val="-5"/>
          <w:sz w:val="10"/>
        </w:rPr>
        <w:t>874</w:t>
      </w:r>
    </w:p>
    <w:p w14:paraId="46724CBD" w14:textId="77777777" w:rsidR="00EA1924" w:rsidRDefault="00000000">
      <w:pPr>
        <w:pStyle w:val="BodyText"/>
        <w:tabs>
          <w:tab w:val="left" w:pos="10859"/>
        </w:tabs>
        <w:spacing w:before="37"/>
        <w:ind w:left="2761"/>
        <w:rPr>
          <w:rFonts w:ascii="Trebuchet MS"/>
          <w:sz w:val="10"/>
        </w:rPr>
      </w:pPr>
      <w:r>
        <w:t>tion</w:t>
      </w:r>
      <w:r>
        <w:rPr>
          <w:spacing w:val="10"/>
        </w:rPr>
        <w:t xml:space="preserve"> </w:t>
      </w:r>
      <w:r>
        <w:t>pipeline</w:t>
      </w:r>
      <w:r>
        <w:rPr>
          <w:spacing w:val="10"/>
        </w:rPr>
        <w:t xml:space="preserve"> </w:t>
      </w:r>
      <w:r>
        <w:t>and</w:t>
      </w:r>
      <w:r>
        <w:rPr>
          <w:spacing w:val="10"/>
        </w:rPr>
        <w:t xml:space="preserve"> </w:t>
      </w:r>
      <w:r>
        <w:t>analysis</w:t>
      </w:r>
      <w:r>
        <w:rPr>
          <w:spacing w:val="10"/>
        </w:rPr>
        <w:t xml:space="preserve"> </w:t>
      </w:r>
      <w:r>
        <w:t>scripts,</w:t>
      </w:r>
      <w:r>
        <w:rPr>
          <w:spacing w:val="12"/>
        </w:rPr>
        <w:t xml:space="preserve"> </w:t>
      </w:r>
      <w:r>
        <w:t>generating</w:t>
      </w:r>
      <w:r>
        <w:rPr>
          <w:spacing w:val="10"/>
        </w:rPr>
        <w:t xml:space="preserve"> </w:t>
      </w:r>
      <w:r>
        <w:t>figure-plotting</w:t>
      </w:r>
      <w:r>
        <w:rPr>
          <w:spacing w:val="10"/>
        </w:rPr>
        <w:t xml:space="preserve"> </w:t>
      </w:r>
      <w:r>
        <w:t>code,</w:t>
      </w:r>
      <w:r>
        <w:rPr>
          <w:spacing w:val="11"/>
        </w:rPr>
        <w:t xml:space="preserve"> </w:t>
      </w:r>
      <w:r>
        <w:t>and</w:t>
      </w:r>
      <w:r>
        <w:rPr>
          <w:spacing w:val="10"/>
        </w:rPr>
        <w:t xml:space="preserve"> </w:t>
      </w:r>
      <w:r>
        <w:t>drafting</w:t>
      </w:r>
      <w:r>
        <w:rPr>
          <w:spacing w:val="11"/>
        </w:rPr>
        <w:t xml:space="preserve"> </w:t>
      </w:r>
      <w:r>
        <w:t>and</w:t>
      </w:r>
      <w:r>
        <w:rPr>
          <w:spacing w:val="10"/>
        </w:rPr>
        <w:t xml:space="preserve"> </w:t>
      </w:r>
      <w:r>
        <w:t>copy-</w:t>
      </w:r>
      <w:r>
        <w:rPr>
          <w:spacing w:val="-2"/>
        </w:rPr>
        <w:t>editing</w:t>
      </w:r>
      <w:r>
        <w:rPr>
          <w:rFonts w:ascii="Times New Roman"/>
        </w:rPr>
        <w:tab/>
      </w:r>
      <w:r>
        <w:rPr>
          <w:rFonts w:ascii="Trebuchet MS"/>
          <w:spacing w:val="-5"/>
          <w:sz w:val="10"/>
        </w:rPr>
        <w:t>875</w:t>
      </w:r>
    </w:p>
    <w:p w14:paraId="29F6D2D7" w14:textId="77777777" w:rsidR="00EA1924" w:rsidRDefault="00000000">
      <w:pPr>
        <w:pStyle w:val="BodyText"/>
        <w:tabs>
          <w:tab w:val="left" w:pos="10859"/>
        </w:tabs>
        <w:spacing w:before="36"/>
        <w:ind w:left="2761"/>
        <w:rPr>
          <w:rFonts w:ascii="Trebuchet MS"/>
          <w:sz w:val="10"/>
        </w:rPr>
      </w:pPr>
      <w:r>
        <w:t>manuscript</w:t>
      </w:r>
      <w:r>
        <w:rPr>
          <w:spacing w:val="-7"/>
        </w:rPr>
        <w:t xml:space="preserve"> </w:t>
      </w:r>
      <w:r>
        <w:t>prose.</w:t>
      </w:r>
      <w:r>
        <w:rPr>
          <w:spacing w:val="3"/>
        </w:rPr>
        <w:t xml:space="preserve"> </w:t>
      </w:r>
      <w:r>
        <w:t>The</w:t>
      </w:r>
      <w:r>
        <w:rPr>
          <w:spacing w:val="-7"/>
        </w:rPr>
        <w:t xml:space="preserve"> </w:t>
      </w:r>
      <w:r>
        <w:t>authors</w:t>
      </w:r>
      <w:r>
        <w:rPr>
          <w:spacing w:val="-7"/>
        </w:rPr>
        <w:t xml:space="preserve"> </w:t>
      </w:r>
      <w:r>
        <w:t>have</w:t>
      </w:r>
      <w:r>
        <w:rPr>
          <w:spacing w:val="-7"/>
        </w:rPr>
        <w:t xml:space="preserve"> </w:t>
      </w:r>
      <w:r>
        <w:t>reviewed</w:t>
      </w:r>
      <w:r>
        <w:rPr>
          <w:spacing w:val="-7"/>
        </w:rPr>
        <w:t xml:space="preserve"> </w:t>
      </w:r>
      <w:r>
        <w:t>and</w:t>
      </w:r>
      <w:r>
        <w:rPr>
          <w:spacing w:val="-6"/>
        </w:rPr>
        <w:t xml:space="preserve"> </w:t>
      </w:r>
      <w:r>
        <w:t>edited</w:t>
      </w:r>
      <w:r>
        <w:rPr>
          <w:spacing w:val="-7"/>
        </w:rPr>
        <w:t xml:space="preserve"> </w:t>
      </w:r>
      <w:r>
        <w:t>the</w:t>
      </w:r>
      <w:r>
        <w:rPr>
          <w:spacing w:val="-7"/>
        </w:rPr>
        <w:t xml:space="preserve"> </w:t>
      </w:r>
      <w:r>
        <w:t>output</w:t>
      </w:r>
      <w:r>
        <w:rPr>
          <w:spacing w:val="-7"/>
        </w:rPr>
        <w:t xml:space="preserve"> </w:t>
      </w:r>
      <w:r>
        <w:t>and</w:t>
      </w:r>
      <w:r>
        <w:rPr>
          <w:spacing w:val="-6"/>
        </w:rPr>
        <w:t xml:space="preserve"> </w:t>
      </w:r>
      <w:r>
        <w:t>take</w:t>
      </w:r>
      <w:r>
        <w:rPr>
          <w:spacing w:val="-7"/>
        </w:rPr>
        <w:t xml:space="preserve"> </w:t>
      </w:r>
      <w:r>
        <w:t>full</w:t>
      </w:r>
      <w:r>
        <w:rPr>
          <w:spacing w:val="-7"/>
        </w:rPr>
        <w:t xml:space="preserve"> </w:t>
      </w:r>
      <w:r>
        <w:t>responsibility</w:t>
      </w:r>
      <w:r>
        <w:rPr>
          <w:spacing w:val="-7"/>
        </w:rPr>
        <w:t xml:space="preserve"> </w:t>
      </w:r>
      <w:r>
        <w:rPr>
          <w:spacing w:val="-5"/>
        </w:rPr>
        <w:t>for</w:t>
      </w:r>
      <w:r>
        <w:rPr>
          <w:rFonts w:ascii="Times New Roman"/>
        </w:rPr>
        <w:tab/>
      </w:r>
      <w:r>
        <w:rPr>
          <w:rFonts w:ascii="Trebuchet MS"/>
          <w:spacing w:val="-5"/>
          <w:sz w:val="10"/>
        </w:rPr>
        <w:t>876</w:t>
      </w:r>
    </w:p>
    <w:p w14:paraId="7D035652" w14:textId="77777777" w:rsidR="00EA1924" w:rsidRDefault="00000000">
      <w:pPr>
        <w:pStyle w:val="BodyText"/>
        <w:tabs>
          <w:tab w:val="left" w:pos="10859"/>
        </w:tabs>
        <w:spacing w:before="36"/>
        <w:ind w:left="2761"/>
        <w:rPr>
          <w:rFonts w:ascii="Trebuchet MS"/>
          <w:sz w:val="10"/>
        </w:rPr>
      </w:pPr>
      <w:r>
        <w:t>the</w:t>
      </w:r>
      <w:r>
        <w:rPr>
          <w:spacing w:val="-10"/>
        </w:rPr>
        <w:t xml:space="preserve"> </w:t>
      </w:r>
      <w:r>
        <w:t>content</w:t>
      </w:r>
      <w:r>
        <w:rPr>
          <w:spacing w:val="-9"/>
        </w:rPr>
        <w:t xml:space="preserve"> </w:t>
      </w:r>
      <w:r>
        <w:t>of</w:t>
      </w:r>
      <w:r>
        <w:rPr>
          <w:spacing w:val="-9"/>
        </w:rPr>
        <w:t xml:space="preserve"> </w:t>
      </w:r>
      <w:r>
        <w:t>this</w:t>
      </w:r>
      <w:r>
        <w:rPr>
          <w:spacing w:val="-9"/>
        </w:rPr>
        <w:t xml:space="preserve"> </w:t>
      </w:r>
      <w:r>
        <w:t>publication.</w:t>
      </w:r>
      <w:r>
        <w:rPr>
          <w:spacing w:val="-1"/>
        </w:rPr>
        <w:t xml:space="preserve"> </w:t>
      </w:r>
      <w:r>
        <w:t>This</w:t>
      </w:r>
      <w:r>
        <w:rPr>
          <w:spacing w:val="-9"/>
        </w:rPr>
        <w:t xml:space="preserve"> </w:t>
      </w:r>
      <w:r>
        <w:t>statement</w:t>
      </w:r>
      <w:r>
        <w:rPr>
          <w:spacing w:val="-9"/>
        </w:rPr>
        <w:t xml:space="preserve"> </w:t>
      </w:r>
      <w:r>
        <w:t>concerns</w:t>
      </w:r>
      <w:r>
        <w:rPr>
          <w:spacing w:val="-9"/>
        </w:rPr>
        <w:t xml:space="preserve"> </w:t>
      </w:r>
      <w:r>
        <w:t>AI</w:t>
      </w:r>
      <w:r>
        <w:rPr>
          <w:spacing w:val="-9"/>
        </w:rPr>
        <w:t xml:space="preserve"> </w:t>
      </w:r>
      <w:r>
        <w:t>used</w:t>
      </w:r>
      <w:r>
        <w:rPr>
          <w:spacing w:val="-10"/>
        </w:rPr>
        <w:t xml:space="preserve"> </w:t>
      </w:r>
      <w:r>
        <w:t>as</w:t>
      </w:r>
      <w:r>
        <w:rPr>
          <w:spacing w:val="-9"/>
        </w:rPr>
        <w:t xml:space="preserve"> </w:t>
      </w:r>
      <w:r>
        <w:t>a</w:t>
      </w:r>
      <w:r>
        <w:rPr>
          <w:spacing w:val="-9"/>
        </w:rPr>
        <w:t xml:space="preserve"> </w:t>
      </w:r>
      <w:r>
        <w:t>tool</w:t>
      </w:r>
      <w:r>
        <w:rPr>
          <w:spacing w:val="-9"/>
        </w:rPr>
        <w:t xml:space="preserve"> </w:t>
      </w:r>
      <w:r>
        <w:t>in</w:t>
      </w:r>
      <w:r>
        <w:rPr>
          <w:spacing w:val="-9"/>
        </w:rPr>
        <w:t xml:space="preserve"> </w:t>
      </w:r>
      <w:r>
        <w:t>preparing</w:t>
      </w:r>
      <w:r>
        <w:rPr>
          <w:spacing w:val="-10"/>
        </w:rPr>
        <w:t xml:space="preserve"> </w:t>
      </w:r>
      <w:r>
        <w:t>the</w:t>
      </w:r>
      <w:r>
        <w:rPr>
          <w:spacing w:val="-9"/>
        </w:rPr>
        <w:t xml:space="preserve"> </w:t>
      </w:r>
      <w:r>
        <w:t>work,</w:t>
      </w:r>
      <w:r>
        <w:rPr>
          <w:spacing w:val="-9"/>
        </w:rPr>
        <w:t xml:space="preserve"> </w:t>
      </w:r>
      <w:r>
        <w:rPr>
          <w:spacing w:val="-5"/>
        </w:rPr>
        <w:t>and</w:t>
      </w:r>
      <w:r>
        <w:rPr>
          <w:rFonts w:ascii="Times New Roman"/>
        </w:rPr>
        <w:tab/>
      </w:r>
      <w:r>
        <w:rPr>
          <w:rFonts w:ascii="Trebuchet MS"/>
          <w:spacing w:val="-5"/>
          <w:sz w:val="10"/>
        </w:rPr>
        <w:t>877</w:t>
      </w:r>
    </w:p>
    <w:p w14:paraId="04138E4A" w14:textId="77777777" w:rsidR="00EA1924" w:rsidRDefault="00000000">
      <w:pPr>
        <w:pStyle w:val="BodyText"/>
        <w:tabs>
          <w:tab w:val="left" w:pos="10859"/>
        </w:tabs>
        <w:spacing w:before="37"/>
        <w:ind w:left="2761"/>
        <w:rPr>
          <w:rFonts w:ascii="Trebuchet MS"/>
          <w:sz w:val="10"/>
        </w:rPr>
      </w:pPr>
      <w:r>
        <w:t>is</w:t>
      </w:r>
      <w:r>
        <w:rPr>
          <w:spacing w:val="-7"/>
        </w:rPr>
        <w:t xml:space="preserve"> </w:t>
      </w:r>
      <w:r>
        <w:t>separate</w:t>
      </w:r>
      <w:r>
        <w:rPr>
          <w:spacing w:val="-6"/>
        </w:rPr>
        <w:t xml:space="preserve"> </w:t>
      </w:r>
      <w:r>
        <w:t>from</w:t>
      </w:r>
      <w:r>
        <w:rPr>
          <w:spacing w:val="-6"/>
        </w:rPr>
        <w:t xml:space="preserve"> </w:t>
      </w:r>
      <w:r>
        <w:t>Section</w:t>
      </w:r>
      <w:r>
        <w:rPr>
          <w:spacing w:val="-6"/>
        </w:rPr>
        <w:t xml:space="preserve"> </w:t>
      </w:r>
      <w:hyperlink w:anchor="_bookmark27" w:history="1">
        <w:r>
          <w:rPr>
            <w:color w:val="0774B7"/>
          </w:rPr>
          <w:t>4.8</w:t>
        </w:r>
      </w:hyperlink>
      <w:r>
        <w:t>,</w:t>
      </w:r>
      <w:r>
        <w:rPr>
          <w:spacing w:val="-6"/>
        </w:rPr>
        <w:t xml:space="preserve"> </w:t>
      </w:r>
      <w:r>
        <w:t>in</w:t>
      </w:r>
      <w:r>
        <w:rPr>
          <w:spacing w:val="-6"/>
        </w:rPr>
        <w:t xml:space="preserve"> </w:t>
      </w:r>
      <w:r>
        <w:t>which</w:t>
      </w:r>
      <w:r>
        <w:rPr>
          <w:spacing w:val="-6"/>
        </w:rPr>
        <w:t xml:space="preserve"> </w:t>
      </w:r>
      <w:r>
        <w:t>large</w:t>
      </w:r>
      <w:r>
        <w:rPr>
          <w:spacing w:val="-6"/>
        </w:rPr>
        <w:t xml:space="preserve"> </w:t>
      </w:r>
      <w:r>
        <w:t>language</w:t>
      </w:r>
      <w:r>
        <w:rPr>
          <w:spacing w:val="-6"/>
        </w:rPr>
        <w:t xml:space="preserve"> </w:t>
      </w:r>
      <w:r>
        <w:t>models</w:t>
      </w:r>
      <w:r>
        <w:rPr>
          <w:spacing w:val="-6"/>
        </w:rPr>
        <w:t xml:space="preserve"> </w:t>
      </w:r>
      <w:r>
        <w:t>are</w:t>
      </w:r>
      <w:r>
        <w:rPr>
          <w:spacing w:val="-6"/>
        </w:rPr>
        <w:t xml:space="preserve"> </w:t>
      </w:r>
      <w:r>
        <w:t>themselves</w:t>
      </w:r>
      <w:r>
        <w:rPr>
          <w:spacing w:val="-6"/>
        </w:rPr>
        <w:t xml:space="preserve"> </w:t>
      </w:r>
      <w:r>
        <w:t>the</w:t>
      </w:r>
      <w:r>
        <w:rPr>
          <w:spacing w:val="-6"/>
        </w:rPr>
        <w:t xml:space="preserve"> </w:t>
      </w:r>
      <w:r>
        <w:t>object</w:t>
      </w:r>
      <w:r>
        <w:rPr>
          <w:spacing w:val="-6"/>
        </w:rPr>
        <w:t xml:space="preserve"> </w:t>
      </w:r>
      <w:r>
        <w:t>of</w:t>
      </w:r>
      <w:r>
        <w:rPr>
          <w:spacing w:val="-6"/>
        </w:rPr>
        <w:t xml:space="preserve"> </w:t>
      </w:r>
      <w:r>
        <w:rPr>
          <w:spacing w:val="-2"/>
        </w:rPr>
        <w:t>study.</w:t>
      </w:r>
      <w:r>
        <w:rPr>
          <w:rFonts w:ascii="Times New Roman"/>
        </w:rPr>
        <w:tab/>
      </w:r>
      <w:r>
        <w:rPr>
          <w:rFonts w:ascii="Trebuchet MS"/>
          <w:spacing w:val="-5"/>
          <w:sz w:val="10"/>
        </w:rPr>
        <w:t>878</w:t>
      </w:r>
    </w:p>
    <w:p w14:paraId="7D466227" w14:textId="77777777" w:rsidR="00EA1924" w:rsidRDefault="00000000">
      <w:pPr>
        <w:tabs>
          <w:tab w:val="left" w:pos="10859"/>
        </w:tabs>
        <w:spacing w:before="155"/>
        <w:ind w:left="2761"/>
        <w:rPr>
          <w:rFonts w:ascii="Trebuchet MS"/>
          <w:sz w:val="10"/>
        </w:rPr>
      </w:pPr>
      <w:r>
        <w:rPr>
          <w:b/>
          <w:sz w:val="18"/>
        </w:rPr>
        <w:t>Conflicts</w:t>
      </w:r>
      <w:r>
        <w:rPr>
          <w:b/>
          <w:spacing w:val="-9"/>
          <w:sz w:val="18"/>
        </w:rPr>
        <w:t xml:space="preserve"> </w:t>
      </w:r>
      <w:r>
        <w:rPr>
          <w:b/>
          <w:sz w:val="18"/>
        </w:rPr>
        <w:t>of</w:t>
      </w:r>
      <w:r>
        <w:rPr>
          <w:b/>
          <w:spacing w:val="-8"/>
          <w:sz w:val="18"/>
        </w:rPr>
        <w:t xml:space="preserve"> </w:t>
      </w:r>
      <w:r>
        <w:rPr>
          <w:b/>
          <w:sz w:val="18"/>
        </w:rPr>
        <w:t>Interest:</w:t>
      </w:r>
      <w:r>
        <w:rPr>
          <w:b/>
          <w:spacing w:val="1"/>
          <w:sz w:val="18"/>
        </w:rPr>
        <w:t xml:space="preserve"> </w:t>
      </w:r>
      <w:r>
        <w:rPr>
          <w:sz w:val="18"/>
        </w:rPr>
        <w:t>The</w:t>
      </w:r>
      <w:r>
        <w:rPr>
          <w:spacing w:val="-9"/>
          <w:sz w:val="18"/>
        </w:rPr>
        <w:t xml:space="preserve"> </w:t>
      </w:r>
      <w:r>
        <w:rPr>
          <w:sz w:val="18"/>
        </w:rPr>
        <w:t>authors</w:t>
      </w:r>
      <w:r>
        <w:rPr>
          <w:spacing w:val="-8"/>
          <w:sz w:val="18"/>
        </w:rPr>
        <w:t xml:space="preserve"> </w:t>
      </w:r>
      <w:r>
        <w:rPr>
          <w:sz w:val="18"/>
        </w:rPr>
        <w:t>declare</w:t>
      </w:r>
      <w:r>
        <w:rPr>
          <w:spacing w:val="-8"/>
          <w:sz w:val="18"/>
        </w:rPr>
        <w:t xml:space="preserve"> </w:t>
      </w:r>
      <w:r>
        <w:rPr>
          <w:sz w:val="18"/>
        </w:rPr>
        <w:t>no</w:t>
      </w:r>
      <w:r>
        <w:rPr>
          <w:spacing w:val="-8"/>
          <w:sz w:val="18"/>
        </w:rPr>
        <w:t xml:space="preserve"> </w:t>
      </w:r>
      <w:r>
        <w:rPr>
          <w:sz w:val="18"/>
        </w:rPr>
        <w:t>conflicts</w:t>
      </w:r>
      <w:r>
        <w:rPr>
          <w:spacing w:val="-9"/>
          <w:sz w:val="18"/>
        </w:rPr>
        <w:t xml:space="preserve"> </w:t>
      </w:r>
      <w:r>
        <w:rPr>
          <w:sz w:val="18"/>
        </w:rPr>
        <w:t>of</w:t>
      </w:r>
      <w:r>
        <w:rPr>
          <w:spacing w:val="-8"/>
          <w:sz w:val="18"/>
        </w:rPr>
        <w:t xml:space="preserve"> </w:t>
      </w:r>
      <w:r>
        <w:rPr>
          <w:spacing w:val="-2"/>
          <w:sz w:val="18"/>
        </w:rPr>
        <w:t>interest.</w:t>
      </w:r>
      <w:r>
        <w:rPr>
          <w:rFonts w:ascii="Times New Roman"/>
          <w:sz w:val="18"/>
        </w:rPr>
        <w:tab/>
      </w:r>
      <w:r>
        <w:rPr>
          <w:rFonts w:ascii="Trebuchet MS"/>
          <w:spacing w:val="-5"/>
          <w:sz w:val="10"/>
        </w:rPr>
        <w:t>879</w:t>
      </w:r>
    </w:p>
    <w:p w14:paraId="103077FE" w14:textId="77777777" w:rsidR="00EA1924" w:rsidRDefault="00000000">
      <w:pPr>
        <w:tabs>
          <w:tab w:val="left" w:pos="10859"/>
        </w:tabs>
        <w:spacing w:before="242"/>
        <w:ind w:left="2752"/>
        <w:rPr>
          <w:rFonts w:ascii="Trebuchet MS"/>
          <w:sz w:val="10"/>
        </w:rPr>
      </w:pPr>
      <w:r>
        <w:rPr>
          <w:b/>
          <w:spacing w:val="-2"/>
          <w:sz w:val="24"/>
        </w:rPr>
        <w:t>Abbreviations</w:t>
      </w:r>
      <w:r>
        <w:rPr>
          <w:rFonts w:ascii="Times New Roman"/>
          <w:sz w:val="24"/>
        </w:rPr>
        <w:tab/>
      </w:r>
      <w:r>
        <w:rPr>
          <w:rFonts w:ascii="Trebuchet MS"/>
          <w:spacing w:val="-5"/>
          <w:sz w:val="10"/>
        </w:rPr>
        <w:t>880</w:t>
      </w:r>
    </w:p>
    <w:p w14:paraId="2E780EA3" w14:textId="77777777" w:rsidR="00EA1924" w:rsidRDefault="00000000">
      <w:pPr>
        <w:pStyle w:val="BodyText"/>
        <w:tabs>
          <w:tab w:val="left" w:pos="10859"/>
        </w:tabs>
        <w:spacing w:before="83"/>
        <w:ind w:left="2705"/>
        <w:rPr>
          <w:rFonts w:ascii="Trebuchet MS"/>
          <w:sz w:val="10"/>
        </w:rPr>
      </w:pPr>
      <w:r>
        <w:t>The</w:t>
      </w:r>
      <w:r>
        <w:rPr>
          <w:spacing w:val="-7"/>
        </w:rPr>
        <w:t xml:space="preserve"> </w:t>
      </w:r>
      <w:r>
        <w:t>following</w:t>
      </w:r>
      <w:r>
        <w:rPr>
          <w:spacing w:val="-7"/>
        </w:rPr>
        <w:t xml:space="preserve"> </w:t>
      </w:r>
      <w:r>
        <w:t>abbreviations</w:t>
      </w:r>
      <w:r>
        <w:rPr>
          <w:spacing w:val="-7"/>
        </w:rPr>
        <w:t xml:space="preserve"> </w:t>
      </w:r>
      <w:r>
        <w:t>are</w:t>
      </w:r>
      <w:r>
        <w:rPr>
          <w:spacing w:val="-7"/>
        </w:rPr>
        <w:t xml:space="preserve"> </w:t>
      </w:r>
      <w:r>
        <w:t>used</w:t>
      </w:r>
      <w:r>
        <w:rPr>
          <w:spacing w:val="-6"/>
        </w:rPr>
        <w:t xml:space="preserve"> </w:t>
      </w:r>
      <w:r>
        <w:t>in</w:t>
      </w:r>
      <w:r>
        <w:rPr>
          <w:spacing w:val="-7"/>
        </w:rPr>
        <w:t xml:space="preserve"> </w:t>
      </w:r>
      <w:r>
        <w:t>this</w:t>
      </w:r>
      <w:r>
        <w:rPr>
          <w:spacing w:val="-7"/>
        </w:rPr>
        <w:t xml:space="preserve"> </w:t>
      </w:r>
      <w:r>
        <w:rPr>
          <w:spacing w:val="-2"/>
        </w:rPr>
        <w:t>manuscript:</w:t>
      </w:r>
      <w:r>
        <w:rPr>
          <w:rFonts w:ascii="Times New Roman"/>
        </w:rPr>
        <w:tab/>
      </w:r>
      <w:r>
        <w:rPr>
          <w:rFonts w:ascii="Trebuchet MS"/>
          <w:spacing w:val="-5"/>
          <w:sz w:val="10"/>
        </w:rPr>
        <w:t>881</w:t>
      </w:r>
    </w:p>
    <w:p w14:paraId="4ED64201" w14:textId="77777777" w:rsidR="00EA1924" w:rsidRDefault="00000000">
      <w:pPr>
        <w:spacing w:before="115"/>
        <w:ind w:right="36"/>
        <w:jc w:val="right"/>
        <w:rPr>
          <w:rFonts w:ascii="Trebuchet MS"/>
          <w:sz w:val="10"/>
        </w:rPr>
      </w:pPr>
      <w:r>
        <w:rPr>
          <w:rFonts w:ascii="Trebuchet MS"/>
          <w:spacing w:val="-5"/>
          <w:sz w:val="10"/>
        </w:rPr>
        <w:t>882</w:t>
      </w:r>
    </w:p>
    <w:p w14:paraId="0CAF0273" w14:textId="77777777" w:rsidR="00EA1924" w:rsidRDefault="00EA1924">
      <w:pPr>
        <w:jc w:val="right"/>
        <w:rPr>
          <w:rFonts w:ascii="Trebuchet MS"/>
          <w:sz w:val="10"/>
        </w:rPr>
        <w:sectPr w:rsidR="00EA1924">
          <w:pgSz w:w="11910" w:h="16840"/>
          <w:pgMar w:top="1020" w:right="283" w:bottom="760" w:left="566" w:header="685" w:footer="563" w:gutter="0"/>
          <w:cols w:space="720"/>
        </w:sectPr>
      </w:pPr>
    </w:p>
    <w:p w14:paraId="30FDA056" w14:textId="77777777" w:rsidR="00EA1924" w:rsidRDefault="00000000">
      <w:pPr>
        <w:pStyle w:val="BodyText"/>
        <w:tabs>
          <w:tab w:val="left" w:pos="3954"/>
        </w:tabs>
        <w:spacing w:before="7"/>
        <w:ind w:left="2761"/>
      </w:pPr>
      <w:r>
        <w:rPr>
          <w:spacing w:val="-5"/>
        </w:rPr>
        <w:t>CMY</w:t>
      </w:r>
      <w:r>
        <w:tab/>
        <w:t>Cyan,</w:t>
      </w:r>
      <w:r>
        <w:rPr>
          <w:spacing w:val="-8"/>
        </w:rPr>
        <w:t xml:space="preserve"> </w:t>
      </w:r>
      <w:r>
        <w:t>Magenta,</w:t>
      </w:r>
      <w:r>
        <w:rPr>
          <w:spacing w:val="-7"/>
        </w:rPr>
        <w:t xml:space="preserve"> </w:t>
      </w:r>
      <w:r>
        <w:rPr>
          <w:spacing w:val="-2"/>
        </w:rPr>
        <w:t>Yellow</w:t>
      </w:r>
    </w:p>
    <w:p w14:paraId="0CFCE3AE" w14:textId="77777777" w:rsidR="00EA1924" w:rsidRDefault="00000000">
      <w:pPr>
        <w:pStyle w:val="BodyText"/>
        <w:tabs>
          <w:tab w:val="left" w:pos="3954"/>
        </w:tabs>
        <w:spacing w:before="36"/>
        <w:ind w:left="2761"/>
      </w:pPr>
      <w:r>
        <w:rPr>
          <w:spacing w:val="-4"/>
        </w:rPr>
        <w:t>CMYK</w:t>
      </w:r>
      <w:r>
        <w:tab/>
      </w:r>
      <w:r>
        <w:rPr>
          <w:spacing w:val="-2"/>
        </w:rPr>
        <w:t>Cyan,</w:t>
      </w:r>
      <w:r>
        <w:rPr>
          <w:spacing w:val="-4"/>
        </w:rPr>
        <w:t xml:space="preserve"> </w:t>
      </w:r>
      <w:r>
        <w:rPr>
          <w:spacing w:val="-2"/>
        </w:rPr>
        <w:t>Magenta,</w:t>
      </w:r>
      <w:r>
        <w:rPr>
          <w:spacing w:val="-3"/>
        </w:rPr>
        <w:t xml:space="preserve"> </w:t>
      </w:r>
      <w:r>
        <w:rPr>
          <w:spacing w:val="-2"/>
        </w:rPr>
        <w:t>Yellow,</w:t>
      </w:r>
      <w:r>
        <w:rPr>
          <w:spacing w:val="-3"/>
        </w:rPr>
        <w:t xml:space="preserve"> </w:t>
      </w:r>
      <w:r>
        <w:rPr>
          <w:spacing w:val="-2"/>
        </w:rPr>
        <w:t>Key</w:t>
      </w:r>
      <w:r>
        <w:rPr>
          <w:spacing w:val="-4"/>
        </w:rPr>
        <w:t xml:space="preserve"> </w:t>
      </w:r>
      <w:r>
        <w:rPr>
          <w:spacing w:val="-2"/>
        </w:rPr>
        <w:t>(Black)</w:t>
      </w:r>
    </w:p>
    <w:p w14:paraId="5CB734EB" w14:textId="77777777" w:rsidR="00EA1924" w:rsidRDefault="00000000">
      <w:pPr>
        <w:pStyle w:val="BodyText"/>
        <w:tabs>
          <w:tab w:val="left" w:pos="3954"/>
        </w:tabs>
        <w:spacing w:before="37" w:line="278" w:lineRule="auto"/>
        <w:ind w:left="2761" w:right="1550"/>
      </w:pPr>
      <w:r>
        <w:rPr>
          <w:spacing w:val="-2"/>
        </w:rPr>
        <w:t>CMYKOGV</w:t>
      </w:r>
      <w:r>
        <w:tab/>
      </w:r>
      <w:r>
        <w:rPr>
          <w:spacing w:val="-2"/>
        </w:rPr>
        <w:t>Cyan,</w:t>
      </w:r>
      <w:r>
        <w:rPr>
          <w:spacing w:val="-6"/>
        </w:rPr>
        <w:t xml:space="preserve"> </w:t>
      </w:r>
      <w:r>
        <w:rPr>
          <w:spacing w:val="-2"/>
        </w:rPr>
        <w:t>Magenta,</w:t>
      </w:r>
      <w:r>
        <w:rPr>
          <w:spacing w:val="-6"/>
        </w:rPr>
        <w:t xml:space="preserve"> </w:t>
      </w:r>
      <w:r>
        <w:rPr>
          <w:spacing w:val="-2"/>
        </w:rPr>
        <w:t>Yellow,</w:t>
      </w:r>
      <w:r>
        <w:rPr>
          <w:spacing w:val="-6"/>
        </w:rPr>
        <w:t xml:space="preserve"> </w:t>
      </w:r>
      <w:r>
        <w:rPr>
          <w:spacing w:val="-2"/>
        </w:rPr>
        <w:t>Key,</w:t>
      </w:r>
      <w:r>
        <w:rPr>
          <w:spacing w:val="-6"/>
        </w:rPr>
        <w:t xml:space="preserve"> </w:t>
      </w:r>
      <w:r>
        <w:rPr>
          <w:spacing w:val="-2"/>
        </w:rPr>
        <w:t>Orange,</w:t>
      </w:r>
      <w:r>
        <w:rPr>
          <w:spacing w:val="-6"/>
        </w:rPr>
        <w:t xml:space="preserve"> </w:t>
      </w:r>
      <w:r>
        <w:rPr>
          <w:spacing w:val="-2"/>
        </w:rPr>
        <w:t>Green,</w:t>
      </w:r>
      <w:r>
        <w:rPr>
          <w:spacing w:val="-6"/>
        </w:rPr>
        <w:t xml:space="preserve"> </w:t>
      </w:r>
      <w:r>
        <w:rPr>
          <w:spacing w:val="-2"/>
        </w:rPr>
        <w:t>Violet CMYKOGB</w:t>
      </w:r>
      <w:r>
        <w:tab/>
        <w:t xml:space="preserve">Cyan, Magenta, Yellow, Key, Orange, Green, Blue </w:t>
      </w:r>
      <w:r>
        <w:rPr>
          <w:spacing w:val="-6"/>
        </w:rPr>
        <w:t>CV</w:t>
      </w:r>
      <w:r>
        <w:tab/>
      </w:r>
      <w:r>
        <w:rPr>
          <w:spacing w:val="-2"/>
        </w:rPr>
        <w:t>Cross-Validation</w:t>
      </w:r>
    </w:p>
    <w:p w14:paraId="7B7609BD" w14:textId="77777777" w:rsidR="00EA1924" w:rsidRDefault="00000000">
      <w:pPr>
        <w:pStyle w:val="BodyText"/>
        <w:tabs>
          <w:tab w:val="left" w:pos="3954"/>
        </w:tabs>
        <w:spacing w:before="1"/>
        <w:ind w:left="2761"/>
      </w:pPr>
      <w:r>
        <w:rPr>
          <w:spacing w:val="-5"/>
        </w:rPr>
        <w:t>GP</w:t>
      </w:r>
      <w:r>
        <w:tab/>
        <w:t>Gaussian</w:t>
      </w:r>
      <w:r>
        <w:rPr>
          <w:spacing w:val="-9"/>
        </w:rPr>
        <w:t xml:space="preserve"> </w:t>
      </w:r>
      <w:r>
        <w:rPr>
          <w:spacing w:val="-2"/>
        </w:rPr>
        <w:t>Process</w:t>
      </w:r>
    </w:p>
    <w:p w14:paraId="7A6086DA" w14:textId="77777777" w:rsidR="00EA1924" w:rsidRDefault="00000000">
      <w:pPr>
        <w:pStyle w:val="BodyText"/>
        <w:tabs>
          <w:tab w:val="left" w:pos="3954"/>
        </w:tabs>
        <w:spacing w:before="36"/>
        <w:ind w:left="2761"/>
      </w:pPr>
      <w:r>
        <w:rPr>
          <w:spacing w:val="-5"/>
        </w:rPr>
        <w:t>ICC</w:t>
      </w:r>
      <w:r>
        <w:tab/>
        <w:t>International</w:t>
      </w:r>
      <w:r>
        <w:rPr>
          <w:spacing w:val="-9"/>
        </w:rPr>
        <w:t xml:space="preserve"> </w:t>
      </w:r>
      <w:r>
        <w:t>Color</w:t>
      </w:r>
      <w:r>
        <w:rPr>
          <w:spacing w:val="-8"/>
        </w:rPr>
        <w:t xml:space="preserve"> </w:t>
      </w:r>
      <w:r>
        <w:rPr>
          <w:spacing w:val="-2"/>
        </w:rPr>
        <w:t>Consortium</w:t>
      </w:r>
    </w:p>
    <w:p w14:paraId="64224850" w14:textId="77777777" w:rsidR="00EA1924" w:rsidRDefault="00000000">
      <w:pPr>
        <w:pStyle w:val="BodyText"/>
        <w:tabs>
          <w:tab w:val="left" w:pos="3954"/>
        </w:tabs>
        <w:spacing w:before="37"/>
        <w:ind w:left="2761"/>
      </w:pPr>
      <w:r>
        <w:rPr>
          <w:spacing w:val="-5"/>
        </w:rPr>
        <w:t>LLM</w:t>
      </w:r>
      <w:r>
        <w:tab/>
        <w:t>Large</w:t>
      </w:r>
      <w:r>
        <w:rPr>
          <w:spacing w:val="-10"/>
        </w:rPr>
        <w:t xml:space="preserve"> </w:t>
      </w:r>
      <w:r>
        <w:t>Language</w:t>
      </w:r>
      <w:r>
        <w:rPr>
          <w:spacing w:val="-9"/>
        </w:rPr>
        <w:t xml:space="preserve"> </w:t>
      </w:r>
      <w:r>
        <w:rPr>
          <w:spacing w:val="-2"/>
        </w:rPr>
        <w:t>Model</w:t>
      </w:r>
    </w:p>
    <w:p w14:paraId="123D0D4A" w14:textId="77777777" w:rsidR="00EA1924" w:rsidRDefault="00000000">
      <w:pPr>
        <w:pStyle w:val="BodyText"/>
        <w:tabs>
          <w:tab w:val="left" w:pos="3954"/>
        </w:tabs>
        <w:spacing w:before="36"/>
        <w:ind w:left="2761"/>
      </w:pPr>
      <w:r>
        <w:rPr>
          <w:spacing w:val="-5"/>
        </w:rPr>
        <w:t>LUT</w:t>
      </w:r>
      <w:r>
        <w:tab/>
        <w:t>Look-Up</w:t>
      </w:r>
      <w:r>
        <w:rPr>
          <w:spacing w:val="-9"/>
        </w:rPr>
        <w:t xml:space="preserve"> </w:t>
      </w:r>
      <w:r>
        <w:rPr>
          <w:spacing w:val="-2"/>
        </w:rPr>
        <w:t>Table</w:t>
      </w:r>
    </w:p>
    <w:p w14:paraId="4B339CC2" w14:textId="77777777" w:rsidR="00EA1924" w:rsidRDefault="00000000">
      <w:pPr>
        <w:pStyle w:val="BodyText"/>
        <w:tabs>
          <w:tab w:val="left" w:pos="3954"/>
        </w:tabs>
        <w:spacing w:before="36"/>
        <w:ind w:left="2761"/>
      </w:pPr>
      <w:r>
        <w:rPr>
          <w:spacing w:val="-5"/>
        </w:rPr>
        <w:t>MLP</w:t>
      </w:r>
      <w:r>
        <w:tab/>
        <w:t>Multilayer</w:t>
      </w:r>
      <w:r>
        <w:rPr>
          <w:spacing w:val="-10"/>
        </w:rPr>
        <w:t xml:space="preserve"> </w:t>
      </w:r>
      <w:r>
        <w:rPr>
          <w:spacing w:val="-2"/>
        </w:rPr>
        <w:t>Perceptron</w:t>
      </w:r>
    </w:p>
    <w:p w14:paraId="1611A641" w14:textId="77777777" w:rsidR="00EA1924" w:rsidRDefault="00000000">
      <w:pPr>
        <w:pStyle w:val="BodyText"/>
        <w:tabs>
          <w:tab w:val="left" w:pos="3954"/>
        </w:tabs>
        <w:spacing w:before="37"/>
        <w:ind w:left="2761"/>
      </w:pPr>
      <w:r>
        <w:rPr>
          <w:spacing w:val="-4"/>
        </w:rPr>
        <w:t>NTNU</w:t>
      </w:r>
      <w:r>
        <w:tab/>
        <w:t>Norwegian</w:t>
      </w:r>
      <w:r>
        <w:rPr>
          <w:spacing w:val="-7"/>
        </w:rPr>
        <w:t xml:space="preserve"> </w:t>
      </w:r>
      <w:r>
        <w:t>University</w:t>
      </w:r>
      <w:r>
        <w:rPr>
          <w:spacing w:val="-7"/>
        </w:rPr>
        <w:t xml:space="preserve"> </w:t>
      </w:r>
      <w:r>
        <w:t>of</w:t>
      </w:r>
      <w:r>
        <w:rPr>
          <w:spacing w:val="-6"/>
        </w:rPr>
        <w:t xml:space="preserve"> </w:t>
      </w:r>
      <w:r>
        <w:t>Science</w:t>
      </w:r>
      <w:r>
        <w:rPr>
          <w:spacing w:val="-7"/>
        </w:rPr>
        <w:t xml:space="preserve"> </w:t>
      </w:r>
      <w:r>
        <w:t>and</w:t>
      </w:r>
      <w:r>
        <w:rPr>
          <w:spacing w:val="-6"/>
        </w:rPr>
        <w:t xml:space="preserve"> </w:t>
      </w:r>
      <w:r>
        <w:rPr>
          <w:spacing w:val="-2"/>
        </w:rPr>
        <w:t>Technology</w:t>
      </w:r>
    </w:p>
    <w:p w14:paraId="3E23D50B" w14:textId="77777777" w:rsidR="00EA1924" w:rsidRDefault="00000000">
      <w:pPr>
        <w:pStyle w:val="BodyText"/>
        <w:tabs>
          <w:tab w:val="left" w:pos="3954"/>
        </w:tabs>
        <w:spacing w:before="36"/>
        <w:ind w:left="2761"/>
      </w:pPr>
      <w:r>
        <w:rPr>
          <w:spacing w:val="-5"/>
        </w:rPr>
        <w:t>SVM</w:t>
      </w:r>
      <w:r>
        <w:tab/>
        <w:t>Support</w:t>
      </w:r>
      <w:r>
        <w:rPr>
          <w:spacing w:val="-10"/>
        </w:rPr>
        <w:t xml:space="preserve"> </w:t>
      </w:r>
      <w:r>
        <w:t>Vector</w:t>
      </w:r>
      <w:r>
        <w:rPr>
          <w:spacing w:val="-10"/>
        </w:rPr>
        <w:t xml:space="preserve"> </w:t>
      </w:r>
      <w:r>
        <w:t>Machine</w:t>
      </w:r>
      <w:r>
        <w:rPr>
          <w:spacing w:val="-10"/>
        </w:rPr>
        <w:t xml:space="preserve"> </w:t>
      </w:r>
      <w:r>
        <w:t>(used</w:t>
      </w:r>
      <w:r>
        <w:rPr>
          <w:spacing w:val="-10"/>
        </w:rPr>
        <w:t xml:space="preserve"> </w:t>
      </w:r>
      <w:r>
        <w:t>here</w:t>
      </w:r>
      <w:r>
        <w:rPr>
          <w:spacing w:val="-10"/>
        </w:rPr>
        <w:t xml:space="preserve"> </w:t>
      </w:r>
      <w:r>
        <w:t>as</w:t>
      </w:r>
      <w:r>
        <w:rPr>
          <w:spacing w:val="-10"/>
        </w:rPr>
        <w:t xml:space="preserve"> </w:t>
      </w:r>
      <w:r>
        <w:t>support</w:t>
      </w:r>
      <w:r>
        <w:rPr>
          <w:spacing w:val="-10"/>
        </w:rPr>
        <w:t xml:space="preserve"> </w:t>
      </w:r>
      <w:r>
        <w:t>vector</w:t>
      </w:r>
      <w:r>
        <w:rPr>
          <w:spacing w:val="-10"/>
        </w:rPr>
        <w:t xml:space="preserve"> </w:t>
      </w:r>
      <w:r>
        <w:t>regression,</w:t>
      </w:r>
      <w:r>
        <w:rPr>
          <w:spacing w:val="-10"/>
        </w:rPr>
        <w:t xml:space="preserve"> </w:t>
      </w:r>
      <w:r>
        <w:rPr>
          <w:spacing w:val="-4"/>
        </w:rPr>
        <w:t>SVR)</w:t>
      </w:r>
    </w:p>
    <w:p w14:paraId="7FB0E122" w14:textId="77777777" w:rsidR="00EA1924" w:rsidRDefault="00000000">
      <w:pPr>
        <w:pStyle w:val="BodyText"/>
        <w:tabs>
          <w:tab w:val="left" w:pos="3954"/>
        </w:tabs>
        <w:spacing w:before="36"/>
        <w:ind w:left="2764"/>
      </w:pPr>
      <w:r>
        <w:rPr>
          <w:rFonts w:ascii="Calibri" w:hAnsi="Calibri"/>
          <w:spacing w:val="-4"/>
        </w:rPr>
        <w:t>∆</w:t>
      </w:r>
      <w:r>
        <w:rPr>
          <w:i/>
          <w:spacing w:val="-4"/>
        </w:rPr>
        <w:t>E</w:t>
      </w:r>
      <w:r>
        <w:rPr>
          <w:spacing w:val="-4"/>
          <w:position w:val="-2"/>
          <w:sz w:val="14"/>
        </w:rPr>
        <w:t>00</w:t>
      </w:r>
      <w:r>
        <w:rPr>
          <w:position w:val="-2"/>
          <w:sz w:val="14"/>
        </w:rPr>
        <w:tab/>
      </w:r>
      <w:r>
        <w:rPr>
          <w:spacing w:val="-2"/>
        </w:rPr>
        <w:t>CIEDE2000</w:t>
      </w:r>
      <w:r>
        <w:rPr>
          <w:spacing w:val="7"/>
        </w:rPr>
        <w:t xml:space="preserve"> </w:t>
      </w:r>
      <w:r>
        <w:rPr>
          <w:spacing w:val="-2"/>
        </w:rPr>
        <w:t>color-difference</w:t>
      </w:r>
      <w:r>
        <w:rPr>
          <w:spacing w:val="7"/>
        </w:rPr>
        <w:t xml:space="preserve"> </w:t>
      </w:r>
      <w:r>
        <w:rPr>
          <w:spacing w:val="-2"/>
        </w:rPr>
        <w:t>formula</w:t>
      </w:r>
    </w:p>
    <w:p w14:paraId="3FB9C2E6" w14:textId="77777777" w:rsidR="00EA1924" w:rsidRDefault="00000000">
      <w:pPr>
        <w:pStyle w:val="BodyText"/>
        <w:rPr>
          <w:sz w:val="10"/>
        </w:rPr>
      </w:pPr>
      <w:r>
        <w:br w:type="column"/>
      </w:r>
    </w:p>
    <w:p w14:paraId="5476BA9C" w14:textId="77777777" w:rsidR="00EA1924" w:rsidRDefault="00EA1924">
      <w:pPr>
        <w:pStyle w:val="BodyText"/>
        <w:rPr>
          <w:sz w:val="10"/>
        </w:rPr>
      </w:pPr>
    </w:p>
    <w:p w14:paraId="69E1D054" w14:textId="77777777" w:rsidR="00EA1924" w:rsidRDefault="00EA1924">
      <w:pPr>
        <w:pStyle w:val="BodyText"/>
        <w:rPr>
          <w:sz w:val="10"/>
        </w:rPr>
      </w:pPr>
    </w:p>
    <w:p w14:paraId="170228AB" w14:textId="77777777" w:rsidR="00EA1924" w:rsidRDefault="00EA1924">
      <w:pPr>
        <w:pStyle w:val="BodyText"/>
        <w:rPr>
          <w:sz w:val="10"/>
        </w:rPr>
      </w:pPr>
    </w:p>
    <w:p w14:paraId="48DEEF27" w14:textId="77777777" w:rsidR="00EA1924" w:rsidRDefault="00EA1924">
      <w:pPr>
        <w:pStyle w:val="BodyText"/>
        <w:rPr>
          <w:sz w:val="10"/>
        </w:rPr>
      </w:pPr>
    </w:p>
    <w:p w14:paraId="2B898C80" w14:textId="77777777" w:rsidR="00EA1924" w:rsidRDefault="00EA1924">
      <w:pPr>
        <w:pStyle w:val="BodyText"/>
        <w:rPr>
          <w:sz w:val="10"/>
        </w:rPr>
      </w:pPr>
    </w:p>
    <w:p w14:paraId="56DFE277" w14:textId="77777777" w:rsidR="00EA1924" w:rsidRDefault="00EA1924">
      <w:pPr>
        <w:pStyle w:val="BodyText"/>
        <w:rPr>
          <w:sz w:val="10"/>
        </w:rPr>
      </w:pPr>
    </w:p>
    <w:p w14:paraId="65FFD282" w14:textId="77777777" w:rsidR="00EA1924" w:rsidRDefault="00EA1924">
      <w:pPr>
        <w:pStyle w:val="BodyText"/>
        <w:rPr>
          <w:sz w:val="10"/>
        </w:rPr>
      </w:pPr>
    </w:p>
    <w:p w14:paraId="223BB8EB" w14:textId="77777777" w:rsidR="00EA1924" w:rsidRDefault="00EA1924">
      <w:pPr>
        <w:pStyle w:val="BodyText"/>
        <w:rPr>
          <w:sz w:val="10"/>
        </w:rPr>
      </w:pPr>
    </w:p>
    <w:p w14:paraId="6831D43A" w14:textId="77777777" w:rsidR="00EA1924" w:rsidRDefault="00EA1924">
      <w:pPr>
        <w:pStyle w:val="BodyText"/>
        <w:rPr>
          <w:sz w:val="10"/>
        </w:rPr>
      </w:pPr>
    </w:p>
    <w:p w14:paraId="5AA7B280" w14:textId="77777777" w:rsidR="00EA1924" w:rsidRDefault="00EA1924">
      <w:pPr>
        <w:pStyle w:val="BodyText"/>
        <w:rPr>
          <w:sz w:val="10"/>
        </w:rPr>
      </w:pPr>
    </w:p>
    <w:p w14:paraId="6E77B4E2" w14:textId="77777777" w:rsidR="00EA1924" w:rsidRDefault="00EA1924">
      <w:pPr>
        <w:pStyle w:val="BodyText"/>
        <w:rPr>
          <w:sz w:val="10"/>
        </w:rPr>
      </w:pPr>
    </w:p>
    <w:p w14:paraId="016340E2" w14:textId="77777777" w:rsidR="00EA1924" w:rsidRDefault="00EA1924">
      <w:pPr>
        <w:pStyle w:val="BodyText"/>
        <w:spacing w:before="23"/>
        <w:rPr>
          <w:sz w:val="10"/>
        </w:rPr>
      </w:pPr>
    </w:p>
    <w:p w14:paraId="57BCDE77" w14:textId="77777777" w:rsidR="00EA1924" w:rsidRDefault="00000000">
      <w:pPr>
        <w:ind w:right="36"/>
        <w:jc w:val="right"/>
        <w:rPr>
          <w:rFonts w:ascii="Trebuchet MS"/>
          <w:sz w:val="10"/>
        </w:rPr>
      </w:pPr>
      <w:r>
        <w:rPr>
          <w:rFonts w:ascii="Trebuchet MS"/>
          <w:spacing w:val="-5"/>
          <w:sz w:val="10"/>
        </w:rPr>
        <w:t>883</w:t>
      </w:r>
    </w:p>
    <w:p w14:paraId="03AF5633" w14:textId="77777777" w:rsidR="00EA1924" w:rsidRDefault="00EA1924">
      <w:pPr>
        <w:jc w:val="right"/>
        <w:rPr>
          <w:rFonts w:ascii="Trebuchet MS"/>
          <w:sz w:val="10"/>
        </w:rPr>
        <w:sectPr w:rsidR="00EA1924">
          <w:type w:val="continuous"/>
          <w:pgSz w:w="11910" w:h="16840"/>
          <w:pgMar w:top="760" w:right="283" w:bottom="760" w:left="566" w:header="685" w:footer="563" w:gutter="0"/>
          <w:cols w:num="2" w:space="720" w:equalWidth="0">
            <w:col w:w="9523" w:space="40"/>
            <w:col w:w="1498"/>
          </w:cols>
        </w:sectPr>
      </w:pPr>
    </w:p>
    <w:p w14:paraId="788A8EBB" w14:textId="77777777" w:rsidR="00EA1924" w:rsidRDefault="00000000">
      <w:pPr>
        <w:tabs>
          <w:tab w:val="right" w:pos="11017"/>
        </w:tabs>
        <w:spacing w:before="237"/>
        <w:ind w:left="148"/>
        <w:rPr>
          <w:rFonts w:ascii="Trebuchet MS"/>
          <w:sz w:val="10"/>
        </w:rPr>
      </w:pPr>
      <w:bookmarkStart w:id="826" w:name="_bookmark32"/>
      <w:bookmarkEnd w:id="826"/>
      <w:r>
        <w:rPr>
          <w:b/>
          <w:spacing w:val="-2"/>
          <w:sz w:val="24"/>
        </w:rPr>
        <w:t>References</w:t>
      </w:r>
      <w:bookmarkStart w:id="827" w:name="References"/>
      <w:bookmarkEnd w:id="827"/>
      <w:r>
        <w:rPr>
          <w:rFonts w:ascii="Times New Roman"/>
          <w:sz w:val="24"/>
        </w:rPr>
        <w:tab/>
      </w:r>
      <w:r>
        <w:rPr>
          <w:rFonts w:ascii="Trebuchet MS"/>
          <w:spacing w:val="-5"/>
          <w:sz w:val="10"/>
        </w:rPr>
        <w:t>884</w:t>
      </w:r>
    </w:p>
    <w:p w14:paraId="7692A294" w14:textId="77777777" w:rsidR="00EA1924" w:rsidRDefault="00000000">
      <w:pPr>
        <w:pStyle w:val="ListParagraph"/>
        <w:numPr>
          <w:ilvl w:val="0"/>
          <w:numId w:val="1"/>
        </w:numPr>
        <w:tabs>
          <w:tab w:val="left" w:pos="578"/>
          <w:tab w:val="right" w:pos="11017"/>
        </w:tabs>
        <w:spacing w:before="79"/>
        <w:ind w:hanging="430"/>
        <w:rPr>
          <w:rFonts w:ascii="Trebuchet MS"/>
          <w:sz w:val="10"/>
        </w:rPr>
      </w:pPr>
      <w:r>
        <w:rPr>
          <w:sz w:val="18"/>
        </w:rPr>
        <w:t>Bala,</w:t>
      </w:r>
      <w:r>
        <w:rPr>
          <w:spacing w:val="-5"/>
          <w:sz w:val="18"/>
        </w:rPr>
        <w:t xml:space="preserve"> </w:t>
      </w:r>
      <w:r>
        <w:rPr>
          <w:sz w:val="18"/>
        </w:rPr>
        <w:t>R.;</w:t>
      </w:r>
      <w:r>
        <w:rPr>
          <w:spacing w:val="-4"/>
          <w:sz w:val="18"/>
        </w:rPr>
        <w:t xml:space="preserve"> </w:t>
      </w:r>
      <w:r>
        <w:rPr>
          <w:sz w:val="18"/>
        </w:rPr>
        <w:t>Klassen,</w:t>
      </w:r>
      <w:r>
        <w:rPr>
          <w:spacing w:val="-4"/>
          <w:sz w:val="18"/>
        </w:rPr>
        <w:t xml:space="preserve"> </w:t>
      </w:r>
      <w:r>
        <w:rPr>
          <w:sz w:val="18"/>
        </w:rPr>
        <w:t>R.V.</w:t>
      </w:r>
      <w:r>
        <w:rPr>
          <w:spacing w:val="15"/>
          <w:sz w:val="18"/>
        </w:rPr>
        <w:t xml:space="preserve"> </w:t>
      </w:r>
      <w:r>
        <w:rPr>
          <w:sz w:val="18"/>
        </w:rPr>
        <w:t>Efficient</w:t>
      </w:r>
      <w:r>
        <w:rPr>
          <w:spacing w:val="-4"/>
          <w:sz w:val="18"/>
        </w:rPr>
        <w:t xml:space="preserve"> </w:t>
      </w:r>
      <w:r>
        <w:rPr>
          <w:sz w:val="18"/>
        </w:rPr>
        <w:t>Color</w:t>
      </w:r>
      <w:r>
        <w:rPr>
          <w:spacing w:val="-4"/>
          <w:sz w:val="18"/>
        </w:rPr>
        <w:t xml:space="preserve"> </w:t>
      </w:r>
      <w:r>
        <w:rPr>
          <w:sz w:val="18"/>
        </w:rPr>
        <w:t>Transformation</w:t>
      </w:r>
      <w:r>
        <w:rPr>
          <w:spacing w:val="-4"/>
          <w:sz w:val="18"/>
        </w:rPr>
        <w:t xml:space="preserve"> </w:t>
      </w:r>
      <w:r>
        <w:rPr>
          <w:sz w:val="18"/>
        </w:rPr>
        <w:t>Implementation.</w:t>
      </w:r>
      <w:r>
        <w:rPr>
          <w:spacing w:val="6"/>
          <w:sz w:val="18"/>
        </w:rPr>
        <w:t xml:space="preserve"> </w:t>
      </w:r>
      <w:r>
        <w:rPr>
          <w:sz w:val="18"/>
        </w:rPr>
        <w:t>In</w:t>
      </w:r>
      <w:r>
        <w:rPr>
          <w:spacing w:val="-4"/>
          <w:sz w:val="18"/>
        </w:rPr>
        <w:t xml:space="preserve"> </w:t>
      </w:r>
      <w:r>
        <w:rPr>
          <w:i/>
          <w:sz w:val="18"/>
        </w:rPr>
        <w:t>Digital</w:t>
      </w:r>
      <w:r>
        <w:rPr>
          <w:i/>
          <w:spacing w:val="-4"/>
          <w:sz w:val="18"/>
        </w:rPr>
        <w:t xml:space="preserve"> </w:t>
      </w:r>
      <w:r>
        <w:rPr>
          <w:i/>
          <w:sz w:val="18"/>
        </w:rPr>
        <w:t>Color</w:t>
      </w:r>
      <w:r>
        <w:rPr>
          <w:i/>
          <w:spacing w:val="-4"/>
          <w:sz w:val="18"/>
        </w:rPr>
        <w:t xml:space="preserve"> </w:t>
      </w:r>
      <w:r>
        <w:rPr>
          <w:i/>
          <w:sz w:val="18"/>
        </w:rPr>
        <w:t>Imaging</w:t>
      </w:r>
      <w:r>
        <w:rPr>
          <w:i/>
          <w:spacing w:val="-4"/>
          <w:sz w:val="18"/>
        </w:rPr>
        <w:t xml:space="preserve"> </w:t>
      </w:r>
      <w:r>
        <w:rPr>
          <w:i/>
          <w:sz w:val="18"/>
        </w:rPr>
        <w:t>Handbook</w:t>
      </w:r>
      <w:r>
        <w:rPr>
          <w:sz w:val="18"/>
        </w:rPr>
        <w:t>;</w:t>
      </w:r>
      <w:r>
        <w:rPr>
          <w:spacing w:val="-4"/>
          <w:sz w:val="18"/>
        </w:rPr>
        <w:t xml:space="preserve"> </w:t>
      </w:r>
      <w:r>
        <w:rPr>
          <w:sz w:val="18"/>
        </w:rPr>
        <w:t>Sharma,</w:t>
      </w:r>
      <w:r>
        <w:rPr>
          <w:spacing w:val="-4"/>
          <w:sz w:val="18"/>
        </w:rPr>
        <w:t xml:space="preserve"> </w:t>
      </w:r>
      <w:r>
        <w:rPr>
          <w:sz w:val="18"/>
        </w:rPr>
        <w:t>G.,</w:t>
      </w:r>
      <w:r>
        <w:rPr>
          <w:spacing w:val="-4"/>
          <w:sz w:val="18"/>
        </w:rPr>
        <w:t xml:space="preserve"> </w:t>
      </w:r>
      <w:r>
        <w:rPr>
          <w:sz w:val="18"/>
        </w:rPr>
        <w:t>Ed.;</w:t>
      </w:r>
      <w:r>
        <w:rPr>
          <w:spacing w:val="-4"/>
          <w:sz w:val="18"/>
        </w:rPr>
        <w:t xml:space="preserve"> </w:t>
      </w:r>
      <w:r>
        <w:rPr>
          <w:spacing w:val="-5"/>
          <w:sz w:val="18"/>
        </w:rPr>
        <w:t>CRC</w:t>
      </w:r>
      <w:r>
        <w:rPr>
          <w:rFonts w:ascii="Times New Roman"/>
          <w:sz w:val="18"/>
        </w:rPr>
        <w:tab/>
      </w:r>
      <w:r>
        <w:rPr>
          <w:rFonts w:ascii="Trebuchet MS"/>
          <w:spacing w:val="-5"/>
          <w:sz w:val="10"/>
        </w:rPr>
        <w:t>885</w:t>
      </w:r>
    </w:p>
    <w:p w14:paraId="7273F156" w14:textId="77777777" w:rsidR="00EA1924" w:rsidRDefault="00000000">
      <w:pPr>
        <w:pStyle w:val="BodyText"/>
        <w:tabs>
          <w:tab w:val="right" w:pos="11017"/>
        </w:tabs>
        <w:spacing w:before="31"/>
        <w:ind w:left="578"/>
        <w:rPr>
          <w:rFonts w:ascii="Trebuchet MS" w:hAnsi="Trebuchet MS"/>
          <w:sz w:val="10"/>
        </w:rPr>
      </w:pPr>
      <w:bookmarkStart w:id="828" w:name="_bookmark33"/>
      <w:bookmarkEnd w:id="828"/>
      <w:r>
        <w:t>Press: Boca</w:t>
      </w:r>
      <w:r>
        <w:rPr>
          <w:spacing w:val="-8"/>
        </w:rPr>
        <w:t xml:space="preserve"> </w:t>
      </w:r>
      <w:r>
        <w:t>Raton,</w:t>
      </w:r>
      <w:r>
        <w:rPr>
          <w:spacing w:val="-9"/>
        </w:rPr>
        <w:t xml:space="preserve"> </w:t>
      </w:r>
      <w:r>
        <w:t>FL,</w:t>
      </w:r>
      <w:r>
        <w:rPr>
          <w:spacing w:val="-8"/>
        </w:rPr>
        <w:t xml:space="preserve"> </w:t>
      </w:r>
      <w:r>
        <w:t>2003;</w:t>
      </w:r>
      <w:r>
        <w:rPr>
          <w:spacing w:val="-9"/>
        </w:rPr>
        <w:t xml:space="preserve"> </w:t>
      </w:r>
      <w:r>
        <w:t>pp.</w:t>
      </w:r>
      <w:r>
        <w:rPr>
          <w:spacing w:val="1"/>
        </w:rPr>
        <w:t xml:space="preserve"> </w:t>
      </w:r>
      <w:r>
        <w:t>687–725.</w:t>
      </w:r>
      <w:r>
        <w:rPr>
          <w:spacing w:val="17"/>
        </w:rPr>
        <w:t xml:space="preserve"> </w:t>
      </w:r>
      <w:hyperlink r:id="rId34">
        <w:r>
          <w:rPr>
            <w:color w:val="0774B7"/>
          </w:rPr>
          <w:t>https://doi.org/10.1201/9781420041484-</w:t>
        </w:r>
        <w:r>
          <w:rPr>
            <w:color w:val="0774B7"/>
            <w:spacing w:val="-5"/>
          </w:rPr>
          <w:t>11</w:t>
        </w:r>
      </w:hyperlink>
      <w:r>
        <w:rPr>
          <w:spacing w:val="-5"/>
        </w:rPr>
        <w:t>.</w:t>
      </w:r>
      <w:r>
        <w:rPr>
          <w:rFonts w:ascii="Times New Roman" w:hAnsi="Times New Roman"/>
        </w:rPr>
        <w:tab/>
      </w:r>
      <w:r>
        <w:rPr>
          <w:rFonts w:ascii="Trebuchet MS" w:hAnsi="Trebuchet MS"/>
          <w:spacing w:val="-5"/>
          <w:sz w:val="10"/>
        </w:rPr>
        <w:t>886</w:t>
      </w:r>
    </w:p>
    <w:p w14:paraId="64FE6DE5" w14:textId="77777777" w:rsidR="00EA1924" w:rsidRDefault="00000000">
      <w:pPr>
        <w:pStyle w:val="ListParagraph"/>
        <w:numPr>
          <w:ilvl w:val="0"/>
          <w:numId w:val="1"/>
        </w:numPr>
        <w:tabs>
          <w:tab w:val="left" w:pos="578"/>
          <w:tab w:val="right" w:pos="11017"/>
        </w:tabs>
        <w:ind w:hanging="430"/>
        <w:rPr>
          <w:rFonts w:ascii="Trebuchet MS"/>
          <w:sz w:val="10"/>
        </w:rPr>
      </w:pPr>
      <w:r>
        <w:rPr>
          <w:sz w:val="18"/>
        </w:rPr>
        <w:t>Boll,</w:t>
      </w:r>
      <w:r>
        <w:rPr>
          <w:spacing w:val="2"/>
          <w:sz w:val="18"/>
        </w:rPr>
        <w:t xml:space="preserve"> </w:t>
      </w:r>
      <w:r>
        <w:rPr>
          <w:sz w:val="18"/>
        </w:rPr>
        <w:t>H.</w:t>
      </w:r>
      <w:r>
        <w:rPr>
          <w:spacing w:val="24"/>
          <w:sz w:val="18"/>
        </w:rPr>
        <w:t xml:space="preserve"> </w:t>
      </w:r>
      <w:r>
        <w:rPr>
          <w:sz w:val="18"/>
        </w:rPr>
        <w:t>Color-to-Colorant</w:t>
      </w:r>
      <w:r>
        <w:rPr>
          <w:spacing w:val="3"/>
          <w:sz w:val="18"/>
        </w:rPr>
        <w:t xml:space="preserve"> </w:t>
      </w:r>
      <w:r>
        <w:rPr>
          <w:sz w:val="18"/>
        </w:rPr>
        <w:t>Transformation</w:t>
      </w:r>
      <w:r>
        <w:rPr>
          <w:spacing w:val="2"/>
          <w:sz w:val="18"/>
        </w:rPr>
        <w:t xml:space="preserve"> </w:t>
      </w:r>
      <w:r>
        <w:rPr>
          <w:sz w:val="18"/>
        </w:rPr>
        <w:t>for</w:t>
      </w:r>
      <w:r>
        <w:rPr>
          <w:spacing w:val="3"/>
          <w:sz w:val="18"/>
        </w:rPr>
        <w:t xml:space="preserve"> </w:t>
      </w:r>
      <w:r>
        <w:rPr>
          <w:sz w:val="18"/>
        </w:rPr>
        <w:t>a</w:t>
      </w:r>
      <w:r>
        <w:rPr>
          <w:spacing w:val="2"/>
          <w:sz w:val="18"/>
        </w:rPr>
        <w:t xml:space="preserve"> </w:t>
      </w:r>
      <w:r>
        <w:rPr>
          <w:sz w:val="18"/>
        </w:rPr>
        <w:t>Seven</w:t>
      </w:r>
      <w:r>
        <w:rPr>
          <w:spacing w:val="3"/>
          <w:sz w:val="18"/>
        </w:rPr>
        <w:t xml:space="preserve"> </w:t>
      </w:r>
      <w:r>
        <w:rPr>
          <w:sz w:val="18"/>
        </w:rPr>
        <w:t>Ink</w:t>
      </w:r>
      <w:r>
        <w:rPr>
          <w:spacing w:val="2"/>
          <w:sz w:val="18"/>
        </w:rPr>
        <w:t xml:space="preserve"> </w:t>
      </w:r>
      <w:r>
        <w:rPr>
          <w:sz w:val="18"/>
        </w:rPr>
        <w:t>Process.</w:t>
      </w:r>
      <w:r>
        <w:rPr>
          <w:spacing w:val="36"/>
          <w:sz w:val="18"/>
        </w:rPr>
        <w:t xml:space="preserve"> </w:t>
      </w:r>
      <w:r>
        <w:rPr>
          <w:sz w:val="18"/>
        </w:rPr>
        <w:t>In</w:t>
      </w:r>
      <w:r>
        <w:rPr>
          <w:spacing w:val="2"/>
          <w:sz w:val="18"/>
        </w:rPr>
        <w:t xml:space="preserve"> </w:t>
      </w:r>
      <w:r>
        <w:rPr>
          <w:sz w:val="18"/>
        </w:rPr>
        <w:t>Proceedings</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Device-Independent</w:t>
      </w:r>
      <w:r>
        <w:rPr>
          <w:spacing w:val="2"/>
          <w:sz w:val="18"/>
        </w:rPr>
        <w:t xml:space="preserve"> </w:t>
      </w:r>
      <w:r>
        <w:rPr>
          <w:sz w:val="18"/>
        </w:rPr>
        <w:t>Color</w:t>
      </w:r>
      <w:r>
        <w:rPr>
          <w:spacing w:val="3"/>
          <w:sz w:val="18"/>
        </w:rPr>
        <w:t xml:space="preserve"> </w:t>
      </w:r>
      <w:r>
        <w:rPr>
          <w:spacing w:val="-2"/>
          <w:sz w:val="18"/>
        </w:rPr>
        <w:t>Imaging,</w:t>
      </w:r>
      <w:r>
        <w:rPr>
          <w:rFonts w:ascii="Times New Roman"/>
          <w:sz w:val="18"/>
        </w:rPr>
        <w:tab/>
      </w:r>
      <w:r>
        <w:rPr>
          <w:rFonts w:ascii="Trebuchet MS"/>
          <w:spacing w:val="-5"/>
          <w:sz w:val="10"/>
        </w:rPr>
        <w:t>887</w:t>
      </w:r>
    </w:p>
    <w:p w14:paraId="0FCADB90" w14:textId="77777777" w:rsidR="00EA1924" w:rsidRDefault="00000000">
      <w:pPr>
        <w:pStyle w:val="BodyText"/>
        <w:tabs>
          <w:tab w:val="right" w:pos="11017"/>
        </w:tabs>
        <w:spacing w:before="32"/>
        <w:ind w:left="578"/>
        <w:rPr>
          <w:rFonts w:ascii="Trebuchet MS" w:hAnsi="Trebuchet MS"/>
          <w:sz w:val="10"/>
        </w:rPr>
      </w:pPr>
      <w:bookmarkStart w:id="829" w:name="_bookmark34"/>
      <w:bookmarkEnd w:id="829"/>
      <w:r w:rsidRPr="00A92717">
        <w:rPr>
          <w:lang w:val="nl-NL"/>
        </w:rPr>
        <w:t>Proc.</w:t>
      </w:r>
      <w:r w:rsidRPr="00A92717">
        <w:rPr>
          <w:spacing w:val="2"/>
          <w:lang w:val="nl-NL"/>
        </w:rPr>
        <w:t xml:space="preserve"> </w:t>
      </w:r>
      <w:r w:rsidRPr="00A92717">
        <w:rPr>
          <w:lang w:val="nl-NL"/>
        </w:rPr>
        <w:t>SPIE,</w:t>
      </w:r>
      <w:r w:rsidRPr="00A92717">
        <w:rPr>
          <w:spacing w:val="-8"/>
          <w:lang w:val="nl-NL"/>
        </w:rPr>
        <w:t xml:space="preserve"> </w:t>
      </w:r>
      <w:r w:rsidRPr="00A92717">
        <w:rPr>
          <w:lang w:val="nl-NL"/>
        </w:rPr>
        <w:t>1994,</w:t>
      </w:r>
      <w:r w:rsidRPr="00A92717">
        <w:rPr>
          <w:spacing w:val="-7"/>
          <w:lang w:val="nl-NL"/>
        </w:rPr>
        <w:t xml:space="preserve"> </w:t>
      </w:r>
      <w:r w:rsidRPr="00A92717">
        <w:rPr>
          <w:lang w:val="nl-NL"/>
        </w:rPr>
        <w:t>Vol.</w:t>
      </w:r>
      <w:r w:rsidRPr="00A92717">
        <w:rPr>
          <w:spacing w:val="2"/>
          <w:lang w:val="nl-NL"/>
        </w:rPr>
        <w:t xml:space="preserve"> </w:t>
      </w:r>
      <w:r w:rsidRPr="00A92717">
        <w:rPr>
          <w:lang w:val="nl-NL"/>
        </w:rPr>
        <w:t>2170,</w:t>
      </w:r>
      <w:r w:rsidRPr="00A92717">
        <w:rPr>
          <w:spacing w:val="-7"/>
          <w:lang w:val="nl-NL"/>
        </w:rPr>
        <w:t xml:space="preserve"> </w:t>
      </w:r>
      <w:r w:rsidRPr="00A92717">
        <w:rPr>
          <w:lang w:val="nl-NL"/>
        </w:rPr>
        <w:t>pp.</w:t>
      </w:r>
      <w:r w:rsidRPr="00A92717">
        <w:rPr>
          <w:spacing w:val="2"/>
          <w:lang w:val="nl-NL"/>
        </w:rPr>
        <w:t xml:space="preserve"> </w:t>
      </w:r>
      <w:r w:rsidRPr="00A92717">
        <w:rPr>
          <w:lang w:val="nl-NL"/>
        </w:rPr>
        <w:t>108–118.</w:t>
      </w:r>
      <w:r w:rsidRPr="00A92717">
        <w:rPr>
          <w:spacing w:val="20"/>
          <w:lang w:val="nl-NL"/>
        </w:rPr>
        <w:t xml:space="preserve"> </w:t>
      </w:r>
      <w:hyperlink r:id="rId35">
        <w:r w:rsidRPr="00A92717">
          <w:rPr>
            <w:color w:val="0774B7"/>
            <w:spacing w:val="-2"/>
            <w:lang w:val="nl-NL"/>
          </w:rPr>
          <w:t>https://doi.org/10.1117/12.173839</w:t>
        </w:r>
      </w:hyperlink>
      <w:r w:rsidRPr="00A92717">
        <w:rPr>
          <w:spacing w:val="-2"/>
          <w:lang w:val="nl-NL"/>
        </w:rPr>
        <w:t>.</w:t>
      </w:r>
      <w:r w:rsidRPr="00A92717">
        <w:rPr>
          <w:rFonts w:ascii="Times New Roman" w:hAnsi="Times New Roman"/>
          <w:lang w:val="nl-NL"/>
        </w:rPr>
        <w:tab/>
      </w:r>
      <w:r>
        <w:rPr>
          <w:rFonts w:ascii="Trebuchet MS" w:hAnsi="Trebuchet MS"/>
          <w:spacing w:val="-5"/>
          <w:sz w:val="10"/>
        </w:rPr>
        <w:t>888</w:t>
      </w:r>
    </w:p>
    <w:p w14:paraId="7455CFF8" w14:textId="77777777" w:rsidR="00EA1924" w:rsidRDefault="00000000">
      <w:pPr>
        <w:pStyle w:val="ListParagraph"/>
        <w:numPr>
          <w:ilvl w:val="0"/>
          <w:numId w:val="1"/>
        </w:numPr>
        <w:tabs>
          <w:tab w:val="left" w:pos="578"/>
          <w:tab w:val="right" w:pos="11017"/>
        </w:tabs>
        <w:spacing w:before="31"/>
        <w:ind w:hanging="430"/>
        <w:rPr>
          <w:rFonts w:ascii="Trebuchet MS"/>
          <w:sz w:val="10"/>
        </w:rPr>
      </w:pPr>
      <w:r>
        <w:rPr>
          <w:sz w:val="18"/>
        </w:rPr>
        <w:t>Deshpande,</w:t>
      </w:r>
      <w:r>
        <w:rPr>
          <w:spacing w:val="17"/>
          <w:sz w:val="18"/>
        </w:rPr>
        <w:t xml:space="preserve"> </w:t>
      </w:r>
      <w:r>
        <w:rPr>
          <w:sz w:val="18"/>
        </w:rPr>
        <w:t>K.;</w:t>
      </w:r>
      <w:r>
        <w:rPr>
          <w:spacing w:val="20"/>
          <w:sz w:val="18"/>
        </w:rPr>
        <w:t xml:space="preserve"> </w:t>
      </w:r>
      <w:r>
        <w:rPr>
          <w:sz w:val="18"/>
        </w:rPr>
        <w:t>Green,</w:t>
      </w:r>
      <w:r>
        <w:rPr>
          <w:spacing w:val="18"/>
          <w:sz w:val="18"/>
        </w:rPr>
        <w:t xml:space="preserve"> </w:t>
      </w:r>
      <w:r>
        <w:rPr>
          <w:sz w:val="18"/>
        </w:rPr>
        <w:t>P.;</w:t>
      </w:r>
      <w:r>
        <w:rPr>
          <w:spacing w:val="20"/>
          <w:sz w:val="18"/>
        </w:rPr>
        <w:t xml:space="preserve"> </w:t>
      </w:r>
      <w:r>
        <w:rPr>
          <w:sz w:val="18"/>
        </w:rPr>
        <w:t>Pointer,</w:t>
      </w:r>
      <w:r>
        <w:rPr>
          <w:spacing w:val="18"/>
          <w:sz w:val="18"/>
        </w:rPr>
        <w:t xml:space="preserve"> </w:t>
      </w:r>
      <w:r>
        <w:rPr>
          <w:sz w:val="18"/>
        </w:rPr>
        <w:t>M.R.</w:t>
      </w:r>
      <w:r>
        <w:rPr>
          <w:spacing w:val="62"/>
          <w:sz w:val="18"/>
        </w:rPr>
        <w:t xml:space="preserve"> </w:t>
      </w:r>
      <w:r>
        <w:rPr>
          <w:sz w:val="18"/>
        </w:rPr>
        <w:t>Gamut</w:t>
      </w:r>
      <w:r>
        <w:rPr>
          <w:spacing w:val="14"/>
          <w:sz w:val="18"/>
        </w:rPr>
        <w:t xml:space="preserve"> </w:t>
      </w:r>
      <w:r>
        <w:rPr>
          <w:sz w:val="18"/>
        </w:rPr>
        <w:t>Evaluation</w:t>
      </w:r>
      <w:r>
        <w:rPr>
          <w:spacing w:val="13"/>
          <w:sz w:val="18"/>
        </w:rPr>
        <w:t xml:space="preserve"> </w:t>
      </w:r>
      <w:r>
        <w:rPr>
          <w:sz w:val="18"/>
        </w:rPr>
        <w:t>of</w:t>
      </w:r>
      <w:r>
        <w:rPr>
          <w:spacing w:val="15"/>
          <w:sz w:val="18"/>
        </w:rPr>
        <w:t xml:space="preserve"> </w:t>
      </w:r>
      <w:r>
        <w:rPr>
          <w:sz w:val="18"/>
        </w:rPr>
        <w:t>an</w:t>
      </w:r>
      <w:r>
        <w:rPr>
          <w:spacing w:val="16"/>
          <w:sz w:val="18"/>
        </w:rPr>
        <w:t xml:space="preserve"> </w:t>
      </w:r>
      <w:r>
        <w:rPr>
          <w:i/>
          <w:sz w:val="18"/>
        </w:rPr>
        <w:t>n</w:t>
      </w:r>
      <w:r>
        <w:rPr>
          <w:sz w:val="18"/>
        </w:rPr>
        <w:t>-Colour</w:t>
      </w:r>
      <w:r>
        <w:rPr>
          <w:spacing w:val="14"/>
          <w:sz w:val="18"/>
        </w:rPr>
        <w:t xml:space="preserve"> </w:t>
      </w:r>
      <w:r>
        <w:rPr>
          <w:sz w:val="18"/>
        </w:rPr>
        <w:t>Printing</w:t>
      </w:r>
      <w:r>
        <w:rPr>
          <w:spacing w:val="15"/>
          <w:sz w:val="18"/>
        </w:rPr>
        <w:t xml:space="preserve"> </w:t>
      </w:r>
      <w:r>
        <w:rPr>
          <w:sz w:val="18"/>
        </w:rPr>
        <w:t>Process</w:t>
      </w:r>
      <w:r>
        <w:rPr>
          <w:spacing w:val="14"/>
          <w:sz w:val="18"/>
        </w:rPr>
        <w:t xml:space="preserve"> </w:t>
      </w:r>
      <w:r>
        <w:rPr>
          <w:sz w:val="18"/>
        </w:rPr>
        <w:t>with</w:t>
      </w:r>
      <w:r>
        <w:rPr>
          <w:spacing w:val="14"/>
          <w:sz w:val="18"/>
        </w:rPr>
        <w:t xml:space="preserve"> </w:t>
      </w:r>
      <w:r>
        <w:rPr>
          <w:sz w:val="18"/>
        </w:rPr>
        <w:t>the</w:t>
      </w:r>
      <w:r>
        <w:rPr>
          <w:spacing w:val="13"/>
          <w:sz w:val="18"/>
        </w:rPr>
        <w:t xml:space="preserve"> </w:t>
      </w:r>
      <w:r>
        <w:rPr>
          <w:sz w:val="18"/>
        </w:rPr>
        <w:t>Minimum</w:t>
      </w:r>
      <w:r>
        <w:rPr>
          <w:spacing w:val="15"/>
          <w:sz w:val="18"/>
        </w:rPr>
        <w:t xml:space="preserve"> </w:t>
      </w:r>
      <w:r>
        <w:rPr>
          <w:sz w:val="18"/>
        </w:rPr>
        <w:t>Number</w:t>
      </w:r>
      <w:r>
        <w:rPr>
          <w:spacing w:val="14"/>
          <w:sz w:val="18"/>
        </w:rPr>
        <w:t xml:space="preserve"> </w:t>
      </w:r>
      <w:r>
        <w:rPr>
          <w:spacing w:val="-5"/>
          <w:sz w:val="18"/>
        </w:rPr>
        <w:t>of</w:t>
      </w:r>
      <w:r>
        <w:rPr>
          <w:rFonts w:ascii="Times New Roman"/>
          <w:sz w:val="18"/>
        </w:rPr>
        <w:tab/>
      </w:r>
      <w:r>
        <w:rPr>
          <w:rFonts w:ascii="Trebuchet MS"/>
          <w:spacing w:val="-5"/>
          <w:sz w:val="10"/>
        </w:rPr>
        <w:t>889</w:t>
      </w:r>
    </w:p>
    <w:p w14:paraId="1B1840D3" w14:textId="77777777" w:rsidR="00EA1924" w:rsidRDefault="00000000">
      <w:pPr>
        <w:tabs>
          <w:tab w:val="right" w:pos="11017"/>
        </w:tabs>
        <w:spacing w:before="32"/>
        <w:ind w:left="578"/>
        <w:rPr>
          <w:rFonts w:ascii="Trebuchet MS" w:hAnsi="Trebuchet MS"/>
          <w:sz w:val="10"/>
        </w:rPr>
      </w:pPr>
      <w:bookmarkStart w:id="830" w:name="_bookmark35"/>
      <w:bookmarkEnd w:id="830"/>
      <w:r>
        <w:rPr>
          <w:sz w:val="18"/>
        </w:rPr>
        <w:t>Measurements.</w:t>
      </w:r>
      <w:r>
        <w:rPr>
          <w:spacing w:val="20"/>
          <w:sz w:val="18"/>
        </w:rPr>
        <w:t xml:space="preserve"> </w:t>
      </w:r>
      <w:r>
        <w:rPr>
          <w:i/>
          <w:sz w:val="18"/>
        </w:rPr>
        <w:t>Color</w:t>
      </w:r>
      <w:r>
        <w:rPr>
          <w:i/>
          <w:spacing w:val="-7"/>
          <w:sz w:val="18"/>
        </w:rPr>
        <w:t xml:space="preserve"> </w:t>
      </w:r>
      <w:r>
        <w:rPr>
          <w:i/>
          <w:sz w:val="18"/>
        </w:rPr>
        <w:t>Research</w:t>
      </w:r>
      <w:r>
        <w:rPr>
          <w:i/>
          <w:spacing w:val="-7"/>
          <w:sz w:val="18"/>
        </w:rPr>
        <w:t xml:space="preserve"> </w:t>
      </w:r>
      <w:r>
        <w:rPr>
          <w:i/>
          <w:sz w:val="18"/>
        </w:rPr>
        <w:t>&amp;</w:t>
      </w:r>
      <w:r>
        <w:rPr>
          <w:i/>
          <w:spacing w:val="-6"/>
          <w:sz w:val="18"/>
        </w:rPr>
        <w:t xml:space="preserve"> </w:t>
      </w:r>
      <w:r>
        <w:rPr>
          <w:i/>
          <w:sz w:val="18"/>
        </w:rPr>
        <w:t>Application</w:t>
      </w:r>
      <w:r>
        <w:rPr>
          <w:i/>
          <w:spacing w:val="-7"/>
          <w:sz w:val="18"/>
        </w:rPr>
        <w:t xml:space="preserve"> </w:t>
      </w:r>
      <w:r>
        <w:rPr>
          <w:b/>
          <w:sz w:val="18"/>
        </w:rPr>
        <w:t>2015</w:t>
      </w:r>
      <w:r>
        <w:rPr>
          <w:sz w:val="18"/>
        </w:rPr>
        <w:t>,</w:t>
      </w:r>
      <w:r>
        <w:rPr>
          <w:spacing w:val="-7"/>
          <w:sz w:val="18"/>
        </w:rPr>
        <w:t xml:space="preserve"> </w:t>
      </w:r>
      <w:r>
        <w:rPr>
          <w:i/>
          <w:sz w:val="18"/>
        </w:rPr>
        <w:t>40</w:t>
      </w:r>
      <w:r>
        <w:rPr>
          <w:sz w:val="18"/>
        </w:rPr>
        <w:t>,</w:t>
      </w:r>
      <w:r>
        <w:rPr>
          <w:spacing w:val="-6"/>
          <w:sz w:val="18"/>
        </w:rPr>
        <w:t xml:space="preserve"> </w:t>
      </w:r>
      <w:r>
        <w:rPr>
          <w:sz w:val="18"/>
        </w:rPr>
        <w:t>408–415.</w:t>
      </w:r>
      <w:r>
        <w:rPr>
          <w:spacing w:val="20"/>
          <w:sz w:val="18"/>
        </w:rPr>
        <w:t xml:space="preserve"> </w:t>
      </w:r>
      <w:hyperlink r:id="rId36">
        <w:r>
          <w:rPr>
            <w:color w:val="0774B7"/>
            <w:spacing w:val="-2"/>
            <w:sz w:val="18"/>
          </w:rPr>
          <w:t>https://doi.org/10.1002/col.21909</w:t>
        </w:r>
      </w:hyperlink>
      <w:r>
        <w:rPr>
          <w:spacing w:val="-2"/>
          <w:sz w:val="18"/>
        </w:rPr>
        <w:t>.</w:t>
      </w:r>
      <w:r>
        <w:rPr>
          <w:rFonts w:ascii="Times New Roman" w:hAnsi="Times New Roman"/>
          <w:sz w:val="18"/>
        </w:rPr>
        <w:tab/>
      </w:r>
      <w:r>
        <w:rPr>
          <w:rFonts w:ascii="Trebuchet MS" w:hAnsi="Trebuchet MS"/>
          <w:spacing w:val="-5"/>
          <w:sz w:val="10"/>
        </w:rPr>
        <w:t>890</w:t>
      </w:r>
    </w:p>
    <w:p w14:paraId="0C7BAF81" w14:textId="77777777" w:rsidR="00EA1924" w:rsidRDefault="00000000">
      <w:pPr>
        <w:pStyle w:val="ListParagraph"/>
        <w:numPr>
          <w:ilvl w:val="0"/>
          <w:numId w:val="1"/>
        </w:numPr>
        <w:tabs>
          <w:tab w:val="left" w:pos="578"/>
          <w:tab w:val="right" w:pos="11017"/>
        </w:tabs>
        <w:ind w:hanging="430"/>
        <w:rPr>
          <w:rFonts w:ascii="Trebuchet MS"/>
          <w:sz w:val="10"/>
        </w:rPr>
      </w:pPr>
      <w:r>
        <w:rPr>
          <w:sz w:val="18"/>
        </w:rPr>
        <w:t>Kang,</w:t>
      </w:r>
      <w:r>
        <w:rPr>
          <w:spacing w:val="5"/>
          <w:sz w:val="18"/>
        </w:rPr>
        <w:t xml:space="preserve"> </w:t>
      </w:r>
      <w:r>
        <w:rPr>
          <w:sz w:val="18"/>
        </w:rPr>
        <w:t>H.R.;</w:t>
      </w:r>
      <w:r>
        <w:rPr>
          <w:spacing w:val="5"/>
          <w:sz w:val="18"/>
        </w:rPr>
        <w:t xml:space="preserve"> </w:t>
      </w:r>
      <w:r>
        <w:rPr>
          <w:sz w:val="18"/>
        </w:rPr>
        <w:t>Anderson,</w:t>
      </w:r>
      <w:r>
        <w:rPr>
          <w:spacing w:val="6"/>
          <w:sz w:val="18"/>
        </w:rPr>
        <w:t xml:space="preserve"> </w:t>
      </w:r>
      <w:r>
        <w:rPr>
          <w:sz w:val="18"/>
        </w:rPr>
        <w:t>P.G.</w:t>
      </w:r>
      <w:r>
        <w:rPr>
          <w:spacing w:val="30"/>
          <w:sz w:val="18"/>
        </w:rPr>
        <w:t xml:space="preserve"> </w:t>
      </w:r>
      <w:r>
        <w:rPr>
          <w:sz w:val="18"/>
        </w:rPr>
        <w:t>Neural</w:t>
      </w:r>
      <w:r>
        <w:rPr>
          <w:spacing w:val="4"/>
          <w:sz w:val="18"/>
        </w:rPr>
        <w:t xml:space="preserve"> </w:t>
      </w:r>
      <w:r>
        <w:rPr>
          <w:sz w:val="18"/>
        </w:rPr>
        <w:t>Network</w:t>
      </w:r>
      <w:r>
        <w:rPr>
          <w:spacing w:val="4"/>
          <w:sz w:val="18"/>
        </w:rPr>
        <w:t xml:space="preserve"> </w:t>
      </w:r>
      <w:r>
        <w:rPr>
          <w:sz w:val="18"/>
        </w:rPr>
        <w:t>Applications</w:t>
      </w:r>
      <w:r>
        <w:rPr>
          <w:spacing w:val="5"/>
          <w:sz w:val="18"/>
        </w:rPr>
        <w:t xml:space="preserve"> </w:t>
      </w:r>
      <w:r>
        <w:rPr>
          <w:sz w:val="18"/>
        </w:rPr>
        <w:t>to</w:t>
      </w:r>
      <w:r>
        <w:rPr>
          <w:spacing w:val="4"/>
          <w:sz w:val="18"/>
        </w:rPr>
        <w:t xml:space="preserve"> </w:t>
      </w:r>
      <w:r>
        <w:rPr>
          <w:sz w:val="18"/>
        </w:rPr>
        <w:t>the</w:t>
      </w:r>
      <w:r>
        <w:rPr>
          <w:spacing w:val="4"/>
          <w:sz w:val="18"/>
        </w:rPr>
        <w:t xml:space="preserve"> </w:t>
      </w:r>
      <w:r>
        <w:rPr>
          <w:sz w:val="18"/>
        </w:rPr>
        <w:t>Color</w:t>
      </w:r>
      <w:r>
        <w:rPr>
          <w:spacing w:val="5"/>
          <w:sz w:val="18"/>
        </w:rPr>
        <w:t xml:space="preserve"> </w:t>
      </w:r>
      <w:r>
        <w:rPr>
          <w:sz w:val="18"/>
        </w:rPr>
        <w:t>Scanner</w:t>
      </w:r>
      <w:r>
        <w:rPr>
          <w:spacing w:val="4"/>
          <w:sz w:val="18"/>
        </w:rPr>
        <w:t xml:space="preserve"> </w:t>
      </w:r>
      <w:r>
        <w:rPr>
          <w:sz w:val="18"/>
        </w:rPr>
        <w:t>and</w:t>
      </w:r>
      <w:r>
        <w:rPr>
          <w:spacing w:val="4"/>
          <w:sz w:val="18"/>
        </w:rPr>
        <w:t xml:space="preserve"> </w:t>
      </w:r>
      <w:r>
        <w:rPr>
          <w:sz w:val="18"/>
        </w:rPr>
        <w:t>Printer</w:t>
      </w:r>
      <w:r>
        <w:rPr>
          <w:spacing w:val="5"/>
          <w:sz w:val="18"/>
        </w:rPr>
        <w:t xml:space="preserve"> </w:t>
      </w:r>
      <w:r>
        <w:rPr>
          <w:sz w:val="18"/>
        </w:rPr>
        <w:t>Calibrations.</w:t>
      </w:r>
      <w:r>
        <w:rPr>
          <w:spacing w:val="45"/>
          <w:sz w:val="18"/>
        </w:rPr>
        <w:t xml:space="preserve"> </w:t>
      </w:r>
      <w:r>
        <w:rPr>
          <w:i/>
          <w:sz w:val="18"/>
        </w:rPr>
        <w:t>Journal</w:t>
      </w:r>
      <w:r>
        <w:rPr>
          <w:i/>
          <w:spacing w:val="4"/>
          <w:sz w:val="18"/>
        </w:rPr>
        <w:t xml:space="preserve"> </w:t>
      </w:r>
      <w:r>
        <w:rPr>
          <w:i/>
          <w:sz w:val="18"/>
        </w:rPr>
        <w:t>of</w:t>
      </w:r>
      <w:r>
        <w:rPr>
          <w:i/>
          <w:spacing w:val="4"/>
          <w:sz w:val="18"/>
        </w:rPr>
        <w:t xml:space="preserve"> </w:t>
      </w:r>
      <w:r>
        <w:rPr>
          <w:i/>
          <w:spacing w:val="-2"/>
          <w:sz w:val="18"/>
        </w:rPr>
        <w:t>Electronic</w:t>
      </w:r>
      <w:r>
        <w:rPr>
          <w:rFonts w:ascii="Times New Roman"/>
          <w:sz w:val="18"/>
        </w:rPr>
        <w:tab/>
      </w:r>
      <w:r>
        <w:rPr>
          <w:rFonts w:ascii="Trebuchet MS"/>
          <w:spacing w:val="-5"/>
          <w:sz w:val="10"/>
        </w:rPr>
        <w:t>891</w:t>
      </w:r>
    </w:p>
    <w:p w14:paraId="00089AF8" w14:textId="77777777" w:rsidR="00EA1924" w:rsidRDefault="00000000">
      <w:pPr>
        <w:tabs>
          <w:tab w:val="right" w:pos="11017"/>
        </w:tabs>
        <w:spacing w:before="31"/>
        <w:ind w:left="578"/>
        <w:rPr>
          <w:rFonts w:ascii="Trebuchet MS" w:hAnsi="Trebuchet MS"/>
          <w:sz w:val="10"/>
        </w:rPr>
      </w:pPr>
      <w:bookmarkStart w:id="831" w:name="_bookmark36"/>
      <w:bookmarkEnd w:id="831"/>
      <w:r>
        <w:rPr>
          <w:i/>
          <w:sz w:val="18"/>
        </w:rPr>
        <w:t>Imaging</w:t>
      </w:r>
      <w:r>
        <w:rPr>
          <w:i/>
          <w:spacing w:val="-5"/>
          <w:sz w:val="18"/>
        </w:rPr>
        <w:t xml:space="preserve"> </w:t>
      </w:r>
      <w:r>
        <w:rPr>
          <w:b/>
          <w:sz w:val="18"/>
        </w:rPr>
        <w:t>1992</w:t>
      </w:r>
      <w:r>
        <w:rPr>
          <w:sz w:val="18"/>
        </w:rPr>
        <w:t>,</w:t>
      </w:r>
      <w:r>
        <w:rPr>
          <w:spacing w:val="-5"/>
          <w:sz w:val="18"/>
        </w:rPr>
        <w:t xml:space="preserve"> </w:t>
      </w:r>
      <w:r>
        <w:rPr>
          <w:i/>
          <w:sz w:val="18"/>
        </w:rPr>
        <w:t>1</w:t>
      </w:r>
      <w:r>
        <w:rPr>
          <w:sz w:val="18"/>
        </w:rPr>
        <w:t>,</w:t>
      </w:r>
      <w:r>
        <w:rPr>
          <w:spacing w:val="-5"/>
          <w:sz w:val="18"/>
        </w:rPr>
        <w:t xml:space="preserve"> </w:t>
      </w:r>
      <w:r>
        <w:rPr>
          <w:sz w:val="18"/>
        </w:rPr>
        <w:t>125–135.</w:t>
      </w:r>
      <w:r>
        <w:rPr>
          <w:spacing w:val="23"/>
          <w:sz w:val="18"/>
        </w:rPr>
        <w:t xml:space="preserve"> </w:t>
      </w:r>
      <w:hyperlink r:id="rId37">
        <w:r>
          <w:rPr>
            <w:color w:val="0774B7"/>
            <w:spacing w:val="-2"/>
            <w:sz w:val="18"/>
          </w:rPr>
          <w:t>https://doi.org/10.1117/12.57526</w:t>
        </w:r>
      </w:hyperlink>
      <w:r>
        <w:rPr>
          <w:spacing w:val="-2"/>
          <w:sz w:val="18"/>
        </w:rPr>
        <w:t>.</w:t>
      </w:r>
      <w:r>
        <w:rPr>
          <w:rFonts w:ascii="Times New Roman" w:hAnsi="Times New Roman"/>
          <w:sz w:val="18"/>
        </w:rPr>
        <w:tab/>
      </w:r>
      <w:r>
        <w:rPr>
          <w:rFonts w:ascii="Trebuchet MS" w:hAnsi="Trebuchet MS"/>
          <w:spacing w:val="-5"/>
          <w:sz w:val="10"/>
        </w:rPr>
        <w:t>892</w:t>
      </w:r>
    </w:p>
    <w:p w14:paraId="652DCAEC" w14:textId="77777777" w:rsidR="00EA1924" w:rsidRDefault="00000000">
      <w:pPr>
        <w:pStyle w:val="ListParagraph"/>
        <w:numPr>
          <w:ilvl w:val="0"/>
          <w:numId w:val="1"/>
        </w:numPr>
        <w:tabs>
          <w:tab w:val="left" w:pos="578"/>
          <w:tab w:val="right" w:pos="11017"/>
        </w:tabs>
        <w:ind w:hanging="430"/>
        <w:rPr>
          <w:rFonts w:ascii="Trebuchet MS"/>
          <w:sz w:val="10"/>
        </w:rPr>
      </w:pPr>
      <w:r>
        <w:rPr>
          <w:sz w:val="18"/>
        </w:rPr>
        <w:t>Tominaga,</w:t>
      </w:r>
      <w:r>
        <w:rPr>
          <w:spacing w:val="9"/>
          <w:sz w:val="18"/>
        </w:rPr>
        <w:t xml:space="preserve"> </w:t>
      </w:r>
      <w:r>
        <w:rPr>
          <w:sz w:val="18"/>
        </w:rPr>
        <w:t>S.</w:t>
      </w:r>
      <w:r>
        <w:rPr>
          <w:spacing w:val="40"/>
          <w:sz w:val="18"/>
        </w:rPr>
        <w:t xml:space="preserve"> </w:t>
      </w:r>
      <w:r>
        <w:rPr>
          <w:sz w:val="18"/>
        </w:rPr>
        <w:t>A</w:t>
      </w:r>
      <w:r>
        <w:rPr>
          <w:spacing w:val="8"/>
          <w:sz w:val="18"/>
        </w:rPr>
        <w:t xml:space="preserve"> </w:t>
      </w:r>
      <w:r>
        <w:rPr>
          <w:sz w:val="18"/>
        </w:rPr>
        <w:t>Neural</w:t>
      </w:r>
      <w:r>
        <w:rPr>
          <w:spacing w:val="8"/>
          <w:sz w:val="18"/>
        </w:rPr>
        <w:t xml:space="preserve"> </w:t>
      </w:r>
      <w:r>
        <w:rPr>
          <w:sz w:val="18"/>
        </w:rPr>
        <w:t>Network</w:t>
      </w:r>
      <w:r>
        <w:rPr>
          <w:spacing w:val="9"/>
          <w:sz w:val="18"/>
        </w:rPr>
        <w:t xml:space="preserve"> </w:t>
      </w:r>
      <w:r>
        <w:rPr>
          <w:sz w:val="18"/>
        </w:rPr>
        <w:t>Approach</w:t>
      </w:r>
      <w:r>
        <w:rPr>
          <w:spacing w:val="8"/>
          <w:sz w:val="18"/>
        </w:rPr>
        <w:t xml:space="preserve"> </w:t>
      </w:r>
      <w:r>
        <w:rPr>
          <w:sz w:val="18"/>
        </w:rPr>
        <w:t>to</w:t>
      </w:r>
      <w:r>
        <w:rPr>
          <w:spacing w:val="8"/>
          <w:sz w:val="18"/>
        </w:rPr>
        <w:t xml:space="preserve"> </w:t>
      </w:r>
      <w:r>
        <w:rPr>
          <w:sz w:val="18"/>
        </w:rPr>
        <w:t>Color</w:t>
      </w:r>
      <w:r>
        <w:rPr>
          <w:spacing w:val="8"/>
          <w:sz w:val="18"/>
        </w:rPr>
        <w:t xml:space="preserve"> </w:t>
      </w:r>
      <w:r>
        <w:rPr>
          <w:sz w:val="18"/>
        </w:rPr>
        <w:t>Reproduction</w:t>
      </w:r>
      <w:r>
        <w:rPr>
          <w:spacing w:val="8"/>
          <w:sz w:val="18"/>
        </w:rPr>
        <w:t xml:space="preserve"> </w:t>
      </w:r>
      <w:r>
        <w:rPr>
          <w:sz w:val="18"/>
        </w:rPr>
        <w:t>in</w:t>
      </w:r>
      <w:r>
        <w:rPr>
          <w:spacing w:val="8"/>
          <w:sz w:val="18"/>
        </w:rPr>
        <w:t xml:space="preserve"> </w:t>
      </w:r>
      <w:r>
        <w:rPr>
          <w:sz w:val="18"/>
        </w:rPr>
        <w:t>Color</w:t>
      </w:r>
      <w:r>
        <w:rPr>
          <w:spacing w:val="8"/>
          <w:sz w:val="18"/>
        </w:rPr>
        <w:t xml:space="preserve"> </w:t>
      </w:r>
      <w:r>
        <w:rPr>
          <w:sz w:val="18"/>
        </w:rPr>
        <w:t>Printers.</w:t>
      </w:r>
      <w:r>
        <w:rPr>
          <w:spacing w:val="64"/>
          <w:sz w:val="18"/>
        </w:rPr>
        <w:t xml:space="preserve"> </w:t>
      </w:r>
      <w:r>
        <w:rPr>
          <w:sz w:val="18"/>
        </w:rPr>
        <w:t>In</w:t>
      </w:r>
      <w:r>
        <w:rPr>
          <w:spacing w:val="8"/>
          <w:sz w:val="18"/>
        </w:rPr>
        <w:t xml:space="preserve"> </w:t>
      </w:r>
      <w:r>
        <w:rPr>
          <w:sz w:val="18"/>
        </w:rPr>
        <w:t>Proceedings</w:t>
      </w:r>
      <w:r>
        <w:rPr>
          <w:spacing w:val="8"/>
          <w:sz w:val="18"/>
        </w:rPr>
        <w:t xml:space="preserve"> </w:t>
      </w:r>
      <w:r>
        <w:rPr>
          <w:sz w:val="18"/>
        </w:rPr>
        <w:t>of</w:t>
      </w:r>
      <w:r>
        <w:rPr>
          <w:spacing w:val="8"/>
          <w:sz w:val="18"/>
        </w:rPr>
        <w:t xml:space="preserve"> </w:t>
      </w:r>
      <w:r>
        <w:rPr>
          <w:sz w:val="18"/>
        </w:rPr>
        <w:t>the</w:t>
      </w:r>
      <w:r>
        <w:rPr>
          <w:spacing w:val="8"/>
          <w:sz w:val="18"/>
        </w:rPr>
        <w:t xml:space="preserve"> </w:t>
      </w:r>
      <w:r>
        <w:rPr>
          <w:sz w:val="18"/>
        </w:rPr>
        <w:t>IS&amp;T/SID</w:t>
      </w:r>
      <w:r>
        <w:rPr>
          <w:spacing w:val="8"/>
          <w:sz w:val="18"/>
        </w:rPr>
        <w:t xml:space="preserve"> </w:t>
      </w:r>
      <w:r>
        <w:rPr>
          <w:spacing w:val="-2"/>
          <w:sz w:val="18"/>
        </w:rPr>
        <w:t>Color</w:t>
      </w:r>
      <w:r>
        <w:rPr>
          <w:rFonts w:ascii="Times New Roman"/>
          <w:sz w:val="18"/>
        </w:rPr>
        <w:tab/>
      </w:r>
      <w:r>
        <w:rPr>
          <w:rFonts w:ascii="Trebuchet MS"/>
          <w:spacing w:val="-5"/>
          <w:sz w:val="10"/>
        </w:rPr>
        <w:t>893</w:t>
      </w:r>
    </w:p>
    <w:p w14:paraId="28CEADBB" w14:textId="77777777" w:rsidR="00EA1924" w:rsidRDefault="00000000">
      <w:pPr>
        <w:pStyle w:val="BodyText"/>
        <w:tabs>
          <w:tab w:val="right" w:pos="11017"/>
        </w:tabs>
        <w:spacing w:before="32"/>
        <w:ind w:left="578"/>
        <w:rPr>
          <w:rFonts w:ascii="Trebuchet MS" w:hAnsi="Trebuchet MS"/>
          <w:sz w:val="10"/>
        </w:rPr>
      </w:pPr>
      <w:bookmarkStart w:id="832" w:name="_bookmark37"/>
      <w:bookmarkEnd w:id="832"/>
      <w:r>
        <w:t>Imaging</w:t>
      </w:r>
      <w:r>
        <w:rPr>
          <w:spacing w:val="-11"/>
        </w:rPr>
        <w:t xml:space="preserve"> </w:t>
      </w:r>
      <w:r>
        <w:t>Conference,</w:t>
      </w:r>
      <w:r>
        <w:rPr>
          <w:spacing w:val="-10"/>
        </w:rPr>
        <w:t xml:space="preserve"> </w:t>
      </w:r>
      <w:r>
        <w:t>Springfield,</w:t>
      </w:r>
      <w:r>
        <w:rPr>
          <w:spacing w:val="-10"/>
        </w:rPr>
        <w:t xml:space="preserve"> </w:t>
      </w:r>
      <w:r>
        <w:t>VA,</w:t>
      </w:r>
      <w:r>
        <w:rPr>
          <w:spacing w:val="-10"/>
        </w:rPr>
        <w:t xml:space="preserve"> </w:t>
      </w:r>
      <w:r>
        <w:t>1993;</w:t>
      </w:r>
      <w:r>
        <w:rPr>
          <w:spacing w:val="-10"/>
        </w:rPr>
        <w:t xml:space="preserve"> </w:t>
      </w:r>
      <w:r>
        <w:t>Vol.</w:t>
      </w:r>
      <w:r>
        <w:rPr>
          <w:spacing w:val="-2"/>
        </w:rPr>
        <w:t xml:space="preserve"> </w:t>
      </w:r>
      <w:r>
        <w:t>1993,</w:t>
      </w:r>
      <w:r>
        <w:rPr>
          <w:spacing w:val="-10"/>
        </w:rPr>
        <w:t xml:space="preserve"> </w:t>
      </w:r>
      <w:r>
        <w:t>pp.</w:t>
      </w:r>
      <w:r>
        <w:rPr>
          <w:spacing w:val="-1"/>
        </w:rPr>
        <w:t xml:space="preserve"> </w:t>
      </w:r>
      <w:r>
        <w:t>173–177.</w:t>
      </w:r>
      <w:r>
        <w:rPr>
          <w:spacing w:val="14"/>
        </w:rPr>
        <w:t xml:space="preserve"> </w:t>
      </w:r>
      <w:hyperlink r:id="rId38">
        <w:r>
          <w:rPr>
            <w:color w:val="0774B7"/>
            <w:spacing w:val="-2"/>
          </w:rPr>
          <w:t>https://doi.org/10.2352/CIC.1993.1.1.art00043</w:t>
        </w:r>
      </w:hyperlink>
      <w:r>
        <w:rPr>
          <w:spacing w:val="-2"/>
        </w:rPr>
        <w:t>.</w:t>
      </w:r>
      <w:r>
        <w:rPr>
          <w:rFonts w:ascii="Times New Roman" w:hAnsi="Times New Roman"/>
        </w:rPr>
        <w:tab/>
      </w:r>
      <w:r>
        <w:rPr>
          <w:rFonts w:ascii="Trebuchet MS" w:hAnsi="Trebuchet MS"/>
          <w:spacing w:val="-5"/>
          <w:sz w:val="10"/>
        </w:rPr>
        <w:t>894</w:t>
      </w:r>
    </w:p>
    <w:p w14:paraId="1BEBB8ED" w14:textId="77777777" w:rsidR="00EA1924" w:rsidRDefault="00000000">
      <w:pPr>
        <w:pStyle w:val="ListParagraph"/>
        <w:numPr>
          <w:ilvl w:val="0"/>
          <w:numId w:val="1"/>
        </w:numPr>
        <w:tabs>
          <w:tab w:val="left" w:pos="578"/>
          <w:tab w:val="right" w:pos="11017"/>
        </w:tabs>
        <w:spacing w:before="31"/>
        <w:ind w:hanging="430"/>
        <w:rPr>
          <w:rFonts w:ascii="Trebuchet MS"/>
          <w:sz w:val="10"/>
        </w:rPr>
      </w:pPr>
      <w:r>
        <w:rPr>
          <w:sz w:val="18"/>
        </w:rPr>
        <w:t>Su,</w:t>
      </w:r>
      <w:r>
        <w:rPr>
          <w:spacing w:val="-7"/>
          <w:sz w:val="18"/>
        </w:rPr>
        <w:t xml:space="preserve"> </w:t>
      </w:r>
      <w:r>
        <w:rPr>
          <w:sz w:val="18"/>
        </w:rPr>
        <w:t>Z.;</w:t>
      </w:r>
      <w:r>
        <w:rPr>
          <w:spacing w:val="-7"/>
          <w:sz w:val="18"/>
        </w:rPr>
        <w:t xml:space="preserve"> </w:t>
      </w:r>
      <w:r>
        <w:rPr>
          <w:sz w:val="18"/>
        </w:rPr>
        <w:t>Yang,</w:t>
      </w:r>
      <w:r>
        <w:rPr>
          <w:spacing w:val="-6"/>
          <w:sz w:val="18"/>
        </w:rPr>
        <w:t xml:space="preserve"> </w:t>
      </w:r>
      <w:r>
        <w:rPr>
          <w:sz w:val="18"/>
        </w:rPr>
        <w:t>J.;</w:t>
      </w:r>
      <w:r>
        <w:rPr>
          <w:spacing w:val="-7"/>
          <w:sz w:val="18"/>
        </w:rPr>
        <w:t xml:space="preserve"> </w:t>
      </w:r>
      <w:r>
        <w:rPr>
          <w:sz w:val="18"/>
        </w:rPr>
        <w:t>Li,</w:t>
      </w:r>
      <w:r>
        <w:rPr>
          <w:spacing w:val="-7"/>
          <w:sz w:val="18"/>
        </w:rPr>
        <w:t xml:space="preserve"> </w:t>
      </w:r>
      <w:r>
        <w:rPr>
          <w:sz w:val="18"/>
        </w:rPr>
        <w:t>P.;</w:t>
      </w:r>
      <w:r>
        <w:rPr>
          <w:spacing w:val="-7"/>
          <w:sz w:val="18"/>
        </w:rPr>
        <w:t xml:space="preserve"> </w:t>
      </w:r>
      <w:r>
        <w:rPr>
          <w:sz w:val="18"/>
        </w:rPr>
        <w:t>Zhang,</w:t>
      </w:r>
      <w:r>
        <w:rPr>
          <w:spacing w:val="-7"/>
          <w:sz w:val="18"/>
        </w:rPr>
        <w:t xml:space="preserve"> </w:t>
      </w:r>
      <w:r>
        <w:rPr>
          <w:sz w:val="18"/>
        </w:rPr>
        <w:t>H.;</w:t>
      </w:r>
      <w:r>
        <w:rPr>
          <w:spacing w:val="-6"/>
          <w:sz w:val="18"/>
        </w:rPr>
        <w:t xml:space="preserve"> </w:t>
      </w:r>
      <w:r>
        <w:rPr>
          <w:sz w:val="18"/>
        </w:rPr>
        <w:t>Jing,</w:t>
      </w:r>
      <w:r>
        <w:rPr>
          <w:spacing w:val="-6"/>
          <w:sz w:val="18"/>
        </w:rPr>
        <w:t xml:space="preserve"> </w:t>
      </w:r>
      <w:r>
        <w:rPr>
          <w:sz w:val="18"/>
        </w:rPr>
        <w:t>J.</w:t>
      </w:r>
      <w:r>
        <w:rPr>
          <w:spacing w:val="11"/>
          <w:sz w:val="18"/>
        </w:rPr>
        <w:t xml:space="preserve"> </w:t>
      </w:r>
      <w:r>
        <w:rPr>
          <w:sz w:val="18"/>
        </w:rPr>
        <w:t>Colour</w:t>
      </w:r>
      <w:r>
        <w:rPr>
          <w:spacing w:val="-7"/>
          <w:sz w:val="18"/>
        </w:rPr>
        <w:t xml:space="preserve"> </w:t>
      </w:r>
      <w:r>
        <w:rPr>
          <w:sz w:val="18"/>
        </w:rPr>
        <w:t>Space</w:t>
      </w:r>
      <w:r>
        <w:rPr>
          <w:spacing w:val="-7"/>
          <w:sz w:val="18"/>
        </w:rPr>
        <w:t xml:space="preserve"> </w:t>
      </w:r>
      <w:r>
        <w:rPr>
          <w:sz w:val="18"/>
        </w:rPr>
        <w:t>Conversion</w:t>
      </w:r>
      <w:r>
        <w:rPr>
          <w:spacing w:val="-7"/>
          <w:sz w:val="18"/>
        </w:rPr>
        <w:t xml:space="preserve"> </w:t>
      </w:r>
      <w:r>
        <w:rPr>
          <w:sz w:val="18"/>
        </w:rPr>
        <w:t>Model</w:t>
      </w:r>
      <w:r>
        <w:rPr>
          <w:spacing w:val="-6"/>
          <w:sz w:val="18"/>
        </w:rPr>
        <w:t xml:space="preserve"> </w:t>
      </w:r>
      <w:r>
        <w:rPr>
          <w:sz w:val="18"/>
        </w:rPr>
        <w:t>from</w:t>
      </w:r>
      <w:r>
        <w:rPr>
          <w:spacing w:val="-7"/>
          <w:sz w:val="18"/>
        </w:rPr>
        <w:t xml:space="preserve"> </w:t>
      </w:r>
      <w:r>
        <w:rPr>
          <w:sz w:val="18"/>
        </w:rPr>
        <w:t>CMYK</w:t>
      </w:r>
      <w:r>
        <w:rPr>
          <w:spacing w:val="-7"/>
          <w:sz w:val="18"/>
        </w:rPr>
        <w:t xml:space="preserve"> </w:t>
      </w:r>
      <w:r>
        <w:rPr>
          <w:sz w:val="18"/>
        </w:rPr>
        <w:t>to</w:t>
      </w:r>
      <w:r>
        <w:rPr>
          <w:spacing w:val="-7"/>
          <w:sz w:val="18"/>
        </w:rPr>
        <w:t xml:space="preserve"> </w:t>
      </w:r>
      <w:r>
        <w:rPr>
          <w:sz w:val="18"/>
        </w:rPr>
        <w:t>CIELab</w:t>
      </w:r>
      <w:r>
        <w:rPr>
          <w:spacing w:val="-7"/>
          <w:sz w:val="18"/>
        </w:rPr>
        <w:t xml:space="preserve"> </w:t>
      </w:r>
      <w:r>
        <w:rPr>
          <w:sz w:val="18"/>
        </w:rPr>
        <w:t>Based</w:t>
      </w:r>
      <w:r>
        <w:rPr>
          <w:spacing w:val="-7"/>
          <w:sz w:val="18"/>
        </w:rPr>
        <w:t xml:space="preserve"> </w:t>
      </w:r>
      <w:r>
        <w:rPr>
          <w:sz w:val="18"/>
        </w:rPr>
        <w:t>on</w:t>
      </w:r>
      <w:r>
        <w:rPr>
          <w:spacing w:val="-7"/>
          <w:sz w:val="18"/>
        </w:rPr>
        <w:t xml:space="preserve"> </w:t>
      </w:r>
      <w:r>
        <w:rPr>
          <w:sz w:val="18"/>
        </w:rPr>
        <w:t>CS-WNN.</w:t>
      </w:r>
      <w:r>
        <w:rPr>
          <w:spacing w:val="12"/>
          <w:sz w:val="18"/>
        </w:rPr>
        <w:t xml:space="preserve"> </w:t>
      </w:r>
      <w:r>
        <w:rPr>
          <w:i/>
          <w:spacing w:val="-2"/>
          <w:sz w:val="18"/>
        </w:rPr>
        <w:t>Coloration</w:t>
      </w:r>
      <w:r>
        <w:rPr>
          <w:rFonts w:ascii="Times New Roman"/>
          <w:sz w:val="18"/>
        </w:rPr>
        <w:tab/>
      </w:r>
      <w:r>
        <w:rPr>
          <w:rFonts w:ascii="Trebuchet MS"/>
          <w:spacing w:val="-5"/>
          <w:sz w:val="10"/>
        </w:rPr>
        <w:t>895</w:t>
      </w:r>
    </w:p>
    <w:p w14:paraId="3D221558" w14:textId="77777777" w:rsidR="00EA1924" w:rsidRDefault="00000000">
      <w:pPr>
        <w:tabs>
          <w:tab w:val="right" w:pos="11017"/>
        </w:tabs>
        <w:spacing w:before="32"/>
        <w:ind w:left="567"/>
        <w:rPr>
          <w:rFonts w:ascii="Trebuchet MS" w:hAnsi="Trebuchet MS"/>
          <w:sz w:val="10"/>
        </w:rPr>
      </w:pPr>
      <w:r>
        <w:rPr>
          <w:i/>
          <w:sz w:val="18"/>
        </w:rPr>
        <w:t>Technology</w:t>
      </w:r>
      <w:r>
        <w:rPr>
          <w:i/>
          <w:spacing w:val="-10"/>
          <w:sz w:val="18"/>
        </w:rPr>
        <w:t xml:space="preserve"> </w:t>
      </w:r>
      <w:r>
        <w:rPr>
          <w:b/>
          <w:sz w:val="18"/>
        </w:rPr>
        <w:t>2021</w:t>
      </w:r>
      <w:r>
        <w:rPr>
          <w:sz w:val="18"/>
        </w:rPr>
        <w:t>,</w:t>
      </w:r>
      <w:r>
        <w:rPr>
          <w:spacing w:val="-10"/>
          <w:sz w:val="18"/>
        </w:rPr>
        <w:t xml:space="preserve"> </w:t>
      </w:r>
      <w:r>
        <w:rPr>
          <w:i/>
          <w:sz w:val="18"/>
        </w:rPr>
        <w:t>137</w:t>
      </w:r>
      <w:r>
        <w:rPr>
          <w:sz w:val="18"/>
        </w:rPr>
        <w:t>,</w:t>
      </w:r>
      <w:r>
        <w:rPr>
          <w:spacing w:val="-10"/>
          <w:sz w:val="18"/>
        </w:rPr>
        <w:t xml:space="preserve"> </w:t>
      </w:r>
      <w:r>
        <w:rPr>
          <w:sz w:val="18"/>
        </w:rPr>
        <w:t>272–279.</w:t>
      </w:r>
      <w:r>
        <w:rPr>
          <w:spacing w:val="14"/>
          <w:sz w:val="18"/>
        </w:rPr>
        <w:t xml:space="preserve"> </w:t>
      </w:r>
      <w:hyperlink r:id="rId39">
        <w:r>
          <w:rPr>
            <w:color w:val="0774B7"/>
            <w:spacing w:val="-2"/>
            <w:sz w:val="18"/>
          </w:rPr>
          <w:t>https://doi.org/10.1111/cote.12529</w:t>
        </w:r>
      </w:hyperlink>
      <w:r>
        <w:rPr>
          <w:spacing w:val="-2"/>
          <w:sz w:val="18"/>
        </w:rPr>
        <w:t>.</w:t>
      </w:r>
      <w:r>
        <w:rPr>
          <w:rFonts w:ascii="Times New Roman" w:hAnsi="Times New Roman"/>
          <w:sz w:val="18"/>
        </w:rPr>
        <w:tab/>
      </w:r>
      <w:r>
        <w:rPr>
          <w:rFonts w:ascii="Trebuchet MS" w:hAnsi="Trebuchet MS"/>
          <w:spacing w:val="-5"/>
          <w:sz w:val="10"/>
        </w:rPr>
        <w:t>896</w:t>
      </w:r>
    </w:p>
    <w:p w14:paraId="5F99A21D" w14:textId="77777777" w:rsidR="00EA1924" w:rsidRDefault="00EA1924">
      <w:pPr>
        <w:rPr>
          <w:rFonts w:ascii="Trebuchet MS" w:hAnsi="Trebuchet MS"/>
          <w:sz w:val="10"/>
        </w:rPr>
        <w:sectPr w:rsidR="00EA1924">
          <w:type w:val="continuous"/>
          <w:pgSz w:w="11910" w:h="16840"/>
          <w:pgMar w:top="760" w:right="283" w:bottom="760" w:left="566" w:header="685" w:footer="563" w:gutter="0"/>
          <w:cols w:space="720"/>
        </w:sectPr>
      </w:pPr>
    </w:p>
    <w:p w14:paraId="23ED27E0" w14:textId="77777777" w:rsidR="00EA1924" w:rsidRDefault="00000000">
      <w:pPr>
        <w:pStyle w:val="ListParagraph"/>
        <w:numPr>
          <w:ilvl w:val="0"/>
          <w:numId w:val="1"/>
        </w:numPr>
        <w:tabs>
          <w:tab w:val="left" w:pos="578"/>
          <w:tab w:val="left" w:pos="10859"/>
        </w:tabs>
        <w:spacing w:before="429"/>
        <w:ind w:hanging="430"/>
        <w:rPr>
          <w:rFonts w:ascii="Trebuchet MS"/>
          <w:sz w:val="10"/>
        </w:rPr>
      </w:pPr>
      <w:bookmarkStart w:id="833" w:name="_bookmark38"/>
      <w:bookmarkEnd w:id="833"/>
      <w:r>
        <w:rPr>
          <w:spacing w:val="-2"/>
          <w:sz w:val="18"/>
        </w:rPr>
        <w:lastRenderedPageBreak/>
        <w:t>Zhan,</w:t>
      </w:r>
      <w:r>
        <w:rPr>
          <w:spacing w:val="-10"/>
          <w:sz w:val="18"/>
        </w:rPr>
        <w:t xml:space="preserve"> </w:t>
      </w:r>
      <w:r>
        <w:rPr>
          <w:spacing w:val="-2"/>
          <w:sz w:val="18"/>
        </w:rPr>
        <w:t>H.;</w:t>
      </w:r>
      <w:r>
        <w:rPr>
          <w:spacing w:val="-9"/>
          <w:sz w:val="18"/>
        </w:rPr>
        <w:t xml:space="preserve"> </w:t>
      </w:r>
      <w:r>
        <w:rPr>
          <w:spacing w:val="-2"/>
          <w:sz w:val="18"/>
        </w:rPr>
        <w:t>Zou,</w:t>
      </w:r>
      <w:r>
        <w:rPr>
          <w:spacing w:val="-9"/>
          <w:sz w:val="18"/>
        </w:rPr>
        <w:t xml:space="preserve"> </w:t>
      </w:r>
      <w:r>
        <w:rPr>
          <w:spacing w:val="-2"/>
          <w:sz w:val="18"/>
        </w:rPr>
        <w:t>Y.;</w:t>
      </w:r>
      <w:r>
        <w:rPr>
          <w:spacing w:val="-8"/>
          <w:sz w:val="18"/>
        </w:rPr>
        <w:t xml:space="preserve"> </w:t>
      </w:r>
      <w:r>
        <w:rPr>
          <w:spacing w:val="-2"/>
          <w:sz w:val="18"/>
        </w:rPr>
        <w:t>Zhang,</w:t>
      </w:r>
      <w:r>
        <w:rPr>
          <w:spacing w:val="-9"/>
          <w:sz w:val="18"/>
        </w:rPr>
        <w:t xml:space="preserve"> </w:t>
      </w:r>
      <w:r>
        <w:rPr>
          <w:spacing w:val="-2"/>
          <w:sz w:val="18"/>
        </w:rPr>
        <w:t>Y.;</w:t>
      </w:r>
      <w:r>
        <w:rPr>
          <w:spacing w:val="-8"/>
          <w:sz w:val="18"/>
        </w:rPr>
        <w:t xml:space="preserve"> </w:t>
      </w:r>
      <w:r>
        <w:rPr>
          <w:spacing w:val="-2"/>
          <w:sz w:val="18"/>
        </w:rPr>
        <w:t>Gong,</w:t>
      </w:r>
      <w:r>
        <w:rPr>
          <w:spacing w:val="-10"/>
          <w:sz w:val="18"/>
        </w:rPr>
        <w:t xml:space="preserve"> </w:t>
      </w:r>
      <w:r>
        <w:rPr>
          <w:spacing w:val="-2"/>
          <w:sz w:val="18"/>
        </w:rPr>
        <w:t>W.;</w:t>
      </w:r>
      <w:r>
        <w:rPr>
          <w:spacing w:val="-9"/>
          <w:sz w:val="18"/>
        </w:rPr>
        <w:t xml:space="preserve"> </w:t>
      </w:r>
      <w:r>
        <w:rPr>
          <w:spacing w:val="-2"/>
          <w:sz w:val="18"/>
        </w:rPr>
        <w:t>Xu,</w:t>
      </w:r>
      <w:r>
        <w:rPr>
          <w:spacing w:val="-9"/>
          <w:sz w:val="18"/>
        </w:rPr>
        <w:t xml:space="preserve"> </w:t>
      </w:r>
      <w:r>
        <w:rPr>
          <w:spacing w:val="-2"/>
          <w:sz w:val="18"/>
        </w:rPr>
        <w:t>F.</w:t>
      </w:r>
      <w:r>
        <w:rPr>
          <w:spacing w:val="6"/>
          <w:sz w:val="18"/>
        </w:rPr>
        <w:t xml:space="preserve"> </w:t>
      </w:r>
      <w:r>
        <w:rPr>
          <w:spacing w:val="-2"/>
          <w:sz w:val="18"/>
        </w:rPr>
        <w:t>Color</w:t>
      </w:r>
      <w:r>
        <w:rPr>
          <w:spacing w:val="-9"/>
          <w:sz w:val="18"/>
        </w:rPr>
        <w:t xml:space="preserve"> </w:t>
      </w:r>
      <w:r>
        <w:rPr>
          <w:spacing w:val="-2"/>
          <w:sz w:val="18"/>
        </w:rPr>
        <w:t>Space</w:t>
      </w:r>
      <w:r>
        <w:rPr>
          <w:spacing w:val="-9"/>
          <w:sz w:val="18"/>
        </w:rPr>
        <w:t xml:space="preserve"> </w:t>
      </w:r>
      <w:r>
        <w:rPr>
          <w:spacing w:val="-2"/>
          <w:sz w:val="18"/>
        </w:rPr>
        <w:t>Conversion</w:t>
      </w:r>
      <w:r>
        <w:rPr>
          <w:spacing w:val="-9"/>
          <w:sz w:val="18"/>
        </w:rPr>
        <w:t xml:space="preserve"> </w:t>
      </w:r>
      <w:r>
        <w:rPr>
          <w:spacing w:val="-2"/>
          <w:sz w:val="18"/>
        </w:rPr>
        <w:t>Model</w:t>
      </w:r>
      <w:r>
        <w:rPr>
          <w:spacing w:val="-9"/>
          <w:sz w:val="18"/>
        </w:rPr>
        <w:t xml:space="preserve"> </w:t>
      </w:r>
      <w:r>
        <w:rPr>
          <w:spacing w:val="-2"/>
          <w:sz w:val="18"/>
        </w:rPr>
        <w:t>from</w:t>
      </w:r>
      <w:r>
        <w:rPr>
          <w:spacing w:val="-9"/>
          <w:sz w:val="18"/>
        </w:rPr>
        <w:t xml:space="preserve"> </w:t>
      </w:r>
      <w:r>
        <w:rPr>
          <w:spacing w:val="-2"/>
          <w:sz w:val="18"/>
        </w:rPr>
        <w:t>CMYK</w:t>
      </w:r>
      <w:r>
        <w:rPr>
          <w:spacing w:val="-10"/>
          <w:sz w:val="18"/>
        </w:rPr>
        <w:t xml:space="preserve"> </w:t>
      </w:r>
      <w:r>
        <w:rPr>
          <w:spacing w:val="-2"/>
          <w:sz w:val="18"/>
        </w:rPr>
        <w:t>to</w:t>
      </w:r>
      <w:r>
        <w:rPr>
          <w:spacing w:val="-9"/>
          <w:sz w:val="18"/>
        </w:rPr>
        <w:t xml:space="preserve"> </w:t>
      </w:r>
      <w:r>
        <w:rPr>
          <w:spacing w:val="-2"/>
          <w:sz w:val="18"/>
        </w:rPr>
        <w:t>CIELab</w:t>
      </w:r>
      <w:r>
        <w:rPr>
          <w:spacing w:val="-9"/>
          <w:sz w:val="18"/>
        </w:rPr>
        <w:t xml:space="preserve"> </w:t>
      </w:r>
      <w:r>
        <w:rPr>
          <w:spacing w:val="-2"/>
          <w:sz w:val="18"/>
        </w:rPr>
        <w:t>Based</w:t>
      </w:r>
      <w:r>
        <w:rPr>
          <w:spacing w:val="-9"/>
          <w:sz w:val="18"/>
        </w:rPr>
        <w:t xml:space="preserve"> </w:t>
      </w:r>
      <w:r>
        <w:rPr>
          <w:spacing w:val="-2"/>
          <w:sz w:val="18"/>
        </w:rPr>
        <w:t>on</w:t>
      </w:r>
      <w:r>
        <w:rPr>
          <w:spacing w:val="-9"/>
          <w:sz w:val="18"/>
        </w:rPr>
        <w:t xml:space="preserve"> </w:t>
      </w:r>
      <w:r>
        <w:rPr>
          <w:spacing w:val="-2"/>
          <w:sz w:val="18"/>
        </w:rPr>
        <w:t>Stacking</w:t>
      </w:r>
      <w:r>
        <w:rPr>
          <w:spacing w:val="-9"/>
          <w:sz w:val="18"/>
        </w:rPr>
        <w:t xml:space="preserve"> </w:t>
      </w:r>
      <w:r>
        <w:rPr>
          <w:spacing w:val="-2"/>
          <w:sz w:val="18"/>
        </w:rPr>
        <w:t>Ensemble</w:t>
      </w:r>
      <w:r>
        <w:rPr>
          <w:sz w:val="18"/>
        </w:rPr>
        <w:tab/>
      </w:r>
      <w:r>
        <w:rPr>
          <w:rFonts w:ascii="Trebuchet MS"/>
          <w:spacing w:val="-5"/>
          <w:sz w:val="10"/>
        </w:rPr>
        <w:t>897</w:t>
      </w:r>
    </w:p>
    <w:p w14:paraId="5C1F8115" w14:textId="77777777" w:rsidR="00EA1924" w:rsidRDefault="00000000">
      <w:pPr>
        <w:tabs>
          <w:tab w:val="left" w:pos="10859"/>
        </w:tabs>
        <w:spacing w:before="31"/>
        <w:ind w:left="578"/>
        <w:rPr>
          <w:rFonts w:ascii="Trebuchet MS" w:hAnsi="Trebuchet MS"/>
          <w:sz w:val="10"/>
        </w:rPr>
      </w:pPr>
      <w:bookmarkStart w:id="834" w:name="_bookmark39"/>
      <w:bookmarkEnd w:id="834"/>
      <w:r>
        <w:rPr>
          <w:sz w:val="18"/>
        </w:rPr>
        <w:t>Learning.</w:t>
      </w:r>
      <w:r>
        <w:rPr>
          <w:spacing w:val="21"/>
          <w:sz w:val="18"/>
        </w:rPr>
        <w:t xml:space="preserve"> </w:t>
      </w:r>
      <w:r>
        <w:rPr>
          <w:i/>
          <w:sz w:val="18"/>
        </w:rPr>
        <w:t>Color</w:t>
      </w:r>
      <w:r>
        <w:rPr>
          <w:i/>
          <w:spacing w:val="-5"/>
          <w:sz w:val="18"/>
        </w:rPr>
        <w:t xml:space="preserve"> </w:t>
      </w:r>
      <w:r>
        <w:rPr>
          <w:i/>
          <w:sz w:val="18"/>
        </w:rPr>
        <w:t>Research</w:t>
      </w:r>
      <w:r>
        <w:rPr>
          <w:i/>
          <w:spacing w:val="-6"/>
          <w:sz w:val="18"/>
        </w:rPr>
        <w:t xml:space="preserve"> </w:t>
      </w:r>
      <w:r>
        <w:rPr>
          <w:i/>
          <w:sz w:val="18"/>
        </w:rPr>
        <w:t>&amp;</w:t>
      </w:r>
      <w:r>
        <w:rPr>
          <w:i/>
          <w:spacing w:val="-6"/>
          <w:sz w:val="18"/>
        </w:rPr>
        <w:t xml:space="preserve"> </w:t>
      </w:r>
      <w:r>
        <w:rPr>
          <w:i/>
          <w:sz w:val="18"/>
        </w:rPr>
        <w:t>Application</w:t>
      </w:r>
      <w:r>
        <w:rPr>
          <w:i/>
          <w:spacing w:val="-6"/>
          <w:sz w:val="18"/>
        </w:rPr>
        <w:t xml:space="preserve"> </w:t>
      </w:r>
      <w:r>
        <w:rPr>
          <w:b/>
          <w:sz w:val="18"/>
        </w:rPr>
        <w:t>2025</w:t>
      </w:r>
      <w:r>
        <w:rPr>
          <w:sz w:val="18"/>
        </w:rPr>
        <w:t>,</w:t>
      </w:r>
      <w:r>
        <w:rPr>
          <w:spacing w:val="-6"/>
          <w:sz w:val="18"/>
        </w:rPr>
        <w:t xml:space="preserve"> </w:t>
      </w:r>
      <w:r>
        <w:rPr>
          <w:i/>
          <w:sz w:val="18"/>
        </w:rPr>
        <w:t>50</w:t>
      </w:r>
      <w:r>
        <w:rPr>
          <w:sz w:val="18"/>
        </w:rPr>
        <w:t>,</w:t>
      </w:r>
      <w:r>
        <w:rPr>
          <w:spacing w:val="-5"/>
          <w:sz w:val="18"/>
        </w:rPr>
        <w:t xml:space="preserve"> </w:t>
      </w:r>
      <w:r>
        <w:rPr>
          <w:sz w:val="18"/>
        </w:rPr>
        <w:t>314–326.</w:t>
      </w:r>
      <w:r>
        <w:rPr>
          <w:spacing w:val="21"/>
          <w:sz w:val="18"/>
        </w:rPr>
        <w:t xml:space="preserve"> </w:t>
      </w:r>
      <w:hyperlink r:id="rId40">
        <w:r>
          <w:rPr>
            <w:color w:val="0774B7"/>
            <w:spacing w:val="-2"/>
            <w:sz w:val="18"/>
          </w:rPr>
          <w:t>https://doi.org/10.1002/col.22971</w:t>
        </w:r>
      </w:hyperlink>
      <w:r>
        <w:rPr>
          <w:spacing w:val="-2"/>
          <w:sz w:val="18"/>
        </w:rPr>
        <w:t>.</w:t>
      </w:r>
      <w:r>
        <w:rPr>
          <w:rFonts w:ascii="Times New Roman" w:hAnsi="Times New Roman"/>
          <w:sz w:val="18"/>
        </w:rPr>
        <w:tab/>
      </w:r>
      <w:r>
        <w:rPr>
          <w:rFonts w:ascii="Trebuchet MS" w:hAnsi="Trebuchet MS"/>
          <w:spacing w:val="-5"/>
          <w:sz w:val="10"/>
        </w:rPr>
        <w:t>898</w:t>
      </w:r>
    </w:p>
    <w:p w14:paraId="3FA7F21F"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Zafar,</w:t>
      </w:r>
      <w:r>
        <w:rPr>
          <w:spacing w:val="-6"/>
          <w:sz w:val="18"/>
        </w:rPr>
        <w:t xml:space="preserve"> </w:t>
      </w:r>
      <w:r>
        <w:rPr>
          <w:sz w:val="18"/>
        </w:rPr>
        <w:t>M.H.;</w:t>
      </w:r>
      <w:r>
        <w:rPr>
          <w:spacing w:val="-4"/>
          <w:sz w:val="18"/>
        </w:rPr>
        <w:t xml:space="preserve"> </w:t>
      </w:r>
      <w:r>
        <w:rPr>
          <w:sz w:val="18"/>
        </w:rPr>
        <w:t>Green,</w:t>
      </w:r>
      <w:r>
        <w:rPr>
          <w:spacing w:val="-4"/>
          <w:sz w:val="18"/>
        </w:rPr>
        <w:t xml:space="preserve"> </w:t>
      </w:r>
      <w:r>
        <w:rPr>
          <w:sz w:val="18"/>
        </w:rPr>
        <w:t>P.</w:t>
      </w:r>
      <w:r>
        <w:rPr>
          <w:spacing w:val="14"/>
          <w:sz w:val="18"/>
        </w:rPr>
        <w:t xml:space="preserve"> </w:t>
      </w:r>
      <w:r>
        <w:rPr>
          <w:sz w:val="18"/>
        </w:rPr>
        <w:t>Comparison</w:t>
      </w:r>
      <w:r>
        <w:rPr>
          <w:spacing w:val="-3"/>
          <w:sz w:val="18"/>
        </w:rPr>
        <w:t xml:space="preserve"> </w:t>
      </w:r>
      <w:r>
        <w:rPr>
          <w:sz w:val="18"/>
        </w:rPr>
        <w:t>of</w:t>
      </w:r>
      <w:r>
        <w:rPr>
          <w:spacing w:val="-4"/>
          <w:sz w:val="18"/>
        </w:rPr>
        <w:t xml:space="preserve"> </w:t>
      </w:r>
      <w:r>
        <w:rPr>
          <w:sz w:val="18"/>
        </w:rPr>
        <w:t>AI</w:t>
      </w:r>
      <w:r>
        <w:rPr>
          <w:spacing w:val="-4"/>
          <w:sz w:val="18"/>
        </w:rPr>
        <w:t xml:space="preserve"> </w:t>
      </w:r>
      <w:r>
        <w:rPr>
          <w:sz w:val="18"/>
        </w:rPr>
        <w:t>Based</w:t>
      </w:r>
      <w:r>
        <w:rPr>
          <w:spacing w:val="-4"/>
          <w:sz w:val="18"/>
        </w:rPr>
        <w:t xml:space="preserve"> </w:t>
      </w:r>
      <w:r>
        <w:rPr>
          <w:sz w:val="18"/>
        </w:rPr>
        <w:t>Machine</w:t>
      </w:r>
      <w:r>
        <w:rPr>
          <w:spacing w:val="-4"/>
          <w:sz w:val="18"/>
        </w:rPr>
        <w:t xml:space="preserve"> </w:t>
      </w:r>
      <w:r>
        <w:rPr>
          <w:sz w:val="18"/>
        </w:rPr>
        <w:t>Learning</w:t>
      </w:r>
      <w:r>
        <w:rPr>
          <w:spacing w:val="-4"/>
          <w:sz w:val="18"/>
        </w:rPr>
        <w:t xml:space="preserve"> </w:t>
      </w:r>
      <w:r>
        <w:rPr>
          <w:sz w:val="18"/>
        </w:rPr>
        <w:t>Methods</w:t>
      </w:r>
      <w:r>
        <w:rPr>
          <w:spacing w:val="-4"/>
          <w:sz w:val="18"/>
        </w:rPr>
        <w:t xml:space="preserve"> </w:t>
      </w:r>
      <w:r>
        <w:rPr>
          <w:sz w:val="18"/>
        </w:rPr>
        <w:t>with</w:t>
      </w:r>
      <w:r>
        <w:rPr>
          <w:spacing w:val="-4"/>
          <w:sz w:val="18"/>
        </w:rPr>
        <w:t xml:space="preserve"> </w:t>
      </w:r>
      <w:r>
        <w:rPr>
          <w:sz w:val="18"/>
        </w:rPr>
        <w:t>Basic</w:t>
      </w:r>
      <w:r>
        <w:rPr>
          <w:spacing w:val="-4"/>
          <w:sz w:val="18"/>
        </w:rPr>
        <w:t xml:space="preserve"> </w:t>
      </w:r>
      <w:r>
        <w:rPr>
          <w:sz w:val="18"/>
        </w:rPr>
        <w:t>Polynomial</w:t>
      </w:r>
      <w:r>
        <w:rPr>
          <w:spacing w:val="-4"/>
          <w:sz w:val="18"/>
        </w:rPr>
        <w:t xml:space="preserve"> </w:t>
      </w:r>
      <w:r>
        <w:rPr>
          <w:sz w:val="18"/>
        </w:rPr>
        <w:t>Regression</w:t>
      </w:r>
      <w:r>
        <w:rPr>
          <w:spacing w:val="-4"/>
          <w:sz w:val="18"/>
        </w:rPr>
        <w:t xml:space="preserve"> </w:t>
      </w:r>
      <w:r>
        <w:rPr>
          <w:sz w:val="18"/>
        </w:rPr>
        <w:t>for</w:t>
      </w:r>
      <w:r>
        <w:rPr>
          <w:spacing w:val="-4"/>
          <w:sz w:val="18"/>
        </w:rPr>
        <w:t xml:space="preserve"> </w:t>
      </w:r>
      <w:r>
        <w:rPr>
          <w:sz w:val="18"/>
        </w:rPr>
        <w:t>Cross</w:t>
      </w:r>
      <w:r>
        <w:rPr>
          <w:spacing w:val="-3"/>
          <w:sz w:val="18"/>
        </w:rPr>
        <w:t xml:space="preserve"> </w:t>
      </w:r>
      <w:r>
        <w:rPr>
          <w:spacing w:val="-2"/>
          <w:sz w:val="18"/>
        </w:rPr>
        <w:t>Media</w:t>
      </w:r>
      <w:r>
        <w:rPr>
          <w:rFonts w:ascii="Times New Roman"/>
          <w:sz w:val="18"/>
        </w:rPr>
        <w:tab/>
      </w:r>
      <w:r>
        <w:rPr>
          <w:rFonts w:ascii="Trebuchet MS"/>
          <w:spacing w:val="-5"/>
          <w:sz w:val="10"/>
        </w:rPr>
        <w:t>899</w:t>
      </w:r>
    </w:p>
    <w:p w14:paraId="290073E4" w14:textId="77777777" w:rsidR="00EA1924" w:rsidRDefault="00000000">
      <w:pPr>
        <w:pStyle w:val="BodyText"/>
        <w:tabs>
          <w:tab w:val="left" w:pos="10859"/>
        </w:tabs>
        <w:spacing w:before="32"/>
        <w:ind w:left="578"/>
        <w:rPr>
          <w:rFonts w:ascii="Trebuchet MS"/>
          <w:sz w:val="10"/>
        </w:rPr>
      </w:pPr>
      <w:r>
        <w:t>Color</w:t>
      </w:r>
      <w:r>
        <w:rPr>
          <w:spacing w:val="-2"/>
        </w:rPr>
        <w:t xml:space="preserve"> </w:t>
      </w:r>
      <w:r>
        <w:t>Reproduction.</w:t>
      </w:r>
      <w:r>
        <w:rPr>
          <w:spacing w:val="29"/>
        </w:rPr>
        <w:t xml:space="preserve"> </w:t>
      </w:r>
      <w:r>
        <w:t>In</w:t>
      </w:r>
      <w:r>
        <w:rPr>
          <w:spacing w:val="-2"/>
        </w:rPr>
        <w:t xml:space="preserve"> </w:t>
      </w:r>
      <w:r>
        <w:t>Proceedings</w:t>
      </w:r>
      <w:r>
        <w:rPr>
          <w:spacing w:val="-2"/>
        </w:rPr>
        <w:t xml:space="preserve"> </w:t>
      </w:r>
      <w:r>
        <w:t>of</w:t>
      </w:r>
      <w:r>
        <w:rPr>
          <w:spacing w:val="-2"/>
        </w:rPr>
        <w:t xml:space="preserve"> </w:t>
      </w:r>
      <w:r>
        <w:t>the</w:t>
      </w:r>
      <w:r>
        <w:rPr>
          <w:spacing w:val="-1"/>
        </w:rPr>
        <w:t xml:space="preserve"> </w:t>
      </w:r>
      <w:r>
        <w:t>16th</w:t>
      </w:r>
      <w:r>
        <w:rPr>
          <w:spacing w:val="-2"/>
        </w:rPr>
        <w:t xml:space="preserve"> </w:t>
      </w:r>
      <w:r>
        <w:t>Congress</w:t>
      </w:r>
      <w:r>
        <w:rPr>
          <w:spacing w:val="-2"/>
        </w:rPr>
        <w:t xml:space="preserve"> </w:t>
      </w:r>
      <w:r>
        <w:t>of</w:t>
      </w:r>
      <w:r>
        <w:rPr>
          <w:spacing w:val="-2"/>
        </w:rPr>
        <w:t xml:space="preserve"> </w:t>
      </w:r>
      <w:r>
        <w:t>the</w:t>
      </w:r>
      <w:r>
        <w:rPr>
          <w:spacing w:val="-1"/>
        </w:rPr>
        <w:t xml:space="preserve"> </w:t>
      </w:r>
      <w:r>
        <w:t>International</w:t>
      </w:r>
      <w:r>
        <w:rPr>
          <w:spacing w:val="-2"/>
        </w:rPr>
        <w:t xml:space="preserve"> </w:t>
      </w:r>
      <w:r>
        <w:t>Colour</w:t>
      </w:r>
      <w:r>
        <w:rPr>
          <w:spacing w:val="-2"/>
        </w:rPr>
        <w:t xml:space="preserve"> </w:t>
      </w:r>
      <w:r>
        <w:t>Association</w:t>
      </w:r>
      <w:r>
        <w:rPr>
          <w:spacing w:val="-1"/>
        </w:rPr>
        <w:t xml:space="preserve"> </w:t>
      </w:r>
      <w:r>
        <w:t>(AIC)</w:t>
      </w:r>
      <w:r>
        <w:rPr>
          <w:spacing w:val="-2"/>
        </w:rPr>
        <w:t xml:space="preserve"> </w:t>
      </w:r>
      <w:r>
        <w:t>2025:</w:t>
      </w:r>
      <w:r>
        <w:rPr>
          <w:spacing w:val="9"/>
        </w:rPr>
        <w:t xml:space="preserve"> </w:t>
      </w:r>
      <w:r>
        <w:t>Color</w:t>
      </w:r>
      <w:r>
        <w:rPr>
          <w:spacing w:val="-2"/>
        </w:rPr>
        <w:t xml:space="preserve"> </w:t>
      </w:r>
      <w:r>
        <w:t>for</w:t>
      </w:r>
      <w:r>
        <w:rPr>
          <w:spacing w:val="-1"/>
        </w:rPr>
        <w:t xml:space="preserve"> </w:t>
      </w:r>
      <w:r>
        <w:rPr>
          <w:spacing w:val="-2"/>
        </w:rPr>
        <w:t>Future,</w:t>
      </w:r>
      <w:r>
        <w:rPr>
          <w:rFonts w:ascii="Times New Roman"/>
        </w:rPr>
        <w:tab/>
      </w:r>
      <w:r>
        <w:rPr>
          <w:rFonts w:ascii="Trebuchet MS"/>
          <w:spacing w:val="-5"/>
          <w:sz w:val="10"/>
        </w:rPr>
        <w:t>900</w:t>
      </w:r>
    </w:p>
    <w:p w14:paraId="116AC97F" w14:textId="77777777" w:rsidR="00EA1924" w:rsidRDefault="00000000">
      <w:pPr>
        <w:pStyle w:val="BodyText"/>
        <w:tabs>
          <w:tab w:val="left" w:pos="10859"/>
        </w:tabs>
        <w:spacing w:before="31"/>
        <w:ind w:left="578"/>
        <w:rPr>
          <w:rFonts w:ascii="Trebuchet MS" w:hAnsi="Trebuchet MS"/>
          <w:sz w:val="10"/>
        </w:rPr>
      </w:pPr>
      <w:bookmarkStart w:id="835" w:name="_bookmark40"/>
      <w:bookmarkEnd w:id="835"/>
      <w:r>
        <w:t>Color</w:t>
      </w:r>
      <w:r>
        <w:rPr>
          <w:spacing w:val="-11"/>
        </w:rPr>
        <w:t xml:space="preserve"> </w:t>
      </w:r>
      <w:r>
        <w:t>Association</w:t>
      </w:r>
      <w:r>
        <w:rPr>
          <w:spacing w:val="-11"/>
        </w:rPr>
        <w:t xml:space="preserve"> </w:t>
      </w:r>
      <w:r>
        <w:t>of</w:t>
      </w:r>
      <w:r>
        <w:rPr>
          <w:spacing w:val="-10"/>
        </w:rPr>
        <w:t xml:space="preserve"> </w:t>
      </w:r>
      <w:r>
        <w:t>Taiwan,</w:t>
      </w:r>
      <w:r>
        <w:rPr>
          <w:spacing w:val="-11"/>
        </w:rPr>
        <w:t xml:space="preserve"> </w:t>
      </w:r>
      <w:r>
        <w:t>Taipei,</w:t>
      </w:r>
      <w:r>
        <w:rPr>
          <w:spacing w:val="-11"/>
        </w:rPr>
        <w:t xml:space="preserve"> </w:t>
      </w:r>
      <w:r>
        <w:t>Taiwan,</w:t>
      </w:r>
      <w:r>
        <w:rPr>
          <w:spacing w:val="-10"/>
        </w:rPr>
        <w:t xml:space="preserve"> </w:t>
      </w:r>
      <w:r>
        <w:t>19–24</w:t>
      </w:r>
      <w:r>
        <w:rPr>
          <w:spacing w:val="-11"/>
        </w:rPr>
        <w:t xml:space="preserve"> </w:t>
      </w:r>
      <w:r>
        <w:t>October</w:t>
      </w:r>
      <w:r>
        <w:rPr>
          <w:spacing w:val="-10"/>
        </w:rPr>
        <w:t xml:space="preserve"> </w:t>
      </w:r>
      <w:r>
        <w:t>2025;</w:t>
      </w:r>
      <w:r>
        <w:rPr>
          <w:spacing w:val="-11"/>
        </w:rPr>
        <w:t xml:space="preserve"> </w:t>
      </w:r>
      <w:r>
        <w:t>pp.</w:t>
      </w:r>
      <w:r>
        <w:rPr>
          <w:spacing w:val="-2"/>
        </w:rPr>
        <w:t xml:space="preserve"> </w:t>
      </w:r>
      <w:r>
        <w:t>59–64.</w:t>
      </w:r>
      <w:r>
        <w:rPr>
          <w:spacing w:val="14"/>
        </w:rPr>
        <w:t xml:space="preserve"> </w:t>
      </w:r>
      <w:r>
        <w:t>ISBN</w:t>
      </w:r>
      <w:r>
        <w:rPr>
          <w:spacing w:val="-11"/>
        </w:rPr>
        <w:t xml:space="preserve"> </w:t>
      </w:r>
      <w:r>
        <w:t>978-0-6484724-7-</w:t>
      </w:r>
      <w:r>
        <w:rPr>
          <w:spacing w:val="-5"/>
        </w:rPr>
        <w:t>6.</w:t>
      </w:r>
      <w:r>
        <w:rPr>
          <w:rFonts w:ascii="Times New Roman" w:hAnsi="Times New Roman"/>
        </w:rPr>
        <w:tab/>
      </w:r>
      <w:r>
        <w:rPr>
          <w:rFonts w:ascii="Trebuchet MS" w:hAnsi="Trebuchet MS"/>
          <w:spacing w:val="-5"/>
          <w:sz w:val="10"/>
        </w:rPr>
        <w:t>901</w:t>
      </w:r>
    </w:p>
    <w:p w14:paraId="48C0D48B" w14:textId="77777777" w:rsidR="00EA1924" w:rsidRDefault="00000000">
      <w:pPr>
        <w:pStyle w:val="ListParagraph"/>
        <w:numPr>
          <w:ilvl w:val="0"/>
          <w:numId w:val="1"/>
        </w:numPr>
        <w:tabs>
          <w:tab w:val="left" w:pos="578"/>
          <w:tab w:val="left" w:pos="10859"/>
        </w:tabs>
        <w:ind w:hanging="430"/>
        <w:rPr>
          <w:rFonts w:ascii="Trebuchet MS" w:hAnsi="Trebuchet MS"/>
          <w:sz w:val="10"/>
        </w:rPr>
      </w:pPr>
      <w:r>
        <w:rPr>
          <w:spacing w:val="-2"/>
          <w:sz w:val="18"/>
        </w:rPr>
        <w:t>Bala,</w:t>
      </w:r>
      <w:r>
        <w:rPr>
          <w:spacing w:val="-8"/>
          <w:sz w:val="18"/>
        </w:rPr>
        <w:t xml:space="preserve"> </w:t>
      </w:r>
      <w:r>
        <w:rPr>
          <w:spacing w:val="-2"/>
          <w:sz w:val="18"/>
        </w:rPr>
        <w:t>R.</w:t>
      </w:r>
      <w:r>
        <w:rPr>
          <w:spacing w:val="6"/>
          <w:sz w:val="18"/>
        </w:rPr>
        <w:t xml:space="preserve"> </w:t>
      </w:r>
      <w:r>
        <w:rPr>
          <w:spacing w:val="-2"/>
          <w:sz w:val="18"/>
        </w:rPr>
        <w:t>Device</w:t>
      </w:r>
      <w:r>
        <w:rPr>
          <w:spacing w:val="-8"/>
          <w:sz w:val="18"/>
        </w:rPr>
        <w:t xml:space="preserve"> </w:t>
      </w:r>
      <w:r>
        <w:rPr>
          <w:spacing w:val="-2"/>
          <w:sz w:val="18"/>
        </w:rPr>
        <w:t>Characterization.</w:t>
      </w:r>
      <w:r>
        <w:rPr>
          <w:spacing w:val="5"/>
          <w:sz w:val="18"/>
        </w:rPr>
        <w:t xml:space="preserve"> </w:t>
      </w:r>
      <w:r>
        <w:rPr>
          <w:spacing w:val="-2"/>
          <w:sz w:val="18"/>
        </w:rPr>
        <w:t>In</w:t>
      </w:r>
      <w:r>
        <w:rPr>
          <w:spacing w:val="-8"/>
          <w:sz w:val="18"/>
        </w:rPr>
        <w:t xml:space="preserve"> </w:t>
      </w:r>
      <w:r>
        <w:rPr>
          <w:i/>
          <w:spacing w:val="-2"/>
          <w:sz w:val="18"/>
        </w:rPr>
        <w:t>Digital</w:t>
      </w:r>
      <w:r>
        <w:rPr>
          <w:i/>
          <w:spacing w:val="-9"/>
          <w:sz w:val="18"/>
        </w:rPr>
        <w:t xml:space="preserve"> </w:t>
      </w:r>
      <w:r>
        <w:rPr>
          <w:i/>
          <w:spacing w:val="-2"/>
          <w:sz w:val="18"/>
        </w:rPr>
        <w:t>Color</w:t>
      </w:r>
      <w:r>
        <w:rPr>
          <w:i/>
          <w:spacing w:val="-8"/>
          <w:sz w:val="18"/>
        </w:rPr>
        <w:t xml:space="preserve"> </w:t>
      </w:r>
      <w:r>
        <w:rPr>
          <w:i/>
          <w:spacing w:val="-2"/>
          <w:sz w:val="18"/>
        </w:rPr>
        <w:t>Imaging</w:t>
      </w:r>
      <w:r>
        <w:rPr>
          <w:i/>
          <w:spacing w:val="-8"/>
          <w:sz w:val="18"/>
        </w:rPr>
        <w:t xml:space="preserve"> </w:t>
      </w:r>
      <w:r>
        <w:rPr>
          <w:i/>
          <w:spacing w:val="-2"/>
          <w:sz w:val="18"/>
        </w:rPr>
        <w:t>Handbook</w:t>
      </w:r>
      <w:r>
        <w:rPr>
          <w:spacing w:val="-2"/>
          <w:sz w:val="18"/>
        </w:rPr>
        <w:t>;</w:t>
      </w:r>
      <w:r>
        <w:rPr>
          <w:spacing w:val="-6"/>
          <w:sz w:val="18"/>
        </w:rPr>
        <w:t xml:space="preserve"> </w:t>
      </w:r>
      <w:r>
        <w:rPr>
          <w:spacing w:val="-2"/>
          <w:sz w:val="18"/>
        </w:rPr>
        <w:t>Sharma,</w:t>
      </w:r>
      <w:r>
        <w:rPr>
          <w:spacing w:val="-7"/>
          <w:sz w:val="18"/>
        </w:rPr>
        <w:t xml:space="preserve"> </w:t>
      </w:r>
      <w:r>
        <w:rPr>
          <w:spacing w:val="-2"/>
          <w:sz w:val="18"/>
        </w:rPr>
        <w:t>G.,</w:t>
      </w:r>
      <w:r>
        <w:rPr>
          <w:spacing w:val="-7"/>
          <w:sz w:val="18"/>
        </w:rPr>
        <w:t xml:space="preserve"> </w:t>
      </w:r>
      <w:r>
        <w:rPr>
          <w:spacing w:val="-2"/>
          <w:sz w:val="18"/>
        </w:rPr>
        <w:t>Ed.;</w:t>
      </w:r>
      <w:r>
        <w:rPr>
          <w:spacing w:val="-7"/>
          <w:sz w:val="18"/>
        </w:rPr>
        <w:t xml:space="preserve"> </w:t>
      </w:r>
      <w:r>
        <w:rPr>
          <w:spacing w:val="-2"/>
          <w:sz w:val="18"/>
        </w:rPr>
        <w:t>CRC</w:t>
      </w:r>
      <w:r>
        <w:rPr>
          <w:spacing w:val="-8"/>
          <w:sz w:val="18"/>
        </w:rPr>
        <w:t xml:space="preserve"> </w:t>
      </w:r>
      <w:r>
        <w:rPr>
          <w:spacing w:val="-2"/>
          <w:sz w:val="18"/>
        </w:rPr>
        <w:t>Press:</w:t>
      </w:r>
      <w:r>
        <w:rPr>
          <w:spacing w:val="4"/>
          <w:sz w:val="18"/>
        </w:rPr>
        <w:t xml:space="preserve"> </w:t>
      </w:r>
      <w:r>
        <w:rPr>
          <w:spacing w:val="-2"/>
          <w:sz w:val="18"/>
        </w:rPr>
        <w:t>Boca</w:t>
      </w:r>
      <w:r>
        <w:rPr>
          <w:spacing w:val="-8"/>
          <w:sz w:val="18"/>
        </w:rPr>
        <w:t xml:space="preserve"> </w:t>
      </w:r>
      <w:r>
        <w:rPr>
          <w:spacing w:val="-2"/>
          <w:sz w:val="18"/>
        </w:rPr>
        <w:t>Raton,</w:t>
      </w:r>
      <w:r>
        <w:rPr>
          <w:spacing w:val="-7"/>
          <w:sz w:val="18"/>
        </w:rPr>
        <w:t xml:space="preserve"> </w:t>
      </w:r>
      <w:r>
        <w:rPr>
          <w:spacing w:val="-2"/>
          <w:sz w:val="18"/>
        </w:rPr>
        <w:t>FL,</w:t>
      </w:r>
      <w:r>
        <w:rPr>
          <w:spacing w:val="-8"/>
          <w:sz w:val="18"/>
        </w:rPr>
        <w:t xml:space="preserve"> </w:t>
      </w:r>
      <w:r>
        <w:rPr>
          <w:spacing w:val="-2"/>
          <w:sz w:val="18"/>
        </w:rPr>
        <w:t>2003;</w:t>
      </w:r>
      <w:r>
        <w:rPr>
          <w:spacing w:val="-7"/>
          <w:sz w:val="18"/>
        </w:rPr>
        <w:t xml:space="preserve"> </w:t>
      </w:r>
      <w:r>
        <w:rPr>
          <w:spacing w:val="-2"/>
          <w:sz w:val="18"/>
        </w:rPr>
        <w:t>pp.</w:t>
      </w:r>
      <w:r>
        <w:rPr>
          <w:spacing w:val="5"/>
          <w:sz w:val="18"/>
        </w:rPr>
        <w:t xml:space="preserve"> </w:t>
      </w:r>
      <w:r>
        <w:rPr>
          <w:spacing w:val="-2"/>
          <w:sz w:val="18"/>
        </w:rPr>
        <w:t>269–</w:t>
      </w:r>
      <w:r>
        <w:rPr>
          <w:spacing w:val="-4"/>
          <w:sz w:val="18"/>
        </w:rPr>
        <w:t>384.</w:t>
      </w:r>
      <w:r>
        <w:rPr>
          <w:sz w:val="18"/>
        </w:rPr>
        <w:tab/>
      </w:r>
      <w:r>
        <w:rPr>
          <w:rFonts w:ascii="Trebuchet MS" w:hAnsi="Trebuchet MS"/>
          <w:spacing w:val="-5"/>
          <w:sz w:val="10"/>
        </w:rPr>
        <w:t>902</w:t>
      </w:r>
    </w:p>
    <w:bookmarkStart w:id="836" w:name="_bookmark41"/>
    <w:bookmarkEnd w:id="836"/>
    <w:p w14:paraId="28A6B64F" w14:textId="77777777" w:rsidR="00EA1924" w:rsidRDefault="00000000">
      <w:pPr>
        <w:pStyle w:val="BodyText"/>
        <w:tabs>
          <w:tab w:val="left" w:pos="10859"/>
        </w:tabs>
        <w:spacing w:before="32"/>
        <w:ind w:left="578"/>
        <w:rPr>
          <w:rFonts w:ascii="Trebuchet MS"/>
          <w:sz w:val="10"/>
        </w:rPr>
      </w:pPr>
      <w:r>
        <w:fldChar w:fldCharType="begin"/>
      </w:r>
      <w:r>
        <w:instrText>HYPERLINK "https://doi.org/10.1201/9781420041484-5" \h</w:instrText>
      </w:r>
      <w:r>
        <w:fldChar w:fldCharType="separate"/>
      </w:r>
      <w:r>
        <w:rPr>
          <w:color w:val="0774B7"/>
          <w:spacing w:val="-2"/>
        </w:rPr>
        <w:t>https://doi.org/10.1201/9781420041484-</w:t>
      </w:r>
      <w:r>
        <w:rPr>
          <w:color w:val="0774B7"/>
          <w:spacing w:val="-5"/>
        </w:rPr>
        <w:t>5</w:t>
      </w:r>
      <w:r>
        <w:fldChar w:fldCharType="end"/>
      </w:r>
      <w:r>
        <w:rPr>
          <w:spacing w:val="-5"/>
        </w:rPr>
        <w:t>.</w:t>
      </w:r>
      <w:r>
        <w:rPr>
          <w:rFonts w:ascii="Times New Roman"/>
        </w:rPr>
        <w:tab/>
      </w:r>
      <w:r>
        <w:rPr>
          <w:rFonts w:ascii="Trebuchet MS"/>
          <w:spacing w:val="-5"/>
          <w:sz w:val="10"/>
        </w:rPr>
        <w:t>903</w:t>
      </w:r>
    </w:p>
    <w:p w14:paraId="1EACB810" w14:textId="77777777" w:rsidR="00EA1924" w:rsidRDefault="00000000">
      <w:pPr>
        <w:pStyle w:val="ListParagraph"/>
        <w:numPr>
          <w:ilvl w:val="0"/>
          <w:numId w:val="1"/>
        </w:numPr>
        <w:tabs>
          <w:tab w:val="left" w:pos="578"/>
          <w:tab w:val="left" w:pos="10859"/>
        </w:tabs>
        <w:spacing w:before="31"/>
        <w:ind w:hanging="430"/>
        <w:rPr>
          <w:rFonts w:ascii="Trebuchet MS"/>
          <w:sz w:val="10"/>
        </w:rPr>
      </w:pPr>
      <w:r>
        <w:rPr>
          <w:spacing w:val="-2"/>
          <w:sz w:val="18"/>
        </w:rPr>
        <w:t>Cheung,</w:t>
      </w:r>
      <w:r>
        <w:rPr>
          <w:spacing w:val="-3"/>
          <w:sz w:val="18"/>
        </w:rPr>
        <w:t xml:space="preserve"> </w:t>
      </w:r>
      <w:r>
        <w:rPr>
          <w:spacing w:val="-2"/>
          <w:sz w:val="18"/>
        </w:rPr>
        <w:t>V.; Westland, S.; Connah, D.; Ripamonti, C.</w:t>
      </w:r>
      <w:r>
        <w:rPr>
          <w:spacing w:val="18"/>
          <w:sz w:val="18"/>
        </w:rPr>
        <w:t xml:space="preserve"> </w:t>
      </w:r>
      <w:r>
        <w:rPr>
          <w:spacing w:val="-2"/>
          <w:sz w:val="18"/>
        </w:rPr>
        <w:t>A Comparative Study of the Characterisation of Colour Cameras by Means</w:t>
      </w:r>
      <w:r>
        <w:rPr>
          <w:rFonts w:ascii="Times New Roman"/>
          <w:sz w:val="18"/>
        </w:rPr>
        <w:tab/>
      </w:r>
      <w:r>
        <w:rPr>
          <w:rFonts w:ascii="Trebuchet MS"/>
          <w:spacing w:val="-5"/>
          <w:sz w:val="10"/>
        </w:rPr>
        <w:t>904</w:t>
      </w:r>
    </w:p>
    <w:p w14:paraId="631DFC9A" w14:textId="77777777" w:rsidR="00EA1924" w:rsidRDefault="00000000">
      <w:pPr>
        <w:tabs>
          <w:tab w:val="left" w:pos="10859"/>
        </w:tabs>
        <w:spacing w:before="32"/>
        <w:ind w:left="578"/>
        <w:rPr>
          <w:rFonts w:ascii="Trebuchet MS" w:hAnsi="Trebuchet MS"/>
          <w:sz w:val="10"/>
        </w:rPr>
      </w:pPr>
      <w:r>
        <w:rPr>
          <w:spacing w:val="-2"/>
          <w:sz w:val="18"/>
        </w:rPr>
        <w:t>of Neural</w:t>
      </w:r>
      <w:r>
        <w:rPr>
          <w:spacing w:val="-1"/>
          <w:sz w:val="18"/>
        </w:rPr>
        <w:t xml:space="preserve"> </w:t>
      </w:r>
      <w:r>
        <w:rPr>
          <w:spacing w:val="-2"/>
          <w:sz w:val="18"/>
        </w:rPr>
        <w:t>Networks</w:t>
      </w:r>
      <w:r>
        <w:rPr>
          <w:spacing w:val="-1"/>
          <w:sz w:val="18"/>
        </w:rPr>
        <w:t xml:space="preserve"> </w:t>
      </w:r>
      <w:r>
        <w:rPr>
          <w:spacing w:val="-2"/>
          <w:sz w:val="18"/>
        </w:rPr>
        <w:t>and</w:t>
      </w:r>
      <w:r>
        <w:rPr>
          <w:spacing w:val="-1"/>
          <w:sz w:val="18"/>
        </w:rPr>
        <w:t xml:space="preserve"> </w:t>
      </w:r>
      <w:hyperlink r:id="rId41">
        <w:r>
          <w:rPr>
            <w:spacing w:val="-2"/>
            <w:sz w:val="18"/>
          </w:rPr>
          <w:t>Polynomial</w:t>
        </w:r>
      </w:hyperlink>
      <w:r>
        <w:rPr>
          <w:spacing w:val="-1"/>
          <w:sz w:val="18"/>
        </w:rPr>
        <w:t xml:space="preserve"> </w:t>
      </w:r>
      <w:r>
        <w:rPr>
          <w:spacing w:val="-2"/>
          <w:sz w:val="18"/>
        </w:rPr>
        <w:t>Transforms.</w:t>
      </w:r>
      <w:r>
        <w:rPr>
          <w:spacing w:val="30"/>
          <w:sz w:val="18"/>
        </w:rPr>
        <w:t xml:space="preserve"> </w:t>
      </w:r>
      <w:r>
        <w:rPr>
          <w:i/>
          <w:spacing w:val="-2"/>
          <w:sz w:val="18"/>
        </w:rPr>
        <w:t>Coloration</w:t>
      </w:r>
      <w:r>
        <w:rPr>
          <w:i/>
          <w:spacing w:val="-1"/>
          <w:sz w:val="18"/>
        </w:rPr>
        <w:t xml:space="preserve"> </w:t>
      </w:r>
      <w:r>
        <w:rPr>
          <w:i/>
          <w:spacing w:val="-2"/>
          <w:sz w:val="18"/>
        </w:rPr>
        <w:t>Technology</w:t>
      </w:r>
      <w:r>
        <w:rPr>
          <w:i/>
          <w:spacing w:val="-1"/>
          <w:sz w:val="18"/>
        </w:rPr>
        <w:t xml:space="preserve"> </w:t>
      </w:r>
      <w:r>
        <w:rPr>
          <w:b/>
          <w:spacing w:val="-2"/>
          <w:sz w:val="18"/>
        </w:rPr>
        <w:t>2004</w:t>
      </w:r>
      <w:r>
        <w:rPr>
          <w:spacing w:val="-2"/>
          <w:sz w:val="18"/>
        </w:rPr>
        <w:t>,</w:t>
      </w:r>
      <w:r>
        <w:rPr>
          <w:spacing w:val="-1"/>
          <w:sz w:val="18"/>
        </w:rPr>
        <w:t xml:space="preserve"> </w:t>
      </w:r>
      <w:r>
        <w:rPr>
          <w:i/>
          <w:spacing w:val="-2"/>
          <w:sz w:val="18"/>
        </w:rPr>
        <w:t>120</w:t>
      </w:r>
      <w:r>
        <w:rPr>
          <w:spacing w:val="-2"/>
          <w:sz w:val="18"/>
        </w:rPr>
        <w:t>, 19–25.</w:t>
      </w:r>
      <w:r>
        <w:rPr>
          <w:spacing w:val="30"/>
          <w:sz w:val="18"/>
        </w:rPr>
        <w:t xml:space="preserve"> </w:t>
      </w:r>
      <w:hyperlink r:id="rId42">
        <w:r>
          <w:rPr>
            <w:color w:val="0774B7"/>
            <w:spacing w:val="-2"/>
            <w:sz w:val="18"/>
          </w:rPr>
          <w:t>https://doi.org/10.1111/j.1478-4408.20</w:t>
        </w:r>
      </w:hyperlink>
      <w:r>
        <w:rPr>
          <w:rFonts w:ascii="Times New Roman" w:hAnsi="Times New Roman"/>
          <w:color w:val="0774B7"/>
          <w:sz w:val="18"/>
        </w:rPr>
        <w:tab/>
      </w:r>
      <w:r>
        <w:rPr>
          <w:rFonts w:ascii="Trebuchet MS" w:hAnsi="Trebuchet MS"/>
          <w:spacing w:val="-5"/>
          <w:sz w:val="10"/>
        </w:rPr>
        <w:t>905</w:t>
      </w:r>
    </w:p>
    <w:bookmarkStart w:id="837" w:name="_bookmark42"/>
    <w:bookmarkEnd w:id="837"/>
    <w:p w14:paraId="10708208" w14:textId="77777777" w:rsidR="00EA1924" w:rsidRDefault="00000000">
      <w:pPr>
        <w:pStyle w:val="BodyText"/>
        <w:tabs>
          <w:tab w:val="left" w:pos="10859"/>
        </w:tabs>
        <w:spacing w:before="32"/>
        <w:ind w:left="578"/>
        <w:rPr>
          <w:rFonts w:ascii="Trebuchet MS"/>
          <w:sz w:val="10"/>
        </w:rPr>
      </w:pPr>
      <w:r>
        <w:fldChar w:fldCharType="begin"/>
      </w:r>
      <w:r>
        <w:instrText>HYPERLINK "https://doi.org/10.1111/j.1478-4408.2004.tb00201.x" \h</w:instrText>
      </w:r>
      <w:r>
        <w:fldChar w:fldCharType="separate"/>
      </w:r>
      <w:r>
        <w:rPr>
          <w:color w:val="0774B7"/>
          <w:spacing w:val="-2"/>
        </w:rPr>
        <w:t>04.tb00201.x</w:t>
      </w:r>
      <w:r>
        <w:fldChar w:fldCharType="end"/>
      </w:r>
      <w:r>
        <w:rPr>
          <w:spacing w:val="-2"/>
        </w:rPr>
        <w:t>.</w:t>
      </w:r>
      <w:r>
        <w:rPr>
          <w:rFonts w:ascii="Times New Roman"/>
        </w:rPr>
        <w:tab/>
      </w:r>
      <w:r>
        <w:rPr>
          <w:rFonts w:ascii="Trebuchet MS"/>
          <w:spacing w:val="-5"/>
          <w:sz w:val="10"/>
        </w:rPr>
        <w:t>906</w:t>
      </w:r>
    </w:p>
    <w:p w14:paraId="47391777" w14:textId="77777777" w:rsidR="00EA1924" w:rsidRDefault="00000000">
      <w:pPr>
        <w:pStyle w:val="ListParagraph"/>
        <w:numPr>
          <w:ilvl w:val="0"/>
          <w:numId w:val="1"/>
        </w:numPr>
        <w:tabs>
          <w:tab w:val="left" w:pos="578"/>
          <w:tab w:val="left" w:pos="10859"/>
        </w:tabs>
        <w:spacing w:before="31"/>
        <w:ind w:hanging="430"/>
        <w:rPr>
          <w:rFonts w:ascii="Trebuchet MS" w:hAnsi="Trebuchet MS"/>
          <w:sz w:val="10"/>
        </w:rPr>
      </w:pPr>
      <w:r>
        <w:rPr>
          <w:spacing w:val="-2"/>
          <w:sz w:val="18"/>
        </w:rPr>
        <w:t>Molada-Tebar,</w:t>
      </w:r>
      <w:r>
        <w:rPr>
          <w:spacing w:val="-3"/>
          <w:sz w:val="18"/>
        </w:rPr>
        <w:t xml:space="preserve"> </w:t>
      </w:r>
      <w:r>
        <w:rPr>
          <w:spacing w:val="-2"/>
          <w:sz w:val="18"/>
        </w:rPr>
        <w:t>A.; Riutort-Mayol, G.; Marqués-Mateu,</w:t>
      </w:r>
      <w:r>
        <w:rPr>
          <w:spacing w:val="-3"/>
          <w:sz w:val="18"/>
        </w:rPr>
        <w:t xml:space="preserve"> </w:t>
      </w:r>
      <w:r>
        <w:rPr>
          <w:spacing w:val="-2"/>
          <w:sz w:val="18"/>
        </w:rPr>
        <w:t>Á.; Lerma, J.L.</w:t>
      </w:r>
      <w:r>
        <w:rPr>
          <w:spacing w:val="16"/>
          <w:sz w:val="18"/>
        </w:rPr>
        <w:t xml:space="preserve"> </w:t>
      </w:r>
      <w:r>
        <w:rPr>
          <w:spacing w:val="-2"/>
          <w:sz w:val="18"/>
        </w:rPr>
        <w:t>A Gaussian Process Model for</w:t>
      </w:r>
      <w:r>
        <w:rPr>
          <w:spacing w:val="-3"/>
          <w:sz w:val="18"/>
        </w:rPr>
        <w:t xml:space="preserve"> </w:t>
      </w:r>
      <w:r>
        <w:rPr>
          <w:spacing w:val="-2"/>
          <w:sz w:val="18"/>
        </w:rPr>
        <w:t>Color Camera Characteriza-</w:t>
      </w:r>
      <w:r>
        <w:rPr>
          <w:sz w:val="18"/>
        </w:rPr>
        <w:tab/>
      </w:r>
      <w:r>
        <w:rPr>
          <w:rFonts w:ascii="Trebuchet MS" w:hAnsi="Trebuchet MS"/>
          <w:spacing w:val="-5"/>
          <w:sz w:val="10"/>
        </w:rPr>
        <w:t>907</w:t>
      </w:r>
    </w:p>
    <w:p w14:paraId="744610A9" w14:textId="77777777" w:rsidR="00EA1924" w:rsidRDefault="00000000">
      <w:pPr>
        <w:pStyle w:val="BodyText"/>
        <w:tabs>
          <w:tab w:val="left" w:pos="10859"/>
        </w:tabs>
        <w:spacing w:before="32"/>
        <w:ind w:left="578"/>
        <w:rPr>
          <w:rFonts w:ascii="Trebuchet MS"/>
          <w:sz w:val="10"/>
        </w:rPr>
      </w:pPr>
      <w:bookmarkStart w:id="838" w:name="_bookmark43"/>
      <w:bookmarkEnd w:id="838"/>
      <w:r>
        <w:t>tion:</w:t>
      </w:r>
      <w:r>
        <w:rPr>
          <w:spacing w:val="4"/>
        </w:rPr>
        <w:t xml:space="preserve"> </w:t>
      </w:r>
      <w:r>
        <w:t>Assessment</w:t>
      </w:r>
      <w:r>
        <w:rPr>
          <w:spacing w:val="-5"/>
        </w:rPr>
        <w:t xml:space="preserve"> </w:t>
      </w:r>
      <w:r>
        <w:t>in</w:t>
      </w:r>
      <w:r>
        <w:rPr>
          <w:spacing w:val="-5"/>
        </w:rPr>
        <w:t xml:space="preserve"> </w:t>
      </w:r>
      <w:r>
        <w:t>Outdoor</w:t>
      </w:r>
      <w:r>
        <w:rPr>
          <w:spacing w:val="-5"/>
        </w:rPr>
        <w:t xml:space="preserve"> </w:t>
      </w:r>
      <w:r>
        <w:t>Levantine</w:t>
      </w:r>
      <w:r>
        <w:rPr>
          <w:spacing w:val="-6"/>
        </w:rPr>
        <w:t xml:space="preserve"> </w:t>
      </w:r>
      <w:r>
        <w:t>Rock</w:t>
      </w:r>
      <w:r>
        <w:rPr>
          <w:spacing w:val="-5"/>
        </w:rPr>
        <w:t xml:space="preserve"> </w:t>
      </w:r>
      <w:r>
        <w:t>Art</w:t>
      </w:r>
      <w:r>
        <w:rPr>
          <w:spacing w:val="-5"/>
        </w:rPr>
        <w:t xml:space="preserve"> </w:t>
      </w:r>
      <w:r>
        <w:t>Scenes.</w:t>
      </w:r>
      <w:r>
        <w:rPr>
          <w:spacing w:val="23"/>
        </w:rPr>
        <w:t xml:space="preserve"> </w:t>
      </w:r>
      <w:r w:rsidRPr="00A92717">
        <w:rPr>
          <w:i/>
          <w:lang w:val="it-IT"/>
        </w:rPr>
        <w:t>Sensors</w:t>
      </w:r>
      <w:r w:rsidRPr="00A92717">
        <w:rPr>
          <w:i/>
          <w:spacing w:val="-6"/>
          <w:lang w:val="it-IT"/>
        </w:rPr>
        <w:t xml:space="preserve"> </w:t>
      </w:r>
      <w:r w:rsidRPr="00A92717">
        <w:rPr>
          <w:b/>
          <w:lang w:val="it-IT"/>
        </w:rPr>
        <w:t>2019</w:t>
      </w:r>
      <w:r w:rsidRPr="00A92717">
        <w:rPr>
          <w:lang w:val="it-IT"/>
        </w:rPr>
        <w:t>,</w:t>
      </w:r>
      <w:r w:rsidRPr="00A92717">
        <w:rPr>
          <w:spacing w:val="-5"/>
          <w:lang w:val="it-IT"/>
        </w:rPr>
        <w:t xml:space="preserve"> </w:t>
      </w:r>
      <w:r w:rsidRPr="00A92717">
        <w:rPr>
          <w:i/>
          <w:lang w:val="it-IT"/>
        </w:rPr>
        <w:t>19</w:t>
      </w:r>
      <w:r w:rsidRPr="00A92717">
        <w:rPr>
          <w:lang w:val="it-IT"/>
        </w:rPr>
        <w:t>,</w:t>
      </w:r>
      <w:r w:rsidRPr="00A92717">
        <w:rPr>
          <w:spacing w:val="-5"/>
          <w:lang w:val="it-IT"/>
        </w:rPr>
        <w:t xml:space="preserve"> </w:t>
      </w:r>
      <w:r w:rsidRPr="00A92717">
        <w:rPr>
          <w:lang w:val="it-IT"/>
        </w:rPr>
        <w:t>4610.</w:t>
      </w:r>
      <w:r w:rsidRPr="00A92717">
        <w:rPr>
          <w:spacing w:val="23"/>
          <w:lang w:val="it-IT"/>
        </w:rPr>
        <w:t xml:space="preserve"> </w:t>
      </w:r>
      <w:hyperlink r:id="rId43">
        <w:r w:rsidRPr="00A92717">
          <w:rPr>
            <w:color w:val="0774B7"/>
            <w:spacing w:val="-2"/>
            <w:lang w:val="it-IT"/>
          </w:rPr>
          <w:t>https://doi.org/10.3390/s19214610</w:t>
        </w:r>
      </w:hyperlink>
      <w:r w:rsidRPr="00A92717">
        <w:rPr>
          <w:spacing w:val="-2"/>
          <w:lang w:val="it-IT"/>
        </w:rPr>
        <w:t>.</w:t>
      </w:r>
      <w:r w:rsidRPr="00A92717">
        <w:rPr>
          <w:rFonts w:ascii="Times New Roman"/>
          <w:lang w:val="it-IT"/>
        </w:rPr>
        <w:tab/>
      </w:r>
      <w:r>
        <w:rPr>
          <w:rFonts w:ascii="Trebuchet MS"/>
          <w:spacing w:val="-5"/>
          <w:sz w:val="10"/>
        </w:rPr>
        <w:t>908</w:t>
      </w:r>
    </w:p>
    <w:p w14:paraId="3EFA1AD5"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Hung,</w:t>
      </w:r>
      <w:r>
        <w:rPr>
          <w:spacing w:val="-10"/>
          <w:sz w:val="18"/>
        </w:rPr>
        <w:t xml:space="preserve"> </w:t>
      </w:r>
      <w:r>
        <w:rPr>
          <w:sz w:val="18"/>
        </w:rPr>
        <w:t>P.C.</w:t>
      </w:r>
      <w:r>
        <w:rPr>
          <w:spacing w:val="7"/>
          <w:sz w:val="18"/>
        </w:rPr>
        <w:t xml:space="preserve"> </w:t>
      </w:r>
      <w:r>
        <w:rPr>
          <w:sz w:val="18"/>
        </w:rPr>
        <w:t>Colorimetric</w:t>
      </w:r>
      <w:r>
        <w:rPr>
          <w:spacing w:val="-10"/>
          <w:sz w:val="18"/>
        </w:rPr>
        <w:t xml:space="preserve"> </w:t>
      </w:r>
      <w:r>
        <w:rPr>
          <w:sz w:val="18"/>
        </w:rPr>
        <w:t>Calibration</w:t>
      </w:r>
      <w:r>
        <w:rPr>
          <w:spacing w:val="-9"/>
          <w:sz w:val="18"/>
        </w:rPr>
        <w:t xml:space="preserve"> </w:t>
      </w:r>
      <w:r>
        <w:rPr>
          <w:sz w:val="18"/>
        </w:rPr>
        <w:t>in</w:t>
      </w:r>
      <w:r>
        <w:rPr>
          <w:spacing w:val="-10"/>
          <w:sz w:val="18"/>
        </w:rPr>
        <w:t xml:space="preserve"> </w:t>
      </w:r>
      <w:r>
        <w:rPr>
          <w:sz w:val="18"/>
        </w:rPr>
        <w:t>Electronic</w:t>
      </w:r>
      <w:r>
        <w:rPr>
          <w:spacing w:val="-10"/>
          <w:sz w:val="18"/>
        </w:rPr>
        <w:t xml:space="preserve"> </w:t>
      </w:r>
      <w:r>
        <w:rPr>
          <w:sz w:val="18"/>
        </w:rPr>
        <w:t>Imaging</w:t>
      </w:r>
      <w:r>
        <w:rPr>
          <w:spacing w:val="-9"/>
          <w:sz w:val="18"/>
        </w:rPr>
        <w:t xml:space="preserve"> </w:t>
      </w:r>
      <w:r>
        <w:rPr>
          <w:sz w:val="18"/>
        </w:rPr>
        <w:t>Devices</w:t>
      </w:r>
      <w:r>
        <w:rPr>
          <w:spacing w:val="-10"/>
          <w:sz w:val="18"/>
        </w:rPr>
        <w:t xml:space="preserve"> </w:t>
      </w:r>
      <w:r>
        <w:rPr>
          <w:sz w:val="18"/>
        </w:rPr>
        <w:t>Using</w:t>
      </w:r>
      <w:r>
        <w:rPr>
          <w:spacing w:val="-9"/>
          <w:sz w:val="18"/>
        </w:rPr>
        <w:t xml:space="preserve"> </w:t>
      </w:r>
      <w:r>
        <w:rPr>
          <w:sz w:val="18"/>
        </w:rPr>
        <w:t>a</w:t>
      </w:r>
      <w:r>
        <w:rPr>
          <w:spacing w:val="-10"/>
          <w:sz w:val="18"/>
        </w:rPr>
        <w:t xml:space="preserve"> </w:t>
      </w:r>
      <w:r>
        <w:rPr>
          <w:sz w:val="18"/>
        </w:rPr>
        <w:t>Look-Up-Table</w:t>
      </w:r>
      <w:r>
        <w:rPr>
          <w:spacing w:val="-9"/>
          <w:sz w:val="18"/>
        </w:rPr>
        <w:t xml:space="preserve"> </w:t>
      </w:r>
      <w:r>
        <w:rPr>
          <w:sz w:val="18"/>
        </w:rPr>
        <w:t>Model</w:t>
      </w:r>
      <w:r>
        <w:rPr>
          <w:spacing w:val="-10"/>
          <w:sz w:val="18"/>
        </w:rPr>
        <w:t xml:space="preserve"> </w:t>
      </w:r>
      <w:r>
        <w:rPr>
          <w:sz w:val="18"/>
        </w:rPr>
        <w:t>and</w:t>
      </w:r>
      <w:r>
        <w:rPr>
          <w:spacing w:val="-9"/>
          <w:sz w:val="18"/>
        </w:rPr>
        <w:t xml:space="preserve"> </w:t>
      </w:r>
      <w:r>
        <w:rPr>
          <w:sz w:val="18"/>
        </w:rPr>
        <w:t>Interpolations.</w:t>
      </w:r>
      <w:r>
        <w:rPr>
          <w:spacing w:val="15"/>
          <w:sz w:val="18"/>
        </w:rPr>
        <w:t xml:space="preserve"> </w:t>
      </w:r>
      <w:r>
        <w:rPr>
          <w:i/>
          <w:sz w:val="18"/>
        </w:rPr>
        <w:t>Journal</w:t>
      </w:r>
      <w:r>
        <w:rPr>
          <w:i/>
          <w:spacing w:val="-9"/>
          <w:sz w:val="18"/>
        </w:rPr>
        <w:t xml:space="preserve"> </w:t>
      </w:r>
      <w:r>
        <w:rPr>
          <w:i/>
          <w:spacing w:val="-5"/>
          <w:sz w:val="18"/>
        </w:rPr>
        <w:t>of</w:t>
      </w:r>
      <w:r>
        <w:rPr>
          <w:rFonts w:ascii="Times New Roman"/>
          <w:sz w:val="18"/>
        </w:rPr>
        <w:tab/>
      </w:r>
      <w:r>
        <w:rPr>
          <w:rFonts w:ascii="Trebuchet MS"/>
          <w:spacing w:val="-5"/>
          <w:sz w:val="10"/>
        </w:rPr>
        <w:t>909</w:t>
      </w:r>
    </w:p>
    <w:p w14:paraId="1BE4258A" w14:textId="77777777" w:rsidR="00EA1924" w:rsidRDefault="00000000">
      <w:pPr>
        <w:tabs>
          <w:tab w:val="left" w:pos="10859"/>
        </w:tabs>
        <w:spacing w:before="31"/>
        <w:ind w:left="573"/>
        <w:rPr>
          <w:rFonts w:ascii="Trebuchet MS"/>
          <w:sz w:val="10"/>
        </w:rPr>
      </w:pPr>
      <w:bookmarkStart w:id="839" w:name="_bookmark44"/>
      <w:bookmarkEnd w:id="839"/>
      <w:r>
        <w:rPr>
          <w:i/>
          <w:sz w:val="18"/>
        </w:rPr>
        <w:t>Electronic</w:t>
      </w:r>
      <w:r>
        <w:rPr>
          <w:i/>
          <w:spacing w:val="-6"/>
          <w:sz w:val="18"/>
        </w:rPr>
        <w:t xml:space="preserve"> </w:t>
      </w:r>
      <w:r>
        <w:rPr>
          <w:i/>
          <w:sz w:val="18"/>
        </w:rPr>
        <w:t>Imaging</w:t>
      </w:r>
      <w:r>
        <w:rPr>
          <w:i/>
          <w:spacing w:val="-5"/>
          <w:sz w:val="18"/>
        </w:rPr>
        <w:t xml:space="preserve"> </w:t>
      </w:r>
      <w:r>
        <w:rPr>
          <w:b/>
          <w:sz w:val="18"/>
        </w:rPr>
        <w:t>1993</w:t>
      </w:r>
      <w:r>
        <w:rPr>
          <w:sz w:val="18"/>
        </w:rPr>
        <w:t>,</w:t>
      </w:r>
      <w:r>
        <w:rPr>
          <w:spacing w:val="-6"/>
          <w:sz w:val="18"/>
        </w:rPr>
        <w:t xml:space="preserve"> </w:t>
      </w:r>
      <w:r>
        <w:rPr>
          <w:i/>
          <w:sz w:val="18"/>
        </w:rPr>
        <w:t>2</w:t>
      </w:r>
      <w:r>
        <w:rPr>
          <w:sz w:val="18"/>
        </w:rPr>
        <w:t>,</w:t>
      </w:r>
      <w:r>
        <w:rPr>
          <w:spacing w:val="-5"/>
          <w:sz w:val="18"/>
        </w:rPr>
        <w:t xml:space="preserve"> </w:t>
      </w:r>
      <w:r>
        <w:rPr>
          <w:sz w:val="18"/>
        </w:rPr>
        <w:t>53.</w:t>
      </w:r>
      <w:r>
        <w:rPr>
          <w:spacing w:val="22"/>
          <w:sz w:val="18"/>
        </w:rPr>
        <w:t xml:space="preserve"> </w:t>
      </w:r>
      <w:hyperlink r:id="rId44">
        <w:r>
          <w:rPr>
            <w:color w:val="0774B7"/>
            <w:spacing w:val="-2"/>
            <w:sz w:val="18"/>
          </w:rPr>
          <w:t>https://doi.org/10.1117/12.132391</w:t>
        </w:r>
      </w:hyperlink>
      <w:r>
        <w:rPr>
          <w:spacing w:val="-2"/>
          <w:sz w:val="18"/>
        </w:rPr>
        <w:t>.</w:t>
      </w:r>
      <w:r>
        <w:rPr>
          <w:rFonts w:ascii="Times New Roman"/>
          <w:sz w:val="18"/>
        </w:rPr>
        <w:tab/>
      </w:r>
      <w:r>
        <w:rPr>
          <w:rFonts w:ascii="Trebuchet MS"/>
          <w:spacing w:val="-5"/>
          <w:sz w:val="10"/>
        </w:rPr>
        <w:t>910</w:t>
      </w:r>
    </w:p>
    <w:p w14:paraId="1A80CF8A"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Vrhel,</w:t>
      </w:r>
      <w:r>
        <w:rPr>
          <w:spacing w:val="4"/>
          <w:sz w:val="18"/>
        </w:rPr>
        <w:t xml:space="preserve"> </w:t>
      </w:r>
      <w:r>
        <w:rPr>
          <w:sz w:val="18"/>
        </w:rPr>
        <w:t>M.J.;</w:t>
      </w:r>
      <w:r>
        <w:rPr>
          <w:spacing w:val="4"/>
          <w:sz w:val="18"/>
        </w:rPr>
        <w:t xml:space="preserve"> </w:t>
      </w:r>
      <w:r>
        <w:rPr>
          <w:sz w:val="18"/>
        </w:rPr>
        <w:t>Trussell,</w:t>
      </w:r>
      <w:r>
        <w:rPr>
          <w:spacing w:val="4"/>
          <w:sz w:val="18"/>
        </w:rPr>
        <w:t xml:space="preserve"> </w:t>
      </w:r>
      <w:r>
        <w:rPr>
          <w:sz w:val="18"/>
        </w:rPr>
        <w:t>H.J.</w:t>
      </w:r>
      <w:r>
        <w:rPr>
          <w:spacing w:val="29"/>
          <w:sz w:val="18"/>
        </w:rPr>
        <w:t xml:space="preserve"> </w:t>
      </w:r>
      <w:r>
        <w:rPr>
          <w:sz w:val="18"/>
        </w:rPr>
        <w:t>Color</w:t>
      </w:r>
      <w:r>
        <w:rPr>
          <w:spacing w:val="4"/>
          <w:sz w:val="18"/>
        </w:rPr>
        <w:t xml:space="preserve"> </w:t>
      </w:r>
      <w:r>
        <w:rPr>
          <w:sz w:val="18"/>
        </w:rPr>
        <w:t>Device</w:t>
      </w:r>
      <w:r>
        <w:rPr>
          <w:spacing w:val="3"/>
          <w:sz w:val="18"/>
        </w:rPr>
        <w:t xml:space="preserve"> </w:t>
      </w:r>
      <w:r>
        <w:rPr>
          <w:sz w:val="18"/>
        </w:rPr>
        <w:t>Calibration:</w:t>
      </w:r>
      <w:r>
        <w:rPr>
          <w:spacing w:val="17"/>
          <w:sz w:val="18"/>
        </w:rPr>
        <w:t xml:space="preserve"> </w:t>
      </w:r>
      <w:r>
        <w:rPr>
          <w:sz w:val="18"/>
        </w:rPr>
        <w:t>A</w:t>
      </w:r>
      <w:r>
        <w:rPr>
          <w:spacing w:val="3"/>
          <w:sz w:val="18"/>
        </w:rPr>
        <w:t xml:space="preserve"> </w:t>
      </w:r>
      <w:r>
        <w:rPr>
          <w:sz w:val="18"/>
        </w:rPr>
        <w:t>Mathematical</w:t>
      </w:r>
      <w:r>
        <w:rPr>
          <w:spacing w:val="3"/>
          <w:sz w:val="18"/>
        </w:rPr>
        <w:t xml:space="preserve"> </w:t>
      </w:r>
      <w:r>
        <w:rPr>
          <w:sz w:val="18"/>
        </w:rPr>
        <w:t>Formulation.</w:t>
      </w:r>
      <w:r>
        <w:rPr>
          <w:spacing w:val="46"/>
          <w:sz w:val="18"/>
        </w:rPr>
        <w:t xml:space="preserve"> </w:t>
      </w:r>
      <w:r>
        <w:rPr>
          <w:i/>
          <w:sz w:val="18"/>
        </w:rPr>
        <w:t>IEEE</w:t>
      </w:r>
      <w:r>
        <w:rPr>
          <w:i/>
          <w:spacing w:val="3"/>
          <w:sz w:val="18"/>
        </w:rPr>
        <w:t xml:space="preserve"> </w:t>
      </w:r>
      <w:r>
        <w:rPr>
          <w:i/>
          <w:sz w:val="18"/>
        </w:rPr>
        <w:t>Transactions</w:t>
      </w:r>
      <w:r>
        <w:rPr>
          <w:i/>
          <w:spacing w:val="3"/>
          <w:sz w:val="18"/>
        </w:rPr>
        <w:t xml:space="preserve"> </w:t>
      </w:r>
      <w:r>
        <w:rPr>
          <w:i/>
          <w:sz w:val="18"/>
        </w:rPr>
        <w:t>on</w:t>
      </w:r>
      <w:r>
        <w:rPr>
          <w:i/>
          <w:spacing w:val="4"/>
          <w:sz w:val="18"/>
        </w:rPr>
        <w:t xml:space="preserve"> </w:t>
      </w:r>
      <w:r>
        <w:rPr>
          <w:i/>
          <w:sz w:val="18"/>
        </w:rPr>
        <w:t>Image</w:t>
      </w:r>
      <w:r>
        <w:rPr>
          <w:i/>
          <w:spacing w:val="3"/>
          <w:sz w:val="18"/>
        </w:rPr>
        <w:t xml:space="preserve"> </w:t>
      </w:r>
      <w:r>
        <w:rPr>
          <w:i/>
          <w:sz w:val="18"/>
        </w:rPr>
        <w:t>Processing</w:t>
      </w:r>
      <w:r>
        <w:rPr>
          <w:i/>
          <w:spacing w:val="3"/>
          <w:sz w:val="18"/>
        </w:rPr>
        <w:t xml:space="preserve"> </w:t>
      </w:r>
      <w:r>
        <w:rPr>
          <w:b/>
          <w:spacing w:val="-2"/>
          <w:sz w:val="18"/>
        </w:rPr>
        <w:t>1999</w:t>
      </w:r>
      <w:r>
        <w:rPr>
          <w:spacing w:val="-2"/>
          <w:sz w:val="18"/>
        </w:rPr>
        <w:t>,</w:t>
      </w:r>
      <w:r>
        <w:rPr>
          <w:rFonts w:ascii="Times New Roman"/>
          <w:sz w:val="18"/>
        </w:rPr>
        <w:tab/>
      </w:r>
      <w:r>
        <w:rPr>
          <w:rFonts w:ascii="Trebuchet MS"/>
          <w:spacing w:val="-5"/>
          <w:sz w:val="10"/>
        </w:rPr>
        <w:t>911</w:t>
      </w:r>
    </w:p>
    <w:p w14:paraId="5AA6A1A5" w14:textId="77777777" w:rsidR="00EA1924" w:rsidRDefault="00000000">
      <w:pPr>
        <w:pStyle w:val="BodyText"/>
        <w:tabs>
          <w:tab w:val="left" w:pos="10859"/>
        </w:tabs>
        <w:spacing w:before="32"/>
        <w:ind w:left="578"/>
        <w:rPr>
          <w:rFonts w:ascii="Trebuchet MS" w:hAnsi="Trebuchet MS"/>
          <w:sz w:val="10"/>
        </w:rPr>
      </w:pPr>
      <w:bookmarkStart w:id="840" w:name="_bookmark45"/>
      <w:bookmarkEnd w:id="840"/>
      <w:r>
        <w:rPr>
          <w:i/>
        </w:rPr>
        <w:t>8</w:t>
      </w:r>
      <w:r>
        <w:t>,</w:t>
      </w:r>
      <w:r>
        <w:rPr>
          <w:spacing w:val="-5"/>
        </w:rPr>
        <w:t xml:space="preserve"> </w:t>
      </w:r>
      <w:r>
        <w:t>1796–1806.</w:t>
      </w:r>
      <w:r>
        <w:rPr>
          <w:spacing w:val="24"/>
        </w:rPr>
        <w:t xml:space="preserve"> </w:t>
      </w:r>
      <w:hyperlink r:id="rId45">
        <w:r>
          <w:rPr>
            <w:color w:val="0774B7"/>
            <w:spacing w:val="-2"/>
          </w:rPr>
          <w:t>https://doi.org/10.1109/83.806624</w:t>
        </w:r>
      </w:hyperlink>
      <w:r>
        <w:rPr>
          <w:spacing w:val="-2"/>
        </w:rPr>
        <w:t>.</w:t>
      </w:r>
      <w:r>
        <w:rPr>
          <w:rFonts w:ascii="Times New Roman" w:hAnsi="Times New Roman"/>
        </w:rPr>
        <w:tab/>
      </w:r>
      <w:r>
        <w:rPr>
          <w:rFonts w:ascii="Trebuchet MS" w:hAnsi="Trebuchet MS"/>
          <w:spacing w:val="-5"/>
          <w:sz w:val="10"/>
        </w:rPr>
        <w:t>912</w:t>
      </w:r>
    </w:p>
    <w:p w14:paraId="45941FD7" w14:textId="77777777" w:rsidR="00EA1924" w:rsidRDefault="00000000">
      <w:pPr>
        <w:pStyle w:val="ListParagraph"/>
        <w:numPr>
          <w:ilvl w:val="0"/>
          <w:numId w:val="1"/>
        </w:numPr>
        <w:tabs>
          <w:tab w:val="left" w:pos="578"/>
          <w:tab w:val="left" w:pos="10859"/>
        </w:tabs>
        <w:spacing w:before="31"/>
        <w:ind w:hanging="430"/>
        <w:rPr>
          <w:rFonts w:ascii="Trebuchet MS"/>
          <w:sz w:val="10"/>
        </w:rPr>
      </w:pPr>
      <w:r>
        <w:rPr>
          <w:spacing w:val="-2"/>
          <w:sz w:val="18"/>
        </w:rPr>
        <w:t>He,</w:t>
      </w:r>
      <w:r>
        <w:rPr>
          <w:spacing w:val="-3"/>
          <w:sz w:val="18"/>
        </w:rPr>
        <w:t xml:space="preserve"> </w:t>
      </w:r>
      <w:r>
        <w:rPr>
          <w:spacing w:val="-2"/>
          <w:sz w:val="18"/>
        </w:rPr>
        <w:t>R.; Xiao,</w:t>
      </w:r>
      <w:r>
        <w:rPr>
          <w:spacing w:val="-1"/>
          <w:sz w:val="18"/>
        </w:rPr>
        <w:t xml:space="preserve"> </w:t>
      </w:r>
      <w:r>
        <w:rPr>
          <w:spacing w:val="-2"/>
          <w:sz w:val="18"/>
        </w:rPr>
        <w:t>K.;</w:t>
      </w:r>
      <w:r>
        <w:rPr>
          <w:spacing w:val="-3"/>
          <w:sz w:val="18"/>
        </w:rPr>
        <w:t xml:space="preserve"> </w:t>
      </w:r>
      <w:r>
        <w:rPr>
          <w:spacing w:val="-2"/>
          <w:sz w:val="18"/>
        </w:rPr>
        <w:t>Pointer,</w:t>
      </w:r>
      <w:r>
        <w:rPr>
          <w:spacing w:val="-1"/>
          <w:sz w:val="18"/>
        </w:rPr>
        <w:t xml:space="preserve"> </w:t>
      </w:r>
      <w:r>
        <w:rPr>
          <w:spacing w:val="-2"/>
          <w:sz w:val="18"/>
        </w:rPr>
        <w:t>M.; Bressler, Y.; Liu,</w:t>
      </w:r>
      <w:r>
        <w:rPr>
          <w:spacing w:val="-1"/>
          <w:sz w:val="18"/>
        </w:rPr>
        <w:t xml:space="preserve"> </w:t>
      </w:r>
      <w:r>
        <w:rPr>
          <w:spacing w:val="-2"/>
          <w:sz w:val="18"/>
        </w:rPr>
        <w:t>Q.</w:t>
      </w:r>
      <w:r>
        <w:rPr>
          <w:spacing w:val="16"/>
          <w:sz w:val="18"/>
        </w:rPr>
        <w:t xml:space="preserve"> </w:t>
      </w:r>
      <w:r>
        <w:rPr>
          <w:spacing w:val="-2"/>
          <w:sz w:val="18"/>
        </w:rPr>
        <w:t>Investigation on</w:t>
      </w:r>
      <w:r>
        <w:rPr>
          <w:spacing w:val="-3"/>
          <w:sz w:val="18"/>
        </w:rPr>
        <w:t xml:space="preserve"> </w:t>
      </w:r>
      <w:r>
        <w:rPr>
          <w:spacing w:val="-2"/>
          <w:sz w:val="18"/>
        </w:rPr>
        <w:t>Color</w:t>
      </w:r>
      <w:r>
        <w:rPr>
          <w:spacing w:val="-1"/>
          <w:sz w:val="18"/>
        </w:rPr>
        <w:t xml:space="preserve"> </w:t>
      </w:r>
      <w:r>
        <w:rPr>
          <w:spacing w:val="-2"/>
          <w:sz w:val="18"/>
        </w:rPr>
        <w:t>Characterization</w:t>
      </w:r>
      <w:r>
        <w:rPr>
          <w:spacing w:val="-3"/>
          <w:sz w:val="18"/>
        </w:rPr>
        <w:t xml:space="preserve"> </w:t>
      </w:r>
      <w:r>
        <w:rPr>
          <w:spacing w:val="-2"/>
          <w:sz w:val="18"/>
        </w:rPr>
        <w:t>Methods for 3D Printer.</w:t>
      </w:r>
      <w:r>
        <w:rPr>
          <w:spacing w:val="27"/>
          <w:sz w:val="18"/>
        </w:rPr>
        <w:t xml:space="preserve"> </w:t>
      </w:r>
      <w:r>
        <w:rPr>
          <w:spacing w:val="-2"/>
          <w:sz w:val="18"/>
        </w:rPr>
        <w:t>In Proceedings</w:t>
      </w:r>
      <w:r>
        <w:rPr>
          <w:rFonts w:ascii="Times New Roman"/>
          <w:sz w:val="18"/>
        </w:rPr>
        <w:tab/>
      </w:r>
      <w:r>
        <w:rPr>
          <w:rFonts w:ascii="Trebuchet MS"/>
          <w:spacing w:val="-5"/>
          <w:sz w:val="10"/>
        </w:rPr>
        <w:t>913</w:t>
      </w:r>
    </w:p>
    <w:p w14:paraId="5E966055" w14:textId="77777777" w:rsidR="00EA1924" w:rsidRDefault="00000000">
      <w:pPr>
        <w:pStyle w:val="BodyText"/>
        <w:tabs>
          <w:tab w:val="left" w:pos="10859"/>
        </w:tabs>
        <w:spacing w:before="32"/>
        <w:ind w:left="578"/>
        <w:rPr>
          <w:rFonts w:ascii="Trebuchet MS" w:hAnsi="Trebuchet MS"/>
          <w:sz w:val="10"/>
        </w:rPr>
      </w:pPr>
      <w:bookmarkStart w:id="841" w:name="_bookmark46"/>
      <w:bookmarkEnd w:id="841"/>
      <w:r>
        <w:t>of</w:t>
      </w:r>
      <w:r>
        <w:rPr>
          <w:spacing w:val="-7"/>
        </w:rPr>
        <w:t xml:space="preserve"> </w:t>
      </w:r>
      <w:r>
        <w:t>the</w:t>
      </w:r>
      <w:r>
        <w:rPr>
          <w:spacing w:val="-6"/>
        </w:rPr>
        <w:t xml:space="preserve"> </w:t>
      </w:r>
      <w:r>
        <w:t>London</w:t>
      </w:r>
      <w:r>
        <w:rPr>
          <w:spacing w:val="-7"/>
        </w:rPr>
        <w:t xml:space="preserve"> </w:t>
      </w:r>
      <w:r>
        <w:t>Imaging</w:t>
      </w:r>
      <w:r>
        <w:rPr>
          <w:spacing w:val="-6"/>
        </w:rPr>
        <w:t xml:space="preserve"> </w:t>
      </w:r>
      <w:r>
        <w:t>Meeting,</w:t>
      </w:r>
      <w:r>
        <w:rPr>
          <w:spacing w:val="-7"/>
        </w:rPr>
        <w:t xml:space="preserve"> </w:t>
      </w:r>
      <w:r>
        <w:t>2023,</w:t>
      </w:r>
      <w:r>
        <w:rPr>
          <w:spacing w:val="-6"/>
        </w:rPr>
        <w:t xml:space="preserve"> </w:t>
      </w:r>
      <w:r>
        <w:t>Vol.</w:t>
      </w:r>
      <w:r>
        <w:rPr>
          <w:spacing w:val="-7"/>
        </w:rPr>
        <w:t xml:space="preserve"> </w:t>
      </w:r>
      <w:r>
        <w:t>4,</w:t>
      </w:r>
      <w:r>
        <w:rPr>
          <w:spacing w:val="-7"/>
        </w:rPr>
        <w:t xml:space="preserve"> </w:t>
      </w:r>
      <w:r>
        <w:t>pp.</w:t>
      </w:r>
      <w:r>
        <w:rPr>
          <w:spacing w:val="4"/>
        </w:rPr>
        <w:t xml:space="preserve"> </w:t>
      </w:r>
      <w:r>
        <w:t>71–75.</w:t>
      </w:r>
      <w:r>
        <w:rPr>
          <w:spacing w:val="20"/>
        </w:rPr>
        <w:t xml:space="preserve"> </w:t>
      </w:r>
      <w:hyperlink r:id="rId46">
        <w:r>
          <w:rPr>
            <w:color w:val="0774B7"/>
            <w:spacing w:val="-2"/>
          </w:rPr>
          <w:t>https://doi.org/10.2352/lim.2023.4.1.18</w:t>
        </w:r>
      </w:hyperlink>
      <w:r>
        <w:rPr>
          <w:spacing w:val="-2"/>
        </w:rPr>
        <w:t>.</w:t>
      </w:r>
      <w:r>
        <w:rPr>
          <w:rFonts w:ascii="Times New Roman" w:hAnsi="Times New Roman"/>
        </w:rPr>
        <w:tab/>
      </w:r>
      <w:r>
        <w:rPr>
          <w:rFonts w:ascii="Trebuchet MS" w:hAnsi="Trebuchet MS"/>
          <w:spacing w:val="-5"/>
          <w:sz w:val="10"/>
        </w:rPr>
        <w:t>914</w:t>
      </w:r>
    </w:p>
    <w:p w14:paraId="49FA85EE" w14:textId="77777777" w:rsidR="00EA1924" w:rsidRDefault="00000000">
      <w:pPr>
        <w:pStyle w:val="ListParagraph"/>
        <w:numPr>
          <w:ilvl w:val="0"/>
          <w:numId w:val="1"/>
        </w:numPr>
        <w:tabs>
          <w:tab w:val="left" w:pos="578"/>
          <w:tab w:val="left" w:pos="10859"/>
        </w:tabs>
        <w:ind w:hanging="430"/>
        <w:rPr>
          <w:rFonts w:ascii="Trebuchet MS"/>
          <w:sz w:val="10"/>
        </w:rPr>
      </w:pPr>
      <w:r>
        <w:rPr>
          <w:spacing w:val="-2"/>
          <w:sz w:val="18"/>
        </w:rPr>
        <w:t>Babaei, V.; Hersch, R.D.</w:t>
      </w:r>
      <w:r>
        <w:rPr>
          <w:spacing w:val="26"/>
          <w:sz w:val="18"/>
        </w:rPr>
        <w:t xml:space="preserve"> </w:t>
      </w:r>
      <w:r>
        <w:rPr>
          <w:i/>
          <w:spacing w:val="-2"/>
          <w:sz w:val="18"/>
        </w:rPr>
        <w:t>N</w:t>
      </w:r>
      <w:r>
        <w:rPr>
          <w:spacing w:val="-2"/>
          <w:sz w:val="18"/>
        </w:rPr>
        <w:t>-Ink Printer Characterization With</w:t>
      </w:r>
      <w:r>
        <w:rPr>
          <w:spacing w:val="-1"/>
          <w:sz w:val="18"/>
        </w:rPr>
        <w:t xml:space="preserve"> </w:t>
      </w:r>
      <w:r>
        <w:rPr>
          <w:spacing w:val="-2"/>
          <w:sz w:val="18"/>
        </w:rPr>
        <w:t>Barycentric Subdivision.</w:t>
      </w:r>
      <w:r>
        <w:rPr>
          <w:spacing w:val="28"/>
          <w:sz w:val="18"/>
        </w:rPr>
        <w:t xml:space="preserve"> </w:t>
      </w:r>
      <w:r>
        <w:rPr>
          <w:i/>
          <w:spacing w:val="-2"/>
          <w:sz w:val="18"/>
        </w:rPr>
        <w:t xml:space="preserve">IEEE Transactions on Image Processing </w:t>
      </w:r>
      <w:r>
        <w:rPr>
          <w:b/>
          <w:spacing w:val="-2"/>
          <w:sz w:val="18"/>
        </w:rPr>
        <w:t>2016</w:t>
      </w:r>
      <w:r>
        <w:rPr>
          <w:spacing w:val="-2"/>
          <w:sz w:val="18"/>
        </w:rPr>
        <w:t>,</w:t>
      </w:r>
      <w:r>
        <w:rPr>
          <w:rFonts w:ascii="Times New Roman"/>
          <w:sz w:val="18"/>
        </w:rPr>
        <w:tab/>
      </w:r>
      <w:r>
        <w:rPr>
          <w:rFonts w:ascii="Trebuchet MS"/>
          <w:spacing w:val="-5"/>
          <w:sz w:val="10"/>
        </w:rPr>
        <w:t>915</w:t>
      </w:r>
    </w:p>
    <w:p w14:paraId="2AF0C844" w14:textId="77777777" w:rsidR="00EA1924" w:rsidRDefault="00000000">
      <w:pPr>
        <w:pStyle w:val="BodyText"/>
        <w:tabs>
          <w:tab w:val="left" w:pos="10859"/>
        </w:tabs>
        <w:spacing w:before="31"/>
        <w:ind w:left="574"/>
        <w:rPr>
          <w:rFonts w:ascii="Trebuchet MS" w:hAnsi="Trebuchet MS"/>
          <w:sz w:val="10"/>
        </w:rPr>
      </w:pPr>
      <w:bookmarkStart w:id="842" w:name="_bookmark47"/>
      <w:bookmarkEnd w:id="842"/>
      <w:r>
        <w:rPr>
          <w:i/>
        </w:rPr>
        <w:t>25</w:t>
      </w:r>
      <w:r>
        <w:t>,</w:t>
      </w:r>
      <w:r>
        <w:rPr>
          <w:spacing w:val="-5"/>
        </w:rPr>
        <w:t xml:space="preserve"> </w:t>
      </w:r>
      <w:r>
        <w:t>3023–3031.</w:t>
      </w:r>
      <w:r>
        <w:rPr>
          <w:spacing w:val="23"/>
        </w:rPr>
        <w:t xml:space="preserve"> </w:t>
      </w:r>
      <w:hyperlink r:id="rId47">
        <w:r>
          <w:rPr>
            <w:color w:val="0774B7"/>
            <w:spacing w:val="-2"/>
          </w:rPr>
          <w:t>https://doi.org/10.1109/TIP.2016.2560526</w:t>
        </w:r>
      </w:hyperlink>
      <w:r>
        <w:rPr>
          <w:spacing w:val="-2"/>
        </w:rPr>
        <w:t>.</w:t>
      </w:r>
      <w:r>
        <w:rPr>
          <w:rFonts w:ascii="Times New Roman" w:hAnsi="Times New Roman"/>
        </w:rPr>
        <w:tab/>
      </w:r>
      <w:r>
        <w:rPr>
          <w:rFonts w:ascii="Trebuchet MS" w:hAnsi="Trebuchet MS"/>
          <w:spacing w:val="-5"/>
          <w:sz w:val="10"/>
        </w:rPr>
        <w:t>916</w:t>
      </w:r>
    </w:p>
    <w:p w14:paraId="723F9325"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Deshpande,</w:t>
      </w:r>
      <w:r>
        <w:rPr>
          <w:spacing w:val="-8"/>
          <w:sz w:val="18"/>
        </w:rPr>
        <w:t xml:space="preserve"> </w:t>
      </w:r>
      <w:r>
        <w:rPr>
          <w:sz w:val="18"/>
        </w:rPr>
        <w:t>K.;</w:t>
      </w:r>
      <w:r>
        <w:rPr>
          <w:spacing w:val="-8"/>
          <w:sz w:val="18"/>
        </w:rPr>
        <w:t xml:space="preserve"> </w:t>
      </w:r>
      <w:r>
        <w:rPr>
          <w:sz w:val="18"/>
        </w:rPr>
        <w:t>Green,</w:t>
      </w:r>
      <w:r>
        <w:rPr>
          <w:spacing w:val="-9"/>
          <w:sz w:val="18"/>
        </w:rPr>
        <w:t xml:space="preserve"> </w:t>
      </w:r>
      <w:r>
        <w:rPr>
          <w:sz w:val="18"/>
        </w:rPr>
        <w:t>P.;</w:t>
      </w:r>
      <w:r>
        <w:rPr>
          <w:spacing w:val="-7"/>
          <w:sz w:val="18"/>
        </w:rPr>
        <w:t xml:space="preserve"> </w:t>
      </w:r>
      <w:r>
        <w:rPr>
          <w:sz w:val="18"/>
        </w:rPr>
        <w:t>Pointer,</w:t>
      </w:r>
      <w:r>
        <w:rPr>
          <w:spacing w:val="-9"/>
          <w:sz w:val="18"/>
        </w:rPr>
        <w:t xml:space="preserve"> </w:t>
      </w:r>
      <w:r>
        <w:rPr>
          <w:sz w:val="18"/>
        </w:rPr>
        <w:t>M.R.</w:t>
      </w:r>
      <w:r>
        <w:rPr>
          <w:spacing w:val="9"/>
          <w:sz w:val="18"/>
        </w:rPr>
        <w:t xml:space="preserve"> </w:t>
      </w:r>
      <w:r>
        <w:rPr>
          <w:sz w:val="18"/>
        </w:rPr>
        <w:t>Characterisation</w:t>
      </w:r>
      <w:r>
        <w:rPr>
          <w:spacing w:val="-8"/>
          <w:sz w:val="18"/>
        </w:rPr>
        <w:t xml:space="preserve"> </w:t>
      </w:r>
      <w:r>
        <w:rPr>
          <w:sz w:val="18"/>
        </w:rPr>
        <w:t>of</w:t>
      </w:r>
      <w:r>
        <w:rPr>
          <w:spacing w:val="-8"/>
          <w:sz w:val="18"/>
        </w:rPr>
        <w:t xml:space="preserve"> </w:t>
      </w:r>
      <w:r>
        <w:rPr>
          <w:sz w:val="18"/>
        </w:rPr>
        <w:t>the</w:t>
      </w:r>
      <w:r>
        <w:rPr>
          <w:spacing w:val="-6"/>
          <w:sz w:val="18"/>
        </w:rPr>
        <w:t xml:space="preserve"> </w:t>
      </w:r>
      <w:r>
        <w:rPr>
          <w:i/>
          <w:sz w:val="18"/>
        </w:rPr>
        <w:t>n</w:t>
      </w:r>
      <w:r>
        <w:rPr>
          <w:sz w:val="18"/>
        </w:rPr>
        <w:t>-colour</w:t>
      </w:r>
      <w:r>
        <w:rPr>
          <w:spacing w:val="-8"/>
          <w:sz w:val="18"/>
        </w:rPr>
        <w:t xml:space="preserve"> </w:t>
      </w:r>
      <w:r>
        <w:rPr>
          <w:sz w:val="18"/>
        </w:rPr>
        <w:t>printing</w:t>
      </w:r>
      <w:r>
        <w:rPr>
          <w:spacing w:val="-8"/>
          <w:sz w:val="18"/>
        </w:rPr>
        <w:t xml:space="preserve"> </w:t>
      </w:r>
      <w:r>
        <w:rPr>
          <w:sz w:val="18"/>
        </w:rPr>
        <w:t>process</w:t>
      </w:r>
      <w:r>
        <w:rPr>
          <w:spacing w:val="-8"/>
          <w:sz w:val="18"/>
        </w:rPr>
        <w:t xml:space="preserve"> </w:t>
      </w:r>
      <w:r>
        <w:rPr>
          <w:sz w:val="18"/>
        </w:rPr>
        <w:t>using</w:t>
      </w:r>
      <w:r>
        <w:rPr>
          <w:spacing w:val="-7"/>
          <w:sz w:val="18"/>
        </w:rPr>
        <w:t xml:space="preserve"> </w:t>
      </w:r>
      <w:r>
        <w:rPr>
          <w:sz w:val="18"/>
        </w:rPr>
        <w:t>the</w:t>
      </w:r>
      <w:r>
        <w:rPr>
          <w:spacing w:val="-8"/>
          <w:sz w:val="18"/>
        </w:rPr>
        <w:t xml:space="preserve"> </w:t>
      </w:r>
      <w:r>
        <w:rPr>
          <w:sz w:val="18"/>
        </w:rPr>
        <w:t>spot</w:t>
      </w:r>
      <w:r>
        <w:rPr>
          <w:spacing w:val="-9"/>
          <w:sz w:val="18"/>
        </w:rPr>
        <w:t xml:space="preserve"> </w:t>
      </w:r>
      <w:r>
        <w:rPr>
          <w:sz w:val="18"/>
        </w:rPr>
        <w:t>colour</w:t>
      </w:r>
      <w:r>
        <w:rPr>
          <w:spacing w:val="-7"/>
          <w:sz w:val="18"/>
        </w:rPr>
        <w:t xml:space="preserve"> </w:t>
      </w:r>
      <w:r>
        <w:rPr>
          <w:sz w:val="18"/>
        </w:rPr>
        <w:t>overprint</w:t>
      </w:r>
      <w:r>
        <w:rPr>
          <w:spacing w:val="-9"/>
          <w:sz w:val="18"/>
        </w:rPr>
        <w:t xml:space="preserve"> </w:t>
      </w:r>
      <w:r>
        <w:rPr>
          <w:spacing w:val="-2"/>
          <w:sz w:val="18"/>
        </w:rPr>
        <w:t>model.</w:t>
      </w:r>
      <w:r>
        <w:rPr>
          <w:sz w:val="18"/>
        </w:rPr>
        <w:tab/>
      </w:r>
      <w:r>
        <w:rPr>
          <w:rFonts w:ascii="Trebuchet MS"/>
          <w:spacing w:val="-5"/>
          <w:sz w:val="10"/>
        </w:rPr>
        <w:t>917</w:t>
      </w:r>
    </w:p>
    <w:p w14:paraId="0BFCE65C" w14:textId="77777777" w:rsidR="00EA1924" w:rsidRDefault="00000000">
      <w:pPr>
        <w:tabs>
          <w:tab w:val="left" w:pos="10859"/>
        </w:tabs>
        <w:spacing w:before="32"/>
        <w:ind w:left="571"/>
        <w:rPr>
          <w:rFonts w:ascii="Trebuchet MS" w:hAnsi="Trebuchet MS"/>
          <w:sz w:val="10"/>
        </w:rPr>
      </w:pPr>
      <w:bookmarkStart w:id="843" w:name="_bookmark48"/>
      <w:bookmarkEnd w:id="843"/>
      <w:r>
        <w:rPr>
          <w:i/>
          <w:sz w:val="18"/>
        </w:rPr>
        <w:t>Optics</w:t>
      </w:r>
      <w:r>
        <w:rPr>
          <w:i/>
          <w:spacing w:val="-7"/>
          <w:sz w:val="18"/>
        </w:rPr>
        <w:t xml:space="preserve"> </w:t>
      </w:r>
      <w:r>
        <w:rPr>
          <w:i/>
          <w:sz w:val="18"/>
        </w:rPr>
        <w:t>Express</w:t>
      </w:r>
      <w:r>
        <w:rPr>
          <w:i/>
          <w:spacing w:val="-6"/>
          <w:sz w:val="18"/>
        </w:rPr>
        <w:t xml:space="preserve"> </w:t>
      </w:r>
      <w:r>
        <w:rPr>
          <w:b/>
          <w:sz w:val="18"/>
        </w:rPr>
        <w:t>2014</w:t>
      </w:r>
      <w:r>
        <w:rPr>
          <w:sz w:val="18"/>
        </w:rPr>
        <w:t>,</w:t>
      </w:r>
      <w:r>
        <w:rPr>
          <w:spacing w:val="-7"/>
          <w:sz w:val="18"/>
        </w:rPr>
        <w:t xml:space="preserve"> </w:t>
      </w:r>
      <w:r>
        <w:rPr>
          <w:i/>
          <w:sz w:val="18"/>
        </w:rPr>
        <w:t>22</w:t>
      </w:r>
      <w:r>
        <w:rPr>
          <w:sz w:val="18"/>
        </w:rPr>
        <w:t>,</w:t>
      </w:r>
      <w:r>
        <w:rPr>
          <w:spacing w:val="-6"/>
          <w:sz w:val="18"/>
        </w:rPr>
        <w:t xml:space="preserve"> </w:t>
      </w:r>
      <w:r>
        <w:rPr>
          <w:sz w:val="18"/>
        </w:rPr>
        <w:t>31786–31800.</w:t>
      </w:r>
      <w:r>
        <w:rPr>
          <w:spacing w:val="20"/>
          <w:sz w:val="18"/>
        </w:rPr>
        <w:t xml:space="preserve"> </w:t>
      </w:r>
      <w:hyperlink r:id="rId48">
        <w:r>
          <w:rPr>
            <w:color w:val="0774B7"/>
            <w:spacing w:val="-2"/>
            <w:sz w:val="18"/>
          </w:rPr>
          <w:t>https://doi.org/10.1364/OE.22.031786</w:t>
        </w:r>
      </w:hyperlink>
      <w:r>
        <w:rPr>
          <w:spacing w:val="-2"/>
          <w:sz w:val="18"/>
        </w:rPr>
        <w:t>.</w:t>
      </w:r>
      <w:r>
        <w:rPr>
          <w:rFonts w:ascii="Times New Roman" w:hAnsi="Times New Roman"/>
          <w:sz w:val="18"/>
        </w:rPr>
        <w:tab/>
      </w:r>
      <w:r>
        <w:rPr>
          <w:rFonts w:ascii="Trebuchet MS" w:hAnsi="Trebuchet MS"/>
          <w:spacing w:val="-5"/>
          <w:sz w:val="10"/>
        </w:rPr>
        <w:t>918</w:t>
      </w:r>
    </w:p>
    <w:p w14:paraId="001E0AE7" w14:textId="77777777" w:rsidR="00EA1924" w:rsidRDefault="00000000">
      <w:pPr>
        <w:pStyle w:val="ListParagraph"/>
        <w:numPr>
          <w:ilvl w:val="0"/>
          <w:numId w:val="1"/>
        </w:numPr>
        <w:tabs>
          <w:tab w:val="left" w:pos="578"/>
          <w:tab w:val="left" w:pos="10859"/>
        </w:tabs>
        <w:spacing w:before="31"/>
        <w:ind w:hanging="430"/>
        <w:rPr>
          <w:rFonts w:ascii="Trebuchet MS"/>
          <w:sz w:val="10"/>
        </w:rPr>
      </w:pPr>
      <w:r>
        <w:rPr>
          <w:sz w:val="18"/>
        </w:rPr>
        <w:t>Shi,</w:t>
      </w:r>
      <w:r>
        <w:rPr>
          <w:spacing w:val="8"/>
          <w:sz w:val="18"/>
        </w:rPr>
        <w:t xml:space="preserve"> </w:t>
      </w:r>
      <w:r>
        <w:rPr>
          <w:sz w:val="18"/>
        </w:rPr>
        <w:t>L.;</w:t>
      </w:r>
      <w:r>
        <w:rPr>
          <w:spacing w:val="10"/>
          <w:sz w:val="18"/>
        </w:rPr>
        <w:t xml:space="preserve"> </w:t>
      </w:r>
      <w:r>
        <w:rPr>
          <w:sz w:val="18"/>
        </w:rPr>
        <w:t>Babaei,</w:t>
      </w:r>
      <w:r>
        <w:rPr>
          <w:spacing w:val="9"/>
          <w:sz w:val="18"/>
        </w:rPr>
        <w:t xml:space="preserve"> </w:t>
      </w:r>
      <w:r>
        <w:rPr>
          <w:sz w:val="18"/>
        </w:rPr>
        <w:t>V.;</w:t>
      </w:r>
      <w:r>
        <w:rPr>
          <w:spacing w:val="10"/>
          <w:sz w:val="18"/>
        </w:rPr>
        <w:t xml:space="preserve"> </w:t>
      </w:r>
      <w:r>
        <w:rPr>
          <w:sz w:val="18"/>
        </w:rPr>
        <w:t>Kim,</w:t>
      </w:r>
      <w:r>
        <w:rPr>
          <w:spacing w:val="9"/>
          <w:sz w:val="18"/>
        </w:rPr>
        <w:t xml:space="preserve"> </w:t>
      </w:r>
      <w:r>
        <w:rPr>
          <w:sz w:val="18"/>
        </w:rPr>
        <w:t>C.;</w:t>
      </w:r>
      <w:r>
        <w:rPr>
          <w:spacing w:val="10"/>
          <w:sz w:val="18"/>
        </w:rPr>
        <w:t xml:space="preserve"> </w:t>
      </w:r>
      <w:r>
        <w:rPr>
          <w:sz w:val="18"/>
        </w:rPr>
        <w:t>Foshey,</w:t>
      </w:r>
      <w:r>
        <w:rPr>
          <w:spacing w:val="9"/>
          <w:sz w:val="18"/>
        </w:rPr>
        <w:t xml:space="preserve"> </w:t>
      </w:r>
      <w:r>
        <w:rPr>
          <w:sz w:val="18"/>
        </w:rPr>
        <w:t>M.;</w:t>
      </w:r>
      <w:r>
        <w:rPr>
          <w:spacing w:val="10"/>
          <w:sz w:val="18"/>
        </w:rPr>
        <w:t xml:space="preserve"> </w:t>
      </w:r>
      <w:r>
        <w:rPr>
          <w:sz w:val="18"/>
        </w:rPr>
        <w:t>Hu,</w:t>
      </w:r>
      <w:r>
        <w:rPr>
          <w:spacing w:val="9"/>
          <w:sz w:val="18"/>
        </w:rPr>
        <w:t xml:space="preserve"> </w:t>
      </w:r>
      <w:r>
        <w:rPr>
          <w:sz w:val="18"/>
        </w:rPr>
        <w:t>Y.;</w:t>
      </w:r>
      <w:r>
        <w:rPr>
          <w:spacing w:val="11"/>
          <w:sz w:val="18"/>
        </w:rPr>
        <w:t xml:space="preserve"> </w:t>
      </w:r>
      <w:r>
        <w:rPr>
          <w:sz w:val="18"/>
        </w:rPr>
        <w:t>Sitthi-Amorn,</w:t>
      </w:r>
      <w:r>
        <w:rPr>
          <w:spacing w:val="9"/>
          <w:sz w:val="18"/>
        </w:rPr>
        <w:t xml:space="preserve"> </w:t>
      </w:r>
      <w:r>
        <w:rPr>
          <w:sz w:val="18"/>
        </w:rPr>
        <w:t>P.;</w:t>
      </w:r>
      <w:r>
        <w:rPr>
          <w:spacing w:val="10"/>
          <w:sz w:val="18"/>
        </w:rPr>
        <w:t xml:space="preserve"> </w:t>
      </w:r>
      <w:r>
        <w:rPr>
          <w:sz w:val="18"/>
        </w:rPr>
        <w:t>Rusinkiewicz,</w:t>
      </w:r>
      <w:r>
        <w:rPr>
          <w:spacing w:val="8"/>
          <w:sz w:val="18"/>
        </w:rPr>
        <w:t xml:space="preserve"> </w:t>
      </w:r>
      <w:r>
        <w:rPr>
          <w:sz w:val="18"/>
        </w:rPr>
        <w:t>S.;</w:t>
      </w:r>
      <w:r>
        <w:rPr>
          <w:spacing w:val="11"/>
          <w:sz w:val="18"/>
        </w:rPr>
        <w:t xml:space="preserve"> </w:t>
      </w:r>
      <w:r>
        <w:rPr>
          <w:sz w:val="18"/>
        </w:rPr>
        <w:t>Matusik,</w:t>
      </w:r>
      <w:r>
        <w:rPr>
          <w:spacing w:val="9"/>
          <w:sz w:val="18"/>
        </w:rPr>
        <w:t xml:space="preserve"> </w:t>
      </w:r>
      <w:r>
        <w:rPr>
          <w:sz w:val="18"/>
        </w:rPr>
        <w:t>W.</w:t>
      </w:r>
      <w:r>
        <w:rPr>
          <w:spacing w:val="43"/>
          <w:sz w:val="18"/>
        </w:rPr>
        <w:t xml:space="preserve"> </w:t>
      </w:r>
      <w:r>
        <w:rPr>
          <w:sz w:val="18"/>
        </w:rPr>
        <w:t>Deep</w:t>
      </w:r>
      <w:r>
        <w:rPr>
          <w:spacing w:val="6"/>
          <w:sz w:val="18"/>
        </w:rPr>
        <w:t xml:space="preserve"> </w:t>
      </w:r>
      <w:r>
        <w:rPr>
          <w:sz w:val="18"/>
        </w:rPr>
        <w:t>Multispectral</w:t>
      </w:r>
      <w:r>
        <w:rPr>
          <w:spacing w:val="7"/>
          <w:sz w:val="18"/>
        </w:rPr>
        <w:t xml:space="preserve"> </w:t>
      </w:r>
      <w:r>
        <w:rPr>
          <w:spacing w:val="-2"/>
          <w:sz w:val="18"/>
        </w:rPr>
        <w:t>Painting</w:t>
      </w:r>
      <w:r>
        <w:rPr>
          <w:rFonts w:ascii="Times New Roman"/>
          <w:sz w:val="18"/>
        </w:rPr>
        <w:tab/>
      </w:r>
      <w:r>
        <w:rPr>
          <w:rFonts w:ascii="Trebuchet MS"/>
          <w:spacing w:val="-5"/>
          <w:sz w:val="10"/>
        </w:rPr>
        <w:t>919</w:t>
      </w:r>
    </w:p>
    <w:p w14:paraId="1B94EB3B" w14:textId="77777777" w:rsidR="00EA1924" w:rsidRDefault="00000000">
      <w:pPr>
        <w:tabs>
          <w:tab w:val="left" w:pos="10859"/>
        </w:tabs>
        <w:spacing w:before="32"/>
        <w:ind w:left="578"/>
        <w:rPr>
          <w:rFonts w:ascii="Trebuchet MS" w:hAnsi="Trebuchet MS"/>
          <w:sz w:val="10"/>
        </w:rPr>
      </w:pPr>
      <w:r>
        <w:rPr>
          <w:spacing w:val="-2"/>
          <w:sz w:val="18"/>
        </w:rPr>
        <w:t>Reproduction</w:t>
      </w:r>
      <w:r>
        <w:rPr>
          <w:spacing w:val="-3"/>
          <w:sz w:val="18"/>
        </w:rPr>
        <w:t xml:space="preserve"> </w:t>
      </w:r>
      <w:r>
        <w:rPr>
          <w:spacing w:val="-2"/>
          <w:sz w:val="18"/>
        </w:rPr>
        <w:t xml:space="preserve">via </w:t>
      </w:r>
      <w:hyperlink r:id="rId49">
        <w:r>
          <w:rPr>
            <w:spacing w:val="-2"/>
            <w:sz w:val="18"/>
          </w:rPr>
          <w:t>Multi-Layer</w:t>
        </w:r>
      </w:hyperlink>
      <w:r>
        <w:rPr>
          <w:spacing w:val="-2"/>
          <w:sz w:val="18"/>
        </w:rPr>
        <w:t>, Custom-Ink Printing.</w:t>
      </w:r>
      <w:r>
        <w:rPr>
          <w:spacing w:val="27"/>
          <w:sz w:val="18"/>
        </w:rPr>
        <w:t xml:space="preserve"> </w:t>
      </w:r>
      <w:r>
        <w:rPr>
          <w:i/>
          <w:spacing w:val="-2"/>
          <w:sz w:val="18"/>
        </w:rPr>
        <w:t xml:space="preserve">ACM Transactions on Graphics </w:t>
      </w:r>
      <w:r>
        <w:rPr>
          <w:b/>
          <w:spacing w:val="-2"/>
          <w:sz w:val="18"/>
        </w:rPr>
        <w:t>2018</w:t>
      </w:r>
      <w:r>
        <w:rPr>
          <w:spacing w:val="-2"/>
          <w:sz w:val="18"/>
        </w:rPr>
        <w:t xml:space="preserve">, </w:t>
      </w:r>
      <w:r>
        <w:rPr>
          <w:i/>
          <w:spacing w:val="-2"/>
          <w:sz w:val="18"/>
        </w:rPr>
        <w:t>37</w:t>
      </w:r>
      <w:r>
        <w:rPr>
          <w:spacing w:val="-2"/>
          <w:sz w:val="18"/>
        </w:rPr>
        <w:t>, 1–15.</w:t>
      </w:r>
      <w:r>
        <w:rPr>
          <w:spacing w:val="27"/>
          <w:sz w:val="18"/>
        </w:rPr>
        <w:t xml:space="preserve"> </w:t>
      </w:r>
      <w:hyperlink r:id="rId50">
        <w:r>
          <w:rPr>
            <w:color w:val="0774B7"/>
            <w:spacing w:val="-2"/>
            <w:sz w:val="18"/>
          </w:rPr>
          <w:t>https://doi.org/10.1145/3272</w:t>
        </w:r>
      </w:hyperlink>
      <w:r>
        <w:rPr>
          <w:rFonts w:ascii="Times New Roman" w:hAnsi="Times New Roman"/>
          <w:color w:val="0774B7"/>
          <w:sz w:val="18"/>
        </w:rPr>
        <w:tab/>
      </w:r>
      <w:r>
        <w:rPr>
          <w:rFonts w:ascii="Trebuchet MS" w:hAnsi="Trebuchet MS"/>
          <w:spacing w:val="-5"/>
          <w:sz w:val="10"/>
        </w:rPr>
        <w:t>920</w:t>
      </w:r>
    </w:p>
    <w:bookmarkStart w:id="844" w:name="_bookmark49"/>
    <w:bookmarkEnd w:id="844"/>
    <w:p w14:paraId="3B10E976" w14:textId="77777777" w:rsidR="00EA1924" w:rsidRDefault="00000000">
      <w:pPr>
        <w:pStyle w:val="BodyText"/>
        <w:tabs>
          <w:tab w:val="left" w:pos="10859"/>
        </w:tabs>
        <w:spacing w:before="32"/>
        <w:ind w:left="569"/>
        <w:rPr>
          <w:rFonts w:ascii="Trebuchet MS"/>
          <w:sz w:val="10"/>
        </w:rPr>
      </w:pPr>
      <w:r>
        <w:fldChar w:fldCharType="begin"/>
      </w:r>
      <w:r>
        <w:instrText>HYPERLINK "https://doi.org/10.1145/3272127.3275057" \h</w:instrText>
      </w:r>
      <w:r>
        <w:fldChar w:fldCharType="separate"/>
      </w:r>
      <w:r>
        <w:rPr>
          <w:color w:val="0774B7"/>
          <w:spacing w:val="-2"/>
        </w:rPr>
        <w:t>127.3275057</w:t>
      </w:r>
      <w:r>
        <w:fldChar w:fldCharType="end"/>
      </w:r>
      <w:r>
        <w:rPr>
          <w:spacing w:val="-2"/>
        </w:rPr>
        <w:t>.</w:t>
      </w:r>
      <w:r>
        <w:tab/>
      </w:r>
      <w:r>
        <w:rPr>
          <w:rFonts w:ascii="Trebuchet MS"/>
          <w:spacing w:val="-5"/>
          <w:sz w:val="10"/>
        </w:rPr>
        <w:t>921</w:t>
      </w:r>
    </w:p>
    <w:p w14:paraId="12D9307B" w14:textId="77777777" w:rsidR="00EA1924" w:rsidRDefault="00000000">
      <w:pPr>
        <w:pStyle w:val="ListParagraph"/>
        <w:numPr>
          <w:ilvl w:val="0"/>
          <w:numId w:val="1"/>
        </w:numPr>
        <w:tabs>
          <w:tab w:val="left" w:pos="578"/>
          <w:tab w:val="left" w:pos="10859"/>
        </w:tabs>
        <w:spacing w:before="31"/>
        <w:ind w:hanging="430"/>
        <w:rPr>
          <w:rFonts w:ascii="Trebuchet MS"/>
          <w:sz w:val="10"/>
        </w:rPr>
      </w:pPr>
      <w:r>
        <w:rPr>
          <w:sz w:val="18"/>
        </w:rPr>
        <w:t>Chen,</w:t>
      </w:r>
      <w:r>
        <w:rPr>
          <w:spacing w:val="22"/>
          <w:sz w:val="18"/>
        </w:rPr>
        <w:t xml:space="preserve"> </w:t>
      </w:r>
      <w:r>
        <w:rPr>
          <w:sz w:val="18"/>
        </w:rPr>
        <w:t>D.;</w:t>
      </w:r>
      <w:r>
        <w:rPr>
          <w:spacing w:val="27"/>
          <w:sz w:val="18"/>
        </w:rPr>
        <w:t xml:space="preserve"> </w:t>
      </w:r>
      <w:r>
        <w:rPr>
          <w:sz w:val="18"/>
        </w:rPr>
        <w:t>Urban,</w:t>
      </w:r>
      <w:r>
        <w:rPr>
          <w:spacing w:val="23"/>
          <w:sz w:val="18"/>
        </w:rPr>
        <w:t xml:space="preserve"> </w:t>
      </w:r>
      <w:r>
        <w:rPr>
          <w:sz w:val="18"/>
        </w:rPr>
        <w:t>P.</w:t>
      </w:r>
      <w:r>
        <w:rPr>
          <w:spacing w:val="76"/>
          <w:sz w:val="18"/>
        </w:rPr>
        <w:t xml:space="preserve"> </w:t>
      </w:r>
      <w:r>
        <w:rPr>
          <w:sz w:val="18"/>
        </w:rPr>
        <w:t>Deep</w:t>
      </w:r>
      <w:r>
        <w:rPr>
          <w:spacing w:val="19"/>
          <w:sz w:val="18"/>
        </w:rPr>
        <w:t xml:space="preserve"> </w:t>
      </w:r>
      <w:r>
        <w:rPr>
          <w:sz w:val="18"/>
        </w:rPr>
        <w:t>Learning</w:t>
      </w:r>
      <w:r>
        <w:rPr>
          <w:spacing w:val="18"/>
          <w:sz w:val="18"/>
        </w:rPr>
        <w:t xml:space="preserve"> </w:t>
      </w:r>
      <w:r>
        <w:rPr>
          <w:sz w:val="18"/>
        </w:rPr>
        <w:t>Models</w:t>
      </w:r>
      <w:r>
        <w:rPr>
          <w:spacing w:val="19"/>
          <w:sz w:val="18"/>
        </w:rPr>
        <w:t xml:space="preserve"> </w:t>
      </w:r>
      <w:r>
        <w:rPr>
          <w:sz w:val="18"/>
        </w:rPr>
        <w:t>for</w:t>
      </w:r>
      <w:r>
        <w:rPr>
          <w:spacing w:val="18"/>
          <w:sz w:val="18"/>
        </w:rPr>
        <w:t xml:space="preserve"> </w:t>
      </w:r>
      <w:r>
        <w:rPr>
          <w:sz w:val="18"/>
        </w:rPr>
        <w:t>Optically</w:t>
      </w:r>
      <w:r>
        <w:rPr>
          <w:spacing w:val="19"/>
          <w:sz w:val="18"/>
        </w:rPr>
        <w:t xml:space="preserve"> </w:t>
      </w:r>
      <w:r>
        <w:rPr>
          <w:sz w:val="18"/>
        </w:rPr>
        <w:t>Characterizing</w:t>
      </w:r>
      <w:r>
        <w:rPr>
          <w:spacing w:val="18"/>
          <w:sz w:val="18"/>
        </w:rPr>
        <w:t xml:space="preserve"> </w:t>
      </w:r>
      <w:r>
        <w:rPr>
          <w:sz w:val="18"/>
        </w:rPr>
        <w:t>3D</w:t>
      </w:r>
      <w:r>
        <w:rPr>
          <w:spacing w:val="19"/>
          <w:sz w:val="18"/>
        </w:rPr>
        <w:t xml:space="preserve"> </w:t>
      </w:r>
      <w:r>
        <w:rPr>
          <w:sz w:val="18"/>
        </w:rPr>
        <w:t>Printers.</w:t>
      </w:r>
      <w:r>
        <w:rPr>
          <w:spacing w:val="38"/>
          <w:sz w:val="18"/>
        </w:rPr>
        <w:t xml:space="preserve">  </w:t>
      </w:r>
      <w:r>
        <w:rPr>
          <w:i/>
          <w:sz w:val="18"/>
        </w:rPr>
        <w:t>Optics</w:t>
      </w:r>
      <w:r>
        <w:rPr>
          <w:i/>
          <w:spacing w:val="19"/>
          <w:sz w:val="18"/>
        </w:rPr>
        <w:t xml:space="preserve"> </w:t>
      </w:r>
      <w:r>
        <w:rPr>
          <w:i/>
          <w:sz w:val="18"/>
        </w:rPr>
        <w:t>Express</w:t>
      </w:r>
      <w:r>
        <w:rPr>
          <w:i/>
          <w:spacing w:val="19"/>
          <w:sz w:val="18"/>
        </w:rPr>
        <w:t xml:space="preserve"> </w:t>
      </w:r>
      <w:r>
        <w:rPr>
          <w:b/>
          <w:sz w:val="18"/>
        </w:rPr>
        <w:t>2021</w:t>
      </w:r>
      <w:r>
        <w:rPr>
          <w:sz w:val="18"/>
        </w:rPr>
        <w:t>,</w:t>
      </w:r>
      <w:r>
        <w:rPr>
          <w:spacing w:val="22"/>
          <w:sz w:val="18"/>
        </w:rPr>
        <w:t xml:space="preserve"> </w:t>
      </w:r>
      <w:r>
        <w:rPr>
          <w:i/>
          <w:sz w:val="18"/>
        </w:rPr>
        <w:t>29</w:t>
      </w:r>
      <w:r>
        <w:rPr>
          <w:sz w:val="18"/>
        </w:rPr>
        <w:t>,</w:t>
      </w:r>
      <w:r>
        <w:rPr>
          <w:spacing w:val="19"/>
          <w:sz w:val="18"/>
        </w:rPr>
        <w:t xml:space="preserve"> </w:t>
      </w:r>
      <w:r>
        <w:rPr>
          <w:sz w:val="18"/>
        </w:rPr>
        <w:t>615.</w:t>
      </w:r>
      <w:r>
        <w:rPr>
          <w:spacing w:val="38"/>
          <w:sz w:val="18"/>
        </w:rPr>
        <w:t xml:space="preserve">  </w:t>
      </w:r>
      <w:hyperlink r:id="rId51">
        <w:r>
          <w:rPr>
            <w:color w:val="0774B7"/>
            <w:spacing w:val="-2"/>
            <w:sz w:val="18"/>
          </w:rPr>
          <w:t>https:</w:t>
        </w:r>
      </w:hyperlink>
      <w:r>
        <w:rPr>
          <w:rFonts w:ascii="Times New Roman"/>
          <w:color w:val="0774B7"/>
          <w:sz w:val="18"/>
        </w:rPr>
        <w:tab/>
      </w:r>
      <w:r>
        <w:rPr>
          <w:rFonts w:ascii="Trebuchet MS"/>
          <w:spacing w:val="-5"/>
          <w:sz w:val="10"/>
        </w:rPr>
        <w:t>922</w:t>
      </w:r>
    </w:p>
    <w:bookmarkStart w:id="845" w:name="_bookmark50"/>
    <w:bookmarkEnd w:id="845"/>
    <w:p w14:paraId="3125A5A4" w14:textId="77777777" w:rsidR="00EA1924" w:rsidRDefault="00000000">
      <w:pPr>
        <w:pStyle w:val="BodyText"/>
        <w:tabs>
          <w:tab w:val="left" w:pos="10859"/>
        </w:tabs>
        <w:spacing w:before="32"/>
        <w:ind w:left="556"/>
        <w:rPr>
          <w:rFonts w:ascii="Trebuchet MS"/>
          <w:sz w:val="10"/>
        </w:rPr>
      </w:pPr>
      <w:r>
        <w:fldChar w:fldCharType="begin"/>
      </w:r>
      <w:r>
        <w:instrText>HYPERLINK "https://doi.org/10.1364/OE.410796" \h</w:instrText>
      </w:r>
      <w:r>
        <w:fldChar w:fldCharType="separate"/>
      </w:r>
      <w:r>
        <w:rPr>
          <w:color w:val="0774B7"/>
          <w:spacing w:val="-2"/>
        </w:rPr>
        <w:t>//doi.org/10.1364/OE.410796</w:t>
      </w:r>
      <w:r>
        <w:fldChar w:fldCharType="end"/>
      </w:r>
      <w:r>
        <w:rPr>
          <w:spacing w:val="-2"/>
        </w:rPr>
        <w:t>.</w:t>
      </w:r>
      <w:r>
        <w:rPr>
          <w:rFonts w:ascii="Times New Roman"/>
        </w:rPr>
        <w:tab/>
      </w:r>
      <w:r>
        <w:rPr>
          <w:rFonts w:ascii="Trebuchet MS"/>
          <w:spacing w:val="-5"/>
          <w:sz w:val="10"/>
        </w:rPr>
        <w:t>923</w:t>
      </w:r>
    </w:p>
    <w:p w14:paraId="0C505EF2" w14:textId="77777777" w:rsidR="00EA1924" w:rsidRDefault="00000000">
      <w:pPr>
        <w:pStyle w:val="ListParagraph"/>
        <w:numPr>
          <w:ilvl w:val="0"/>
          <w:numId w:val="1"/>
        </w:numPr>
        <w:tabs>
          <w:tab w:val="left" w:pos="578"/>
          <w:tab w:val="left" w:pos="10859"/>
        </w:tabs>
        <w:ind w:hanging="430"/>
        <w:rPr>
          <w:rFonts w:ascii="Trebuchet MS"/>
          <w:sz w:val="10"/>
        </w:rPr>
      </w:pPr>
      <w:r>
        <w:rPr>
          <w:spacing w:val="-2"/>
          <w:sz w:val="18"/>
        </w:rPr>
        <w:t>Vacareanu,</w:t>
      </w:r>
      <w:r>
        <w:rPr>
          <w:spacing w:val="-7"/>
          <w:sz w:val="18"/>
        </w:rPr>
        <w:t xml:space="preserve"> </w:t>
      </w:r>
      <w:r>
        <w:rPr>
          <w:spacing w:val="-2"/>
          <w:sz w:val="18"/>
        </w:rPr>
        <w:t>R.;</w:t>
      </w:r>
      <w:r>
        <w:rPr>
          <w:spacing w:val="-7"/>
          <w:sz w:val="18"/>
        </w:rPr>
        <w:t xml:space="preserve"> </w:t>
      </w:r>
      <w:r>
        <w:rPr>
          <w:spacing w:val="-2"/>
          <w:sz w:val="18"/>
        </w:rPr>
        <w:t>Negru,</w:t>
      </w:r>
      <w:r>
        <w:rPr>
          <w:spacing w:val="-6"/>
          <w:sz w:val="18"/>
        </w:rPr>
        <w:t xml:space="preserve"> </w:t>
      </w:r>
      <w:r>
        <w:rPr>
          <w:spacing w:val="-2"/>
          <w:sz w:val="18"/>
        </w:rPr>
        <w:t>V.A.;</w:t>
      </w:r>
      <w:r>
        <w:rPr>
          <w:spacing w:val="-7"/>
          <w:sz w:val="18"/>
        </w:rPr>
        <w:t xml:space="preserve"> </w:t>
      </w:r>
      <w:r>
        <w:rPr>
          <w:spacing w:val="-2"/>
          <w:sz w:val="18"/>
        </w:rPr>
        <w:t>Suciu,</w:t>
      </w:r>
      <w:r>
        <w:rPr>
          <w:spacing w:val="-6"/>
          <w:sz w:val="18"/>
        </w:rPr>
        <w:t xml:space="preserve"> </w:t>
      </w:r>
      <w:r>
        <w:rPr>
          <w:spacing w:val="-2"/>
          <w:sz w:val="18"/>
        </w:rPr>
        <w:t>V.;</w:t>
      </w:r>
      <w:r>
        <w:rPr>
          <w:spacing w:val="-7"/>
          <w:sz w:val="18"/>
        </w:rPr>
        <w:t xml:space="preserve"> </w:t>
      </w:r>
      <w:r>
        <w:rPr>
          <w:spacing w:val="-2"/>
          <w:sz w:val="18"/>
        </w:rPr>
        <w:t>Surdeanu,</w:t>
      </w:r>
      <w:r>
        <w:rPr>
          <w:spacing w:val="-6"/>
          <w:sz w:val="18"/>
        </w:rPr>
        <w:t xml:space="preserve"> </w:t>
      </w:r>
      <w:r>
        <w:rPr>
          <w:spacing w:val="-2"/>
          <w:sz w:val="18"/>
        </w:rPr>
        <w:t>M.</w:t>
      </w:r>
      <w:r>
        <w:rPr>
          <w:spacing w:val="11"/>
          <w:sz w:val="18"/>
        </w:rPr>
        <w:t xml:space="preserve"> </w:t>
      </w:r>
      <w:r>
        <w:rPr>
          <w:spacing w:val="-2"/>
          <w:sz w:val="18"/>
        </w:rPr>
        <w:t>From</w:t>
      </w:r>
      <w:r>
        <w:rPr>
          <w:spacing w:val="-7"/>
          <w:sz w:val="18"/>
        </w:rPr>
        <w:t xml:space="preserve"> </w:t>
      </w:r>
      <w:r>
        <w:rPr>
          <w:spacing w:val="-2"/>
          <w:sz w:val="18"/>
        </w:rPr>
        <w:t>Words</w:t>
      </w:r>
      <w:r>
        <w:rPr>
          <w:spacing w:val="-6"/>
          <w:sz w:val="18"/>
        </w:rPr>
        <w:t xml:space="preserve"> </w:t>
      </w:r>
      <w:r>
        <w:rPr>
          <w:spacing w:val="-2"/>
          <w:sz w:val="18"/>
        </w:rPr>
        <w:t>to</w:t>
      </w:r>
      <w:r>
        <w:rPr>
          <w:spacing w:val="-7"/>
          <w:sz w:val="18"/>
        </w:rPr>
        <w:t xml:space="preserve"> </w:t>
      </w:r>
      <w:r>
        <w:rPr>
          <w:spacing w:val="-2"/>
          <w:sz w:val="18"/>
        </w:rPr>
        <w:t>Numbers:</w:t>
      </w:r>
      <w:r>
        <w:rPr>
          <w:spacing w:val="3"/>
          <w:sz w:val="18"/>
        </w:rPr>
        <w:t xml:space="preserve"> </w:t>
      </w:r>
      <w:r>
        <w:rPr>
          <w:spacing w:val="-2"/>
          <w:sz w:val="18"/>
        </w:rPr>
        <w:t>Your</w:t>
      </w:r>
      <w:r>
        <w:rPr>
          <w:spacing w:val="-6"/>
          <w:sz w:val="18"/>
        </w:rPr>
        <w:t xml:space="preserve"> </w:t>
      </w:r>
      <w:r>
        <w:rPr>
          <w:spacing w:val="-2"/>
          <w:sz w:val="18"/>
        </w:rPr>
        <w:t>Large</w:t>
      </w:r>
      <w:r>
        <w:rPr>
          <w:spacing w:val="-7"/>
          <w:sz w:val="18"/>
        </w:rPr>
        <w:t xml:space="preserve"> </w:t>
      </w:r>
      <w:r>
        <w:rPr>
          <w:spacing w:val="-2"/>
          <w:sz w:val="18"/>
        </w:rPr>
        <w:t>Language</w:t>
      </w:r>
      <w:r>
        <w:rPr>
          <w:spacing w:val="-6"/>
          <w:sz w:val="18"/>
        </w:rPr>
        <w:t xml:space="preserve"> </w:t>
      </w:r>
      <w:r>
        <w:rPr>
          <w:spacing w:val="-2"/>
          <w:sz w:val="18"/>
        </w:rPr>
        <w:t>Model</w:t>
      </w:r>
      <w:r>
        <w:rPr>
          <w:spacing w:val="-7"/>
          <w:sz w:val="18"/>
        </w:rPr>
        <w:t xml:space="preserve"> </w:t>
      </w:r>
      <w:r>
        <w:rPr>
          <w:spacing w:val="-2"/>
          <w:sz w:val="18"/>
        </w:rPr>
        <w:t>Is</w:t>
      </w:r>
      <w:r>
        <w:rPr>
          <w:spacing w:val="-6"/>
          <w:sz w:val="18"/>
        </w:rPr>
        <w:t xml:space="preserve"> </w:t>
      </w:r>
      <w:r>
        <w:rPr>
          <w:spacing w:val="-2"/>
          <w:sz w:val="18"/>
        </w:rPr>
        <w:t>Secretly</w:t>
      </w:r>
      <w:r>
        <w:rPr>
          <w:spacing w:val="-7"/>
          <w:sz w:val="18"/>
        </w:rPr>
        <w:t xml:space="preserve"> </w:t>
      </w:r>
      <w:r>
        <w:rPr>
          <w:spacing w:val="-2"/>
          <w:sz w:val="18"/>
        </w:rPr>
        <w:t>a</w:t>
      </w:r>
      <w:r>
        <w:rPr>
          <w:spacing w:val="-6"/>
          <w:sz w:val="18"/>
        </w:rPr>
        <w:t xml:space="preserve"> </w:t>
      </w:r>
      <w:r>
        <w:rPr>
          <w:spacing w:val="-2"/>
          <w:sz w:val="18"/>
        </w:rPr>
        <w:t>Capable</w:t>
      </w:r>
      <w:r>
        <w:rPr>
          <w:rFonts w:ascii="Times New Roman"/>
          <w:sz w:val="18"/>
        </w:rPr>
        <w:tab/>
      </w:r>
      <w:r>
        <w:rPr>
          <w:rFonts w:ascii="Trebuchet MS"/>
          <w:spacing w:val="-5"/>
          <w:sz w:val="10"/>
        </w:rPr>
        <w:t>924</w:t>
      </w:r>
    </w:p>
    <w:p w14:paraId="02571FA4" w14:textId="77777777" w:rsidR="00EA1924" w:rsidRDefault="00000000">
      <w:pPr>
        <w:pStyle w:val="BodyText"/>
        <w:tabs>
          <w:tab w:val="left" w:pos="10859"/>
        </w:tabs>
        <w:spacing w:before="31"/>
        <w:ind w:left="578"/>
        <w:rPr>
          <w:rFonts w:ascii="Trebuchet MS"/>
          <w:sz w:val="10"/>
        </w:rPr>
      </w:pPr>
      <w:r>
        <w:t>Regressor</w:t>
      </w:r>
      <w:r>
        <w:rPr>
          <w:spacing w:val="10"/>
        </w:rPr>
        <w:t xml:space="preserve"> </w:t>
      </w:r>
      <w:r>
        <w:t>When</w:t>
      </w:r>
      <w:r>
        <w:rPr>
          <w:spacing w:val="11"/>
        </w:rPr>
        <w:t xml:space="preserve"> </w:t>
      </w:r>
      <w:r>
        <w:t>Given</w:t>
      </w:r>
      <w:r>
        <w:rPr>
          <w:spacing w:val="9"/>
        </w:rPr>
        <w:t xml:space="preserve"> </w:t>
      </w:r>
      <w:r>
        <w:t>In-Context</w:t>
      </w:r>
      <w:r>
        <w:rPr>
          <w:spacing w:val="11"/>
        </w:rPr>
        <w:t xml:space="preserve"> </w:t>
      </w:r>
      <w:r>
        <w:t>Examples.</w:t>
      </w:r>
      <w:r>
        <w:rPr>
          <w:spacing w:val="72"/>
        </w:rPr>
        <w:t xml:space="preserve"> </w:t>
      </w:r>
      <w:r>
        <w:t>In</w:t>
      </w:r>
      <w:r>
        <w:rPr>
          <w:spacing w:val="10"/>
        </w:rPr>
        <w:t xml:space="preserve"> </w:t>
      </w:r>
      <w:r>
        <w:t>Proceedings</w:t>
      </w:r>
      <w:r>
        <w:rPr>
          <w:spacing w:val="11"/>
        </w:rPr>
        <w:t xml:space="preserve"> </w:t>
      </w:r>
      <w:r>
        <w:t>of</w:t>
      </w:r>
      <w:r>
        <w:rPr>
          <w:spacing w:val="10"/>
        </w:rPr>
        <w:t xml:space="preserve"> </w:t>
      </w:r>
      <w:r>
        <w:t>the</w:t>
      </w:r>
      <w:r>
        <w:rPr>
          <w:spacing w:val="11"/>
        </w:rPr>
        <w:t xml:space="preserve"> </w:t>
      </w:r>
      <w:r>
        <w:t>First</w:t>
      </w:r>
      <w:r>
        <w:rPr>
          <w:spacing w:val="11"/>
        </w:rPr>
        <w:t xml:space="preserve"> </w:t>
      </w:r>
      <w:r>
        <w:t>Conference</w:t>
      </w:r>
      <w:r>
        <w:rPr>
          <w:spacing w:val="10"/>
        </w:rPr>
        <w:t xml:space="preserve"> </w:t>
      </w:r>
      <w:r>
        <w:t>on</w:t>
      </w:r>
      <w:r>
        <w:rPr>
          <w:spacing w:val="10"/>
        </w:rPr>
        <w:t xml:space="preserve"> </w:t>
      </w:r>
      <w:r>
        <w:t>Language</w:t>
      </w:r>
      <w:r>
        <w:rPr>
          <w:spacing w:val="10"/>
        </w:rPr>
        <w:t xml:space="preserve"> </w:t>
      </w:r>
      <w:r>
        <w:t>Modeling</w:t>
      </w:r>
      <w:r>
        <w:rPr>
          <w:spacing w:val="11"/>
        </w:rPr>
        <w:t xml:space="preserve"> </w:t>
      </w:r>
      <w:r>
        <w:t>(COLM),</w:t>
      </w:r>
      <w:r>
        <w:rPr>
          <w:spacing w:val="10"/>
        </w:rPr>
        <w:t xml:space="preserve"> </w:t>
      </w:r>
      <w:r>
        <w:rPr>
          <w:spacing w:val="-2"/>
        </w:rPr>
        <w:t>2024.</w:t>
      </w:r>
      <w:r>
        <w:tab/>
      </w:r>
      <w:r>
        <w:rPr>
          <w:rFonts w:ascii="Trebuchet MS"/>
          <w:spacing w:val="-5"/>
          <w:sz w:val="10"/>
        </w:rPr>
        <w:t>925</w:t>
      </w:r>
    </w:p>
    <w:bookmarkStart w:id="846" w:name="_bookmark51"/>
    <w:bookmarkEnd w:id="846"/>
    <w:p w14:paraId="6365931E" w14:textId="77777777" w:rsidR="00EA1924" w:rsidRDefault="00000000">
      <w:pPr>
        <w:pStyle w:val="BodyText"/>
        <w:tabs>
          <w:tab w:val="left" w:pos="10859"/>
        </w:tabs>
        <w:spacing w:before="32"/>
        <w:ind w:left="578"/>
        <w:rPr>
          <w:rFonts w:ascii="Trebuchet MS"/>
          <w:sz w:val="10"/>
        </w:rPr>
      </w:pPr>
      <w:r>
        <w:fldChar w:fldCharType="begin"/>
      </w:r>
      <w:r>
        <w:instrText>HYPERLINK "https://doi.org/10.48550/arXiv.2404.07544" \h</w:instrText>
      </w:r>
      <w:r>
        <w:fldChar w:fldCharType="separate"/>
      </w:r>
      <w:r>
        <w:rPr>
          <w:color w:val="0774B7"/>
          <w:spacing w:val="-2"/>
        </w:rPr>
        <w:t>https://doi.org/10.48550/arXiv.2404.07544</w:t>
      </w:r>
      <w:r>
        <w:fldChar w:fldCharType="end"/>
      </w:r>
      <w:r>
        <w:rPr>
          <w:spacing w:val="-2"/>
        </w:rPr>
        <w:t>.</w:t>
      </w:r>
      <w:r>
        <w:rPr>
          <w:rFonts w:ascii="Times New Roman"/>
        </w:rPr>
        <w:tab/>
      </w:r>
      <w:r>
        <w:rPr>
          <w:rFonts w:ascii="Trebuchet MS"/>
          <w:spacing w:val="-5"/>
          <w:sz w:val="10"/>
        </w:rPr>
        <w:t>926</w:t>
      </w:r>
    </w:p>
    <w:p w14:paraId="4AC9DD1D" w14:textId="77777777" w:rsidR="00EA1924" w:rsidRPr="00A92717" w:rsidRDefault="00000000">
      <w:pPr>
        <w:pStyle w:val="ListParagraph"/>
        <w:numPr>
          <w:ilvl w:val="0"/>
          <w:numId w:val="1"/>
        </w:numPr>
        <w:tabs>
          <w:tab w:val="left" w:pos="578"/>
          <w:tab w:val="left" w:pos="10859"/>
        </w:tabs>
        <w:ind w:hanging="430"/>
        <w:rPr>
          <w:rFonts w:ascii="Trebuchet MS"/>
          <w:sz w:val="10"/>
          <w:lang w:val="it-IT"/>
        </w:rPr>
      </w:pPr>
      <w:r w:rsidRPr="00A92717">
        <w:rPr>
          <w:sz w:val="18"/>
          <w:lang w:val="it-IT"/>
        </w:rPr>
        <w:t>Shojaee,</w:t>
      </w:r>
      <w:r w:rsidRPr="00A92717">
        <w:rPr>
          <w:spacing w:val="-1"/>
          <w:sz w:val="18"/>
          <w:lang w:val="it-IT"/>
        </w:rPr>
        <w:t xml:space="preserve"> </w:t>
      </w:r>
      <w:r w:rsidRPr="00A92717">
        <w:rPr>
          <w:sz w:val="18"/>
          <w:lang w:val="it-IT"/>
        </w:rPr>
        <w:t>P.;</w:t>
      </w:r>
      <w:r w:rsidRPr="00A92717">
        <w:rPr>
          <w:spacing w:val="1"/>
          <w:sz w:val="18"/>
          <w:lang w:val="it-IT"/>
        </w:rPr>
        <w:t xml:space="preserve"> </w:t>
      </w:r>
      <w:r w:rsidRPr="00A92717">
        <w:rPr>
          <w:sz w:val="18"/>
          <w:lang w:val="it-IT"/>
        </w:rPr>
        <w:t>Meidani,</w:t>
      </w:r>
      <w:r w:rsidRPr="00A92717">
        <w:rPr>
          <w:spacing w:val="1"/>
          <w:sz w:val="18"/>
          <w:lang w:val="it-IT"/>
        </w:rPr>
        <w:t xml:space="preserve"> </w:t>
      </w:r>
      <w:r w:rsidRPr="00A92717">
        <w:rPr>
          <w:sz w:val="18"/>
          <w:lang w:val="it-IT"/>
        </w:rPr>
        <w:t>K.;</w:t>
      </w:r>
      <w:r w:rsidRPr="00A92717">
        <w:rPr>
          <w:spacing w:val="1"/>
          <w:sz w:val="18"/>
          <w:lang w:val="it-IT"/>
        </w:rPr>
        <w:t xml:space="preserve"> </w:t>
      </w:r>
      <w:r w:rsidRPr="00A92717">
        <w:rPr>
          <w:sz w:val="18"/>
          <w:lang w:val="it-IT"/>
        </w:rPr>
        <w:t>Gupta,</w:t>
      </w:r>
      <w:r w:rsidRPr="00A92717">
        <w:rPr>
          <w:spacing w:val="1"/>
          <w:sz w:val="18"/>
          <w:lang w:val="it-IT"/>
        </w:rPr>
        <w:t xml:space="preserve"> </w:t>
      </w:r>
      <w:r w:rsidRPr="00A92717">
        <w:rPr>
          <w:sz w:val="18"/>
          <w:lang w:val="it-IT"/>
        </w:rPr>
        <w:t>S.;</w:t>
      </w:r>
      <w:r w:rsidRPr="00A92717">
        <w:rPr>
          <w:spacing w:val="1"/>
          <w:sz w:val="18"/>
          <w:lang w:val="it-IT"/>
        </w:rPr>
        <w:t xml:space="preserve"> </w:t>
      </w:r>
      <w:r w:rsidRPr="00A92717">
        <w:rPr>
          <w:sz w:val="18"/>
          <w:lang w:val="it-IT"/>
        </w:rPr>
        <w:t>Barati</w:t>
      </w:r>
      <w:r w:rsidRPr="00A92717">
        <w:rPr>
          <w:spacing w:val="1"/>
          <w:sz w:val="18"/>
          <w:lang w:val="it-IT"/>
        </w:rPr>
        <w:t xml:space="preserve"> </w:t>
      </w:r>
      <w:r w:rsidRPr="00A92717">
        <w:rPr>
          <w:sz w:val="18"/>
          <w:lang w:val="it-IT"/>
        </w:rPr>
        <w:t>Farimani,</w:t>
      </w:r>
      <w:r w:rsidRPr="00A92717">
        <w:rPr>
          <w:spacing w:val="2"/>
          <w:sz w:val="18"/>
          <w:lang w:val="it-IT"/>
        </w:rPr>
        <w:t xml:space="preserve"> </w:t>
      </w:r>
      <w:r w:rsidRPr="00A92717">
        <w:rPr>
          <w:sz w:val="18"/>
          <w:lang w:val="it-IT"/>
        </w:rPr>
        <w:t>A.;</w:t>
      </w:r>
      <w:r w:rsidRPr="00A92717">
        <w:rPr>
          <w:spacing w:val="1"/>
          <w:sz w:val="18"/>
          <w:lang w:val="it-IT"/>
        </w:rPr>
        <w:t xml:space="preserve"> </w:t>
      </w:r>
      <w:r w:rsidRPr="00A92717">
        <w:rPr>
          <w:sz w:val="18"/>
          <w:lang w:val="it-IT"/>
        </w:rPr>
        <w:t>Reddy,</w:t>
      </w:r>
      <w:r w:rsidRPr="00A92717">
        <w:rPr>
          <w:spacing w:val="1"/>
          <w:sz w:val="18"/>
          <w:lang w:val="it-IT"/>
        </w:rPr>
        <w:t xml:space="preserve"> </w:t>
      </w:r>
      <w:r w:rsidRPr="00A92717">
        <w:rPr>
          <w:sz w:val="18"/>
          <w:lang w:val="it-IT"/>
        </w:rPr>
        <w:t>C.K.</w:t>
      </w:r>
      <w:r w:rsidRPr="00A92717">
        <w:rPr>
          <w:spacing w:val="22"/>
          <w:sz w:val="18"/>
          <w:lang w:val="it-IT"/>
        </w:rPr>
        <w:t xml:space="preserve"> </w:t>
      </w:r>
      <w:r w:rsidRPr="00A92717">
        <w:rPr>
          <w:sz w:val="18"/>
          <w:lang w:val="it-IT"/>
        </w:rPr>
        <w:t>LLM-SR:</w:t>
      </w:r>
      <w:r w:rsidRPr="00A92717">
        <w:rPr>
          <w:spacing w:val="1"/>
          <w:sz w:val="18"/>
          <w:lang w:val="it-IT"/>
        </w:rPr>
        <w:t xml:space="preserve"> </w:t>
      </w:r>
      <w:r w:rsidRPr="00A92717">
        <w:rPr>
          <w:sz w:val="18"/>
          <w:lang w:val="it-IT"/>
        </w:rPr>
        <w:t>Scientific</w:t>
      </w:r>
      <w:r w:rsidRPr="00A92717">
        <w:rPr>
          <w:spacing w:val="1"/>
          <w:sz w:val="18"/>
          <w:lang w:val="it-IT"/>
        </w:rPr>
        <w:t xml:space="preserve"> </w:t>
      </w:r>
      <w:r w:rsidRPr="00A92717">
        <w:rPr>
          <w:sz w:val="18"/>
          <w:lang w:val="it-IT"/>
        </w:rPr>
        <w:t>Equation</w:t>
      </w:r>
      <w:r w:rsidRPr="00A92717">
        <w:rPr>
          <w:spacing w:val="1"/>
          <w:sz w:val="18"/>
          <w:lang w:val="it-IT"/>
        </w:rPr>
        <w:t xml:space="preserve"> </w:t>
      </w:r>
      <w:r w:rsidRPr="00A92717">
        <w:rPr>
          <w:sz w:val="18"/>
          <w:lang w:val="it-IT"/>
        </w:rPr>
        <w:t>Discovery</w:t>
      </w:r>
      <w:r w:rsidRPr="00A92717">
        <w:rPr>
          <w:spacing w:val="1"/>
          <w:sz w:val="18"/>
          <w:lang w:val="it-IT"/>
        </w:rPr>
        <w:t xml:space="preserve"> </w:t>
      </w:r>
      <w:r w:rsidRPr="00A92717">
        <w:rPr>
          <w:sz w:val="18"/>
          <w:lang w:val="it-IT"/>
        </w:rPr>
        <w:t>via</w:t>
      </w:r>
      <w:r w:rsidRPr="00A92717">
        <w:rPr>
          <w:spacing w:val="2"/>
          <w:sz w:val="18"/>
          <w:lang w:val="it-IT"/>
        </w:rPr>
        <w:t xml:space="preserve"> </w:t>
      </w:r>
      <w:r w:rsidRPr="00A92717">
        <w:rPr>
          <w:spacing w:val="-2"/>
          <w:sz w:val="18"/>
          <w:lang w:val="it-IT"/>
        </w:rPr>
        <w:t>Programming</w:t>
      </w:r>
      <w:r w:rsidRPr="00A92717">
        <w:rPr>
          <w:rFonts w:ascii="Times New Roman"/>
          <w:sz w:val="18"/>
          <w:lang w:val="it-IT"/>
        </w:rPr>
        <w:tab/>
      </w:r>
      <w:r w:rsidRPr="00A92717">
        <w:rPr>
          <w:rFonts w:ascii="Trebuchet MS"/>
          <w:spacing w:val="-5"/>
          <w:sz w:val="10"/>
          <w:lang w:val="it-IT"/>
        </w:rPr>
        <w:t>927</w:t>
      </w:r>
    </w:p>
    <w:p w14:paraId="3D346BA4" w14:textId="77777777" w:rsidR="00EA1924" w:rsidRDefault="00000000">
      <w:pPr>
        <w:pStyle w:val="BodyText"/>
        <w:tabs>
          <w:tab w:val="left" w:pos="10859"/>
        </w:tabs>
        <w:spacing w:before="31"/>
        <w:ind w:left="571"/>
        <w:rPr>
          <w:rFonts w:ascii="Trebuchet MS"/>
          <w:sz w:val="10"/>
        </w:rPr>
      </w:pPr>
      <w:r>
        <w:t>with</w:t>
      </w:r>
      <w:r>
        <w:rPr>
          <w:spacing w:val="23"/>
        </w:rPr>
        <w:t xml:space="preserve"> </w:t>
      </w:r>
      <w:r>
        <w:t>Large</w:t>
      </w:r>
      <w:r>
        <w:rPr>
          <w:spacing w:val="23"/>
        </w:rPr>
        <w:t xml:space="preserve"> </w:t>
      </w:r>
      <w:r>
        <w:t>Language</w:t>
      </w:r>
      <w:r>
        <w:rPr>
          <w:spacing w:val="23"/>
        </w:rPr>
        <w:t xml:space="preserve"> </w:t>
      </w:r>
      <w:r>
        <w:t>Models.</w:t>
      </w:r>
      <w:r>
        <w:rPr>
          <w:spacing w:val="51"/>
        </w:rPr>
        <w:t xml:space="preserve">  </w:t>
      </w:r>
      <w:r>
        <w:t>In</w:t>
      </w:r>
      <w:r>
        <w:rPr>
          <w:spacing w:val="23"/>
        </w:rPr>
        <w:t xml:space="preserve"> </w:t>
      </w:r>
      <w:r>
        <w:t>Proceedings</w:t>
      </w:r>
      <w:r>
        <w:rPr>
          <w:spacing w:val="23"/>
        </w:rPr>
        <w:t xml:space="preserve"> </w:t>
      </w:r>
      <w:r>
        <w:t>of</w:t>
      </w:r>
      <w:r>
        <w:rPr>
          <w:spacing w:val="23"/>
        </w:rPr>
        <w:t xml:space="preserve"> </w:t>
      </w:r>
      <w:r>
        <w:t>the</w:t>
      </w:r>
      <w:r>
        <w:rPr>
          <w:spacing w:val="24"/>
        </w:rPr>
        <w:t xml:space="preserve"> </w:t>
      </w:r>
      <w:r>
        <w:t>International</w:t>
      </w:r>
      <w:r>
        <w:rPr>
          <w:spacing w:val="23"/>
        </w:rPr>
        <w:t xml:space="preserve"> </w:t>
      </w:r>
      <w:r>
        <w:t>Conference</w:t>
      </w:r>
      <w:r>
        <w:rPr>
          <w:spacing w:val="23"/>
        </w:rPr>
        <w:t xml:space="preserve"> </w:t>
      </w:r>
      <w:r>
        <w:t>on</w:t>
      </w:r>
      <w:r>
        <w:rPr>
          <w:spacing w:val="24"/>
        </w:rPr>
        <w:t xml:space="preserve"> </w:t>
      </w:r>
      <w:r>
        <w:t>Learning</w:t>
      </w:r>
      <w:r>
        <w:rPr>
          <w:spacing w:val="23"/>
        </w:rPr>
        <w:t xml:space="preserve"> </w:t>
      </w:r>
      <w:r>
        <w:t>Representations</w:t>
      </w:r>
      <w:r>
        <w:rPr>
          <w:spacing w:val="23"/>
        </w:rPr>
        <w:t xml:space="preserve"> </w:t>
      </w:r>
      <w:r>
        <w:t>(ICLR),</w:t>
      </w:r>
      <w:r>
        <w:rPr>
          <w:spacing w:val="24"/>
        </w:rPr>
        <w:t xml:space="preserve"> </w:t>
      </w:r>
      <w:r>
        <w:rPr>
          <w:spacing w:val="-2"/>
        </w:rPr>
        <w:t>2025.</w:t>
      </w:r>
      <w:r>
        <w:tab/>
      </w:r>
      <w:r>
        <w:rPr>
          <w:rFonts w:ascii="Trebuchet MS"/>
          <w:spacing w:val="-5"/>
          <w:sz w:val="10"/>
        </w:rPr>
        <w:t>928</w:t>
      </w:r>
    </w:p>
    <w:bookmarkStart w:id="847" w:name="_bookmark52"/>
    <w:bookmarkEnd w:id="847"/>
    <w:p w14:paraId="1F123EB5" w14:textId="77777777" w:rsidR="00EA1924" w:rsidRDefault="00000000">
      <w:pPr>
        <w:pStyle w:val="BodyText"/>
        <w:tabs>
          <w:tab w:val="left" w:pos="10859"/>
        </w:tabs>
        <w:spacing w:before="32"/>
        <w:ind w:left="578"/>
        <w:rPr>
          <w:rFonts w:ascii="Trebuchet MS"/>
          <w:sz w:val="10"/>
        </w:rPr>
      </w:pPr>
      <w:r>
        <w:fldChar w:fldCharType="begin"/>
      </w:r>
      <w:r>
        <w:instrText>HYPERLINK "https://doi.org/10.48550/arXiv.2404.18400" \h</w:instrText>
      </w:r>
      <w:r>
        <w:fldChar w:fldCharType="separate"/>
      </w:r>
      <w:r>
        <w:rPr>
          <w:color w:val="0774B7"/>
          <w:spacing w:val="-2"/>
        </w:rPr>
        <w:t>https://doi.org/10.48550/arXiv.2404.18400</w:t>
      </w:r>
      <w:r>
        <w:fldChar w:fldCharType="end"/>
      </w:r>
      <w:r>
        <w:rPr>
          <w:spacing w:val="-2"/>
        </w:rPr>
        <w:t>.</w:t>
      </w:r>
      <w:r>
        <w:rPr>
          <w:rFonts w:ascii="Times New Roman"/>
        </w:rPr>
        <w:tab/>
      </w:r>
      <w:r>
        <w:rPr>
          <w:rFonts w:ascii="Trebuchet MS"/>
          <w:spacing w:val="-5"/>
          <w:sz w:val="10"/>
        </w:rPr>
        <w:t>929</w:t>
      </w:r>
    </w:p>
    <w:p w14:paraId="19FC6E36" w14:textId="77777777" w:rsidR="00EA1924" w:rsidRDefault="00000000">
      <w:pPr>
        <w:pStyle w:val="ListParagraph"/>
        <w:numPr>
          <w:ilvl w:val="0"/>
          <w:numId w:val="1"/>
        </w:numPr>
        <w:tabs>
          <w:tab w:val="left" w:pos="578"/>
          <w:tab w:val="left" w:pos="10859"/>
        </w:tabs>
        <w:ind w:hanging="430"/>
        <w:rPr>
          <w:rFonts w:ascii="Trebuchet MS" w:hAnsi="Trebuchet MS"/>
          <w:sz w:val="10"/>
        </w:rPr>
      </w:pPr>
      <w:r>
        <w:rPr>
          <w:sz w:val="18"/>
        </w:rPr>
        <w:t>Hoerl,</w:t>
      </w:r>
      <w:r>
        <w:rPr>
          <w:spacing w:val="4"/>
          <w:sz w:val="18"/>
        </w:rPr>
        <w:t xml:space="preserve"> </w:t>
      </w:r>
      <w:r>
        <w:rPr>
          <w:sz w:val="18"/>
        </w:rPr>
        <w:t>A.E.;</w:t>
      </w:r>
      <w:r>
        <w:rPr>
          <w:spacing w:val="6"/>
          <w:sz w:val="18"/>
        </w:rPr>
        <w:t xml:space="preserve"> </w:t>
      </w:r>
      <w:r>
        <w:rPr>
          <w:sz w:val="18"/>
        </w:rPr>
        <w:t>Kennard,</w:t>
      </w:r>
      <w:r>
        <w:rPr>
          <w:spacing w:val="5"/>
          <w:sz w:val="18"/>
        </w:rPr>
        <w:t xml:space="preserve"> </w:t>
      </w:r>
      <w:r>
        <w:rPr>
          <w:sz w:val="18"/>
        </w:rPr>
        <w:t>R.W.</w:t>
      </w:r>
      <w:r>
        <w:rPr>
          <w:spacing w:val="31"/>
          <w:sz w:val="18"/>
        </w:rPr>
        <w:t xml:space="preserve"> </w:t>
      </w:r>
      <w:r>
        <w:rPr>
          <w:sz w:val="18"/>
        </w:rPr>
        <w:t>Ridge</w:t>
      </w:r>
      <w:r>
        <w:rPr>
          <w:spacing w:val="4"/>
          <w:sz w:val="18"/>
        </w:rPr>
        <w:t xml:space="preserve"> </w:t>
      </w:r>
      <w:r>
        <w:rPr>
          <w:sz w:val="18"/>
        </w:rPr>
        <w:t>Regression:</w:t>
      </w:r>
      <w:r>
        <w:rPr>
          <w:spacing w:val="19"/>
          <w:sz w:val="18"/>
        </w:rPr>
        <w:t xml:space="preserve"> </w:t>
      </w:r>
      <w:r>
        <w:rPr>
          <w:sz w:val="18"/>
        </w:rPr>
        <w:t>Biased</w:t>
      </w:r>
      <w:r>
        <w:rPr>
          <w:spacing w:val="5"/>
          <w:sz w:val="18"/>
        </w:rPr>
        <w:t xml:space="preserve"> </w:t>
      </w:r>
      <w:r>
        <w:rPr>
          <w:sz w:val="18"/>
        </w:rPr>
        <w:t>Estimation</w:t>
      </w:r>
      <w:r>
        <w:rPr>
          <w:spacing w:val="5"/>
          <w:sz w:val="18"/>
        </w:rPr>
        <w:t xml:space="preserve"> </w:t>
      </w:r>
      <w:r>
        <w:rPr>
          <w:sz w:val="18"/>
        </w:rPr>
        <w:t>for</w:t>
      </w:r>
      <w:r>
        <w:rPr>
          <w:spacing w:val="5"/>
          <w:sz w:val="18"/>
        </w:rPr>
        <w:t xml:space="preserve"> </w:t>
      </w:r>
      <w:r>
        <w:rPr>
          <w:sz w:val="18"/>
        </w:rPr>
        <w:t>Nonorthogonal</w:t>
      </w:r>
      <w:r>
        <w:rPr>
          <w:spacing w:val="5"/>
          <w:sz w:val="18"/>
        </w:rPr>
        <w:t xml:space="preserve"> </w:t>
      </w:r>
      <w:r>
        <w:rPr>
          <w:sz w:val="18"/>
        </w:rPr>
        <w:t>Problems.</w:t>
      </w:r>
      <w:r>
        <w:rPr>
          <w:spacing w:val="47"/>
          <w:sz w:val="18"/>
        </w:rPr>
        <w:t xml:space="preserve"> </w:t>
      </w:r>
      <w:r>
        <w:rPr>
          <w:i/>
          <w:sz w:val="18"/>
        </w:rPr>
        <w:t>Technometrics</w:t>
      </w:r>
      <w:r>
        <w:rPr>
          <w:i/>
          <w:spacing w:val="5"/>
          <w:sz w:val="18"/>
        </w:rPr>
        <w:t xml:space="preserve"> </w:t>
      </w:r>
      <w:r>
        <w:rPr>
          <w:b/>
          <w:sz w:val="18"/>
        </w:rPr>
        <w:t>1970</w:t>
      </w:r>
      <w:r>
        <w:rPr>
          <w:sz w:val="18"/>
        </w:rPr>
        <w:t>,</w:t>
      </w:r>
      <w:r>
        <w:rPr>
          <w:spacing w:val="5"/>
          <w:sz w:val="18"/>
        </w:rPr>
        <w:t xml:space="preserve"> </w:t>
      </w:r>
      <w:r>
        <w:rPr>
          <w:i/>
          <w:sz w:val="18"/>
        </w:rPr>
        <w:t>12</w:t>
      </w:r>
      <w:r>
        <w:rPr>
          <w:sz w:val="18"/>
        </w:rPr>
        <w:t>,</w:t>
      </w:r>
      <w:r>
        <w:rPr>
          <w:spacing w:val="5"/>
          <w:sz w:val="18"/>
        </w:rPr>
        <w:t xml:space="preserve"> </w:t>
      </w:r>
      <w:r>
        <w:rPr>
          <w:sz w:val="18"/>
        </w:rPr>
        <w:t>55–</w:t>
      </w:r>
      <w:r>
        <w:rPr>
          <w:spacing w:val="-5"/>
          <w:sz w:val="18"/>
        </w:rPr>
        <w:t>67.</w:t>
      </w:r>
      <w:r>
        <w:rPr>
          <w:sz w:val="18"/>
        </w:rPr>
        <w:tab/>
      </w:r>
      <w:r>
        <w:rPr>
          <w:rFonts w:ascii="Trebuchet MS" w:hAnsi="Trebuchet MS"/>
          <w:spacing w:val="-5"/>
          <w:sz w:val="10"/>
        </w:rPr>
        <w:t>930</w:t>
      </w:r>
    </w:p>
    <w:bookmarkStart w:id="848" w:name="_bookmark53"/>
    <w:bookmarkEnd w:id="848"/>
    <w:p w14:paraId="041CD9E6" w14:textId="77777777" w:rsidR="00EA1924" w:rsidRDefault="00000000">
      <w:pPr>
        <w:pStyle w:val="BodyText"/>
        <w:tabs>
          <w:tab w:val="left" w:pos="10859"/>
        </w:tabs>
        <w:spacing w:before="31"/>
        <w:ind w:left="578"/>
        <w:rPr>
          <w:rFonts w:ascii="Trebuchet MS"/>
          <w:sz w:val="10"/>
        </w:rPr>
      </w:pPr>
      <w:r>
        <w:fldChar w:fldCharType="begin"/>
      </w:r>
      <w:r>
        <w:instrText>HYPERLINK "https://doi.org/10.1080/00401706.1970.10488634" \h</w:instrText>
      </w:r>
      <w:r>
        <w:fldChar w:fldCharType="separate"/>
      </w:r>
      <w:r>
        <w:rPr>
          <w:color w:val="0774B7"/>
          <w:spacing w:val="-2"/>
        </w:rPr>
        <w:t>https://doi.org/10.1080/00401706.1970.10488634</w:t>
      </w:r>
      <w:r>
        <w:fldChar w:fldCharType="end"/>
      </w:r>
      <w:r>
        <w:rPr>
          <w:spacing w:val="-2"/>
        </w:rPr>
        <w:t>.</w:t>
      </w:r>
      <w:r>
        <w:rPr>
          <w:rFonts w:ascii="Times New Roman"/>
        </w:rPr>
        <w:tab/>
      </w:r>
      <w:r>
        <w:rPr>
          <w:rFonts w:ascii="Trebuchet MS"/>
          <w:spacing w:val="-5"/>
          <w:sz w:val="10"/>
        </w:rPr>
        <w:t>931</w:t>
      </w:r>
    </w:p>
    <w:p w14:paraId="61DFFC95"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Tibshirani,</w:t>
      </w:r>
      <w:r>
        <w:rPr>
          <w:spacing w:val="3"/>
          <w:sz w:val="18"/>
        </w:rPr>
        <w:t xml:space="preserve"> </w:t>
      </w:r>
      <w:r>
        <w:rPr>
          <w:sz w:val="18"/>
        </w:rPr>
        <w:t>R.</w:t>
      </w:r>
      <w:r>
        <w:rPr>
          <w:spacing w:val="25"/>
          <w:sz w:val="18"/>
        </w:rPr>
        <w:t xml:space="preserve"> </w:t>
      </w:r>
      <w:r>
        <w:rPr>
          <w:sz w:val="18"/>
        </w:rPr>
        <w:t>Regression</w:t>
      </w:r>
      <w:r>
        <w:rPr>
          <w:spacing w:val="3"/>
          <w:sz w:val="18"/>
        </w:rPr>
        <w:t xml:space="preserve"> </w:t>
      </w:r>
      <w:r>
        <w:rPr>
          <w:sz w:val="18"/>
        </w:rPr>
        <w:t>Shrinkage</w:t>
      </w:r>
      <w:r>
        <w:rPr>
          <w:spacing w:val="4"/>
          <w:sz w:val="18"/>
        </w:rPr>
        <w:t xml:space="preserve"> </w:t>
      </w:r>
      <w:r>
        <w:rPr>
          <w:sz w:val="18"/>
        </w:rPr>
        <w:t>and</w:t>
      </w:r>
      <w:r>
        <w:rPr>
          <w:spacing w:val="3"/>
          <w:sz w:val="18"/>
        </w:rPr>
        <w:t xml:space="preserve"> </w:t>
      </w:r>
      <w:r>
        <w:rPr>
          <w:sz w:val="18"/>
        </w:rPr>
        <w:t>Selection</w:t>
      </w:r>
      <w:r>
        <w:rPr>
          <w:spacing w:val="4"/>
          <w:sz w:val="18"/>
        </w:rPr>
        <w:t xml:space="preserve"> </w:t>
      </w:r>
      <w:r>
        <w:rPr>
          <w:sz w:val="18"/>
        </w:rPr>
        <w:t>via</w:t>
      </w:r>
      <w:r>
        <w:rPr>
          <w:spacing w:val="3"/>
          <w:sz w:val="18"/>
        </w:rPr>
        <w:t xml:space="preserve"> </w:t>
      </w:r>
      <w:r>
        <w:rPr>
          <w:sz w:val="18"/>
        </w:rPr>
        <w:t>the</w:t>
      </w:r>
      <w:r>
        <w:rPr>
          <w:spacing w:val="4"/>
          <w:sz w:val="18"/>
        </w:rPr>
        <w:t xml:space="preserve"> </w:t>
      </w:r>
      <w:r>
        <w:rPr>
          <w:sz w:val="18"/>
        </w:rPr>
        <w:t>Lasso.</w:t>
      </w:r>
      <w:r>
        <w:rPr>
          <w:spacing w:val="37"/>
          <w:sz w:val="18"/>
        </w:rPr>
        <w:t xml:space="preserve"> </w:t>
      </w:r>
      <w:r>
        <w:rPr>
          <w:i/>
          <w:sz w:val="18"/>
        </w:rPr>
        <w:t>Journal</w:t>
      </w:r>
      <w:r>
        <w:rPr>
          <w:i/>
          <w:spacing w:val="3"/>
          <w:sz w:val="18"/>
        </w:rPr>
        <w:t xml:space="preserve"> </w:t>
      </w:r>
      <w:r>
        <w:rPr>
          <w:i/>
          <w:sz w:val="18"/>
        </w:rPr>
        <w:t>of</w:t>
      </w:r>
      <w:r>
        <w:rPr>
          <w:i/>
          <w:spacing w:val="4"/>
          <w:sz w:val="18"/>
        </w:rPr>
        <w:t xml:space="preserve"> </w:t>
      </w:r>
      <w:r>
        <w:rPr>
          <w:i/>
          <w:sz w:val="18"/>
        </w:rPr>
        <w:t>the</w:t>
      </w:r>
      <w:r>
        <w:rPr>
          <w:i/>
          <w:spacing w:val="3"/>
          <w:sz w:val="18"/>
        </w:rPr>
        <w:t xml:space="preserve"> </w:t>
      </w:r>
      <w:r>
        <w:rPr>
          <w:i/>
          <w:sz w:val="18"/>
        </w:rPr>
        <w:t>Royal</w:t>
      </w:r>
      <w:r>
        <w:rPr>
          <w:i/>
          <w:spacing w:val="3"/>
          <w:sz w:val="18"/>
        </w:rPr>
        <w:t xml:space="preserve"> </w:t>
      </w:r>
      <w:r>
        <w:rPr>
          <w:i/>
          <w:sz w:val="18"/>
        </w:rPr>
        <w:t>Statistical</w:t>
      </w:r>
      <w:r>
        <w:rPr>
          <w:i/>
          <w:spacing w:val="4"/>
          <w:sz w:val="18"/>
        </w:rPr>
        <w:t xml:space="preserve"> </w:t>
      </w:r>
      <w:r>
        <w:rPr>
          <w:i/>
          <w:sz w:val="18"/>
        </w:rPr>
        <w:t>Society:</w:t>
      </w:r>
      <w:r>
        <w:rPr>
          <w:i/>
          <w:spacing w:val="14"/>
          <w:sz w:val="18"/>
        </w:rPr>
        <w:t xml:space="preserve"> </w:t>
      </w:r>
      <w:r>
        <w:rPr>
          <w:i/>
          <w:sz w:val="18"/>
        </w:rPr>
        <w:t>Series</w:t>
      </w:r>
      <w:r>
        <w:rPr>
          <w:i/>
          <w:spacing w:val="4"/>
          <w:sz w:val="18"/>
        </w:rPr>
        <w:t xml:space="preserve"> </w:t>
      </w:r>
      <w:r>
        <w:rPr>
          <w:i/>
          <w:sz w:val="18"/>
        </w:rPr>
        <w:t>B</w:t>
      </w:r>
      <w:r>
        <w:rPr>
          <w:i/>
          <w:spacing w:val="3"/>
          <w:sz w:val="18"/>
        </w:rPr>
        <w:t xml:space="preserve"> </w:t>
      </w:r>
      <w:r>
        <w:rPr>
          <w:i/>
          <w:spacing w:val="-2"/>
          <w:sz w:val="18"/>
        </w:rPr>
        <w:t>(Methodological)</w:t>
      </w:r>
      <w:r>
        <w:rPr>
          <w:rFonts w:ascii="Times New Roman"/>
          <w:sz w:val="18"/>
        </w:rPr>
        <w:tab/>
      </w:r>
      <w:r>
        <w:rPr>
          <w:rFonts w:ascii="Trebuchet MS"/>
          <w:spacing w:val="-5"/>
          <w:sz w:val="10"/>
        </w:rPr>
        <w:t>932</w:t>
      </w:r>
    </w:p>
    <w:p w14:paraId="68E9CA86" w14:textId="77777777" w:rsidR="00EA1924" w:rsidRDefault="00000000">
      <w:pPr>
        <w:pStyle w:val="BodyText"/>
        <w:tabs>
          <w:tab w:val="left" w:pos="10859"/>
        </w:tabs>
        <w:spacing w:before="32"/>
        <w:ind w:left="569"/>
        <w:rPr>
          <w:rFonts w:ascii="Trebuchet MS" w:hAnsi="Trebuchet MS"/>
          <w:sz w:val="10"/>
        </w:rPr>
      </w:pPr>
      <w:bookmarkStart w:id="849" w:name="_bookmark54"/>
      <w:bookmarkEnd w:id="849"/>
      <w:r>
        <w:rPr>
          <w:b/>
        </w:rPr>
        <w:t>1996</w:t>
      </w:r>
      <w:r>
        <w:t>,</w:t>
      </w:r>
      <w:r>
        <w:rPr>
          <w:spacing w:val="-11"/>
        </w:rPr>
        <w:t xml:space="preserve"> </w:t>
      </w:r>
      <w:r>
        <w:rPr>
          <w:i/>
        </w:rPr>
        <w:t>58</w:t>
      </w:r>
      <w:r>
        <w:t>,</w:t>
      </w:r>
      <w:r>
        <w:rPr>
          <w:spacing w:val="-10"/>
        </w:rPr>
        <w:t xml:space="preserve"> </w:t>
      </w:r>
      <w:r>
        <w:t>267–288.</w:t>
      </w:r>
      <w:r>
        <w:rPr>
          <w:spacing w:val="15"/>
        </w:rPr>
        <w:t xml:space="preserve"> </w:t>
      </w:r>
      <w:hyperlink r:id="rId52">
        <w:r>
          <w:rPr>
            <w:color w:val="0774B7"/>
          </w:rPr>
          <w:t>https://doi.org/10.1111/j.2517-</w:t>
        </w:r>
        <w:r>
          <w:rPr>
            <w:color w:val="0774B7"/>
            <w:spacing w:val="-2"/>
          </w:rPr>
          <w:t>6161.1996.tb02080.x</w:t>
        </w:r>
      </w:hyperlink>
      <w:r>
        <w:rPr>
          <w:spacing w:val="-2"/>
        </w:rPr>
        <w:t>.</w:t>
      </w:r>
      <w:r>
        <w:rPr>
          <w:rFonts w:ascii="Times New Roman" w:hAnsi="Times New Roman"/>
        </w:rPr>
        <w:tab/>
      </w:r>
      <w:r>
        <w:rPr>
          <w:rFonts w:ascii="Trebuchet MS" w:hAnsi="Trebuchet MS"/>
          <w:spacing w:val="-5"/>
          <w:sz w:val="10"/>
        </w:rPr>
        <w:t>933</w:t>
      </w:r>
    </w:p>
    <w:p w14:paraId="6C0B742F" w14:textId="77777777" w:rsidR="00EA1924" w:rsidRDefault="00000000">
      <w:pPr>
        <w:pStyle w:val="ListParagraph"/>
        <w:numPr>
          <w:ilvl w:val="0"/>
          <w:numId w:val="1"/>
        </w:numPr>
        <w:tabs>
          <w:tab w:val="left" w:pos="578"/>
          <w:tab w:val="left" w:pos="10859"/>
        </w:tabs>
        <w:spacing w:before="31"/>
        <w:ind w:hanging="430"/>
        <w:rPr>
          <w:rFonts w:ascii="Trebuchet MS"/>
          <w:sz w:val="10"/>
        </w:rPr>
      </w:pPr>
      <w:r>
        <w:rPr>
          <w:sz w:val="18"/>
        </w:rPr>
        <w:t>Zou,</w:t>
      </w:r>
      <w:r>
        <w:rPr>
          <w:spacing w:val="16"/>
          <w:sz w:val="18"/>
        </w:rPr>
        <w:t xml:space="preserve"> </w:t>
      </w:r>
      <w:r>
        <w:rPr>
          <w:sz w:val="18"/>
        </w:rPr>
        <w:t>H.;</w:t>
      </w:r>
      <w:r>
        <w:rPr>
          <w:spacing w:val="20"/>
          <w:sz w:val="18"/>
        </w:rPr>
        <w:t xml:space="preserve"> </w:t>
      </w:r>
      <w:r>
        <w:rPr>
          <w:sz w:val="18"/>
        </w:rPr>
        <w:t>Hastie,</w:t>
      </w:r>
      <w:r>
        <w:rPr>
          <w:spacing w:val="16"/>
          <w:sz w:val="18"/>
        </w:rPr>
        <w:t xml:space="preserve"> </w:t>
      </w:r>
      <w:r>
        <w:rPr>
          <w:sz w:val="18"/>
        </w:rPr>
        <w:t>T.</w:t>
      </w:r>
      <w:r>
        <w:rPr>
          <w:spacing w:val="62"/>
          <w:sz w:val="18"/>
        </w:rPr>
        <w:t xml:space="preserve"> </w:t>
      </w:r>
      <w:r>
        <w:rPr>
          <w:sz w:val="18"/>
        </w:rPr>
        <w:t>Regularization</w:t>
      </w:r>
      <w:r>
        <w:rPr>
          <w:spacing w:val="13"/>
          <w:sz w:val="18"/>
        </w:rPr>
        <w:t xml:space="preserve"> </w:t>
      </w:r>
      <w:r>
        <w:rPr>
          <w:sz w:val="18"/>
        </w:rPr>
        <w:t>and</w:t>
      </w:r>
      <w:r>
        <w:rPr>
          <w:spacing w:val="14"/>
          <w:sz w:val="18"/>
        </w:rPr>
        <w:t xml:space="preserve"> </w:t>
      </w:r>
      <w:r>
        <w:rPr>
          <w:sz w:val="18"/>
        </w:rPr>
        <w:t>Variable</w:t>
      </w:r>
      <w:r>
        <w:rPr>
          <w:spacing w:val="13"/>
          <w:sz w:val="18"/>
        </w:rPr>
        <w:t xml:space="preserve"> </w:t>
      </w:r>
      <w:r>
        <w:rPr>
          <w:sz w:val="18"/>
        </w:rPr>
        <w:t>Selection</w:t>
      </w:r>
      <w:r>
        <w:rPr>
          <w:spacing w:val="14"/>
          <w:sz w:val="18"/>
        </w:rPr>
        <w:t xml:space="preserve"> </w:t>
      </w:r>
      <w:r>
        <w:rPr>
          <w:sz w:val="18"/>
        </w:rPr>
        <w:t>via</w:t>
      </w:r>
      <w:r>
        <w:rPr>
          <w:spacing w:val="13"/>
          <w:sz w:val="18"/>
        </w:rPr>
        <w:t xml:space="preserve"> </w:t>
      </w:r>
      <w:r>
        <w:rPr>
          <w:sz w:val="18"/>
        </w:rPr>
        <w:t>the</w:t>
      </w:r>
      <w:r>
        <w:rPr>
          <w:spacing w:val="14"/>
          <w:sz w:val="18"/>
        </w:rPr>
        <w:t xml:space="preserve"> </w:t>
      </w:r>
      <w:r>
        <w:rPr>
          <w:sz w:val="18"/>
        </w:rPr>
        <w:t>Elastic</w:t>
      </w:r>
      <w:r>
        <w:rPr>
          <w:spacing w:val="13"/>
          <w:sz w:val="18"/>
        </w:rPr>
        <w:t xml:space="preserve"> </w:t>
      </w:r>
      <w:r>
        <w:rPr>
          <w:sz w:val="18"/>
        </w:rPr>
        <w:t>Net.</w:t>
      </w:r>
      <w:r>
        <w:rPr>
          <w:spacing w:val="75"/>
          <w:w w:val="150"/>
          <w:sz w:val="18"/>
        </w:rPr>
        <w:t xml:space="preserve"> </w:t>
      </w:r>
      <w:r>
        <w:rPr>
          <w:i/>
          <w:sz w:val="18"/>
        </w:rPr>
        <w:t>Journal</w:t>
      </w:r>
      <w:r>
        <w:rPr>
          <w:i/>
          <w:spacing w:val="13"/>
          <w:sz w:val="18"/>
        </w:rPr>
        <w:t xml:space="preserve"> </w:t>
      </w:r>
      <w:r>
        <w:rPr>
          <w:i/>
          <w:sz w:val="18"/>
        </w:rPr>
        <w:t>of</w:t>
      </w:r>
      <w:r>
        <w:rPr>
          <w:i/>
          <w:spacing w:val="14"/>
          <w:sz w:val="18"/>
        </w:rPr>
        <w:t xml:space="preserve"> </w:t>
      </w:r>
      <w:r>
        <w:rPr>
          <w:i/>
          <w:sz w:val="18"/>
        </w:rPr>
        <w:t>the</w:t>
      </w:r>
      <w:r>
        <w:rPr>
          <w:i/>
          <w:spacing w:val="13"/>
          <w:sz w:val="18"/>
        </w:rPr>
        <w:t xml:space="preserve"> </w:t>
      </w:r>
      <w:r>
        <w:rPr>
          <w:i/>
          <w:sz w:val="18"/>
        </w:rPr>
        <w:t>Royal</w:t>
      </w:r>
      <w:r>
        <w:rPr>
          <w:i/>
          <w:spacing w:val="13"/>
          <w:sz w:val="18"/>
        </w:rPr>
        <w:t xml:space="preserve"> </w:t>
      </w:r>
      <w:r>
        <w:rPr>
          <w:i/>
          <w:sz w:val="18"/>
        </w:rPr>
        <w:t>Statistical</w:t>
      </w:r>
      <w:r>
        <w:rPr>
          <w:i/>
          <w:spacing w:val="14"/>
          <w:sz w:val="18"/>
        </w:rPr>
        <w:t xml:space="preserve"> </w:t>
      </w:r>
      <w:r>
        <w:rPr>
          <w:i/>
          <w:sz w:val="18"/>
        </w:rPr>
        <w:t>Society:</w:t>
      </w:r>
      <w:r>
        <w:rPr>
          <w:i/>
          <w:spacing w:val="37"/>
          <w:sz w:val="18"/>
        </w:rPr>
        <w:t xml:space="preserve"> </w:t>
      </w:r>
      <w:r>
        <w:rPr>
          <w:i/>
          <w:sz w:val="18"/>
        </w:rPr>
        <w:t>Series</w:t>
      </w:r>
      <w:r>
        <w:rPr>
          <w:i/>
          <w:spacing w:val="14"/>
          <w:sz w:val="18"/>
        </w:rPr>
        <w:t xml:space="preserve"> </w:t>
      </w:r>
      <w:r>
        <w:rPr>
          <w:i/>
          <w:spacing w:val="-10"/>
          <w:sz w:val="18"/>
        </w:rPr>
        <w:t>B</w:t>
      </w:r>
      <w:r>
        <w:rPr>
          <w:rFonts w:ascii="Times New Roman"/>
          <w:sz w:val="18"/>
        </w:rPr>
        <w:tab/>
      </w:r>
      <w:r>
        <w:rPr>
          <w:rFonts w:ascii="Trebuchet MS"/>
          <w:spacing w:val="-5"/>
          <w:sz w:val="10"/>
        </w:rPr>
        <w:t>934</w:t>
      </w:r>
    </w:p>
    <w:p w14:paraId="0E75126F" w14:textId="77777777" w:rsidR="00EA1924" w:rsidRDefault="00000000">
      <w:pPr>
        <w:tabs>
          <w:tab w:val="left" w:pos="10859"/>
        </w:tabs>
        <w:spacing w:before="32"/>
        <w:ind w:left="566"/>
        <w:rPr>
          <w:rFonts w:ascii="Trebuchet MS" w:hAnsi="Trebuchet MS"/>
          <w:sz w:val="10"/>
        </w:rPr>
      </w:pPr>
      <w:bookmarkStart w:id="850" w:name="_bookmark55"/>
      <w:bookmarkEnd w:id="850"/>
      <w:r>
        <w:rPr>
          <w:i/>
          <w:sz w:val="18"/>
        </w:rPr>
        <w:t>(Statistical</w:t>
      </w:r>
      <w:r>
        <w:rPr>
          <w:i/>
          <w:spacing w:val="-11"/>
          <w:sz w:val="18"/>
        </w:rPr>
        <w:t xml:space="preserve"> </w:t>
      </w:r>
      <w:r>
        <w:rPr>
          <w:i/>
          <w:sz w:val="18"/>
        </w:rPr>
        <w:t>Methodology)</w:t>
      </w:r>
      <w:r>
        <w:rPr>
          <w:i/>
          <w:spacing w:val="-10"/>
          <w:sz w:val="18"/>
        </w:rPr>
        <w:t xml:space="preserve"> </w:t>
      </w:r>
      <w:r>
        <w:rPr>
          <w:b/>
          <w:sz w:val="18"/>
        </w:rPr>
        <w:t>2005</w:t>
      </w:r>
      <w:r>
        <w:rPr>
          <w:sz w:val="18"/>
        </w:rPr>
        <w:t>,</w:t>
      </w:r>
      <w:r>
        <w:rPr>
          <w:spacing w:val="-10"/>
          <w:sz w:val="18"/>
        </w:rPr>
        <w:t xml:space="preserve"> </w:t>
      </w:r>
      <w:r>
        <w:rPr>
          <w:i/>
          <w:sz w:val="18"/>
        </w:rPr>
        <w:t>67</w:t>
      </w:r>
      <w:r>
        <w:rPr>
          <w:sz w:val="18"/>
        </w:rPr>
        <w:t>,</w:t>
      </w:r>
      <w:r>
        <w:rPr>
          <w:spacing w:val="-10"/>
          <w:sz w:val="18"/>
        </w:rPr>
        <w:t xml:space="preserve"> </w:t>
      </w:r>
      <w:r>
        <w:rPr>
          <w:sz w:val="18"/>
        </w:rPr>
        <w:t>301–320.</w:t>
      </w:r>
      <w:r>
        <w:rPr>
          <w:spacing w:val="15"/>
          <w:sz w:val="18"/>
        </w:rPr>
        <w:t xml:space="preserve"> </w:t>
      </w:r>
      <w:hyperlink r:id="rId53">
        <w:r>
          <w:rPr>
            <w:color w:val="0774B7"/>
            <w:sz w:val="18"/>
          </w:rPr>
          <w:t>https://doi.org/10.1111/j.1467-</w:t>
        </w:r>
        <w:r>
          <w:rPr>
            <w:color w:val="0774B7"/>
            <w:spacing w:val="-2"/>
            <w:sz w:val="18"/>
          </w:rPr>
          <w:t>9868.2005.00503.x</w:t>
        </w:r>
      </w:hyperlink>
      <w:r>
        <w:rPr>
          <w:spacing w:val="-2"/>
          <w:sz w:val="18"/>
        </w:rPr>
        <w:t>.</w:t>
      </w:r>
      <w:r>
        <w:rPr>
          <w:rFonts w:ascii="Times New Roman" w:hAnsi="Times New Roman"/>
          <w:sz w:val="18"/>
        </w:rPr>
        <w:tab/>
      </w:r>
      <w:r>
        <w:rPr>
          <w:rFonts w:ascii="Trebuchet MS" w:hAnsi="Trebuchet MS"/>
          <w:spacing w:val="-5"/>
          <w:sz w:val="10"/>
        </w:rPr>
        <w:t>935</w:t>
      </w:r>
    </w:p>
    <w:p w14:paraId="3C50DA68"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Massy,</w:t>
      </w:r>
      <w:r>
        <w:rPr>
          <w:spacing w:val="-6"/>
          <w:sz w:val="18"/>
        </w:rPr>
        <w:t xml:space="preserve"> </w:t>
      </w:r>
      <w:r>
        <w:rPr>
          <w:sz w:val="18"/>
        </w:rPr>
        <w:t>W.F.</w:t>
      </w:r>
      <w:r>
        <w:rPr>
          <w:spacing w:val="13"/>
          <w:sz w:val="18"/>
        </w:rPr>
        <w:t xml:space="preserve"> </w:t>
      </w:r>
      <w:r>
        <w:rPr>
          <w:sz w:val="18"/>
        </w:rPr>
        <w:t>Principal</w:t>
      </w:r>
      <w:r>
        <w:rPr>
          <w:spacing w:val="-5"/>
          <w:sz w:val="18"/>
        </w:rPr>
        <w:t xml:space="preserve"> </w:t>
      </w:r>
      <w:r>
        <w:rPr>
          <w:sz w:val="18"/>
        </w:rPr>
        <w:t>Components</w:t>
      </w:r>
      <w:r>
        <w:rPr>
          <w:spacing w:val="-5"/>
          <w:sz w:val="18"/>
        </w:rPr>
        <w:t xml:space="preserve"> </w:t>
      </w:r>
      <w:r>
        <w:rPr>
          <w:sz w:val="18"/>
        </w:rPr>
        <w:t>Regression</w:t>
      </w:r>
      <w:r>
        <w:rPr>
          <w:spacing w:val="-5"/>
          <w:sz w:val="18"/>
        </w:rPr>
        <w:t xml:space="preserve"> </w:t>
      </w:r>
      <w:r>
        <w:rPr>
          <w:sz w:val="18"/>
        </w:rPr>
        <w:t>in</w:t>
      </w:r>
      <w:r>
        <w:rPr>
          <w:spacing w:val="-5"/>
          <w:sz w:val="18"/>
        </w:rPr>
        <w:t xml:space="preserve"> </w:t>
      </w:r>
      <w:r>
        <w:rPr>
          <w:sz w:val="18"/>
        </w:rPr>
        <w:t>Exploratory</w:t>
      </w:r>
      <w:r>
        <w:rPr>
          <w:spacing w:val="-5"/>
          <w:sz w:val="18"/>
        </w:rPr>
        <w:t xml:space="preserve"> </w:t>
      </w:r>
      <w:r>
        <w:rPr>
          <w:sz w:val="18"/>
        </w:rPr>
        <w:t>Statistical</w:t>
      </w:r>
      <w:r>
        <w:rPr>
          <w:spacing w:val="-6"/>
          <w:sz w:val="18"/>
        </w:rPr>
        <w:t xml:space="preserve"> </w:t>
      </w:r>
      <w:r>
        <w:rPr>
          <w:sz w:val="18"/>
        </w:rPr>
        <w:t>Research.</w:t>
      </w:r>
      <w:r>
        <w:rPr>
          <w:spacing w:val="23"/>
          <w:sz w:val="18"/>
        </w:rPr>
        <w:t xml:space="preserve"> </w:t>
      </w:r>
      <w:r>
        <w:rPr>
          <w:i/>
          <w:sz w:val="18"/>
        </w:rPr>
        <w:t>Journal</w:t>
      </w:r>
      <w:r>
        <w:rPr>
          <w:i/>
          <w:spacing w:val="-5"/>
          <w:sz w:val="18"/>
        </w:rPr>
        <w:t xml:space="preserve"> </w:t>
      </w:r>
      <w:r>
        <w:rPr>
          <w:i/>
          <w:sz w:val="18"/>
        </w:rPr>
        <w:t>of</w:t>
      </w:r>
      <w:r>
        <w:rPr>
          <w:i/>
          <w:spacing w:val="-5"/>
          <w:sz w:val="18"/>
        </w:rPr>
        <w:t xml:space="preserve"> </w:t>
      </w:r>
      <w:r>
        <w:rPr>
          <w:i/>
          <w:sz w:val="18"/>
        </w:rPr>
        <w:t>the</w:t>
      </w:r>
      <w:r>
        <w:rPr>
          <w:i/>
          <w:spacing w:val="-5"/>
          <w:sz w:val="18"/>
        </w:rPr>
        <w:t xml:space="preserve"> </w:t>
      </w:r>
      <w:r>
        <w:rPr>
          <w:i/>
          <w:sz w:val="18"/>
        </w:rPr>
        <w:t>American</w:t>
      </w:r>
      <w:r>
        <w:rPr>
          <w:i/>
          <w:spacing w:val="-5"/>
          <w:sz w:val="18"/>
        </w:rPr>
        <w:t xml:space="preserve"> </w:t>
      </w:r>
      <w:r>
        <w:rPr>
          <w:i/>
          <w:sz w:val="18"/>
        </w:rPr>
        <w:t>Statistical</w:t>
      </w:r>
      <w:r>
        <w:rPr>
          <w:i/>
          <w:spacing w:val="-5"/>
          <w:sz w:val="18"/>
        </w:rPr>
        <w:t xml:space="preserve"> </w:t>
      </w:r>
      <w:r>
        <w:rPr>
          <w:i/>
          <w:spacing w:val="-2"/>
          <w:sz w:val="18"/>
        </w:rPr>
        <w:t>Association</w:t>
      </w:r>
      <w:r>
        <w:rPr>
          <w:rFonts w:ascii="Times New Roman"/>
          <w:sz w:val="18"/>
        </w:rPr>
        <w:tab/>
      </w:r>
      <w:r>
        <w:rPr>
          <w:rFonts w:ascii="Trebuchet MS"/>
          <w:spacing w:val="-5"/>
          <w:sz w:val="10"/>
        </w:rPr>
        <w:t>936</w:t>
      </w:r>
    </w:p>
    <w:p w14:paraId="04D79676" w14:textId="77777777" w:rsidR="00EA1924" w:rsidRDefault="00000000">
      <w:pPr>
        <w:pStyle w:val="BodyText"/>
        <w:tabs>
          <w:tab w:val="left" w:pos="10859"/>
        </w:tabs>
        <w:spacing w:before="31"/>
        <w:ind w:left="569"/>
        <w:rPr>
          <w:rFonts w:ascii="Trebuchet MS" w:hAnsi="Trebuchet MS"/>
          <w:sz w:val="10"/>
        </w:rPr>
      </w:pPr>
      <w:bookmarkStart w:id="851" w:name="_bookmark56"/>
      <w:bookmarkEnd w:id="851"/>
      <w:r>
        <w:rPr>
          <w:b/>
        </w:rPr>
        <w:t>1965</w:t>
      </w:r>
      <w:r>
        <w:t>,</w:t>
      </w:r>
      <w:r>
        <w:rPr>
          <w:spacing w:val="-5"/>
        </w:rPr>
        <w:t xml:space="preserve"> </w:t>
      </w:r>
      <w:r>
        <w:rPr>
          <w:i/>
        </w:rPr>
        <w:t>60</w:t>
      </w:r>
      <w:r>
        <w:t>,</w:t>
      </w:r>
      <w:r>
        <w:rPr>
          <w:spacing w:val="-5"/>
        </w:rPr>
        <w:t xml:space="preserve"> </w:t>
      </w:r>
      <w:r>
        <w:t>234–256.</w:t>
      </w:r>
      <w:r>
        <w:rPr>
          <w:spacing w:val="24"/>
        </w:rPr>
        <w:t xml:space="preserve"> </w:t>
      </w:r>
      <w:hyperlink r:id="rId54">
        <w:r>
          <w:rPr>
            <w:color w:val="0774B7"/>
            <w:spacing w:val="-2"/>
          </w:rPr>
          <w:t>https://doi.org/10.1080/01621459.1965.10480787</w:t>
        </w:r>
      </w:hyperlink>
      <w:r>
        <w:rPr>
          <w:spacing w:val="-2"/>
        </w:rPr>
        <w:t>.</w:t>
      </w:r>
      <w:r>
        <w:rPr>
          <w:rFonts w:ascii="Times New Roman" w:hAnsi="Times New Roman"/>
        </w:rPr>
        <w:tab/>
      </w:r>
      <w:r>
        <w:rPr>
          <w:rFonts w:ascii="Trebuchet MS" w:hAnsi="Trebuchet MS"/>
          <w:spacing w:val="-5"/>
          <w:sz w:val="10"/>
        </w:rPr>
        <w:t>937</w:t>
      </w:r>
    </w:p>
    <w:p w14:paraId="5DB3D5B4" w14:textId="77777777" w:rsidR="00EA1924" w:rsidRDefault="00000000">
      <w:pPr>
        <w:pStyle w:val="ListParagraph"/>
        <w:numPr>
          <w:ilvl w:val="0"/>
          <w:numId w:val="1"/>
        </w:numPr>
        <w:tabs>
          <w:tab w:val="left" w:pos="578"/>
          <w:tab w:val="left" w:pos="6787"/>
          <w:tab w:val="left" w:pos="10182"/>
          <w:tab w:val="left" w:pos="10859"/>
        </w:tabs>
        <w:ind w:hanging="430"/>
        <w:rPr>
          <w:rFonts w:ascii="Trebuchet MS" w:hAnsi="Trebuchet MS"/>
          <w:sz w:val="10"/>
        </w:rPr>
      </w:pPr>
      <w:r w:rsidRPr="00A92717">
        <w:rPr>
          <w:sz w:val="18"/>
          <w:lang w:val="de-DE"/>
        </w:rPr>
        <w:t>Geladi,</w:t>
      </w:r>
      <w:r w:rsidRPr="00A92717">
        <w:rPr>
          <w:spacing w:val="32"/>
          <w:sz w:val="18"/>
          <w:lang w:val="de-DE"/>
        </w:rPr>
        <w:t xml:space="preserve"> </w:t>
      </w:r>
      <w:r w:rsidRPr="00A92717">
        <w:rPr>
          <w:sz w:val="18"/>
          <w:lang w:val="de-DE"/>
        </w:rPr>
        <w:t>P.;</w:t>
      </w:r>
      <w:r w:rsidRPr="00A92717">
        <w:rPr>
          <w:spacing w:val="40"/>
          <w:sz w:val="18"/>
          <w:lang w:val="de-DE"/>
        </w:rPr>
        <w:t xml:space="preserve"> </w:t>
      </w:r>
      <w:r w:rsidRPr="00A92717">
        <w:rPr>
          <w:sz w:val="18"/>
          <w:lang w:val="de-DE"/>
        </w:rPr>
        <w:t>Kowalski,</w:t>
      </w:r>
      <w:r w:rsidRPr="00A92717">
        <w:rPr>
          <w:spacing w:val="32"/>
          <w:sz w:val="18"/>
          <w:lang w:val="de-DE"/>
        </w:rPr>
        <w:t xml:space="preserve"> </w:t>
      </w:r>
      <w:r w:rsidRPr="00A92717">
        <w:rPr>
          <w:sz w:val="18"/>
          <w:lang w:val="de-DE"/>
        </w:rPr>
        <w:t>B.R.</w:t>
      </w:r>
      <w:r w:rsidRPr="00A92717">
        <w:rPr>
          <w:spacing w:val="29"/>
          <w:sz w:val="18"/>
          <w:lang w:val="de-DE"/>
        </w:rPr>
        <w:t xml:space="preserve">  </w:t>
      </w:r>
      <w:r>
        <w:rPr>
          <w:sz w:val="18"/>
        </w:rPr>
        <w:t>Partial</w:t>
      </w:r>
      <w:r>
        <w:rPr>
          <w:spacing w:val="26"/>
          <w:sz w:val="18"/>
        </w:rPr>
        <w:t xml:space="preserve"> </w:t>
      </w:r>
      <w:r>
        <w:rPr>
          <w:sz w:val="18"/>
        </w:rPr>
        <w:t>Least-Squares</w:t>
      </w:r>
      <w:r>
        <w:rPr>
          <w:spacing w:val="27"/>
          <w:sz w:val="18"/>
        </w:rPr>
        <w:t xml:space="preserve"> </w:t>
      </w:r>
      <w:r>
        <w:rPr>
          <w:sz w:val="18"/>
        </w:rPr>
        <w:t>Regression:</w:t>
      </w:r>
      <w:r>
        <w:rPr>
          <w:spacing w:val="63"/>
          <w:sz w:val="18"/>
        </w:rPr>
        <w:t xml:space="preserve"> </w:t>
      </w:r>
      <w:r>
        <w:rPr>
          <w:sz w:val="18"/>
        </w:rPr>
        <w:t>A</w:t>
      </w:r>
      <w:r>
        <w:rPr>
          <w:spacing w:val="26"/>
          <w:sz w:val="18"/>
        </w:rPr>
        <w:t xml:space="preserve"> </w:t>
      </w:r>
      <w:r>
        <w:rPr>
          <w:spacing w:val="-2"/>
          <w:sz w:val="18"/>
        </w:rPr>
        <w:t>Tutorial.</w:t>
      </w:r>
      <w:r>
        <w:rPr>
          <w:sz w:val="18"/>
        </w:rPr>
        <w:tab/>
      </w:r>
      <w:r>
        <w:rPr>
          <w:i/>
          <w:sz w:val="18"/>
        </w:rPr>
        <w:t>Analytica</w:t>
      </w:r>
      <w:r>
        <w:rPr>
          <w:i/>
          <w:spacing w:val="29"/>
          <w:sz w:val="18"/>
        </w:rPr>
        <w:t xml:space="preserve"> </w:t>
      </w:r>
      <w:r>
        <w:rPr>
          <w:i/>
          <w:sz w:val="18"/>
        </w:rPr>
        <w:t>Chimica</w:t>
      </w:r>
      <w:r>
        <w:rPr>
          <w:i/>
          <w:spacing w:val="30"/>
          <w:sz w:val="18"/>
        </w:rPr>
        <w:t xml:space="preserve"> </w:t>
      </w:r>
      <w:r>
        <w:rPr>
          <w:i/>
          <w:sz w:val="18"/>
        </w:rPr>
        <w:t>Acta</w:t>
      </w:r>
      <w:r>
        <w:rPr>
          <w:i/>
          <w:spacing w:val="30"/>
          <w:sz w:val="18"/>
        </w:rPr>
        <w:t xml:space="preserve"> </w:t>
      </w:r>
      <w:r>
        <w:rPr>
          <w:b/>
          <w:sz w:val="18"/>
        </w:rPr>
        <w:t>1986</w:t>
      </w:r>
      <w:r>
        <w:rPr>
          <w:sz w:val="18"/>
        </w:rPr>
        <w:t>,</w:t>
      </w:r>
      <w:r>
        <w:rPr>
          <w:spacing w:val="36"/>
          <w:sz w:val="18"/>
        </w:rPr>
        <w:t xml:space="preserve"> </w:t>
      </w:r>
      <w:r>
        <w:rPr>
          <w:i/>
          <w:sz w:val="18"/>
        </w:rPr>
        <w:t>185</w:t>
      </w:r>
      <w:r>
        <w:rPr>
          <w:sz w:val="18"/>
        </w:rPr>
        <w:t>,</w:t>
      </w:r>
      <w:r>
        <w:rPr>
          <w:spacing w:val="30"/>
          <w:sz w:val="18"/>
        </w:rPr>
        <w:t xml:space="preserve"> </w:t>
      </w:r>
      <w:r>
        <w:rPr>
          <w:sz w:val="18"/>
        </w:rPr>
        <w:t>1–</w:t>
      </w:r>
      <w:r>
        <w:rPr>
          <w:spacing w:val="-5"/>
          <w:sz w:val="18"/>
        </w:rPr>
        <w:t>17.</w:t>
      </w:r>
      <w:r>
        <w:rPr>
          <w:sz w:val="18"/>
        </w:rPr>
        <w:tab/>
      </w:r>
      <w:hyperlink r:id="rId55">
        <w:r>
          <w:rPr>
            <w:color w:val="0774B7"/>
            <w:spacing w:val="-2"/>
            <w:sz w:val="18"/>
          </w:rPr>
          <w:t>https:</w:t>
        </w:r>
      </w:hyperlink>
      <w:r>
        <w:rPr>
          <w:rFonts w:ascii="Times New Roman" w:hAnsi="Times New Roman"/>
          <w:color w:val="0774B7"/>
          <w:sz w:val="18"/>
        </w:rPr>
        <w:tab/>
      </w:r>
      <w:r>
        <w:rPr>
          <w:rFonts w:ascii="Trebuchet MS" w:hAnsi="Trebuchet MS"/>
          <w:spacing w:val="-5"/>
          <w:sz w:val="10"/>
        </w:rPr>
        <w:t>938</w:t>
      </w:r>
    </w:p>
    <w:bookmarkStart w:id="852" w:name="_bookmark57"/>
    <w:bookmarkEnd w:id="852"/>
    <w:p w14:paraId="571A3401" w14:textId="77777777" w:rsidR="00EA1924" w:rsidRDefault="00000000">
      <w:pPr>
        <w:pStyle w:val="BodyText"/>
        <w:tabs>
          <w:tab w:val="left" w:pos="10859"/>
        </w:tabs>
        <w:spacing w:before="32"/>
        <w:ind w:left="556"/>
        <w:rPr>
          <w:rFonts w:ascii="Trebuchet MS"/>
          <w:sz w:val="10"/>
        </w:rPr>
      </w:pPr>
      <w:r>
        <w:fldChar w:fldCharType="begin"/>
      </w:r>
      <w:r>
        <w:instrText>HYPERLINK "https://doi.org/10.1016/0003-2670(86)80028-9" \h</w:instrText>
      </w:r>
      <w:r>
        <w:fldChar w:fldCharType="separate"/>
      </w:r>
      <w:r>
        <w:rPr>
          <w:color w:val="0774B7"/>
          <w:spacing w:val="-2"/>
        </w:rPr>
        <w:t>//doi.org/10.1016/0003-2670(86)80028-</w:t>
      </w:r>
      <w:r>
        <w:rPr>
          <w:color w:val="0774B7"/>
          <w:spacing w:val="-5"/>
        </w:rPr>
        <w:t>9</w:t>
      </w:r>
      <w:r>
        <w:fldChar w:fldCharType="end"/>
      </w:r>
      <w:r>
        <w:rPr>
          <w:spacing w:val="-5"/>
        </w:rPr>
        <w:t>.</w:t>
      </w:r>
      <w:r>
        <w:rPr>
          <w:rFonts w:ascii="Times New Roman"/>
        </w:rPr>
        <w:tab/>
      </w:r>
      <w:r>
        <w:rPr>
          <w:rFonts w:ascii="Trebuchet MS"/>
          <w:spacing w:val="-5"/>
          <w:sz w:val="10"/>
        </w:rPr>
        <w:t>939</w:t>
      </w:r>
    </w:p>
    <w:p w14:paraId="2349ED7F" w14:textId="77777777" w:rsidR="00EA1924" w:rsidRDefault="00000000">
      <w:pPr>
        <w:pStyle w:val="ListParagraph"/>
        <w:numPr>
          <w:ilvl w:val="0"/>
          <w:numId w:val="1"/>
        </w:numPr>
        <w:tabs>
          <w:tab w:val="left" w:pos="578"/>
          <w:tab w:val="left" w:pos="10859"/>
        </w:tabs>
        <w:spacing w:before="31"/>
        <w:ind w:hanging="430"/>
        <w:rPr>
          <w:rFonts w:ascii="Trebuchet MS" w:hAnsi="Trebuchet MS"/>
          <w:sz w:val="10"/>
        </w:rPr>
      </w:pPr>
      <w:bookmarkStart w:id="853" w:name="_bookmark58"/>
      <w:bookmarkEnd w:id="853"/>
      <w:r>
        <w:rPr>
          <w:sz w:val="18"/>
        </w:rPr>
        <w:t>Cortes,</w:t>
      </w:r>
      <w:r>
        <w:rPr>
          <w:spacing w:val="-11"/>
          <w:sz w:val="18"/>
        </w:rPr>
        <w:t xml:space="preserve"> </w:t>
      </w:r>
      <w:r>
        <w:rPr>
          <w:sz w:val="18"/>
        </w:rPr>
        <w:t>C.;</w:t>
      </w:r>
      <w:r>
        <w:rPr>
          <w:spacing w:val="-11"/>
          <w:sz w:val="18"/>
        </w:rPr>
        <w:t xml:space="preserve"> </w:t>
      </w:r>
      <w:r>
        <w:rPr>
          <w:sz w:val="18"/>
        </w:rPr>
        <w:t>Vapnik,</w:t>
      </w:r>
      <w:r>
        <w:rPr>
          <w:spacing w:val="-11"/>
          <w:sz w:val="18"/>
        </w:rPr>
        <w:t xml:space="preserve"> </w:t>
      </w:r>
      <w:r>
        <w:rPr>
          <w:sz w:val="18"/>
        </w:rPr>
        <w:t>V.</w:t>
      </w:r>
      <w:r>
        <w:rPr>
          <w:spacing w:val="5"/>
          <w:sz w:val="18"/>
        </w:rPr>
        <w:t xml:space="preserve"> </w:t>
      </w:r>
      <w:r>
        <w:rPr>
          <w:sz w:val="18"/>
        </w:rPr>
        <w:t>Support-Vector</w:t>
      </w:r>
      <w:r>
        <w:rPr>
          <w:spacing w:val="-10"/>
          <w:sz w:val="18"/>
        </w:rPr>
        <w:t xml:space="preserve"> </w:t>
      </w:r>
      <w:r>
        <w:rPr>
          <w:sz w:val="18"/>
        </w:rPr>
        <w:t>Networks.</w:t>
      </w:r>
      <w:r>
        <w:rPr>
          <w:spacing w:val="13"/>
          <w:sz w:val="18"/>
        </w:rPr>
        <w:t xml:space="preserve"> </w:t>
      </w:r>
      <w:r>
        <w:rPr>
          <w:i/>
          <w:sz w:val="18"/>
        </w:rPr>
        <w:t>Machine</w:t>
      </w:r>
      <w:r>
        <w:rPr>
          <w:i/>
          <w:spacing w:val="-10"/>
          <w:sz w:val="18"/>
        </w:rPr>
        <w:t xml:space="preserve"> </w:t>
      </w:r>
      <w:r>
        <w:rPr>
          <w:i/>
          <w:sz w:val="18"/>
        </w:rPr>
        <w:t>Learning</w:t>
      </w:r>
      <w:r>
        <w:rPr>
          <w:i/>
          <w:spacing w:val="-11"/>
          <w:sz w:val="18"/>
        </w:rPr>
        <w:t xml:space="preserve"> </w:t>
      </w:r>
      <w:r>
        <w:rPr>
          <w:b/>
          <w:sz w:val="18"/>
        </w:rPr>
        <w:t>1995</w:t>
      </w:r>
      <w:r>
        <w:rPr>
          <w:sz w:val="18"/>
        </w:rPr>
        <w:t>,</w:t>
      </w:r>
      <w:r>
        <w:rPr>
          <w:spacing w:val="-11"/>
          <w:sz w:val="18"/>
        </w:rPr>
        <w:t xml:space="preserve"> </w:t>
      </w:r>
      <w:r>
        <w:rPr>
          <w:i/>
          <w:sz w:val="18"/>
        </w:rPr>
        <w:t>20</w:t>
      </w:r>
      <w:r>
        <w:rPr>
          <w:sz w:val="18"/>
        </w:rPr>
        <w:t>,</w:t>
      </w:r>
      <w:r>
        <w:rPr>
          <w:spacing w:val="-11"/>
          <w:sz w:val="18"/>
        </w:rPr>
        <w:t xml:space="preserve"> </w:t>
      </w:r>
      <w:r>
        <w:rPr>
          <w:sz w:val="18"/>
        </w:rPr>
        <w:t>273–297.</w:t>
      </w:r>
      <w:r>
        <w:rPr>
          <w:spacing w:val="14"/>
          <w:sz w:val="18"/>
        </w:rPr>
        <w:t xml:space="preserve"> </w:t>
      </w:r>
      <w:hyperlink r:id="rId56">
        <w:r>
          <w:rPr>
            <w:color w:val="0774B7"/>
            <w:spacing w:val="-2"/>
            <w:sz w:val="18"/>
          </w:rPr>
          <w:t>https://doi.org/10.1007/BF00994018</w:t>
        </w:r>
      </w:hyperlink>
      <w:r>
        <w:rPr>
          <w:spacing w:val="-2"/>
          <w:sz w:val="18"/>
        </w:rPr>
        <w:t>.</w:t>
      </w:r>
      <w:r>
        <w:rPr>
          <w:rFonts w:ascii="Times New Roman" w:hAnsi="Times New Roman"/>
          <w:sz w:val="18"/>
        </w:rPr>
        <w:tab/>
      </w:r>
      <w:r>
        <w:rPr>
          <w:rFonts w:ascii="Trebuchet MS" w:hAnsi="Trebuchet MS"/>
          <w:spacing w:val="-5"/>
          <w:sz w:val="10"/>
        </w:rPr>
        <w:t>940</w:t>
      </w:r>
    </w:p>
    <w:p w14:paraId="6628E086" w14:textId="77777777" w:rsidR="00EA1924" w:rsidRDefault="00000000">
      <w:pPr>
        <w:pStyle w:val="ListParagraph"/>
        <w:numPr>
          <w:ilvl w:val="0"/>
          <w:numId w:val="1"/>
        </w:numPr>
        <w:tabs>
          <w:tab w:val="left" w:pos="578"/>
          <w:tab w:val="left" w:pos="10859"/>
        </w:tabs>
        <w:ind w:hanging="430"/>
        <w:rPr>
          <w:rFonts w:ascii="Trebuchet MS" w:hAnsi="Trebuchet MS"/>
          <w:sz w:val="10"/>
        </w:rPr>
      </w:pPr>
      <w:r>
        <w:rPr>
          <w:sz w:val="18"/>
        </w:rPr>
        <w:t>Cover,</w:t>
      </w:r>
      <w:r>
        <w:rPr>
          <w:spacing w:val="28"/>
          <w:sz w:val="18"/>
        </w:rPr>
        <w:t xml:space="preserve"> </w:t>
      </w:r>
      <w:r>
        <w:rPr>
          <w:sz w:val="18"/>
        </w:rPr>
        <w:t>T.M.;</w:t>
      </w:r>
      <w:r>
        <w:rPr>
          <w:spacing w:val="35"/>
          <w:sz w:val="18"/>
        </w:rPr>
        <w:t xml:space="preserve"> </w:t>
      </w:r>
      <w:r>
        <w:rPr>
          <w:sz w:val="18"/>
        </w:rPr>
        <w:t>Hart,</w:t>
      </w:r>
      <w:r>
        <w:rPr>
          <w:spacing w:val="28"/>
          <w:sz w:val="18"/>
        </w:rPr>
        <w:t xml:space="preserve"> </w:t>
      </w:r>
      <w:r>
        <w:rPr>
          <w:sz w:val="18"/>
        </w:rPr>
        <w:t>P.E.</w:t>
      </w:r>
      <w:r>
        <w:rPr>
          <w:spacing w:val="72"/>
          <w:w w:val="150"/>
          <w:sz w:val="18"/>
        </w:rPr>
        <w:t xml:space="preserve"> </w:t>
      </w:r>
      <w:r>
        <w:rPr>
          <w:sz w:val="18"/>
        </w:rPr>
        <w:t>Nearest</w:t>
      </w:r>
      <w:r>
        <w:rPr>
          <w:spacing w:val="23"/>
          <w:sz w:val="18"/>
        </w:rPr>
        <w:t xml:space="preserve"> </w:t>
      </w:r>
      <w:r>
        <w:rPr>
          <w:sz w:val="18"/>
        </w:rPr>
        <w:t>Neighbor</w:t>
      </w:r>
      <w:r>
        <w:rPr>
          <w:spacing w:val="23"/>
          <w:sz w:val="18"/>
        </w:rPr>
        <w:t xml:space="preserve"> </w:t>
      </w:r>
      <w:r>
        <w:rPr>
          <w:sz w:val="18"/>
        </w:rPr>
        <w:t>Pattern</w:t>
      </w:r>
      <w:r>
        <w:rPr>
          <w:spacing w:val="22"/>
          <w:sz w:val="18"/>
        </w:rPr>
        <w:t xml:space="preserve"> </w:t>
      </w:r>
      <w:r>
        <w:rPr>
          <w:sz w:val="18"/>
        </w:rPr>
        <w:t>Classification.</w:t>
      </w:r>
      <w:r>
        <w:rPr>
          <w:spacing w:val="53"/>
          <w:sz w:val="18"/>
        </w:rPr>
        <w:t xml:space="preserve">  </w:t>
      </w:r>
      <w:r>
        <w:rPr>
          <w:i/>
          <w:sz w:val="18"/>
        </w:rPr>
        <w:t>IEEE</w:t>
      </w:r>
      <w:r>
        <w:rPr>
          <w:i/>
          <w:spacing w:val="23"/>
          <w:sz w:val="18"/>
        </w:rPr>
        <w:t xml:space="preserve"> </w:t>
      </w:r>
      <w:r>
        <w:rPr>
          <w:i/>
          <w:sz w:val="18"/>
        </w:rPr>
        <w:t>Transactions</w:t>
      </w:r>
      <w:r>
        <w:rPr>
          <w:i/>
          <w:spacing w:val="24"/>
          <w:sz w:val="18"/>
        </w:rPr>
        <w:t xml:space="preserve"> </w:t>
      </w:r>
      <w:r>
        <w:rPr>
          <w:i/>
          <w:sz w:val="18"/>
        </w:rPr>
        <w:t>on</w:t>
      </w:r>
      <w:r>
        <w:rPr>
          <w:i/>
          <w:spacing w:val="22"/>
          <w:sz w:val="18"/>
        </w:rPr>
        <w:t xml:space="preserve"> </w:t>
      </w:r>
      <w:r>
        <w:rPr>
          <w:i/>
          <w:sz w:val="18"/>
        </w:rPr>
        <w:t>Information</w:t>
      </w:r>
      <w:r>
        <w:rPr>
          <w:i/>
          <w:spacing w:val="23"/>
          <w:sz w:val="18"/>
        </w:rPr>
        <w:t xml:space="preserve"> </w:t>
      </w:r>
      <w:r>
        <w:rPr>
          <w:i/>
          <w:sz w:val="18"/>
        </w:rPr>
        <w:t>Theory</w:t>
      </w:r>
      <w:r>
        <w:rPr>
          <w:i/>
          <w:spacing w:val="22"/>
          <w:sz w:val="18"/>
        </w:rPr>
        <w:t xml:space="preserve"> </w:t>
      </w:r>
      <w:r>
        <w:rPr>
          <w:b/>
          <w:sz w:val="18"/>
        </w:rPr>
        <w:t>1967</w:t>
      </w:r>
      <w:r>
        <w:rPr>
          <w:sz w:val="18"/>
        </w:rPr>
        <w:t>,</w:t>
      </w:r>
      <w:r>
        <w:rPr>
          <w:spacing w:val="29"/>
          <w:sz w:val="18"/>
        </w:rPr>
        <w:t xml:space="preserve"> </w:t>
      </w:r>
      <w:r>
        <w:rPr>
          <w:i/>
          <w:sz w:val="18"/>
        </w:rPr>
        <w:t>13</w:t>
      </w:r>
      <w:r>
        <w:rPr>
          <w:sz w:val="18"/>
        </w:rPr>
        <w:t>,</w:t>
      </w:r>
      <w:r>
        <w:rPr>
          <w:spacing w:val="22"/>
          <w:sz w:val="18"/>
        </w:rPr>
        <w:t xml:space="preserve"> </w:t>
      </w:r>
      <w:r>
        <w:rPr>
          <w:sz w:val="18"/>
        </w:rPr>
        <w:t>21–</w:t>
      </w:r>
      <w:r>
        <w:rPr>
          <w:spacing w:val="-5"/>
          <w:sz w:val="18"/>
        </w:rPr>
        <w:t>27.</w:t>
      </w:r>
      <w:r>
        <w:rPr>
          <w:sz w:val="18"/>
        </w:rPr>
        <w:tab/>
      </w:r>
      <w:r>
        <w:rPr>
          <w:rFonts w:ascii="Trebuchet MS" w:hAnsi="Trebuchet MS"/>
          <w:spacing w:val="-5"/>
          <w:sz w:val="10"/>
        </w:rPr>
        <w:t>941</w:t>
      </w:r>
    </w:p>
    <w:bookmarkStart w:id="854" w:name="_bookmark59"/>
    <w:bookmarkEnd w:id="854"/>
    <w:p w14:paraId="493A6825" w14:textId="77777777" w:rsidR="00EA1924" w:rsidRDefault="00000000">
      <w:pPr>
        <w:pStyle w:val="BodyText"/>
        <w:tabs>
          <w:tab w:val="left" w:pos="10859"/>
        </w:tabs>
        <w:spacing w:before="31"/>
        <w:ind w:left="578"/>
        <w:rPr>
          <w:rFonts w:ascii="Trebuchet MS"/>
          <w:sz w:val="10"/>
        </w:rPr>
      </w:pPr>
      <w:r>
        <w:fldChar w:fldCharType="begin"/>
      </w:r>
      <w:r>
        <w:instrText>HYPERLINK "https://doi.org/10.1109/TIT.1967.1053964" \h</w:instrText>
      </w:r>
      <w:r>
        <w:fldChar w:fldCharType="separate"/>
      </w:r>
      <w:r>
        <w:rPr>
          <w:color w:val="0774B7"/>
          <w:spacing w:val="-2"/>
        </w:rPr>
        <w:t>https://doi.org/10.1109/TIT.1967.1053964</w:t>
      </w:r>
      <w:r>
        <w:fldChar w:fldCharType="end"/>
      </w:r>
      <w:r>
        <w:rPr>
          <w:spacing w:val="-2"/>
        </w:rPr>
        <w:t>.</w:t>
      </w:r>
      <w:r>
        <w:rPr>
          <w:rFonts w:ascii="Times New Roman"/>
        </w:rPr>
        <w:tab/>
      </w:r>
      <w:r>
        <w:rPr>
          <w:rFonts w:ascii="Trebuchet MS"/>
          <w:spacing w:val="-5"/>
          <w:sz w:val="10"/>
        </w:rPr>
        <w:t>942</w:t>
      </w:r>
    </w:p>
    <w:p w14:paraId="60BA29C2" w14:textId="77777777" w:rsidR="00EA1924" w:rsidRDefault="00000000">
      <w:pPr>
        <w:pStyle w:val="ListParagraph"/>
        <w:numPr>
          <w:ilvl w:val="0"/>
          <w:numId w:val="1"/>
        </w:numPr>
        <w:tabs>
          <w:tab w:val="left" w:pos="578"/>
          <w:tab w:val="left" w:pos="10859"/>
        </w:tabs>
        <w:ind w:hanging="430"/>
        <w:rPr>
          <w:rFonts w:ascii="Trebuchet MS"/>
          <w:sz w:val="10"/>
        </w:rPr>
      </w:pPr>
      <w:bookmarkStart w:id="855" w:name="_bookmark60"/>
      <w:bookmarkEnd w:id="855"/>
      <w:r>
        <w:rPr>
          <w:sz w:val="18"/>
        </w:rPr>
        <w:t>Breiman,</w:t>
      </w:r>
      <w:r>
        <w:rPr>
          <w:spacing w:val="-12"/>
          <w:sz w:val="18"/>
        </w:rPr>
        <w:t xml:space="preserve"> </w:t>
      </w:r>
      <w:r>
        <w:rPr>
          <w:sz w:val="18"/>
        </w:rPr>
        <w:t>L.;</w:t>
      </w:r>
      <w:r>
        <w:rPr>
          <w:spacing w:val="-11"/>
          <w:sz w:val="18"/>
        </w:rPr>
        <w:t xml:space="preserve"> </w:t>
      </w:r>
      <w:r>
        <w:rPr>
          <w:sz w:val="18"/>
        </w:rPr>
        <w:t>Friedman,</w:t>
      </w:r>
      <w:r>
        <w:rPr>
          <w:spacing w:val="-11"/>
          <w:sz w:val="18"/>
        </w:rPr>
        <w:t xml:space="preserve"> </w:t>
      </w:r>
      <w:r>
        <w:rPr>
          <w:sz w:val="18"/>
        </w:rPr>
        <w:t>J.H.;</w:t>
      </w:r>
      <w:r>
        <w:rPr>
          <w:spacing w:val="-11"/>
          <w:sz w:val="18"/>
        </w:rPr>
        <w:t xml:space="preserve"> </w:t>
      </w:r>
      <w:r>
        <w:rPr>
          <w:sz w:val="18"/>
        </w:rPr>
        <w:t>Olshen,</w:t>
      </w:r>
      <w:r>
        <w:rPr>
          <w:spacing w:val="-11"/>
          <w:sz w:val="18"/>
        </w:rPr>
        <w:t xml:space="preserve"> </w:t>
      </w:r>
      <w:r>
        <w:rPr>
          <w:sz w:val="18"/>
        </w:rPr>
        <w:t>R.A.;</w:t>
      </w:r>
      <w:r>
        <w:rPr>
          <w:spacing w:val="-11"/>
          <w:sz w:val="18"/>
        </w:rPr>
        <w:t xml:space="preserve"> </w:t>
      </w:r>
      <w:r>
        <w:rPr>
          <w:sz w:val="18"/>
        </w:rPr>
        <w:t>Stone,</w:t>
      </w:r>
      <w:r>
        <w:rPr>
          <w:spacing w:val="-11"/>
          <w:sz w:val="18"/>
        </w:rPr>
        <w:t xml:space="preserve"> </w:t>
      </w:r>
      <w:r>
        <w:rPr>
          <w:sz w:val="18"/>
        </w:rPr>
        <w:t>C.J.</w:t>
      </w:r>
      <w:r>
        <w:rPr>
          <w:spacing w:val="4"/>
          <w:sz w:val="18"/>
        </w:rPr>
        <w:t xml:space="preserve"> </w:t>
      </w:r>
      <w:r>
        <w:rPr>
          <w:i/>
          <w:sz w:val="18"/>
        </w:rPr>
        <w:t>Classification</w:t>
      </w:r>
      <w:r>
        <w:rPr>
          <w:i/>
          <w:spacing w:val="-11"/>
          <w:sz w:val="18"/>
        </w:rPr>
        <w:t xml:space="preserve"> </w:t>
      </w:r>
      <w:r>
        <w:rPr>
          <w:i/>
          <w:sz w:val="18"/>
        </w:rPr>
        <w:t>and</w:t>
      </w:r>
      <w:r>
        <w:rPr>
          <w:i/>
          <w:spacing w:val="-12"/>
          <w:sz w:val="18"/>
        </w:rPr>
        <w:t xml:space="preserve"> </w:t>
      </w:r>
      <w:r>
        <w:rPr>
          <w:i/>
          <w:sz w:val="18"/>
        </w:rPr>
        <w:t>Regression</w:t>
      </w:r>
      <w:r>
        <w:rPr>
          <w:i/>
          <w:spacing w:val="-11"/>
          <w:sz w:val="18"/>
        </w:rPr>
        <w:t xml:space="preserve"> </w:t>
      </w:r>
      <w:r>
        <w:rPr>
          <w:i/>
          <w:sz w:val="18"/>
        </w:rPr>
        <w:t>Trees</w:t>
      </w:r>
      <w:r>
        <w:rPr>
          <w:sz w:val="18"/>
        </w:rPr>
        <w:t>;</w:t>
      </w:r>
      <w:r>
        <w:rPr>
          <w:spacing w:val="-11"/>
          <w:sz w:val="18"/>
        </w:rPr>
        <w:t xml:space="preserve"> </w:t>
      </w:r>
      <w:r>
        <w:rPr>
          <w:sz w:val="18"/>
        </w:rPr>
        <w:t>Wadsworth:</w:t>
      </w:r>
      <w:r>
        <w:rPr>
          <w:spacing w:val="-2"/>
          <w:sz w:val="18"/>
        </w:rPr>
        <w:t xml:space="preserve"> </w:t>
      </w:r>
      <w:r>
        <w:rPr>
          <w:sz w:val="18"/>
        </w:rPr>
        <w:t>Monterey,</w:t>
      </w:r>
      <w:r>
        <w:rPr>
          <w:spacing w:val="-12"/>
          <w:sz w:val="18"/>
        </w:rPr>
        <w:t xml:space="preserve"> </w:t>
      </w:r>
      <w:r>
        <w:rPr>
          <w:sz w:val="18"/>
        </w:rPr>
        <w:t>CA,</w:t>
      </w:r>
      <w:r>
        <w:rPr>
          <w:spacing w:val="-11"/>
          <w:sz w:val="18"/>
        </w:rPr>
        <w:t xml:space="preserve"> </w:t>
      </w:r>
      <w:r>
        <w:rPr>
          <w:spacing w:val="-2"/>
          <w:sz w:val="18"/>
        </w:rPr>
        <w:t>1984.</w:t>
      </w:r>
      <w:r>
        <w:rPr>
          <w:rFonts w:ascii="Times New Roman"/>
          <w:sz w:val="18"/>
        </w:rPr>
        <w:tab/>
      </w:r>
      <w:r>
        <w:rPr>
          <w:rFonts w:ascii="Trebuchet MS"/>
          <w:spacing w:val="-5"/>
          <w:sz w:val="10"/>
        </w:rPr>
        <w:t>943</w:t>
      </w:r>
    </w:p>
    <w:p w14:paraId="60E0DAE8" w14:textId="77777777" w:rsidR="00EA1924" w:rsidRDefault="00000000">
      <w:pPr>
        <w:pStyle w:val="ListParagraph"/>
        <w:numPr>
          <w:ilvl w:val="0"/>
          <w:numId w:val="1"/>
        </w:numPr>
        <w:tabs>
          <w:tab w:val="left" w:pos="578"/>
          <w:tab w:val="left" w:pos="10859"/>
        </w:tabs>
        <w:ind w:hanging="430"/>
        <w:rPr>
          <w:rFonts w:ascii="Trebuchet MS" w:hAnsi="Trebuchet MS"/>
          <w:sz w:val="10"/>
        </w:rPr>
      </w:pPr>
      <w:bookmarkStart w:id="856" w:name="_bookmark61"/>
      <w:bookmarkEnd w:id="856"/>
      <w:r>
        <w:rPr>
          <w:sz w:val="18"/>
        </w:rPr>
        <w:t>Breiman,</w:t>
      </w:r>
      <w:r>
        <w:rPr>
          <w:spacing w:val="-6"/>
          <w:sz w:val="18"/>
        </w:rPr>
        <w:t xml:space="preserve"> </w:t>
      </w:r>
      <w:r>
        <w:rPr>
          <w:sz w:val="18"/>
        </w:rPr>
        <w:t>L.</w:t>
      </w:r>
      <w:r>
        <w:rPr>
          <w:spacing w:val="11"/>
          <w:sz w:val="18"/>
        </w:rPr>
        <w:t xml:space="preserve"> </w:t>
      </w:r>
      <w:r>
        <w:rPr>
          <w:sz w:val="18"/>
        </w:rPr>
        <w:t>Random</w:t>
      </w:r>
      <w:r>
        <w:rPr>
          <w:spacing w:val="-6"/>
          <w:sz w:val="18"/>
        </w:rPr>
        <w:t xml:space="preserve"> </w:t>
      </w:r>
      <w:r>
        <w:rPr>
          <w:sz w:val="18"/>
        </w:rPr>
        <w:t>Forests.</w:t>
      </w:r>
      <w:r>
        <w:rPr>
          <w:spacing w:val="22"/>
          <w:sz w:val="18"/>
        </w:rPr>
        <w:t xml:space="preserve"> </w:t>
      </w:r>
      <w:r>
        <w:rPr>
          <w:i/>
          <w:sz w:val="18"/>
        </w:rPr>
        <w:t>Machine</w:t>
      </w:r>
      <w:r>
        <w:rPr>
          <w:i/>
          <w:spacing w:val="-6"/>
          <w:sz w:val="18"/>
        </w:rPr>
        <w:t xml:space="preserve"> </w:t>
      </w:r>
      <w:r>
        <w:rPr>
          <w:i/>
          <w:sz w:val="18"/>
        </w:rPr>
        <w:t>Learning</w:t>
      </w:r>
      <w:r>
        <w:rPr>
          <w:i/>
          <w:spacing w:val="-6"/>
          <w:sz w:val="18"/>
        </w:rPr>
        <w:t xml:space="preserve"> </w:t>
      </w:r>
      <w:r>
        <w:rPr>
          <w:b/>
          <w:sz w:val="18"/>
        </w:rPr>
        <w:t>2001</w:t>
      </w:r>
      <w:r>
        <w:rPr>
          <w:sz w:val="18"/>
        </w:rPr>
        <w:t>,</w:t>
      </w:r>
      <w:r>
        <w:rPr>
          <w:spacing w:val="-6"/>
          <w:sz w:val="18"/>
        </w:rPr>
        <w:t xml:space="preserve"> </w:t>
      </w:r>
      <w:r>
        <w:rPr>
          <w:i/>
          <w:sz w:val="18"/>
        </w:rPr>
        <w:t>45</w:t>
      </w:r>
      <w:r>
        <w:rPr>
          <w:sz w:val="18"/>
        </w:rPr>
        <w:t>,</w:t>
      </w:r>
      <w:r>
        <w:rPr>
          <w:spacing w:val="-6"/>
          <w:sz w:val="18"/>
        </w:rPr>
        <w:t xml:space="preserve"> </w:t>
      </w:r>
      <w:r>
        <w:rPr>
          <w:sz w:val="18"/>
        </w:rPr>
        <w:t>5–32.</w:t>
      </w:r>
      <w:r>
        <w:rPr>
          <w:spacing w:val="22"/>
          <w:sz w:val="18"/>
        </w:rPr>
        <w:t xml:space="preserve"> </w:t>
      </w:r>
      <w:r>
        <w:rPr>
          <w:color w:val="0774B7"/>
          <w:spacing w:val="-2"/>
          <w:sz w:val="18"/>
        </w:rPr>
        <w:t>https://doi.org/10.1023/A:1010933404324</w:t>
      </w:r>
      <w:r>
        <w:rPr>
          <w:spacing w:val="-2"/>
          <w:sz w:val="18"/>
        </w:rPr>
        <w:t>.</w:t>
      </w:r>
      <w:r>
        <w:rPr>
          <w:rFonts w:ascii="Times New Roman" w:hAnsi="Times New Roman"/>
          <w:sz w:val="18"/>
        </w:rPr>
        <w:tab/>
      </w:r>
      <w:r>
        <w:rPr>
          <w:rFonts w:ascii="Trebuchet MS" w:hAnsi="Trebuchet MS"/>
          <w:spacing w:val="-5"/>
          <w:sz w:val="10"/>
        </w:rPr>
        <w:t>944</w:t>
      </w:r>
    </w:p>
    <w:p w14:paraId="2D3AD18C" w14:textId="77777777" w:rsidR="00EA1924" w:rsidRDefault="00000000">
      <w:pPr>
        <w:pStyle w:val="ListParagraph"/>
        <w:numPr>
          <w:ilvl w:val="0"/>
          <w:numId w:val="1"/>
        </w:numPr>
        <w:tabs>
          <w:tab w:val="left" w:pos="578"/>
          <w:tab w:val="left" w:pos="10859"/>
        </w:tabs>
        <w:spacing w:before="31"/>
        <w:ind w:hanging="430"/>
        <w:rPr>
          <w:rFonts w:ascii="Trebuchet MS" w:hAnsi="Trebuchet MS"/>
          <w:sz w:val="10"/>
        </w:rPr>
      </w:pPr>
      <w:r>
        <w:rPr>
          <w:sz w:val="18"/>
        </w:rPr>
        <w:t>Friedman,</w:t>
      </w:r>
      <w:r>
        <w:rPr>
          <w:spacing w:val="29"/>
          <w:sz w:val="18"/>
        </w:rPr>
        <w:t xml:space="preserve"> </w:t>
      </w:r>
      <w:r>
        <w:rPr>
          <w:sz w:val="18"/>
        </w:rPr>
        <w:t>J.H.</w:t>
      </w:r>
      <w:r>
        <w:rPr>
          <w:spacing w:val="71"/>
          <w:w w:val="150"/>
          <w:sz w:val="18"/>
        </w:rPr>
        <w:t xml:space="preserve"> </w:t>
      </w:r>
      <w:r>
        <w:rPr>
          <w:sz w:val="18"/>
        </w:rPr>
        <w:t>Greedy</w:t>
      </w:r>
      <w:r>
        <w:rPr>
          <w:spacing w:val="25"/>
          <w:sz w:val="18"/>
        </w:rPr>
        <w:t xml:space="preserve"> </w:t>
      </w:r>
      <w:r>
        <w:rPr>
          <w:sz w:val="18"/>
        </w:rPr>
        <w:t>Function</w:t>
      </w:r>
      <w:r>
        <w:rPr>
          <w:spacing w:val="24"/>
          <w:sz w:val="18"/>
        </w:rPr>
        <w:t xml:space="preserve"> </w:t>
      </w:r>
      <w:r>
        <w:rPr>
          <w:sz w:val="18"/>
        </w:rPr>
        <w:t>Approximation:</w:t>
      </w:r>
      <w:r>
        <w:rPr>
          <w:spacing w:val="58"/>
          <w:sz w:val="18"/>
        </w:rPr>
        <w:t xml:space="preserve"> </w:t>
      </w:r>
      <w:r>
        <w:rPr>
          <w:sz w:val="18"/>
        </w:rPr>
        <w:t>A</w:t>
      </w:r>
      <w:r>
        <w:rPr>
          <w:spacing w:val="24"/>
          <w:sz w:val="18"/>
        </w:rPr>
        <w:t xml:space="preserve"> </w:t>
      </w:r>
      <w:r>
        <w:rPr>
          <w:sz w:val="18"/>
        </w:rPr>
        <w:t>Gradient</w:t>
      </w:r>
      <w:r>
        <w:rPr>
          <w:spacing w:val="24"/>
          <w:sz w:val="18"/>
        </w:rPr>
        <w:t xml:space="preserve"> </w:t>
      </w:r>
      <w:r>
        <w:rPr>
          <w:sz w:val="18"/>
        </w:rPr>
        <w:t>Boosting</w:t>
      </w:r>
      <w:r>
        <w:rPr>
          <w:spacing w:val="25"/>
          <w:sz w:val="18"/>
        </w:rPr>
        <w:t xml:space="preserve"> </w:t>
      </w:r>
      <w:r>
        <w:rPr>
          <w:sz w:val="18"/>
        </w:rPr>
        <w:t>Machine.</w:t>
      </w:r>
      <w:r>
        <w:rPr>
          <w:spacing w:val="52"/>
          <w:sz w:val="18"/>
        </w:rPr>
        <w:t xml:space="preserve">  </w:t>
      </w:r>
      <w:r>
        <w:rPr>
          <w:i/>
          <w:sz w:val="18"/>
        </w:rPr>
        <w:t>Annals</w:t>
      </w:r>
      <w:r>
        <w:rPr>
          <w:i/>
          <w:spacing w:val="24"/>
          <w:sz w:val="18"/>
        </w:rPr>
        <w:t xml:space="preserve"> </w:t>
      </w:r>
      <w:r>
        <w:rPr>
          <w:i/>
          <w:sz w:val="18"/>
        </w:rPr>
        <w:t>of</w:t>
      </w:r>
      <w:r>
        <w:rPr>
          <w:i/>
          <w:spacing w:val="25"/>
          <w:sz w:val="18"/>
        </w:rPr>
        <w:t xml:space="preserve"> </w:t>
      </w:r>
      <w:r>
        <w:rPr>
          <w:i/>
          <w:sz w:val="18"/>
        </w:rPr>
        <w:t>Statistics</w:t>
      </w:r>
      <w:r>
        <w:rPr>
          <w:i/>
          <w:spacing w:val="24"/>
          <w:sz w:val="18"/>
        </w:rPr>
        <w:t xml:space="preserve"> </w:t>
      </w:r>
      <w:r>
        <w:rPr>
          <w:b/>
          <w:sz w:val="18"/>
        </w:rPr>
        <w:t>2001</w:t>
      </w:r>
      <w:r>
        <w:rPr>
          <w:sz w:val="18"/>
        </w:rPr>
        <w:t>,</w:t>
      </w:r>
      <w:r>
        <w:rPr>
          <w:spacing w:val="30"/>
          <w:sz w:val="18"/>
        </w:rPr>
        <w:t xml:space="preserve"> </w:t>
      </w:r>
      <w:r>
        <w:rPr>
          <w:i/>
          <w:sz w:val="18"/>
        </w:rPr>
        <w:t>29</w:t>
      </w:r>
      <w:r>
        <w:rPr>
          <w:sz w:val="18"/>
        </w:rPr>
        <w:t>,</w:t>
      </w:r>
      <w:r>
        <w:rPr>
          <w:spacing w:val="24"/>
          <w:sz w:val="18"/>
        </w:rPr>
        <w:t xml:space="preserve"> </w:t>
      </w:r>
      <w:r>
        <w:rPr>
          <w:sz w:val="18"/>
        </w:rPr>
        <w:t>1189–</w:t>
      </w:r>
      <w:r>
        <w:rPr>
          <w:spacing w:val="-2"/>
          <w:sz w:val="18"/>
        </w:rPr>
        <w:t>1232.</w:t>
      </w:r>
      <w:r>
        <w:rPr>
          <w:sz w:val="18"/>
        </w:rPr>
        <w:tab/>
      </w:r>
      <w:r>
        <w:rPr>
          <w:rFonts w:ascii="Trebuchet MS" w:hAnsi="Trebuchet MS"/>
          <w:spacing w:val="-5"/>
          <w:sz w:val="10"/>
        </w:rPr>
        <w:t>945</w:t>
      </w:r>
    </w:p>
    <w:bookmarkStart w:id="857" w:name="_bookmark62"/>
    <w:bookmarkEnd w:id="857"/>
    <w:p w14:paraId="4485A47A" w14:textId="77777777" w:rsidR="00EA1924" w:rsidRDefault="00000000">
      <w:pPr>
        <w:pStyle w:val="BodyText"/>
        <w:tabs>
          <w:tab w:val="left" w:pos="10859"/>
        </w:tabs>
        <w:spacing w:before="32"/>
        <w:ind w:left="578"/>
        <w:rPr>
          <w:rFonts w:ascii="Trebuchet MS"/>
          <w:sz w:val="10"/>
        </w:rPr>
      </w:pPr>
      <w:r>
        <w:fldChar w:fldCharType="begin"/>
      </w:r>
      <w:r>
        <w:instrText>HYPERLINK "https://doi.org/10.1214/aos/1013203451" \h</w:instrText>
      </w:r>
      <w:r>
        <w:fldChar w:fldCharType="separate"/>
      </w:r>
      <w:r>
        <w:rPr>
          <w:color w:val="0774B7"/>
          <w:spacing w:val="-2"/>
        </w:rPr>
        <w:t>https://doi.org/10.1214/aos/1013203451</w:t>
      </w:r>
      <w:r>
        <w:fldChar w:fldCharType="end"/>
      </w:r>
      <w:r>
        <w:rPr>
          <w:spacing w:val="-2"/>
        </w:rPr>
        <w:t>.</w:t>
      </w:r>
      <w:r>
        <w:rPr>
          <w:rFonts w:ascii="Times New Roman"/>
        </w:rPr>
        <w:tab/>
      </w:r>
      <w:r>
        <w:rPr>
          <w:rFonts w:ascii="Trebuchet MS"/>
          <w:spacing w:val="-5"/>
          <w:sz w:val="10"/>
        </w:rPr>
        <w:t>946</w:t>
      </w:r>
    </w:p>
    <w:p w14:paraId="5603B423" w14:textId="77777777" w:rsidR="00EA1924" w:rsidRDefault="00000000">
      <w:pPr>
        <w:pStyle w:val="ListParagraph"/>
        <w:numPr>
          <w:ilvl w:val="0"/>
          <w:numId w:val="1"/>
        </w:numPr>
        <w:tabs>
          <w:tab w:val="left" w:pos="578"/>
          <w:tab w:val="left" w:pos="10859"/>
        </w:tabs>
        <w:ind w:hanging="430"/>
        <w:rPr>
          <w:rFonts w:ascii="Trebuchet MS"/>
          <w:sz w:val="10"/>
        </w:rPr>
      </w:pPr>
      <w:r w:rsidRPr="00A92717">
        <w:rPr>
          <w:spacing w:val="-2"/>
          <w:sz w:val="18"/>
          <w:lang w:val="de-DE"/>
        </w:rPr>
        <w:t>Rasmussen,</w:t>
      </w:r>
      <w:r w:rsidRPr="00A92717">
        <w:rPr>
          <w:spacing w:val="-6"/>
          <w:sz w:val="18"/>
          <w:lang w:val="de-DE"/>
        </w:rPr>
        <w:t xml:space="preserve"> </w:t>
      </w:r>
      <w:r w:rsidRPr="00A92717">
        <w:rPr>
          <w:spacing w:val="-2"/>
          <w:sz w:val="18"/>
          <w:lang w:val="de-DE"/>
        </w:rPr>
        <w:t>C.E.;</w:t>
      </w:r>
      <w:r w:rsidRPr="00A92717">
        <w:rPr>
          <w:spacing w:val="-6"/>
          <w:sz w:val="18"/>
          <w:lang w:val="de-DE"/>
        </w:rPr>
        <w:t xml:space="preserve"> </w:t>
      </w:r>
      <w:r w:rsidRPr="00A92717">
        <w:rPr>
          <w:spacing w:val="-2"/>
          <w:sz w:val="18"/>
          <w:lang w:val="de-DE"/>
        </w:rPr>
        <w:t>Williams,</w:t>
      </w:r>
      <w:r w:rsidRPr="00A92717">
        <w:rPr>
          <w:spacing w:val="-5"/>
          <w:sz w:val="18"/>
          <w:lang w:val="de-DE"/>
        </w:rPr>
        <w:t xml:space="preserve"> </w:t>
      </w:r>
      <w:hyperlink r:id="rId57">
        <w:r w:rsidRPr="00A92717">
          <w:rPr>
            <w:spacing w:val="-2"/>
            <w:sz w:val="18"/>
            <w:lang w:val="de-DE"/>
          </w:rPr>
          <w:t>C.K.I.</w:t>
        </w:r>
      </w:hyperlink>
      <w:r w:rsidRPr="00A92717">
        <w:rPr>
          <w:spacing w:val="12"/>
          <w:sz w:val="18"/>
          <w:lang w:val="de-DE"/>
        </w:rPr>
        <w:t xml:space="preserve"> </w:t>
      </w:r>
      <w:r>
        <w:rPr>
          <w:i/>
          <w:spacing w:val="-2"/>
          <w:sz w:val="18"/>
        </w:rPr>
        <w:t>Gaussian</w:t>
      </w:r>
      <w:r>
        <w:rPr>
          <w:i/>
          <w:spacing w:val="-6"/>
          <w:sz w:val="18"/>
        </w:rPr>
        <w:t xml:space="preserve"> </w:t>
      </w:r>
      <w:r>
        <w:rPr>
          <w:i/>
          <w:spacing w:val="-2"/>
          <w:sz w:val="18"/>
        </w:rPr>
        <w:t>Processes</w:t>
      </w:r>
      <w:r>
        <w:rPr>
          <w:i/>
          <w:spacing w:val="-6"/>
          <w:sz w:val="18"/>
        </w:rPr>
        <w:t xml:space="preserve"> </w:t>
      </w:r>
      <w:r>
        <w:rPr>
          <w:i/>
          <w:spacing w:val="-2"/>
          <w:sz w:val="18"/>
        </w:rPr>
        <w:t>for</w:t>
      </w:r>
      <w:r>
        <w:rPr>
          <w:i/>
          <w:spacing w:val="-5"/>
          <w:sz w:val="18"/>
        </w:rPr>
        <w:t xml:space="preserve"> </w:t>
      </w:r>
      <w:r>
        <w:rPr>
          <w:i/>
          <w:spacing w:val="-2"/>
          <w:sz w:val="18"/>
        </w:rPr>
        <w:t>Machine</w:t>
      </w:r>
      <w:r>
        <w:rPr>
          <w:i/>
          <w:spacing w:val="-6"/>
          <w:sz w:val="18"/>
        </w:rPr>
        <w:t xml:space="preserve"> </w:t>
      </w:r>
      <w:r>
        <w:rPr>
          <w:i/>
          <w:spacing w:val="-2"/>
          <w:sz w:val="18"/>
        </w:rPr>
        <w:t>Learning</w:t>
      </w:r>
      <w:r>
        <w:rPr>
          <w:spacing w:val="-2"/>
          <w:sz w:val="18"/>
        </w:rPr>
        <w:t>;</w:t>
      </w:r>
      <w:r>
        <w:rPr>
          <w:spacing w:val="-6"/>
          <w:sz w:val="18"/>
        </w:rPr>
        <w:t xml:space="preserve"> </w:t>
      </w:r>
      <w:r>
        <w:rPr>
          <w:spacing w:val="-2"/>
          <w:sz w:val="18"/>
        </w:rPr>
        <w:t>MIT</w:t>
      </w:r>
      <w:r>
        <w:rPr>
          <w:spacing w:val="-5"/>
          <w:sz w:val="18"/>
        </w:rPr>
        <w:t xml:space="preserve"> </w:t>
      </w:r>
      <w:r>
        <w:rPr>
          <w:spacing w:val="-2"/>
          <w:sz w:val="18"/>
        </w:rPr>
        <w:t>Press:</w:t>
      </w:r>
      <w:r>
        <w:rPr>
          <w:spacing w:val="4"/>
          <w:sz w:val="18"/>
        </w:rPr>
        <w:t xml:space="preserve"> </w:t>
      </w:r>
      <w:r>
        <w:rPr>
          <w:spacing w:val="-2"/>
          <w:sz w:val="18"/>
        </w:rPr>
        <w:t>Cambridge,</w:t>
      </w:r>
      <w:r>
        <w:rPr>
          <w:spacing w:val="-6"/>
          <w:sz w:val="18"/>
        </w:rPr>
        <w:t xml:space="preserve"> </w:t>
      </w:r>
      <w:r>
        <w:rPr>
          <w:spacing w:val="-2"/>
          <w:sz w:val="18"/>
        </w:rPr>
        <w:t>MA,</w:t>
      </w:r>
      <w:r>
        <w:rPr>
          <w:spacing w:val="-5"/>
          <w:sz w:val="18"/>
        </w:rPr>
        <w:t xml:space="preserve"> </w:t>
      </w:r>
      <w:r>
        <w:rPr>
          <w:spacing w:val="-2"/>
          <w:sz w:val="18"/>
        </w:rPr>
        <w:t>2006.</w:t>
      </w:r>
      <w:r>
        <w:rPr>
          <w:spacing w:val="22"/>
          <w:sz w:val="18"/>
        </w:rPr>
        <w:t xml:space="preserve"> </w:t>
      </w:r>
      <w:hyperlink r:id="rId58">
        <w:r>
          <w:rPr>
            <w:color w:val="0774B7"/>
            <w:spacing w:val="-2"/>
            <w:sz w:val="18"/>
          </w:rPr>
          <w:t>https://doi.org/10.7</w:t>
        </w:r>
      </w:hyperlink>
      <w:r>
        <w:rPr>
          <w:rFonts w:ascii="Times New Roman"/>
          <w:color w:val="0774B7"/>
          <w:sz w:val="18"/>
        </w:rPr>
        <w:tab/>
      </w:r>
      <w:r>
        <w:rPr>
          <w:rFonts w:ascii="Trebuchet MS"/>
          <w:spacing w:val="-5"/>
          <w:sz w:val="10"/>
        </w:rPr>
        <w:t>947</w:t>
      </w:r>
    </w:p>
    <w:bookmarkStart w:id="858" w:name="_bookmark63"/>
    <w:bookmarkEnd w:id="858"/>
    <w:p w14:paraId="6722780E" w14:textId="77777777" w:rsidR="00EA1924" w:rsidRDefault="00000000">
      <w:pPr>
        <w:pStyle w:val="BodyText"/>
        <w:tabs>
          <w:tab w:val="left" w:pos="10859"/>
        </w:tabs>
        <w:spacing w:before="31"/>
        <w:ind w:left="578"/>
        <w:rPr>
          <w:rFonts w:ascii="Trebuchet MS"/>
          <w:sz w:val="10"/>
        </w:rPr>
      </w:pPr>
      <w:r>
        <w:fldChar w:fldCharType="begin"/>
      </w:r>
      <w:r>
        <w:instrText>HYPERLINK "https://doi.org/10.7551/mitpress/3206.001.0001" \h</w:instrText>
      </w:r>
      <w:r>
        <w:fldChar w:fldCharType="separate"/>
      </w:r>
      <w:r>
        <w:rPr>
          <w:color w:val="0774B7"/>
          <w:spacing w:val="-2"/>
        </w:rPr>
        <w:t>551/mitpress/3206.001.0001</w:t>
      </w:r>
      <w:r>
        <w:fldChar w:fldCharType="end"/>
      </w:r>
      <w:r>
        <w:rPr>
          <w:spacing w:val="-2"/>
        </w:rPr>
        <w:t>.</w:t>
      </w:r>
      <w:r>
        <w:rPr>
          <w:rFonts w:ascii="Times New Roman"/>
        </w:rPr>
        <w:tab/>
      </w:r>
      <w:r>
        <w:rPr>
          <w:rFonts w:ascii="Trebuchet MS"/>
          <w:spacing w:val="-5"/>
          <w:sz w:val="10"/>
        </w:rPr>
        <w:t>948</w:t>
      </w:r>
    </w:p>
    <w:p w14:paraId="3064AD05"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Sharma,</w:t>
      </w:r>
      <w:r>
        <w:rPr>
          <w:spacing w:val="1"/>
          <w:sz w:val="18"/>
        </w:rPr>
        <w:t xml:space="preserve"> </w:t>
      </w:r>
      <w:r>
        <w:rPr>
          <w:sz w:val="18"/>
        </w:rPr>
        <w:t>G.;</w:t>
      </w:r>
      <w:r>
        <w:rPr>
          <w:spacing w:val="1"/>
          <w:sz w:val="18"/>
        </w:rPr>
        <w:t xml:space="preserve"> </w:t>
      </w:r>
      <w:r>
        <w:rPr>
          <w:sz w:val="18"/>
        </w:rPr>
        <w:t>Wu,</w:t>
      </w:r>
      <w:r>
        <w:rPr>
          <w:spacing w:val="1"/>
          <w:sz w:val="18"/>
        </w:rPr>
        <w:t xml:space="preserve"> </w:t>
      </w:r>
      <w:r>
        <w:rPr>
          <w:sz w:val="18"/>
        </w:rPr>
        <w:t>W.;</w:t>
      </w:r>
      <w:r>
        <w:rPr>
          <w:spacing w:val="1"/>
          <w:sz w:val="18"/>
        </w:rPr>
        <w:t xml:space="preserve"> </w:t>
      </w:r>
      <w:r>
        <w:rPr>
          <w:sz w:val="18"/>
        </w:rPr>
        <w:t>Dalal,</w:t>
      </w:r>
      <w:r>
        <w:rPr>
          <w:spacing w:val="1"/>
          <w:sz w:val="18"/>
        </w:rPr>
        <w:t xml:space="preserve"> </w:t>
      </w:r>
      <w:r>
        <w:rPr>
          <w:sz w:val="18"/>
        </w:rPr>
        <w:t>E.N.</w:t>
      </w:r>
      <w:r>
        <w:rPr>
          <w:spacing w:val="22"/>
          <w:sz w:val="18"/>
        </w:rPr>
        <w:t xml:space="preserve"> </w:t>
      </w:r>
      <w:r>
        <w:rPr>
          <w:sz w:val="18"/>
        </w:rPr>
        <w:t>The</w:t>
      </w:r>
      <w:r>
        <w:rPr>
          <w:spacing w:val="2"/>
          <w:sz w:val="18"/>
        </w:rPr>
        <w:t xml:space="preserve"> </w:t>
      </w:r>
      <w:r>
        <w:rPr>
          <w:sz w:val="18"/>
        </w:rPr>
        <w:t>CIEDE2000</w:t>
      </w:r>
      <w:r>
        <w:rPr>
          <w:spacing w:val="1"/>
          <w:sz w:val="18"/>
        </w:rPr>
        <w:t xml:space="preserve"> </w:t>
      </w:r>
      <w:r>
        <w:rPr>
          <w:sz w:val="18"/>
        </w:rPr>
        <w:t>Color-Difference</w:t>
      </w:r>
      <w:r>
        <w:rPr>
          <w:spacing w:val="1"/>
          <w:sz w:val="18"/>
        </w:rPr>
        <w:t xml:space="preserve"> </w:t>
      </w:r>
      <w:r>
        <w:rPr>
          <w:sz w:val="18"/>
        </w:rPr>
        <w:t>Formula:</w:t>
      </w:r>
      <w:r>
        <w:rPr>
          <w:spacing w:val="13"/>
          <w:sz w:val="18"/>
        </w:rPr>
        <w:t xml:space="preserve"> </w:t>
      </w:r>
      <w:r>
        <w:rPr>
          <w:sz w:val="18"/>
        </w:rPr>
        <w:t>Implementation</w:t>
      </w:r>
      <w:r>
        <w:rPr>
          <w:spacing w:val="1"/>
          <w:sz w:val="18"/>
        </w:rPr>
        <w:t xml:space="preserve"> </w:t>
      </w:r>
      <w:r>
        <w:rPr>
          <w:sz w:val="18"/>
        </w:rPr>
        <w:t>Notes,</w:t>
      </w:r>
      <w:r>
        <w:rPr>
          <w:spacing w:val="1"/>
          <w:sz w:val="18"/>
        </w:rPr>
        <w:t xml:space="preserve"> </w:t>
      </w:r>
      <w:r>
        <w:rPr>
          <w:sz w:val="18"/>
        </w:rPr>
        <w:t>Supplementary</w:t>
      </w:r>
      <w:r>
        <w:rPr>
          <w:spacing w:val="1"/>
          <w:sz w:val="18"/>
        </w:rPr>
        <w:t xml:space="preserve"> </w:t>
      </w:r>
      <w:r>
        <w:rPr>
          <w:sz w:val="18"/>
        </w:rPr>
        <w:t>Test</w:t>
      </w:r>
      <w:r>
        <w:rPr>
          <w:spacing w:val="1"/>
          <w:sz w:val="18"/>
        </w:rPr>
        <w:t xml:space="preserve"> </w:t>
      </w:r>
      <w:r>
        <w:rPr>
          <w:spacing w:val="-2"/>
          <w:sz w:val="18"/>
        </w:rPr>
        <w:t>Data,</w:t>
      </w:r>
      <w:r>
        <w:rPr>
          <w:rFonts w:ascii="Times New Roman"/>
          <w:sz w:val="18"/>
        </w:rPr>
        <w:tab/>
      </w:r>
      <w:r>
        <w:rPr>
          <w:rFonts w:ascii="Trebuchet MS"/>
          <w:spacing w:val="-5"/>
          <w:sz w:val="10"/>
        </w:rPr>
        <w:t>949</w:t>
      </w:r>
    </w:p>
    <w:p w14:paraId="214E5CEE" w14:textId="77777777" w:rsidR="00EA1924" w:rsidRDefault="00000000">
      <w:pPr>
        <w:tabs>
          <w:tab w:val="left" w:pos="10859"/>
        </w:tabs>
        <w:spacing w:before="32"/>
        <w:ind w:left="578"/>
        <w:rPr>
          <w:rFonts w:ascii="Trebuchet MS" w:hAnsi="Trebuchet MS"/>
          <w:sz w:val="10"/>
        </w:rPr>
      </w:pPr>
      <w:r>
        <w:rPr>
          <w:sz w:val="18"/>
        </w:rPr>
        <w:t>and</w:t>
      </w:r>
      <w:r>
        <w:rPr>
          <w:spacing w:val="-7"/>
          <w:sz w:val="18"/>
        </w:rPr>
        <w:t xml:space="preserve"> </w:t>
      </w:r>
      <w:r>
        <w:rPr>
          <w:sz w:val="18"/>
        </w:rPr>
        <w:t>Mathematical</w:t>
      </w:r>
      <w:r>
        <w:rPr>
          <w:spacing w:val="-6"/>
          <w:sz w:val="18"/>
        </w:rPr>
        <w:t xml:space="preserve"> </w:t>
      </w:r>
      <w:r>
        <w:rPr>
          <w:sz w:val="18"/>
        </w:rPr>
        <w:t>Observations.</w:t>
      </w:r>
      <w:r>
        <w:rPr>
          <w:spacing w:val="21"/>
          <w:sz w:val="18"/>
        </w:rPr>
        <w:t xml:space="preserve"> </w:t>
      </w:r>
      <w:r>
        <w:rPr>
          <w:i/>
          <w:sz w:val="18"/>
        </w:rPr>
        <w:t>Color</w:t>
      </w:r>
      <w:r>
        <w:rPr>
          <w:i/>
          <w:spacing w:val="-6"/>
          <w:sz w:val="18"/>
        </w:rPr>
        <w:t xml:space="preserve"> </w:t>
      </w:r>
      <w:r>
        <w:rPr>
          <w:i/>
          <w:sz w:val="18"/>
        </w:rPr>
        <w:t>Research</w:t>
      </w:r>
      <w:r>
        <w:rPr>
          <w:i/>
          <w:spacing w:val="-7"/>
          <w:sz w:val="18"/>
        </w:rPr>
        <w:t xml:space="preserve"> </w:t>
      </w:r>
      <w:r>
        <w:rPr>
          <w:i/>
          <w:sz w:val="18"/>
        </w:rPr>
        <w:t>&amp;</w:t>
      </w:r>
      <w:r>
        <w:rPr>
          <w:i/>
          <w:spacing w:val="-6"/>
          <w:sz w:val="18"/>
        </w:rPr>
        <w:t xml:space="preserve"> </w:t>
      </w:r>
      <w:r>
        <w:rPr>
          <w:i/>
          <w:sz w:val="18"/>
        </w:rPr>
        <w:t>Application</w:t>
      </w:r>
      <w:r>
        <w:rPr>
          <w:i/>
          <w:spacing w:val="-6"/>
          <w:sz w:val="18"/>
        </w:rPr>
        <w:t xml:space="preserve"> </w:t>
      </w:r>
      <w:r>
        <w:rPr>
          <w:b/>
          <w:sz w:val="18"/>
        </w:rPr>
        <w:t>2005</w:t>
      </w:r>
      <w:r>
        <w:rPr>
          <w:sz w:val="18"/>
        </w:rPr>
        <w:t>,</w:t>
      </w:r>
      <w:r>
        <w:rPr>
          <w:spacing w:val="-7"/>
          <w:sz w:val="18"/>
        </w:rPr>
        <w:t xml:space="preserve"> </w:t>
      </w:r>
      <w:r>
        <w:rPr>
          <w:i/>
          <w:sz w:val="18"/>
        </w:rPr>
        <w:t>30</w:t>
      </w:r>
      <w:r>
        <w:rPr>
          <w:sz w:val="18"/>
        </w:rPr>
        <w:t>,</w:t>
      </w:r>
      <w:r>
        <w:rPr>
          <w:spacing w:val="-6"/>
          <w:sz w:val="18"/>
        </w:rPr>
        <w:t xml:space="preserve"> </w:t>
      </w:r>
      <w:r>
        <w:rPr>
          <w:sz w:val="18"/>
        </w:rPr>
        <w:t>21–30.</w:t>
      </w:r>
      <w:r>
        <w:rPr>
          <w:spacing w:val="21"/>
          <w:sz w:val="18"/>
        </w:rPr>
        <w:t xml:space="preserve"> </w:t>
      </w:r>
      <w:hyperlink r:id="rId59">
        <w:r>
          <w:rPr>
            <w:color w:val="0774B7"/>
            <w:spacing w:val="-2"/>
            <w:sz w:val="18"/>
          </w:rPr>
          <w:t>https://doi.org/10.1002/col.20070</w:t>
        </w:r>
      </w:hyperlink>
      <w:r>
        <w:rPr>
          <w:spacing w:val="-2"/>
          <w:sz w:val="18"/>
        </w:rPr>
        <w:t>.</w:t>
      </w:r>
      <w:r>
        <w:rPr>
          <w:rFonts w:ascii="Times New Roman" w:hAnsi="Times New Roman"/>
          <w:sz w:val="18"/>
        </w:rPr>
        <w:tab/>
      </w:r>
      <w:r>
        <w:rPr>
          <w:rFonts w:ascii="Trebuchet MS" w:hAnsi="Trebuchet MS"/>
          <w:spacing w:val="-5"/>
          <w:sz w:val="10"/>
        </w:rPr>
        <w:t>950</w:t>
      </w:r>
    </w:p>
    <w:p w14:paraId="564FCE35" w14:textId="77777777" w:rsidR="00EA1924" w:rsidRDefault="00EA1924">
      <w:pPr>
        <w:rPr>
          <w:rFonts w:ascii="Trebuchet MS" w:hAnsi="Trebuchet MS"/>
          <w:sz w:val="10"/>
        </w:rPr>
        <w:sectPr w:rsidR="00EA1924">
          <w:pgSz w:w="11910" w:h="16840"/>
          <w:pgMar w:top="1020" w:right="283" w:bottom="760" w:left="566" w:header="685" w:footer="563" w:gutter="0"/>
          <w:cols w:space="720"/>
        </w:sectPr>
      </w:pPr>
    </w:p>
    <w:p w14:paraId="4EA6A67D" w14:textId="77777777" w:rsidR="00EA1924" w:rsidRDefault="00000000">
      <w:pPr>
        <w:pStyle w:val="ListParagraph"/>
        <w:numPr>
          <w:ilvl w:val="0"/>
          <w:numId w:val="1"/>
        </w:numPr>
        <w:tabs>
          <w:tab w:val="left" w:pos="578"/>
          <w:tab w:val="left" w:pos="10859"/>
        </w:tabs>
        <w:spacing w:before="429"/>
        <w:ind w:hanging="430"/>
        <w:rPr>
          <w:rFonts w:ascii="Trebuchet MS"/>
          <w:sz w:val="10"/>
        </w:rPr>
      </w:pPr>
      <w:bookmarkStart w:id="859" w:name="_bookmark64"/>
      <w:bookmarkEnd w:id="859"/>
      <w:r>
        <w:rPr>
          <w:sz w:val="18"/>
        </w:rPr>
        <w:lastRenderedPageBreak/>
        <w:t>Fogra</w:t>
      </w:r>
      <w:r>
        <w:rPr>
          <w:spacing w:val="17"/>
          <w:sz w:val="18"/>
        </w:rPr>
        <w:t xml:space="preserve"> </w:t>
      </w:r>
      <w:r>
        <w:rPr>
          <w:sz w:val="18"/>
        </w:rPr>
        <w:t>Research</w:t>
      </w:r>
      <w:r>
        <w:rPr>
          <w:spacing w:val="17"/>
          <w:sz w:val="18"/>
        </w:rPr>
        <w:t xml:space="preserve"> </w:t>
      </w:r>
      <w:r>
        <w:rPr>
          <w:sz w:val="18"/>
        </w:rPr>
        <w:t>Institute.</w:t>
      </w:r>
      <w:r>
        <w:rPr>
          <w:spacing w:val="34"/>
          <w:sz w:val="18"/>
        </w:rPr>
        <w:t xml:space="preserve">  </w:t>
      </w:r>
      <w:r>
        <w:rPr>
          <w:sz w:val="18"/>
        </w:rPr>
        <w:t>FOGRA51</w:t>
      </w:r>
      <w:r>
        <w:rPr>
          <w:spacing w:val="17"/>
          <w:sz w:val="18"/>
        </w:rPr>
        <w:t xml:space="preserve"> </w:t>
      </w:r>
      <w:r>
        <w:rPr>
          <w:sz w:val="18"/>
        </w:rPr>
        <w:t>and</w:t>
      </w:r>
      <w:r>
        <w:rPr>
          <w:spacing w:val="17"/>
          <w:sz w:val="18"/>
        </w:rPr>
        <w:t xml:space="preserve"> </w:t>
      </w:r>
      <w:r>
        <w:rPr>
          <w:sz w:val="18"/>
        </w:rPr>
        <w:t>FOGRA52</w:t>
      </w:r>
      <w:r>
        <w:rPr>
          <w:spacing w:val="17"/>
          <w:sz w:val="18"/>
        </w:rPr>
        <w:t xml:space="preserve"> </w:t>
      </w:r>
      <w:r>
        <w:rPr>
          <w:sz w:val="18"/>
        </w:rPr>
        <w:t>Characterisation</w:t>
      </w:r>
      <w:r>
        <w:rPr>
          <w:spacing w:val="17"/>
          <w:sz w:val="18"/>
        </w:rPr>
        <w:t xml:space="preserve"> </w:t>
      </w:r>
      <w:r>
        <w:rPr>
          <w:sz w:val="18"/>
        </w:rPr>
        <w:t>Data</w:t>
      </w:r>
      <w:r>
        <w:rPr>
          <w:spacing w:val="18"/>
          <w:sz w:val="18"/>
        </w:rPr>
        <w:t xml:space="preserve"> </w:t>
      </w:r>
      <w:r>
        <w:rPr>
          <w:sz w:val="18"/>
        </w:rPr>
        <w:t>(Version</w:t>
      </w:r>
      <w:r>
        <w:rPr>
          <w:spacing w:val="17"/>
          <w:sz w:val="18"/>
        </w:rPr>
        <w:t xml:space="preserve"> </w:t>
      </w:r>
      <w:r>
        <w:rPr>
          <w:sz w:val="18"/>
        </w:rPr>
        <w:t>1.0)</w:t>
      </w:r>
      <w:r>
        <w:rPr>
          <w:spacing w:val="17"/>
          <w:sz w:val="18"/>
        </w:rPr>
        <w:t xml:space="preserve"> </w:t>
      </w:r>
      <w:r>
        <w:rPr>
          <w:sz w:val="18"/>
        </w:rPr>
        <w:t>[Data</w:t>
      </w:r>
      <w:r>
        <w:rPr>
          <w:spacing w:val="17"/>
          <w:sz w:val="18"/>
        </w:rPr>
        <w:t xml:space="preserve"> </w:t>
      </w:r>
      <w:r>
        <w:rPr>
          <w:sz w:val="18"/>
        </w:rPr>
        <w:t>set].</w:t>
      </w:r>
      <w:r>
        <w:rPr>
          <w:spacing w:val="34"/>
          <w:sz w:val="18"/>
        </w:rPr>
        <w:t xml:space="preserve">  </w:t>
      </w:r>
      <w:hyperlink r:id="rId60">
        <w:r>
          <w:rPr>
            <w:color w:val="0774B7"/>
            <w:spacing w:val="-2"/>
            <w:sz w:val="18"/>
          </w:rPr>
          <w:t>https://fogra.org/en/</w:t>
        </w:r>
      </w:hyperlink>
      <w:r>
        <w:rPr>
          <w:color w:val="0774B7"/>
          <w:sz w:val="18"/>
        </w:rPr>
        <w:tab/>
      </w:r>
      <w:r>
        <w:rPr>
          <w:rFonts w:ascii="Trebuchet MS"/>
          <w:spacing w:val="-5"/>
          <w:sz w:val="10"/>
        </w:rPr>
        <w:t>951</w:t>
      </w:r>
    </w:p>
    <w:bookmarkStart w:id="860" w:name="_bookmark65"/>
    <w:bookmarkEnd w:id="860"/>
    <w:p w14:paraId="6A4DDE14" w14:textId="77777777" w:rsidR="00EA1924" w:rsidRDefault="00000000">
      <w:pPr>
        <w:pStyle w:val="BodyText"/>
        <w:tabs>
          <w:tab w:val="left" w:pos="10859"/>
        </w:tabs>
        <w:spacing w:before="31"/>
        <w:ind w:left="578"/>
        <w:rPr>
          <w:rFonts w:ascii="Trebuchet MS"/>
          <w:sz w:val="10"/>
        </w:rPr>
      </w:pPr>
      <w:r>
        <w:fldChar w:fldCharType="begin"/>
      </w:r>
      <w:r>
        <w:instrText>HYPERLINK "https://fogra.org/en/downloads/work-tools/characterisation-data" \h</w:instrText>
      </w:r>
      <w:r>
        <w:fldChar w:fldCharType="separate"/>
      </w:r>
      <w:r>
        <w:rPr>
          <w:color w:val="0774B7"/>
        </w:rPr>
        <w:t>downloads/work-tools/characterisation-data</w:t>
      </w:r>
      <w:r>
        <w:fldChar w:fldCharType="end"/>
      </w:r>
      <w:r>
        <w:t>,</w:t>
      </w:r>
      <w:r>
        <w:rPr>
          <w:spacing w:val="-7"/>
        </w:rPr>
        <w:t xml:space="preserve"> </w:t>
      </w:r>
      <w:r>
        <w:t>2020.</w:t>
      </w:r>
      <w:r>
        <w:rPr>
          <w:spacing w:val="20"/>
        </w:rPr>
        <w:t xml:space="preserve"> </w:t>
      </w:r>
      <w:r>
        <w:t>Accessed</w:t>
      </w:r>
      <w:r>
        <w:rPr>
          <w:spacing w:val="-7"/>
        </w:rPr>
        <w:t xml:space="preserve"> </w:t>
      </w:r>
      <w:r>
        <w:t>on</w:t>
      </w:r>
      <w:r>
        <w:rPr>
          <w:spacing w:val="-7"/>
        </w:rPr>
        <w:t xml:space="preserve"> </w:t>
      </w:r>
      <w:r>
        <w:t>29</w:t>
      </w:r>
      <w:r>
        <w:rPr>
          <w:spacing w:val="-7"/>
        </w:rPr>
        <w:t xml:space="preserve"> </w:t>
      </w:r>
      <w:r>
        <w:t>August</w:t>
      </w:r>
      <w:r>
        <w:rPr>
          <w:spacing w:val="-7"/>
        </w:rPr>
        <w:t xml:space="preserve"> </w:t>
      </w:r>
      <w:r>
        <w:rPr>
          <w:spacing w:val="-2"/>
        </w:rPr>
        <w:t>2026.</w:t>
      </w:r>
      <w:r>
        <w:rPr>
          <w:rFonts w:ascii="Times New Roman"/>
        </w:rPr>
        <w:tab/>
      </w:r>
      <w:r>
        <w:rPr>
          <w:rFonts w:ascii="Trebuchet MS"/>
          <w:spacing w:val="-5"/>
          <w:sz w:val="10"/>
        </w:rPr>
        <w:t>952</w:t>
      </w:r>
    </w:p>
    <w:p w14:paraId="484D88D8"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Advanced</w:t>
      </w:r>
      <w:r>
        <w:rPr>
          <w:spacing w:val="-3"/>
          <w:sz w:val="18"/>
        </w:rPr>
        <w:t xml:space="preserve"> </w:t>
      </w:r>
      <w:r>
        <w:rPr>
          <w:sz w:val="18"/>
        </w:rPr>
        <w:t>Printing</w:t>
      </w:r>
      <w:r>
        <w:rPr>
          <w:spacing w:val="-2"/>
          <w:sz w:val="18"/>
        </w:rPr>
        <w:t xml:space="preserve"> </w:t>
      </w:r>
      <w:r>
        <w:rPr>
          <w:sz w:val="18"/>
        </w:rPr>
        <w:t>Technology</w:t>
      </w:r>
      <w:r>
        <w:rPr>
          <w:spacing w:val="-2"/>
          <w:sz w:val="18"/>
        </w:rPr>
        <w:t xml:space="preserve"> </w:t>
      </w:r>
      <w:r>
        <w:rPr>
          <w:sz w:val="18"/>
        </w:rPr>
        <w:t>Centre</w:t>
      </w:r>
      <w:r>
        <w:rPr>
          <w:spacing w:val="-2"/>
          <w:sz w:val="18"/>
        </w:rPr>
        <w:t xml:space="preserve"> </w:t>
      </w:r>
      <w:r>
        <w:rPr>
          <w:sz w:val="18"/>
        </w:rPr>
        <w:t>Limited</w:t>
      </w:r>
      <w:r>
        <w:rPr>
          <w:spacing w:val="-2"/>
          <w:sz w:val="18"/>
        </w:rPr>
        <w:t xml:space="preserve"> </w:t>
      </w:r>
      <w:r>
        <w:rPr>
          <w:sz w:val="18"/>
        </w:rPr>
        <w:t>(APTEC).</w:t>
      </w:r>
      <w:r>
        <w:rPr>
          <w:spacing w:val="17"/>
          <w:sz w:val="18"/>
        </w:rPr>
        <w:t xml:space="preserve"> </w:t>
      </w:r>
      <w:r>
        <w:rPr>
          <w:sz w:val="18"/>
        </w:rPr>
        <w:t>APTEC</w:t>
      </w:r>
      <w:r>
        <w:rPr>
          <w:spacing w:val="-3"/>
          <w:sz w:val="18"/>
        </w:rPr>
        <w:t xml:space="preserve"> </w:t>
      </w:r>
      <w:r>
        <w:rPr>
          <w:sz w:val="18"/>
        </w:rPr>
        <w:t>PC10</w:t>
      </w:r>
      <w:r>
        <w:rPr>
          <w:spacing w:val="-2"/>
          <w:sz w:val="18"/>
        </w:rPr>
        <w:t xml:space="preserve"> </w:t>
      </w:r>
      <w:r>
        <w:rPr>
          <w:sz w:val="18"/>
        </w:rPr>
        <w:t>Cardboard</w:t>
      </w:r>
      <w:r>
        <w:rPr>
          <w:spacing w:val="-2"/>
          <w:sz w:val="18"/>
        </w:rPr>
        <w:t xml:space="preserve"> </w:t>
      </w:r>
      <w:r>
        <w:rPr>
          <w:sz w:val="18"/>
        </w:rPr>
        <w:t>and</w:t>
      </w:r>
      <w:r>
        <w:rPr>
          <w:spacing w:val="-2"/>
          <w:sz w:val="18"/>
        </w:rPr>
        <w:t xml:space="preserve"> </w:t>
      </w:r>
      <w:r>
        <w:rPr>
          <w:sz w:val="18"/>
        </w:rPr>
        <w:t>APTEC</w:t>
      </w:r>
      <w:r>
        <w:rPr>
          <w:spacing w:val="-2"/>
          <w:sz w:val="18"/>
        </w:rPr>
        <w:t xml:space="preserve"> </w:t>
      </w:r>
      <w:r>
        <w:rPr>
          <w:sz w:val="18"/>
        </w:rPr>
        <w:t>PC11</w:t>
      </w:r>
      <w:r>
        <w:rPr>
          <w:spacing w:val="-2"/>
          <w:sz w:val="18"/>
        </w:rPr>
        <w:t xml:space="preserve"> </w:t>
      </w:r>
      <w:r>
        <w:rPr>
          <w:sz w:val="18"/>
        </w:rPr>
        <w:t>CCNB</w:t>
      </w:r>
      <w:r>
        <w:rPr>
          <w:spacing w:val="-2"/>
          <w:sz w:val="18"/>
        </w:rPr>
        <w:t xml:space="preserve"> Characterization</w:t>
      </w:r>
      <w:r>
        <w:rPr>
          <w:rFonts w:ascii="Times New Roman"/>
          <w:sz w:val="18"/>
        </w:rPr>
        <w:tab/>
      </w:r>
      <w:r>
        <w:rPr>
          <w:rFonts w:ascii="Trebuchet MS"/>
          <w:spacing w:val="-5"/>
          <w:sz w:val="10"/>
        </w:rPr>
        <w:t>953</w:t>
      </w:r>
    </w:p>
    <w:p w14:paraId="6187AFAB" w14:textId="77777777" w:rsidR="00EA1924" w:rsidRDefault="00000000">
      <w:pPr>
        <w:pStyle w:val="BodyText"/>
        <w:tabs>
          <w:tab w:val="left" w:pos="10859"/>
        </w:tabs>
        <w:spacing w:before="32"/>
        <w:ind w:left="578"/>
        <w:rPr>
          <w:rFonts w:ascii="Trebuchet MS"/>
          <w:sz w:val="10"/>
        </w:rPr>
      </w:pPr>
      <w:r>
        <w:t>Data,</w:t>
      </w:r>
      <w:r>
        <w:rPr>
          <w:spacing w:val="6"/>
        </w:rPr>
        <w:t xml:space="preserve"> </w:t>
      </w:r>
      <w:r>
        <w:t>2023</w:t>
      </w:r>
      <w:r>
        <w:rPr>
          <w:spacing w:val="4"/>
        </w:rPr>
        <w:t xml:space="preserve"> </w:t>
      </w:r>
      <w:r>
        <w:t>v1.</w:t>
      </w:r>
      <w:r>
        <w:rPr>
          <w:spacing w:val="56"/>
        </w:rPr>
        <w:t xml:space="preserve"> </w:t>
      </w:r>
      <w:r>
        <w:t>ICC</w:t>
      </w:r>
      <w:r>
        <w:rPr>
          <w:spacing w:val="5"/>
        </w:rPr>
        <w:t xml:space="preserve"> </w:t>
      </w:r>
      <w:hyperlink r:id="rId61">
        <w:r>
          <w:t>Characterization</w:t>
        </w:r>
      </w:hyperlink>
      <w:r>
        <w:rPr>
          <w:spacing w:val="5"/>
        </w:rPr>
        <w:t xml:space="preserve"> </w:t>
      </w:r>
      <w:r>
        <w:t>Data</w:t>
      </w:r>
      <w:r>
        <w:rPr>
          <w:spacing w:val="5"/>
        </w:rPr>
        <w:t xml:space="preserve"> </w:t>
      </w:r>
      <w:r>
        <w:t>Registry,</w:t>
      </w:r>
      <w:r>
        <w:rPr>
          <w:spacing w:val="6"/>
        </w:rPr>
        <w:t xml:space="preserve"> </w:t>
      </w:r>
      <w:r>
        <w:t>2023.</w:t>
      </w:r>
      <w:r>
        <w:rPr>
          <w:spacing w:val="56"/>
        </w:rPr>
        <w:t xml:space="preserve"> </w:t>
      </w:r>
      <w:r>
        <w:t>Available</w:t>
      </w:r>
      <w:r>
        <w:rPr>
          <w:spacing w:val="5"/>
        </w:rPr>
        <w:t xml:space="preserve"> </w:t>
      </w:r>
      <w:r>
        <w:t>online:</w:t>
      </w:r>
      <w:r>
        <w:rPr>
          <w:spacing w:val="21"/>
        </w:rPr>
        <w:t xml:space="preserve"> </w:t>
      </w:r>
      <w:hyperlink r:id="rId62">
        <w:r>
          <w:rPr>
            <w:color w:val="0774B7"/>
          </w:rPr>
          <w:t>https://registry.color.org/cmyk-</w:t>
        </w:r>
        <w:r>
          <w:rPr>
            <w:color w:val="0774B7"/>
            <w:spacing w:val="-2"/>
          </w:rPr>
          <w:t>registry/aptec_</w:t>
        </w:r>
      </w:hyperlink>
      <w:r>
        <w:rPr>
          <w:color w:val="0774B7"/>
        </w:rPr>
        <w:tab/>
      </w:r>
      <w:r>
        <w:rPr>
          <w:rFonts w:ascii="Trebuchet MS"/>
          <w:spacing w:val="-5"/>
          <w:sz w:val="10"/>
        </w:rPr>
        <w:t>954</w:t>
      </w:r>
    </w:p>
    <w:bookmarkStart w:id="861" w:name="_bookmark66"/>
    <w:bookmarkEnd w:id="861"/>
    <w:p w14:paraId="2D6B0DDC" w14:textId="77777777" w:rsidR="00EA1924" w:rsidRDefault="00000000">
      <w:pPr>
        <w:pStyle w:val="BodyText"/>
        <w:tabs>
          <w:tab w:val="left" w:pos="10859"/>
        </w:tabs>
        <w:spacing w:before="31"/>
        <w:ind w:left="578"/>
        <w:rPr>
          <w:rFonts w:ascii="Trebuchet MS"/>
          <w:sz w:val="10"/>
        </w:rPr>
      </w:pPr>
      <w:r>
        <w:fldChar w:fldCharType="begin"/>
      </w:r>
      <w:r>
        <w:instrText>HYPERLINK "https://registry.color.org/cmyk-registry/aptec_coated_cardboard" \h</w:instrText>
      </w:r>
      <w:r>
        <w:fldChar w:fldCharType="separate"/>
      </w:r>
      <w:r>
        <w:rPr>
          <w:color w:val="0774B7"/>
          <w:spacing w:val="-2"/>
        </w:rPr>
        <w:t>coated_cardboard</w:t>
      </w:r>
      <w:r>
        <w:fldChar w:fldCharType="end"/>
      </w:r>
      <w:r>
        <w:rPr>
          <w:color w:val="0774B7"/>
          <w:spacing w:val="6"/>
        </w:rPr>
        <w:t xml:space="preserve"> </w:t>
      </w:r>
      <w:r>
        <w:rPr>
          <w:spacing w:val="-2"/>
        </w:rPr>
        <w:t>and</w:t>
      </w:r>
      <w:r>
        <w:rPr>
          <w:spacing w:val="7"/>
        </w:rPr>
        <w:t xml:space="preserve"> </w:t>
      </w:r>
      <w:hyperlink r:id="rId63">
        <w:r>
          <w:rPr>
            <w:color w:val="0774B7"/>
            <w:spacing w:val="-2"/>
          </w:rPr>
          <w:t>https://registry.color.org/cmyk-registry/aptec_ccnb</w:t>
        </w:r>
      </w:hyperlink>
      <w:r>
        <w:rPr>
          <w:color w:val="0774B7"/>
          <w:spacing w:val="7"/>
        </w:rPr>
        <w:t xml:space="preserve"> </w:t>
      </w:r>
      <w:r>
        <w:rPr>
          <w:spacing w:val="-2"/>
        </w:rPr>
        <w:t>(accessed</w:t>
      </w:r>
      <w:r>
        <w:rPr>
          <w:spacing w:val="7"/>
        </w:rPr>
        <w:t xml:space="preserve"> </w:t>
      </w:r>
      <w:r>
        <w:rPr>
          <w:spacing w:val="-2"/>
        </w:rPr>
        <w:t>on</w:t>
      </w:r>
      <w:r>
        <w:rPr>
          <w:spacing w:val="7"/>
        </w:rPr>
        <w:t xml:space="preserve"> </w:t>
      </w:r>
      <w:r>
        <w:rPr>
          <w:spacing w:val="-2"/>
        </w:rPr>
        <w:t>29</w:t>
      </w:r>
      <w:r>
        <w:rPr>
          <w:spacing w:val="7"/>
        </w:rPr>
        <w:t xml:space="preserve"> </w:t>
      </w:r>
      <w:r>
        <w:rPr>
          <w:spacing w:val="-2"/>
        </w:rPr>
        <w:t>August</w:t>
      </w:r>
      <w:r>
        <w:rPr>
          <w:spacing w:val="7"/>
        </w:rPr>
        <w:t xml:space="preserve"> </w:t>
      </w:r>
      <w:r>
        <w:rPr>
          <w:spacing w:val="-2"/>
        </w:rPr>
        <w:t>2026).</w:t>
      </w:r>
      <w:r>
        <w:rPr>
          <w:rFonts w:ascii="Times New Roman"/>
        </w:rPr>
        <w:tab/>
      </w:r>
      <w:r>
        <w:rPr>
          <w:rFonts w:ascii="Trebuchet MS"/>
          <w:spacing w:val="-5"/>
          <w:sz w:val="10"/>
        </w:rPr>
        <w:t>955</w:t>
      </w:r>
    </w:p>
    <w:p w14:paraId="7EFF897C" w14:textId="77777777" w:rsidR="00EA1924" w:rsidRDefault="00000000">
      <w:pPr>
        <w:pStyle w:val="ListParagraph"/>
        <w:numPr>
          <w:ilvl w:val="0"/>
          <w:numId w:val="1"/>
        </w:numPr>
        <w:tabs>
          <w:tab w:val="left" w:pos="578"/>
          <w:tab w:val="left" w:pos="10859"/>
        </w:tabs>
        <w:ind w:hanging="430"/>
        <w:rPr>
          <w:rFonts w:ascii="Trebuchet MS"/>
          <w:sz w:val="10"/>
        </w:rPr>
      </w:pPr>
      <w:r>
        <w:rPr>
          <w:spacing w:val="-2"/>
          <w:sz w:val="18"/>
        </w:rPr>
        <w:t>Mansencal,</w:t>
      </w:r>
      <w:r>
        <w:rPr>
          <w:spacing w:val="-4"/>
          <w:sz w:val="18"/>
        </w:rPr>
        <w:t xml:space="preserve"> </w:t>
      </w:r>
      <w:r>
        <w:rPr>
          <w:spacing w:val="-2"/>
          <w:sz w:val="18"/>
        </w:rPr>
        <w:t>T.;</w:t>
      </w:r>
      <w:r>
        <w:rPr>
          <w:spacing w:val="-4"/>
          <w:sz w:val="18"/>
        </w:rPr>
        <w:t xml:space="preserve"> </w:t>
      </w:r>
      <w:r>
        <w:rPr>
          <w:spacing w:val="-2"/>
          <w:sz w:val="18"/>
        </w:rPr>
        <w:t>Mauderer,</w:t>
      </w:r>
      <w:r>
        <w:rPr>
          <w:spacing w:val="-4"/>
          <w:sz w:val="18"/>
        </w:rPr>
        <w:t xml:space="preserve"> </w:t>
      </w:r>
      <w:r>
        <w:rPr>
          <w:spacing w:val="-2"/>
          <w:sz w:val="18"/>
        </w:rPr>
        <w:t>M.;</w:t>
      </w:r>
      <w:r>
        <w:rPr>
          <w:spacing w:val="-3"/>
          <w:sz w:val="18"/>
        </w:rPr>
        <w:t xml:space="preserve"> </w:t>
      </w:r>
      <w:r>
        <w:rPr>
          <w:spacing w:val="-2"/>
          <w:sz w:val="18"/>
        </w:rPr>
        <w:t>Parsons,</w:t>
      </w:r>
      <w:r>
        <w:rPr>
          <w:spacing w:val="-4"/>
          <w:sz w:val="18"/>
        </w:rPr>
        <w:t xml:space="preserve"> </w:t>
      </w:r>
      <w:r>
        <w:rPr>
          <w:spacing w:val="-2"/>
          <w:sz w:val="18"/>
        </w:rPr>
        <w:t>M.;</w:t>
      </w:r>
      <w:r>
        <w:rPr>
          <w:spacing w:val="-3"/>
          <w:sz w:val="18"/>
        </w:rPr>
        <w:t xml:space="preserve"> </w:t>
      </w:r>
      <w:r>
        <w:rPr>
          <w:spacing w:val="-2"/>
          <w:sz w:val="18"/>
        </w:rPr>
        <w:t>Shaw,</w:t>
      </w:r>
      <w:r>
        <w:rPr>
          <w:spacing w:val="-4"/>
          <w:sz w:val="18"/>
        </w:rPr>
        <w:t xml:space="preserve"> </w:t>
      </w:r>
      <w:r>
        <w:rPr>
          <w:spacing w:val="-2"/>
          <w:sz w:val="18"/>
        </w:rPr>
        <w:t>N.;</w:t>
      </w:r>
      <w:r>
        <w:rPr>
          <w:spacing w:val="-3"/>
          <w:sz w:val="18"/>
        </w:rPr>
        <w:t xml:space="preserve"> </w:t>
      </w:r>
      <w:r>
        <w:rPr>
          <w:spacing w:val="-2"/>
          <w:sz w:val="18"/>
        </w:rPr>
        <w:t>Wheatley,</w:t>
      </w:r>
      <w:r>
        <w:rPr>
          <w:spacing w:val="-4"/>
          <w:sz w:val="18"/>
        </w:rPr>
        <w:t xml:space="preserve"> </w:t>
      </w:r>
      <w:r>
        <w:rPr>
          <w:spacing w:val="-2"/>
          <w:sz w:val="18"/>
        </w:rPr>
        <w:t>K.;</w:t>
      </w:r>
      <w:r>
        <w:rPr>
          <w:spacing w:val="-3"/>
          <w:sz w:val="18"/>
        </w:rPr>
        <w:t xml:space="preserve"> </w:t>
      </w:r>
      <w:r>
        <w:rPr>
          <w:spacing w:val="-2"/>
          <w:sz w:val="18"/>
        </w:rPr>
        <w:t>Cooper,</w:t>
      </w:r>
      <w:r>
        <w:rPr>
          <w:spacing w:val="-4"/>
          <w:sz w:val="18"/>
        </w:rPr>
        <w:t xml:space="preserve"> </w:t>
      </w:r>
      <w:r>
        <w:rPr>
          <w:spacing w:val="-2"/>
          <w:sz w:val="18"/>
        </w:rPr>
        <w:t>S.;</w:t>
      </w:r>
      <w:r>
        <w:rPr>
          <w:spacing w:val="-3"/>
          <w:sz w:val="18"/>
        </w:rPr>
        <w:t xml:space="preserve"> </w:t>
      </w:r>
      <w:r>
        <w:rPr>
          <w:spacing w:val="-2"/>
          <w:sz w:val="18"/>
        </w:rPr>
        <w:t>Vandenberg,</w:t>
      </w:r>
      <w:r>
        <w:rPr>
          <w:spacing w:val="-4"/>
          <w:sz w:val="18"/>
        </w:rPr>
        <w:t xml:space="preserve"> </w:t>
      </w:r>
      <w:r>
        <w:rPr>
          <w:spacing w:val="-2"/>
          <w:sz w:val="18"/>
        </w:rPr>
        <w:t>J.D.;</w:t>
      </w:r>
      <w:r>
        <w:rPr>
          <w:spacing w:val="-3"/>
          <w:sz w:val="18"/>
        </w:rPr>
        <w:t xml:space="preserve"> </w:t>
      </w:r>
      <w:r>
        <w:rPr>
          <w:spacing w:val="-2"/>
          <w:sz w:val="18"/>
        </w:rPr>
        <w:t>et</w:t>
      </w:r>
      <w:r>
        <w:rPr>
          <w:spacing w:val="-5"/>
          <w:sz w:val="18"/>
        </w:rPr>
        <w:t xml:space="preserve"> </w:t>
      </w:r>
      <w:r>
        <w:rPr>
          <w:spacing w:val="-2"/>
          <w:sz w:val="18"/>
        </w:rPr>
        <w:t>al.</w:t>
      </w:r>
      <w:r>
        <w:rPr>
          <w:spacing w:val="24"/>
          <w:sz w:val="18"/>
        </w:rPr>
        <w:t xml:space="preserve"> </w:t>
      </w:r>
      <w:r>
        <w:rPr>
          <w:spacing w:val="-2"/>
          <w:sz w:val="18"/>
        </w:rPr>
        <w:t>Colour</w:t>
      </w:r>
      <w:r>
        <w:rPr>
          <w:spacing w:val="-3"/>
          <w:sz w:val="18"/>
        </w:rPr>
        <w:t xml:space="preserve"> </w:t>
      </w:r>
      <w:r>
        <w:rPr>
          <w:spacing w:val="-2"/>
          <w:sz w:val="18"/>
        </w:rPr>
        <w:t>0.4.6,</w:t>
      </w:r>
      <w:r>
        <w:rPr>
          <w:spacing w:val="-4"/>
          <w:sz w:val="18"/>
        </w:rPr>
        <w:t xml:space="preserve"> </w:t>
      </w:r>
      <w:r>
        <w:rPr>
          <w:spacing w:val="-2"/>
          <w:sz w:val="18"/>
        </w:rPr>
        <w:t>2024.</w:t>
      </w:r>
      <w:r>
        <w:rPr>
          <w:spacing w:val="24"/>
          <w:sz w:val="18"/>
        </w:rPr>
        <w:t xml:space="preserve"> </w:t>
      </w:r>
      <w:r>
        <w:rPr>
          <w:spacing w:val="-2"/>
          <w:sz w:val="18"/>
        </w:rPr>
        <w:t>Python</w:t>
      </w:r>
      <w:r>
        <w:rPr>
          <w:rFonts w:ascii="Times New Roman"/>
          <w:sz w:val="18"/>
        </w:rPr>
        <w:tab/>
      </w:r>
      <w:r>
        <w:rPr>
          <w:rFonts w:ascii="Trebuchet MS"/>
          <w:spacing w:val="-5"/>
          <w:sz w:val="10"/>
        </w:rPr>
        <w:t>956</w:t>
      </w:r>
    </w:p>
    <w:p w14:paraId="2C4A4EB6" w14:textId="77777777" w:rsidR="00EA1924" w:rsidRDefault="00000000">
      <w:pPr>
        <w:pStyle w:val="BodyText"/>
        <w:tabs>
          <w:tab w:val="left" w:pos="10859"/>
        </w:tabs>
        <w:spacing w:before="32"/>
        <w:ind w:left="578"/>
        <w:rPr>
          <w:rFonts w:ascii="Trebuchet MS"/>
          <w:sz w:val="10"/>
        </w:rPr>
      </w:pPr>
      <w:r>
        <w:rPr>
          <w:spacing w:val="-2"/>
        </w:rPr>
        <w:t>library.</w:t>
      </w:r>
      <w:r>
        <w:rPr>
          <w:spacing w:val="7"/>
        </w:rPr>
        <w:t xml:space="preserve"> </w:t>
      </w:r>
      <w:r>
        <w:rPr>
          <w:spacing w:val="-2"/>
        </w:rPr>
        <w:t>Available</w:t>
      </w:r>
      <w:r>
        <w:rPr>
          <w:spacing w:val="-3"/>
        </w:rPr>
        <w:t xml:space="preserve"> </w:t>
      </w:r>
      <w:r>
        <w:rPr>
          <w:spacing w:val="-2"/>
        </w:rPr>
        <w:t>online:</w:t>
      </w:r>
      <w:r>
        <w:rPr>
          <w:spacing w:val="7"/>
        </w:rPr>
        <w:t xml:space="preserve"> </w:t>
      </w:r>
      <w:hyperlink r:id="rId64">
        <w:r>
          <w:rPr>
            <w:color w:val="0774B7"/>
            <w:spacing w:val="-2"/>
          </w:rPr>
          <w:t>https://www</w:t>
        </w:r>
      </w:hyperlink>
      <w:hyperlink r:id="rId65">
        <w:r>
          <w:rPr>
            <w:color w:val="0774B7"/>
            <w:spacing w:val="-2"/>
          </w:rPr>
          <w:t>.colour-science.org/</w:t>
        </w:r>
      </w:hyperlink>
      <w:r>
        <w:rPr>
          <w:color w:val="0774B7"/>
          <w:spacing w:val="-3"/>
        </w:rPr>
        <w:t xml:space="preserve"> </w:t>
      </w:r>
      <w:r>
        <w:rPr>
          <w:spacing w:val="-2"/>
        </w:rPr>
        <w:t>(accessed</w:t>
      </w:r>
      <w:r>
        <w:rPr>
          <w:spacing w:val="-3"/>
        </w:rPr>
        <w:t xml:space="preserve"> </w:t>
      </w:r>
      <w:r>
        <w:rPr>
          <w:spacing w:val="-2"/>
        </w:rPr>
        <w:t>on</w:t>
      </w:r>
      <w:r>
        <w:rPr>
          <w:spacing w:val="-4"/>
        </w:rPr>
        <w:t xml:space="preserve"> </w:t>
      </w:r>
      <w:r>
        <w:rPr>
          <w:spacing w:val="-2"/>
        </w:rPr>
        <w:t>29</w:t>
      </w:r>
      <w:r>
        <w:rPr>
          <w:spacing w:val="-3"/>
        </w:rPr>
        <w:t xml:space="preserve"> </w:t>
      </w:r>
      <w:r>
        <w:rPr>
          <w:spacing w:val="-2"/>
        </w:rPr>
        <w:t>August</w:t>
      </w:r>
      <w:r>
        <w:rPr>
          <w:spacing w:val="-3"/>
        </w:rPr>
        <w:t xml:space="preserve"> </w:t>
      </w:r>
      <w:r>
        <w:rPr>
          <w:spacing w:val="-2"/>
        </w:rPr>
        <w:t>2026),</w:t>
      </w:r>
      <w:r>
        <w:rPr>
          <w:spacing w:val="-3"/>
        </w:rPr>
        <w:t xml:space="preserve"> </w:t>
      </w:r>
      <w:hyperlink r:id="rId66">
        <w:r>
          <w:rPr>
            <w:color w:val="0774B7"/>
            <w:spacing w:val="-2"/>
          </w:rPr>
          <w:t>https://doi.org/10.5281/zenodo.1391</w:t>
        </w:r>
      </w:hyperlink>
      <w:r>
        <w:rPr>
          <w:rFonts w:ascii="Times New Roman"/>
          <w:color w:val="0774B7"/>
        </w:rPr>
        <w:tab/>
      </w:r>
      <w:r>
        <w:rPr>
          <w:rFonts w:ascii="Trebuchet MS"/>
          <w:spacing w:val="-5"/>
          <w:sz w:val="10"/>
        </w:rPr>
        <w:t>957</w:t>
      </w:r>
    </w:p>
    <w:bookmarkStart w:id="862" w:name="_bookmark67"/>
    <w:bookmarkEnd w:id="862"/>
    <w:p w14:paraId="39BA6EEA" w14:textId="77777777" w:rsidR="00EA1924" w:rsidRDefault="00000000">
      <w:pPr>
        <w:tabs>
          <w:tab w:val="left" w:pos="10859"/>
        </w:tabs>
        <w:spacing w:before="31"/>
        <w:ind w:left="578"/>
        <w:rPr>
          <w:rFonts w:ascii="Trebuchet MS"/>
          <w:sz w:val="10"/>
        </w:rPr>
      </w:pPr>
      <w:r>
        <w:fldChar w:fldCharType="begin"/>
      </w:r>
      <w:r>
        <w:instrText>HYPERLINK "https://doi.org/10.5281/zenodo.13917514" \h</w:instrText>
      </w:r>
      <w:r>
        <w:fldChar w:fldCharType="separate"/>
      </w:r>
      <w:r>
        <w:rPr>
          <w:color w:val="0774B7"/>
          <w:spacing w:val="-2"/>
          <w:sz w:val="18"/>
        </w:rPr>
        <w:t>7514</w:t>
      </w:r>
      <w:r>
        <w:fldChar w:fldCharType="end"/>
      </w:r>
      <w:r>
        <w:rPr>
          <w:spacing w:val="-2"/>
          <w:sz w:val="18"/>
        </w:rPr>
        <w:t>.</w:t>
      </w:r>
      <w:r>
        <w:rPr>
          <w:sz w:val="18"/>
        </w:rPr>
        <w:tab/>
      </w:r>
      <w:r>
        <w:rPr>
          <w:rFonts w:ascii="Trebuchet MS"/>
          <w:spacing w:val="-5"/>
          <w:sz w:val="10"/>
        </w:rPr>
        <w:t>958</w:t>
      </w:r>
    </w:p>
    <w:p w14:paraId="403DD5D5" w14:textId="77777777" w:rsidR="00EA1924" w:rsidRDefault="00000000">
      <w:pPr>
        <w:pStyle w:val="ListParagraph"/>
        <w:numPr>
          <w:ilvl w:val="0"/>
          <w:numId w:val="1"/>
        </w:numPr>
        <w:tabs>
          <w:tab w:val="left" w:pos="578"/>
          <w:tab w:val="left" w:pos="10859"/>
        </w:tabs>
        <w:ind w:hanging="430"/>
        <w:rPr>
          <w:rFonts w:ascii="Trebuchet MS"/>
          <w:sz w:val="10"/>
        </w:rPr>
      </w:pPr>
      <w:r>
        <w:rPr>
          <w:spacing w:val="-4"/>
          <w:sz w:val="18"/>
        </w:rPr>
        <w:t>International</w:t>
      </w:r>
      <w:r>
        <w:rPr>
          <w:spacing w:val="2"/>
          <w:sz w:val="18"/>
        </w:rPr>
        <w:t xml:space="preserve"> </w:t>
      </w:r>
      <w:r>
        <w:rPr>
          <w:spacing w:val="-4"/>
          <w:sz w:val="18"/>
        </w:rPr>
        <w:t>Color</w:t>
      </w:r>
      <w:r>
        <w:rPr>
          <w:spacing w:val="2"/>
          <w:sz w:val="18"/>
        </w:rPr>
        <w:t xml:space="preserve"> </w:t>
      </w:r>
      <w:r>
        <w:rPr>
          <w:spacing w:val="-4"/>
          <w:sz w:val="18"/>
        </w:rPr>
        <w:t>Consortium.</w:t>
      </w:r>
      <w:r>
        <w:rPr>
          <w:spacing w:val="37"/>
          <w:sz w:val="18"/>
        </w:rPr>
        <w:t xml:space="preserve"> </w:t>
      </w:r>
      <w:r>
        <w:rPr>
          <w:spacing w:val="-4"/>
          <w:sz w:val="18"/>
        </w:rPr>
        <w:t>ICC</w:t>
      </w:r>
      <w:r>
        <w:rPr>
          <w:spacing w:val="2"/>
          <w:sz w:val="18"/>
        </w:rPr>
        <w:t xml:space="preserve"> </w:t>
      </w:r>
      <w:r>
        <w:rPr>
          <w:spacing w:val="-4"/>
          <w:sz w:val="18"/>
        </w:rPr>
        <w:t>Characterization</w:t>
      </w:r>
      <w:r>
        <w:rPr>
          <w:spacing w:val="3"/>
          <w:sz w:val="18"/>
        </w:rPr>
        <w:t xml:space="preserve"> </w:t>
      </w:r>
      <w:r>
        <w:rPr>
          <w:spacing w:val="-4"/>
          <w:sz w:val="18"/>
        </w:rPr>
        <w:t>Data</w:t>
      </w:r>
      <w:r>
        <w:rPr>
          <w:spacing w:val="2"/>
          <w:sz w:val="18"/>
        </w:rPr>
        <w:t xml:space="preserve"> </w:t>
      </w:r>
      <w:r>
        <w:rPr>
          <w:spacing w:val="-4"/>
          <w:sz w:val="18"/>
        </w:rPr>
        <w:t>Registry,</w:t>
      </w:r>
      <w:r>
        <w:rPr>
          <w:spacing w:val="4"/>
          <w:sz w:val="18"/>
        </w:rPr>
        <w:t xml:space="preserve"> </w:t>
      </w:r>
      <w:r>
        <w:rPr>
          <w:spacing w:val="-4"/>
          <w:sz w:val="18"/>
        </w:rPr>
        <w:t>2025.</w:t>
      </w:r>
      <w:r>
        <w:rPr>
          <w:spacing w:val="36"/>
          <w:sz w:val="18"/>
        </w:rPr>
        <w:t xml:space="preserve"> </w:t>
      </w:r>
      <w:r>
        <w:rPr>
          <w:spacing w:val="-4"/>
          <w:sz w:val="18"/>
        </w:rPr>
        <w:t>Available</w:t>
      </w:r>
      <w:r>
        <w:rPr>
          <w:spacing w:val="2"/>
          <w:sz w:val="18"/>
        </w:rPr>
        <w:t xml:space="preserve"> </w:t>
      </w:r>
      <w:r>
        <w:rPr>
          <w:spacing w:val="-4"/>
          <w:sz w:val="18"/>
        </w:rPr>
        <w:t>online:</w:t>
      </w:r>
      <w:r>
        <w:rPr>
          <w:spacing w:val="17"/>
          <w:sz w:val="18"/>
        </w:rPr>
        <w:t xml:space="preserve"> </w:t>
      </w:r>
      <w:hyperlink r:id="rId67">
        <w:r>
          <w:rPr>
            <w:color w:val="0774B7"/>
            <w:spacing w:val="-4"/>
            <w:sz w:val="18"/>
          </w:rPr>
          <w:t>https://registry.color.org/</w:t>
        </w:r>
      </w:hyperlink>
      <w:r>
        <w:rPr>
          <w:color w:val="0774B7"/>
          <w:spacing w:val="2"/>
          <w:sz w:val="18"/>
        </w:rPr>
        <w:t xml:space="preserve"> </w:t>
      </w:r>
      <w:r>
        <w:rPr>
          <w:spacing w:val="-4"/>
          <w:sz w:val="18"/>
        </w:rPr>
        <w:t>(accessed</w:t>
      </w:r>
      <w:r>
        <w:rPr>
          <w:rFonts w:ascii="Times New Roman"/>
          <w:sz w:val="18"/>
        </w:rPr>
        <w:tab/>
      </w:r>
      <w:r>
        <w:rPr>
          <w:rFonts w:ascii="Trebuchet MS"/>
          <w:spacing w:val="-5"/>
          <w:sz w:val="10"/>
        </w:rPr>
        <w:t>959</w:t>
      </w:r>
    </w:p>
    <w:p w14:paraId="1F412984" w14:textId="77777777" w:rsidR="00EA1924" w:rsidRDefault="00000000">
      <w:pPr>
        <w:pStyle w:val="BodyText"/>
        <w:tabs>
          <w:tab w:val="left" w:pos="10859"/>
        </w:tabs>
        <w:spacing w:before="32"/>
        <w:ind w:left="578"/>
        <w:rPr>
          <w:rFonts w:ascii="Trebuchet MS"/>
          <w:sz w:val="10"/>
        </w:rPr>
      </w:pPr>
      <w:bookmarkStart w:id="863" w:name="_bookmark68"/>
      <w:bookmarkEnd w:id="863"/>
      <w:r>
        <w:t>on</w:t>
      </w:r>
      <w:r>
        <w:rPr>
          <w:spacing w:val="-12"/>
        </w:rPr>
        <w:t xml:space="preserve"> </w:t>
      </w:r>
      <w:r>
        <w:t>29</w:t>
      </w:r>
      <w:r>
        <w:rPr>
          <w:spacing w:val="-11"/>
        </w:rPr>
        <w:t xml:space="preserve"> </w:t>
      </w:r>
      <w:r>
        <w:t>August</w:t>
      </w:r>
      <w:r>
        <w:rPr>
          <w:spacing w:val="-11"/>
        </w:rPr>
        <w:t xml:space="preserve"> </w:t>
      </w:r>
      <w:r>
        <w:t>2026).</w:t>
      </w:r>
      <w:r>
        <w:rPr>
          <w:spacing w:val="-9"/>
        </w:rPr>
        <w:t xml:space="preserve"> </w:t>
      </w:r>
      <w:r>
        <w:t>APTEC</w:t>
      </w:r>
      <w:r>
        <w:rPr>
          <w:spacing w:val="-12"/>
        </w:rPr>
        <w:t xml:space="preserve"> </w:t>
      </w:r>
      <w:r>
        <w:t>CMYKOGV</w:t>
      </w:r>
      <w:r>
        <w:rPr>
          <w:spacing w:val="-11"/>
        </w:rPr>
        <w:t xml:space="preserve"> </w:t>
      </w:r>
      <w:r>
        <w:t>coated</w:t>
      </w:r>
      <w:r>
        <w:rPr>
          <w:spacing w:val="-11"/>
        </w:rPr>
        <w:t xml:space="preserve"> </w:t>
      </w:r>
      <w:r>
        <w:t>chart:</w:t>
      </w:r>
      <w:r>
        <w:rPr>
          <w:spacing w:val="-9"/>
        </w:rPr>
        <w:t xml:space="preserve"> </w:t>
      </w:r>
      <w:hyperlink r:id="rId68">
        <w:r>
          <w:rPr>
            <w:color w:val="0774B7"/>
          </w:rPr>
          <w:t>https://registry.color.org/cmyk-</w:t>
        </w:r>
        <w:r>
          <w:rPr>
            <w:color w:val="0774B7"/>
            <w:spacing w:val="-2"/>
          </w:rPr>
          <w:t>registry/aptec_cmykogvcoated</w:t>
        </w:r>
      </w:hyperlink>
      <w:r>
        <w:rPr>
          <w:spacing w:val="-2"/>
        </w:rPr>
        <w:t>.</w:t>
      </w:r>
      <w:r>
        <w:rPr>
          <w:rFonts w:ascii="Times New Roman"/>
        </w:rPr>
        <w:tab/>
      </w:r>
      <w:r>
        <w:rPr>
          <w:rFonts w:ascii="Trebuchet MS"/>
          <w:spacing w:val="-5"/>
          <w:sz w:val="10"/>
        </w:rPr>
        <w:t>960</w:t>
      </w:r>
    </w:p>
    <w:p w14:paraId="21E27E54" w14:textId="77777777" w:rsidR="00EA1924" w:rsidRDefault="00000000">
      <w:pPr>
        <w:pStyle w:val="ListParagraph"/>
        <w:numPr>
          <w:ilvl w:val="0"/>
          <w:numId w:val="1"/>
        </w:numPr>
        <w:tabs>
          <w:tab w:val="left" w:pos="578"/>
          <w:tab w:val="left" w:pos="10859"/>
        </w:tabs>
        <w:spacing w:before="31"/>
        <w:ind w:hanging="430"/>
        <w:rPr>
          <w:rFonts w:ascii="Trebuchet MS"/>
          <w:sz w:val="10"/>
        </w:rPr>
      </w:pPr>
      <w:r>
        <w:rPr>
          <w:sz w:val="18"/>
        </w:rPr>
        <w:t>Finlayson,</w:t>
      </w:r>
      <w:r>
        <w:rPr>
          <w:spacing w:val="-8"/>
          <w:sz w:val="18"/>
        </w:rPr>
        <w:t xml:space="preserve"> </w:t>
      </w:r>
      <w:r>
        <w:rPr>
          <w:sz w:val="18"/>
        </w:rPr>
        <w:t>G.D.;</w:t>
      </w:r>
      <w:r>
        <w:rPr>
          <w:spacing w:val="-8"/>
          <w:sz w:val="18"/>
        </w:rPr>
        <w:t xml:space="preserve"> </w:t>
      </w:r>
      <w:r>
        <w:rPr>
          <w:sz w:val="18"/>
        </w:rPr>
        <w:t>Mackiewicz,</w:t>
      </w:r>
      <w:r>
        <w:rPr>
          <w:spacing w:val="-8"/>
          <w:sz w:val="18"/>
        </w:rPr>
        <w:t xml:space="preserve"> </w:t>
      </w:r>
      <w:r>
        <w:rPr>
          <w:sz w:val="18"/>
        </w:rPr>
        <w:t>M.;</w:t>
      </w:r>
      <w:r>
        <w:rPr>
          <w:spacing w:val="-8"/>
          <w:sz w:val="18"/>
        </w:rPr>
        <w:t xml:space="preserve"> </w:t>
      </w:r>
      <w:r>
        <w:rPr>
          <w:sz w:val="18"/>
        </w:rPr>
        <w:t>Hurlbert,</w:t>
      </w:r>
      <w:r>
        <w:rPr>
          <w:spacing w:val="-7"/>
          <w:sz w:val="18"/>
        </w:rPr>
        <w:t xml:space="preserve"> </w:t>
      </w:r>
      <w:r>
        <w:rPr>
          <w:sz w:val="18"/>
        </w:rPr>
        <w:t>A.</w:t>
      </w:r>
      <w:r>
        <w:rPr>
          <w:spacing w:val="8"/>
          <w:sz w:val="18"/>
        </w:rPr>
        <w:t xml:space="preserve"> </w:t>
      </w:r>
      <w:r>
        <w:rPr>
          <w:sz w:val="18"/>
        </w:rPr>
        <w:t>Color</w:t>
      </w:r>
      <w:r>
        <w:rPr>
          <w:spacing w:val="-7"/>
          <w:sz w:val="18"/>
        </w:rPr>
        <w:t xml:space="preserve"> </w:t>
      </w:r>
      <w:r>
        <w:rPr>
          <w:sz w:val="18"/>
        </w:rPr>
        <w:t>Correction</w:t>
      </w:r>
      <w:r>
        <w:rPr>
          <w:spacing w:val="-8"/>
          <w:sz w:val="18"/>
        </w:rPr>
        <w:t xml:space="preserve"> </w:t>
      </w:r>
      <w:r>
        <w:rPr>
          <w:sz w:val="18"/>
        </w:rPr>
        <w:t>Using</w:t>
      </w:r>
      <w:r>
        <w:rPr>
          <w:spacing w:val="-8"/>
          <w:sz w:val="18"/>
        </w:rPr>
        <w:t xml:space="preserve"> </w:t>
      </w:r>
      <w:r>
        <w:rPr>
          <w:sz w:val="18"/>
        </w:rPr>
        <w:t>Root-Polynomial</w:t>
      </w:r>
      <w:r>
        <w:rPr>
          <w:spacing w:val="-8"/>
          <w:sz w:val="18"/>
        </w:rPr>
        <w:t xml:space="preserve"> </w:t>
      </w:r>
      <w:r>
        <w:rPr>
          <w:sz w:val="18"/>
        </w:rPr>
        <w:t>Regression.</w:t>
      </w:r>
      <w:r>
        <w:rPr>
          <w:spacing w:val="18"/>
          <w:sz w:val="18"/>
        </w:rPr>
        <w:t xml:space="preserve"> </w:t>
      </w:r>
      <w:r>
        <w:rPr>
          <w:i/>
          <w:sz w:val="18"/>
        </w:rPr>
        <w:t>IEEE</w:t>
      </w:r>
      <w:r>
        <w:rPr>
          <w:i/>
          <w:spacing w:val="-8"/>
          <w:sz w:val="18"/>
        </w:rPr>
        <w:t xml:space="preserve"> </w:t>
      </w:r>
      <w:r>
        <w:rPr>
          <w:i/>
          <w:sz w:val="18"/>
        </w:rPr>
        <w:t>Transactions</w:t>
      </w:r>
      <w:r>
        <w:rPr>
          <w:i/>
          <w:spacing w:val="-7"/>
          <w:sz w:val="18"/>
        </w:rPr>
        <w:t xml:space="preserve"> </w:t>
      </w:r>
      <w:r>
        <w:rPr>
          <w:i/>
          <w:sz w:val="18"/>
        </w:rPr>
        <w:t>on</w:t>
      </w:r>
      <w:r>
        <w:rPr>
          <w:i/>
          <w:spacing w:val="-8"/>
          <w:sz w:val="18"/>
        </w:rPr>
        <w:t xml:space="preserve"> </w:t>
      </w:r>
      <w:r>
        <w:rPr>
          <w:i/>
          <w:spacing w:val="-2"/>
          <w:sz w:val="18"/>
        </w:rPr>
        <w:t>Image</w:t>
      </w:r>
      <w:r>
        <w:rPr>
          <w:rFonts w:ascii="Times New Roman"/>
          <w:sz w:val="18"/>
        </w:rPr>
        <w:tab/>
      </w:r>
      <w:r>
        <w:rPr>
          <w:rFonts w:ascii="Trebuchet MS"/>
          <w:spacing w:val="-5"/>
          <w:sz w:val="10"/>
        </w:rPr>
        <w:t>961</w:t>
      </w:r>
    </w:p>
    <w:p w14:paraId="09151A09" w14:textId="77777777" w:rsidR="00EA1924" w:rsidRDefault="00000000">
      <w:pPr>
        <w:tabs>
          <w:tab w:val="left" w:pos="10859"/>
        </w:tabs>
        <w:spacing w:before="32"/>
        <w:ind w:left="573"/>
        <w:rPr>
          <w:rFonts w:ascii="Trebuchet MS" w:hAnsi="Trebuchet MS"/>
          <w:sz w:val="10"/>
        </w:rPr>
      </w:pPr>
      <w:bookmarkStart w:id="864" w:name="_bookmark69"/>
      <w:bookmarkEnd w:id="864"/>
      <w:r>
        <w:rPr>
          <w:i/>
          <w:sz w:val="18"/>
        </w:rPr>
        <w:t>Processing</w:t>
      </w:r>
      <w:r>
        <w:rPr>
          <w:i/>
          <w:spacing w:val="-7"/>
          <w:sz w:val="18"/>
        </w:rPr>
        <w:t xml:space="preserve"> </w:t>
      </w:r>
      <w:r>
        <w:rPr>
          <w:b/>
          <w:sz w:val="18"/>
        </w:rPr>
        <w:t>2015</w:t>
      </w:r>
      <w:r>
        <w:rPr>
          <w:sz w:val="18"/>
        </w:rPr>
        <w:t>,</w:t>
      </w:r>
      <w:r>
        <w:rPr>
          <w:spacing w:val="-7"/>
          <w:sz w:val="18"/>
        </w:rPr>
        <w:t xml:space="preserve"> </w:t>
      </w:r>
      <w:r>
        <w:rPr>
          <w:i/>
          <w:sz w:val="18"/>
        </w:rPr>
        <w:t>24</w:t>
      </w:r>
      <w:r>
        <w:rPr>
          <w:sz w:val="18"/>
        </w:rPr>
        <w:t>,</w:t>
      </w:r>
      <w:r>
        <w:rPr>
          <w:spacing w:val="-7"/>
          <w:sz w:val="18"/>
        </w:rPr>
        <w:t xml:space="preserve"> </w:t>
      </w:r>
      <w:r>
        <w:rPr>
          <w:sz w:val="18"/>
        </w:rPr>
        <w:t>1460–1470.</w:t>
      </w:r>
      <w:r>
        <w:rPr>
          <w:spacing w:val="21"/>
          <w:sz w:val="18"/>
        </w:rPr>
        <w:t xml:space="preserve"> </w:t>
      </w:r>
      <w:hyperlink r:id="rId69">
        <w:r>
          <w:rPr>
            <w:color w:val="0774B7"/>
            <w:spacing w:val="-2"/>
            <w:sz w:val="18"/>
          </w:rPr>
          <w:t>https://doi.org/10.1109/TIP.2015.2405336</w:t>
        </w:r>
      </w:hyperlink>
      <w:r>
        <w:rPr>
          <w:spacing w:val="-2"/>
          <w:sz w:val="18"/>
        </w:rPr>
        <w:t>.</w:t>
      </w:r>
      <w:r>
        <w:rPr>
          <w:rFonts w:ascii="Times New Roman" w:hAnsi="Times New Roman"/>
          <w:sz w:val="18"/>
        </w:rPr>
        <w:tab/>
      </w:r>
      <w:r>
        <w:rPr>
          <w:rFonts w:ascii="Trebuchet MS" w:hAnsi="Trebuchet MS"/>
          <w:spacing w:val="-5"/>
          <w:sz w:val="10"/>
        </w:rPr>
        <w:t>962</w:t>
      </w:r>
    </w:p>
    <w:p w14:paraId="0994839F"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Hong,</w:t>
      </w:r>
      <w:r>
        <w:rPr>
          <w:spacing w:val="5"/>
          <w:sz w:val="18"/>
        </w:rPr>
        <w:t xml:space="preserve"> </w:t>
      </w:r>
      <w:r>
        <w:rPr>
          <w:sz w:val="18"/>
        </w:rPr>
        <w:t>G.;</w:t>
      </w:r>
      <w:r>
        <w:rPr>
          <w:spacing w:val="6"/>
          <w:sz w:val="18"/>
        </w:rPr>
        <w:t xml:space="preserve"> </w:t>
      </w:r>
      <w:r>
        <w:rPr>
          <w:sz w:val="18"/>
        </w:rPr>
        <w:t>Luo,</w:t>
      </w:r>
      <w:r>
        <w:rPr>
          <w:spacing w:val="5"/>
          <w:sz w:val="18"/>
        </w:rPr>
        <w:t xml:space="preserve"> </w:t>
      </w:r>
      <w:r>
        <w:rPr>
          <w:sz w:val="18"/>
        </w:rPr>
        <w:t>M.R.;</w:t>
      </w:r>
      <w:r>
        <w:rPr>
          <w:spacing w:val="6"/>
          <w:sz w:val="18"/>
        </w:rPr>
        <w:t xml:space="preserve"> </w:t>
      </w:r>
      <w:r>
        <w:rPr>
          <w:sz w:val="18"/>
        </w:rPr>
        <w:t>Rhodes,</w:t>
      </w:r>
      <w:r>
        <w:rPr>
          <w:spacing w:val="5"/>
          <w:sz w:val="18"/>
        </w:rPr>
        <w:t xml:space="preserve"> </w:t>
      </w:r>
      <w:r>
        <w:rPr>
          <w:sz w:val="18"/>
        </w:rPr>
        <w:t>P.A.</w:t>
      </w:r>
      <w:r>
        <w:rPr>
          <w:spacing w:val="30"/>
          <w:sz w:val="18"/>
        </w:rPr>
        <w:t xml:space="preserve"> </w:t>
      </w:r>
      <w:r>
        <w:rPr>
          <w:sz w:val="18"/>
        </w:rPr>
        <w:t>A</w:t>
      </w:r>
      <w:r>
        <w:rPr>
          <w:spacing w:val="5"/>
          <w:sz w:val="18"/>
        </w:rPr>
        <w:t xml:space="preserve"> </w:t>
      </w:r>
      <w:r>
        <w:rPr>
          <w:sz w:val="18"/>
        </w:rPr>
        <w:t>Study</w:t>
      </w:r>
      <w:r>
        <w:rPr>
          <w:spacing w:val="4"/>
          <w:sz w:val="18"/>
        </w:rPr>
        <w:t xml:space="preserve"> </w:t>
      </w:r>
      <w:r>
        <w:rPr>
          <w:sz w:val="18"/>
        </w:rPr>
        <w:t>of</w:t>
      </w:r>
      <w:r>
        <w:rPr>
          <w:spacing w:val="5"/>
          <w:sz w:val="18"/>
        </w:rPr>
        <w:t xml:space="preserve"> </w:t>
      </w:r>
      <w:r>
        <w:rPr>
          <w:sz w:val="18"/>
        </w:rPr>
        <w:t>Digital</w:t>
      </w:r>
      <w:r>
        <w:rPr>
          <w:spacing w:val="4"/>
          <w:sz w:val="18"/>
        </w:rPr>
        <w:t xml:space="preserve"> </w:t>
      </w:r>
      <w:r>
        <w:rPr>
          <w:sz w:val="18"/>
        </w:rPr>
        <w:t>Camera</w:t>
      </w:r>
      <w:r>
        <w:rPr>
          <w:spacing w:val="5"/>
          <w:sz w:val="18"/>
        </w:rPr>
        <w:t xml:space="preserve"> </w:t>
      </w:r>
      <w:r>
        <w:rPr>
          <w:sz w:val="18"/>
        </w:rPr>
        <w:t>Colorimetric</w:t>
      </w:r>
      <w:r>
        <w:rPr>
          <w:spacing w:val="4"/>
          <w:sz w:val="18"/>
        </w:rPr>
        <w:t xml:space="preserve"> </w:t>
      </w:r>
      <w:r>
        <w:rPr>
          <w:sz w:val="18"/>
        </w:rPr>
        <w:t>Characterization</w:t>
      </w:r>
      <w:r>
        <w:rPr>
          <w:spacing w:val="5"/>
          <w:sz w:val="18"/>
        </w:rPr>
        <w:t xml:space="preserve"> </w:t>
      </w:r>
      <w:r>
        <w:rPr>
          <w:sz w:val="18"/>
        </w:rPr>
        <w:t>Based</w:t>
      </w:r>
      <w:r>
        <w:rPr>
          <w:spacing w:val="4"/>
          <w:sz w:val="18"/>
        </w:rPr>
        <w:t xml:space="preserve"> </w:t>
      </w:r>
      <w:r>
        <w:rPr>
          <w:sz w:val="18"/>
        </w:rPr>
        <w:t>on</w:t>
      </w:r>
      <w:r>
        <w:rPr>
          <w:spacing w:val="5"/>
          <w:sz w:val="18"/>
        </w:rPr>
        <w:t xml:space="preserve"> </w:t>
      </w:r>
      <w:r>
        <w:rPr>
          <w:sz w:val="18"/>
        </w:rPr>
        <w:t>Polynomial</w:t>
      </w:r>
      <w:r>
        <w:rPr>
          <w:spacing w:val="4"/>
          <w:sz w:val="18"/>
        </w:rPr>
        <w:t xml:space="preserve"> </w:t>
      </w:r>
      <w:r>
        <w:rPr>
          <w:spacing w:val="-2"/>
          <w:sz w:val="18"/>
        </w:rPr>
        <w:t>Modeling.</w:t>
      </w:r>
      <w:r>
        <w:rPr>
          <w:sz w:val="18"/>
        </w:rPr>
        <w:tab/>
      </w:r>
      <w:r>
        <w:rPr>
          <w:rFonts w:ascii="Trebuchet MS"/>
          <w:spacing w:val="-5"/>
          <w:sz w:val="10"/>
        </w:rPr>
        <w:t>963</w:t>
      </w:r>
    </w:p>
    <w:p w14:paraId="218A0EA8" w14:textId="77777777" w:rsidR="00EA1924" w:rsidRDefault="00000000">
      <w:pPr>
        <w:tabs>
          <w:tab w:val="left" w:pos="10859"/>
        </w:tabs>
        <w:spacing w:before="31"/>
        <w:ind w:left="572"/>
        <w:rPr>
          <w:rFonts w:ascii="Trebuchet MS" w:hAnsi="Trebuchet MS"/>
          <w:sz w:val="10"/>
        </w:rPr>
      </w:pPr>
      <w:bookmarkStart w:id="865" w:name="_bookmark70"/>
      <w:bookmarkEnd w:id="865"/>
      <w:r>
        <w:rPr>
          <w:i/>
          <w:sz w:val="18"/>
        </w:rPr>
        <w:t>Color</w:t>
      </w:r>
      <w:r>
        <w:rPr>
          <w:i/>
          <w:spacing w:val="-8"/>
          <w:sz w:val="18"/>
        </w:rPr>
        <w:t xml:space="preserve"> </w:t>
      </w:r>
      <w:r>
        <w:rPr>
          <w:i/>
          <w:sz w:val="18"/>
        </w:rPr>
        <w:t>Research</w:t>
      </w:r>
      <w:r>
        <w:rPr>
          <w:i/>
          <w:spacing w:val="-8"/>
          <w:sz w:val="18"/>
        </w:rPr>
        <w:t xml:space="preserve"> </w:t>
      </w:r>
      <w:r>
        <w:rPr>
          <w:i/>
          <w:sz w:val="18"/>
        </w:rPr>
        <w:t>&amp;</w:t>
      </w:r>
      <w:r>
        <w:rPr>
          <w:i/>
          <w:spacing w:val="-8"/>
          <w:sz w:val="18"/>
        </w:rPr>
        <w:t xml:space="preserve"> </w:t>
      </w:r>
      <w:r>
        <w:rPr>
          <w:i/>
          <w:sz w:val="18"/>
        </w:rPr>
        <w:t>Application</w:t>
      </w:r>
      <w:r>
        <w:rPr>
          <w:i/>
          <w:spacing w:val="-7"/>
          <w:sz w:val="18"/>
        </w:rPr>
        <w:t xml:space="preserve"> </w:t>
      </w:r>
      <w:r>
        <w:rPr>
          <w:b/>
          <w:sz w:val="18"/>
        </w:rPr>
        <w:t>2001</w:t>
      </w:r>
      <w:r>
        <w:rPr>
          <w:sz w:val="18"/>
        </w:rPr>
        <w:t>,</w:t>
      </w:r>
      <w:r>
        <w:rPr>
          <w:spacing w:val="-8"/>
          <w:sz w:val="18"/>
        </w:rPr>
        <w:t xml:space="preserve"> </w:t>
      </w:r>
      <w:r>
        <w:rPr>
          <w:i/>
          <w:sz w:val="18"/>
        </w:rPr>
        <w:t>26</w:t>
      </w:r>
      <w:r>
        <w:rPr>
          <w:sz w:val="18"/>
        </w:rPr>
        <w:t>,</w:t>
      </w:r>
      <w:r>
        <w:rPr>
          <w:spacing w:val="-8"/>
          <w:sz w:val="18"/>
        </w:rPr>
        <w:t xml:space="preserve"> </w:t>
      </w:r>
      <w:r>
        <w:rPr>
          <w:sz w:val="18"/>
        </w:rPr>
        <w:t>76–84.</w:t>
      </w:r>
      <w:r>
        <w:rPr>
          <w:spacing w:val="19"/>
          <w:sz w:val="18"/>
        </w:rPr>
        <w:t xml:space="preserve"> </w:t>
      </w:r>
      <w:r>
        <w:rPr>
          <w:color w:val="0774B7"/>
          <w:sz w:val="18"/>
        </w:rPr>
        <w:t>https://doi.org/10.1002/1520-6378(200102)26:1&lt;76::AID-COL8&gt;3.0.CO;2-</w:t>
      </w:r>
      <w:r>
        <w:rPr>
          <w:color w:val="0774B7"/>
          <w:spacing w:val="-5"/>
          <w:sz w:val="18"/>
        </w:rPr>
        <w:t>3</w:t>
      </w:r>
      <w:r>
        <w:rPr>
          <w:spacing w:val="-5"/>
          <w:sz w:val="18"/>
        </w:rPr>
        <w:t>.</w:t>
      </w:r>
      <w:r>
        <w:rPr>
          <w:rFonts w:ascii="Times New Roman" w:hAnsi="Times New Roman"/>
          <w:sz w:val="18"/>
        </w:rPr>
        <w:tab/>
      </w:r>
      <w:r>
        <w:rPr>
          <w:rFonts w:ascii="Trebuchet MS" w:hAnsi="Trebuchet MS"/>
          <w:spacing w:val="-5"/>
          <w:sz w:val="10"/>
        </w:rPr>
        <w:t>964</w:t>
      </w:r>
    </w:p>
    <w:p w14:paraId="4860F6BB" w14:textId="77777777" w:rsidR="00EA1924" w:rsidRDefault="00000000">
      <w:pPr>
        <w:pStyle w:val="ListParagraph"/>
        <w:numPr>
          <w:ilvl w:val="0"/>
          <w:numId w:val="1"/>
        </w:numPr>
        <w:tabs>
          <w:tab w:val="left" w:pos="578"/>
          <w:tab w:val="left" w:pos="10859"/>
        </w:tabs>
        <w:ind w:hanging="430"/>
        <w:rPr>
          <w:rFonts w:ascii="Trebuchet MS"/>
          <w:sz w:val="10"/>
        </w:rPr>
      </w:pPr>
      <w:r>
        <w:rPr>
          <w:sz w:val="18"/>
        </w:rPr>
        <w:t>Nussbaum,</w:t>
      </w:r>
      <w:r>
        <w:rPr>
          <w:spacing w:val="-1"/>
          <w:sz w:val="18"/>
        </w:rPr>
        <w:t xml:space="preserve"> </w:t>
      </w:r>
      <w:r>
        <w:rPr>
          <w:sz w:val="18"/>
        </w:rPr>
        <w:t>P.;</w:t>
      </w:r>
      <w:r>
        <w:rPr>
          <w:spacing w:val="1"/>
          <w:sz w:val="18"/>
        </w:rPr>
        <w:t xml:space="preserve"> </w:t>
      </w:r>
      <w:r>
        <w:rPr>
          <w:sz w:val="18"/>
        </w:rPr>
        <w:t>Hardeberg,</w:t>
      </w:r>
      <w:r>
        <w:rPr>
          <w:spacing w:val="1"/>
          <w:sz w:val="18"/>
        </w:rPr>
        <w:t xml:space="preserve"> </w:t>
      </w:r>
      <w:r>
        <w:rPr>
          <w:sz w:val="18"/>
        </w:rPr>
        <w:t>J.Y.</w:t>
      </w:r>
      <w:r>
        <w:rPr>
          <w:spacing w:val="22"/>
          <w:sz w:val="18"/>
        </w:rPr>
        <w:t xml:space="preserve"> </w:t>
      </w:r>
      <w:r>
        <w:rPr>
          <w:sz w:val="18"/>
        </w:rPr>
        <w:t>Print</w:t>
      </w:r>
      <w:r>
        <w:rPr>
          <w:spacing w:val="1"/>
          <w:sz w:val="18"/>
        </w:rPr>
        <w:t xml:space="preserve"> </w:t>
      </w:r>
      <w:r>
        <w:rPr>
          <w:sz w:val="18"/>
        </w:rPr>
        <w:t>Quality</w:t>
      </w:r>
      <w:r>
        <w:rPr>
          <w:spacing w:val="1"/>
          <w:sz w:val="18"/>
        </w:rPr>
        <w:t xml:space="preserve"> </w:t>
      </w:r>
      <w:r>
        <w:rPr>
          <w:sz w:val="18"/>
        </w:rPr>
        <w:t>Evaluation</w:t>
      </w:r>
      <w:r>
        <w:rPr>
          <w:spacing w:val="1"/>
          <w:sz w:val="18"/>
        </w:rPr>
        <w:t xml:space="preserve"> </w:t>
      </w:r>
      <w:r>
        <w:rPr>
          <w:sz w:val="18"/>
        </w:rPr>
        <w:t>and</w:t>
      </w:r>
      <w:r>
        <w:rPr>
          <w:spacing w:val="1"/>
          <w:sz w:val="18"/>
        </w:rPr>
        <w:t xml:space="preserve"> </w:t>
      </w:r>
      <w:r>
        <w:rPr>
          <w:sz w:val="18"/>
        </w:rPr>
        <w:t>Applied</w:t>
      </w:r>
      <w:r>
        <w:rPr>
          <w:spacing w:val="1"/>
          <w:sz w:val="18"/>
        </w:rPr>
        <w:t xml:space="preserve"> </w:t>
      </w:r>
      <w:r>
        <w:rPr>
          <w:sz w:val="18"/>
        </w:rPr>
        <w:t>Colour</w:t>
      </w:r>
      <w:r>
        <w:rPr>
          <w:spacing w:val="1"/>
          <w:sz w:val="18"/>
        </w:rPr>
        <w:t xml:space="preserve"> </w:t>
      </w:r>
      <w:r>
        <w:rPr>
          <w:sz w:val="18"/>
        </w:rPr>
        <w:t>Management</w:t>
      </w:r>
      <w:r>
        <w:rPr>
          <w:spacing w:val="1"/>
          <w:sz w:val="18"/>
        </w:rPr>
        <w:t xml:space="preserve"> </w:t>
      </w:r>
      <w:r>
        <w:rPr>
          <w:sz w:val="18"/>
        </w:rPr>
        <w:t>in</w:t>
      </w:r>
      <w:r>
        <w:rPr>
          <w:spacing w:val="1"/>
          <w:sz w:val="18"/>
        </w:rPr>
        <w:t xml:space="preserve"> </w:t>
      </w:r>
      <w:r>
        <w:rPr>
          <w:sz w:val="18"/>
        </w:rPr>
        <w:t>Coldset</w:t>
      </w:r>
      <w:r>
        <w:rPr>
          <w:spacing w:val="1"/>
          <w:sz w:val="18"/>
        </w:rPr>
        <w:t xml:space="preserve"> </w:t>
      </w:r>
      <w:r>
        <w:rPr>
          <w:sz w:val="18"/>
        </w:rPr>
        <w:t>Offset</w:t>
      </w:r>
      <w:r>
        <w:rPr>
          <w:spacing w:val="1"/>
          <w:sz w:val="18"/>
        </w:rPr>
        <w:t xml:space="preserve"> </w:t>
      </w:r>
      <w:r>
        <w:rPr>
          <w:sz w:val="18"/>
        </w:rPr>
        <w:t>Newspaper</w:t>
      </w:r>
      <w:r>
        <w:rPr>
          <w:spacing w:val="2"/>
          <w:sz w:val="18"/>
        </w:rPr>
        <w:t xml:space="preserve"> </w:t>
      </w:r>
      <w:r>
        <w:rPr>
          <w:spacing w:val="-2"/>
          <w:sz w:val="18"/>
        </w:rPr>
        <w:t>Print.</w:t>
      </w:r>
      <w:r>
        <w:rPr>
          <w:sz w:val="18"/>
        </w:rPr>
        <w:tab/>
      </w:r>
      <w:r>
        <w:rPr>
          <w:rFonts w:ascii="Trebuchet MS"/>
          <w:spacing w:val="-5"/>
          <w:sz w:val="10"/>
        </w:rPr>
        <w:t>965</w:t>
      </w:r>
    </w:p>
    <w:p w14:paraId="4AE64A83" w14:textId="77777777" w:rsidR="00EA1924" w:rsidRDefault="00000000">
      <w:pPr>
        <w:tabs>
          <w:tab w:val="left" w:pos="10859"/>
        </w:tabs>
        <w:spacing w:before="32"/>
        <w:ind w:left="572"/>
        <w:rPr>
          <w:rFonts w:ascii="Trebuchet MS" w:hAnsi="Trebuchet MS"/>
          <w:sz w:val="10"/>
        </w:rPr>
      </w:pPr>
      <w:bookmarkStart w:id="866" w:name="_bookmark71"/>
      <w:bookmarkEnd w:id="866"/>
      <w:r>
        <w:rPr>
          <w:i/>
          <w:sz w:val="18"/>
        </w:rPr>
        <w:t>Color</w:t>
      </w:r>
      <w:r>
        <w:rPr>
          <w:i/>
          <w:spacing w:val="-6"/>
          <w:sz w:val="18"/>
        </w:rPr>
        <w:t xml:space="preserve"> </w:t>
      </w:r>
      <w:r>
        <w:rPr>
          <w:i/>
          <w:sz w:val="18"/>
        </w:rPr>
        <w:t>Research</w:t>
      </w:r>
      <w:r>
        <w:rPr>
          <w:i/>
          <w:spacing w:val="-6"/>
          <w:sz w:val="18"/>
        </w:rPr>
        <w:t xml:space="preserve"> </w:t>
      </w:r>
      <w:r>
        <w:rPr>
          <w:i/>
          <w:sz w:val="18"/>
        </w:rPr>
        <w:t>&amp;</w:t>
      </w:r>
      <w:r>
        <w:rPr>
          <w:i/>
          <w:spacing w:val="-5"/>
          <w:sz w:val="18"/>
        </w:rPr>
        <w:t xml:space="preserve"> </w:t>
      </w:r>
      <w:r>
        <w:rPr>
          <w:i/>
          <w:sz w:val="18"/>
        </w:rPr>
        <w:t>Application</w:t>
      </w:r>
      <w:r>
        <w:rPr>
          <w:i/>
          <w:spacing w:val="-6"/>
          <w:sz w:val="18"/>
        </w:rPr>
        <w:t xml:space="preserve"> </w:t>
      </w:r>
      <w:r>
        <w:rPr>
          <w:b/>
          <w:sz w:val="18"/>
        </w:rPr>
        <w:t>2012</w:t>
      </w:r>
      <w:r>
        <w:rPr>
          <w:sz w:val="18"/>
        </w:rPr>
        <w:t>,</w:t>
      </w:r>
      <w:r>
        <w:rPr>
          <w:spacing w:val="-6"/>
          <w:sz w:val="18"/>
        </w:rPr>
        <w:t xml:space="preserve"> </w:t>
      </w:r>
      <w:r>
        <w:rPr>
          <w:i/>
          <w:sz w:val="18"/>
        </w:rPr>
        <w:t>37</w:t>
      </w:r>
      <w:r>
        <w:rPr>
          <w:sz w:val="18"/>
        </w:rPr>
        <w:t>,</w:t>
      </w:r>
      <w:r>
        <w:rPr>
          <w:spacing w:val="-5"/>
          <w:sz w:val="18"/>
        </w:rPr>
        <w:t xml:space="preserve"> </w:t>
      </w:r>
      <w:r>
        <w:rPr>
          <w:sz w:val="18"/>
        </w:rPr>
        <w:t>82–91.</w:t>
      </w:r>
      <w:r>
        <w:rPr>
          <w:spacing w:val="22"/>
          <w:sz w:val="18"/>
        </w:rPr>
        <w:t xml:space="preserve"> </w:t>
      </w:r>
      <w:hyperlink r:id="rId70">
        <w:r>
          <w:rPr>
            <w:color w:val="0774B7"/>
            <w:spacing w:val="-2"/>
            <w:sz w:val="18"/>
          </w:rPr>
          <w:t>https://doi.org/10.1002/col.20674</w:t>
        </w:r>
      </w:hyperlink>
      <w:r>
        <w:rPr>
          <w:spacing w:val="-2"/>
          <w:sz w:val="18"/>
        </w:rPr>
        <w:t>.</w:t>
      </w:r>
      <w:r>
        <w:rPr>
          <w:rFonts w:ascii="Times New Roman" w:hAnsi="Times New Roman"/>
          <w:sz w:val="18"/>
        </w:rPr>
        <w:tab/>
      </w:r>
      <w:r>
        <w:rPr>
          <w:rFonts w:ascii="Trebuchet MS" w:hAnsi="Trebuchet MS"/>
          <w:spacing w:val="-5"/>
          <w:sz w:val="10"/>
        </w:rPr>
        <w:t>966</w:t>
      </w:r>
    </w:p>
    <w:p w14:paraId="7FC5509D" w14:textId="77777777" w:rsidR="00EA1924" w:rsidRDefault="00000000">
      <w:pPr>
        <w:pStyle w:val="ListParagraph"/>
        <w:numPr>
          <w:ilvl w:val="0"/>
          <w:numId w:val="1"/>
        </w:numPr>
        <w:tabs>
          <w:tab w:val="left" w:pos="578"/>
          <w:tab w:val="left" w:pos="10859"/>
        </w:tabs>
        <w:spacing w:before="31"/>
        <w:ind w:hanging="430"/>
        <w:rPr>
          <w:rFonts w:ascii="Trebuchet MS"/>
          <w:sz w:val="10"/>
        </w:rPr>
      </w:pPr>
      <w:r>
        <w:rPr>
          <w:sz w:val="18"/>
        </w:rPr>
        <w:t>Li,</w:t>
      </w:r>
      <w:r>
        <w:rPr>
          <w:spacing w:val="-11"/>
          <w:sz w:val="18"/>
        </w:rPr>
        <w:t xml:space="preserve"> </w:t>
      </w:r>
      <w:r>
        <w:rPr>
          <w:sz w:val="18"/>
        </w:rPr>
        <w:t>W.</w:t>
      </w:r>
      <w:r>
        <w:rPr>
          <w:spacing w:val="4"/>
          <w:sz w:val="18"/>
        </w:rPr>
        <w:t xml:space="preserve"> </w:t>
      </w:r>
      <w:r>
        <w:rPr>
          <w:sz w:val="18"/>
        </w:rPr>
        <w:t>CharData:</w:t>
      </w:r>
      <w:r>
        <w:rPr>
          <w:spacing w:val="-2"/>
          <w:sz w:val="18"/>
        </w:rPr>
        <w:t xml:space="preserve"> </w:t>
      </w:r>
      <w:r>
        <w:rPr>
          <w:sz w:val="18"/>
        </w:rPr>
        <w:t>ICC</w:t>
      </w:r>
      <w:r>
        <w:rPr>
          <w:spacing w:val="-11"/>
          <w:sz w:val="18"/>
        </w:rPr>
        <w:t xml:space="preserve"> </w:t>
      </w:r>
      <w:r>
        <w:rPr>
          <w:sz w:val="18"/>
        </w:rPr>
        <w:t>Pr</w:t>
      </w:r>
      <w:hyperlink r:id="rId71">
        <w:r>
          <w:rPr>
            <w:sz w:val="18"/>
          </w:rPr>
          <w:t>ofile</w:t>
        </w:r>
      </w:hyperlink>
      <w:r>
        <w:rPr>
          <w:spacing w:val="-11"/>
          <w:sz w:val="18"/>
        </w:rPr>
        <w:t xml:space="preserve"> </w:t>
      </w:r>
      <w:r>
        <w:rPr>
          <w:sz w:val="18"/>
        </w:rPr>
        <w:t>and</w:t>
      </w:r>
      <w:r>
        <w:rPr>
          <w:spacing w:val="-11"/>
          <w:sz w:val="18"/>
        </w:rPr>
        <w:t xml:space="preserve"> </w:t>
      </w:r>
      <w:r>
        <w:rPr>
          <w:sz w:val="18"/>
        </w:rPr>
        <w:t>CGATS/IT8</w:t>
      </w:r>
      <w:r>
        <w:rPr>
          <w:spacing w:val="-10"/>
          <w:sz w:val="18"/>
        </w:rPr>
        <w:t xml:space="preserve"> </w:t>
      </w:r>
      <w:r>
        <w:rPr>
          <w:sz w:val="18"/>
        </w:rPr>
        <w:t>Characterisation</w:t>
      </w:r>
      <w:r>
        <w:rPr>
          <w:spacing w:val="-11"/>
          <w:sz w:val="18"/>
        </w:rPr>
        <w:t xml:space="preserve"> </w:t>
      </w:r>
      <w:r>
        <w:rPr>
          <w:sz w:val="18"/>
        </w:rPr>
        <w:t>Viewer</w:t>
      </w:r>
      <w:r>
        <w:rPr>
          <w:spacing w:val="-11"/>
          <w:sz w:val="18"/>
        </w:rPr>
        <w:t xml:space="preserve"> </w:t>
      </w:r>
      <w:r>
        <w:rPr>
          <w:sz w:val="18"/>
        </w:rPr>
        <w:t>in</w:t>
      </w:r>
      <w:r>
        <w:rPr>
          <w:spacing w:val="-11"/>
          <w:sz w:val="18"/>
        </w:rPr>
        <w:t xml:space="preserve"> </w:t>
      </w:r>
      <w:r>
        <w:rPr>
          <w:sz w:val="18"/>
        </w:rPr>
        <w:t>the</w:t>
      </w:r>
      <w:r>
        <w:rPr>
          <w:spacing w:val="-11"/>
          <w:sz w:val="18"/>
        </w:rPr>
        <w:t xml:space="preserve"> </w:t>
      </w:r>
      <w:r>
        <w:rPr>
          <w:sz w:val="18"/>
        </w:rPr>
        <w:t>Browser,</w:t>
      </w:r>
      <w:r>
        <w:rPr>
          <w:spacing w:val="-11"/>
          <w:sz w:val="18"/>
        </w:rPr>
        <w:t xml:space="preserve"> </w:t>
      </w:r>
      <w:r>
        <w:rPr>
          <w:sz w:val="18"/>
        </w:rPr>
        <w:t>2026.</w:t>
      </w:r>
      <w:r>
        <w:rPr>
          <w:spacing w:val="13"/>
          <w:sz w:val="18"/>
        </w:rPr>
        <w:t xml:space="preserve"> </w:t>
      </w:r>
      <w:r>
        <w:rPr>
          <w:sz w:val="18"/>
        </w:rPr>
        <w:t>Available</w:t>
      </w:r>
      <w:r>
        <w:rPr>
          <w:spacing w:val="-10"/>
          <w:sz w:val="18"/>
        </w:rPr>
        <w:t xml:space="preserve"> </w:t>
      </w:r>
      <w:r>
        <w:rPr>
          <w:sz w:val="18"/>
        </w:rPr>
        <w:t>online:</w:t>
      </w:r>
      <w:r>
        <w:rPr>
          <w:spacing w:val="-3"/>
          <w:sz w:val="18"/>
        </w:rPr>
        <w:t xml:space="preserve"> </w:t>
      </w:r>
      <w:hyperlink r:id="rId72">
        <w:r>
          <w:rPr>
            <w:color w:val="0774B7"/>
            <w:spacing w:val="-2"/>
            <w:sz w:val="18"/>
          </w:rPr>
          <w:t>https://chardata.</w:t>
        </w:r>
      </w:hyperlink>
      <w:r>
        <w:rPr>
          <w:color w:val="0774B7"/>
          <w:sz w:val="18"/>
        </w:rPr>
        <w:tab/>
      </w:r>
      <w:r>
        <w:rPr>
          <w:rFonts w:ascii="Trebuchet MS"/>
          <w:spacing w:val="-5"/>
          <w:sz w:val="10"/>
        </w:rPr>
        <w:t>967</w:t>
      </w:r>
    </w:p>
    <w:p w14:paraId="74D1A576" w14:textId="77777777" w:rsidR="00D006F5" w:rsidRDefault="00000000">
      <w:pPr>
        <w:pStyle w:val="BodyText"/>
        <w:tabs>
          <w:tab w:val="left" w:pos="10859"/>
        </w:tabs>
        <w:spacing w:before="32"/>
        <w:ind w:left="578"/>
        <w:rPr>
          <w:ins w:id="867" w:author="Phil Green" w:date="2026-08-30T16:02:00Z" w16du:dateUtc="2026-08-30T14:02:00Z"/>
          <w:spacing w:val="-2"/>
        </w:rPr>
      </w:pPr>
      <w:hyperlink r:id="rId73">
        <w:r>
          <w:rPr>
            <w:color w:val="0774B7"/>
          </w:rPr>
          <w:t>colourbill.com/</w:t>
        </w:r>
      </w:hyperlink>
      <w:r>
        <w:rPr>
          <w:color w:val="0774B7"/>
          <w:spacing w:val="-7"/>
        </w:rPr>
        <w:t xml:space="preserve"> </w:t>
      </w:r>
      <w:r>
        <w:t>(accessed</w:t>
      </w:r>
      <w:r>
        <w:rPr>
          <w:spacing w:val="-7"/>
        </w:rPr>
        <w:t xml:space="preserve"> </w:t>
      </w:r>
      <w:r>
        <w:t>on</w:t>
      </w:r>
      <w:r>
        <w:rPr>
          <w:spacing w:val="-7"/>
        </w:rPr>
        <w:t xml:space="preserve"> </w:t>
      </w:r>
      <w:r>
        <w:t>29</w:t>
      </w:r>
      <w:r>
        <w:rPr>
          <w:spacing w:val="-7"/>
        </w:rPr>
        <w:t xml:space="preserve"> </w:t>
      </w:r>
      <w:r>
        <w:t>August</w:t>
      </w:r>
      <w:r>
        <w:rPr>
          <w:spacing w:val="-7"/>
        </w:rPr>
        <w:t xml:space="preserve"> </w:t>
      </w:r>
      <w:r>
        <w:rPr>
          <w:spacing w:val="-2"/>
        </w:rPr>
        <w:t>2026).</w:t>
      </w:r>
    </w:p>
    <w:p w14:paraId="4FB28CBF" w14:textId="360887BD" w:rsidR="00EA1924" w:rsidRDefault="00D006F5">
      <w:pPr>
        <w:pStyle w:val="BodyText"/>
        <w:tabs>
          <w:tab w:val="left" w:pos="10859"/>
        </w:tabs>
        <w:spacing w:before="32"/>
        <w:ind w:left="578"/>
        <w:rPr>
          <w:rFonts w:ascii="Trebuchet MS"/>
          <w:sz w:val="10"/>
        </w:rPr>
      </w:pPr>
      <w:ins w:id="868" w:author="Phil Green" w:date="2026-08-30T16:02:00Z">
        <w:r w:rsidRPr="00D006F5">
          <w:rPr>
            <w:rFonts w:ascii="Times New Roman"/>
          </w:rPr>
          <w:fldChar w:fldCharType="begin"/>
        </w:r>
        <w:r w:rsidRPr="00D006F5">
          <w:rPr>
            <w:rFonts w:ascii="Times New Roman"/>
          </w:rPr>
          <w:instrText>HYPERLINK "https://www.spiedigitallibrary.org/profile/Phil.Green-132659"</w:instrText>
        </w:r>
        <w:r w:rsidRPr="00D006F5">
          <w:rPr>
            <w:rFonts w:ascii="Times New Roman"/>
          </w:rPr>
        </w:r>
        <w:r w:rsidRPr="00D006F5">
          <w:rPr>
            <w:rFonts w:ascii="Times New Roman"/>
          </w:rPr>
          <w:fldChar w:fldCharType="separate"/>
        </w:r>
        <w:r w:rsidRPr="00D006F5">
          <w:rPr>
            <w:rStyle w:val="Hyperlink"/>
            <w:rFonts w:ascii="Times New Roman"/>
          </w:rPr>
          <w:t>Green</w:t>
        </w:r>
      </w:ins>
      <w:ins w:id="869" w:author="Phil Green" w:date="2026-08-30T16:02:00Z" w16du:dateUtc="2026-08-30T14:02:00Z">
        <w:r w:rsidRPr="00D006F5">
          <w:rPr>
            <w:rFonts w:ascii="Times New Roman"/>
          </w:rPr>
          <w:fldChar w:fldCharType="end"/>
        </w:r>
        <w:r>
          <w:rPr>
            <w:rFonts w:ascii="Times New Roman"/>
          </w:rPr>
          <w:t>, P.</w:t>
        </w:r>
      </w:ins>
      <w:ins w:id="870" w:author="Phil Green" w:date="2026-08-30T16:02:00Z">
        <w:r w:rsidRPr="00D006F5">
          <w:rPr>
            <w:rFonts w:ascii="Times New Roman"/>
          </w:rPr>
          <w:t xml:space="preserve"> "Accuracy of colour transforms", Proc. SPIE 6058, Color Imaging XI: Processing, Hardcopy, and Applications, 605802</w:t>
        </w:r>
      </w:ins>
      <w:r w:rsidR="00000000">
        <w:rPr>
          <w:rFonts w:ascii="Times New Roman"/>
        </w:rPr>
        <w:tab/>
      </w:r>
      <w:r w:rsidR="00000000">
        <w:rPr>
          <w:rFonts w:ascii="Trebuchet MS"/>
          <w:spacing w:val="-5"/>
          <w:sz w:val="10"/>
        </w:rPr>
        <w:t>968</w:t>
      </w:r>
    </w:p>
    <w:sectPr w:rsidR="00EA1924">
      <w:pgSz w:w="11910" w:h="16840"/>
      <w:pgMar w:top="1020" w:right="283" w:bottom="760" w:left="566" w:header="685" w:footer="56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Phil Green" w:date="2026-08-30T11:46:00Z" w:initials="PG">
    <w:p w14:paraId="34BA0A16" w14:textId="77777777" w:rsidR="007F778C" w:rsidRDefault="007F778C" w:rsidP="007F778C">
      <w:pPr>
        <w:pStyle w:val="CommentText"/>
      </w:pPr>
      <w:r>
        <w:rPr>
          <w:rStyle w:val="CommentReference"/>
        </w:rPr>
        <w:annotationRef/>
      </w:r>
      <w:r>
        <w:t>Just 9? There were multiple datasets in the Ifra set.</w:t>
      </w:r>
    </w:p>
  </w:comment>
  <w:comment w:id="127" w:author="Phil Green" w:date="2026-08-30T11:57:00Z" w:initials="PG">
    <w:p w14:paraId="0E8F2410" w14:textId="77777777" w:rsidR="00E84E7A" w:rsidRDefault="00E84E7A" w:rsidP="00E84E7A">
      <w:pPr>
        <w:pStyle w:val="CommentText"/>
      </w:pPr>
      <w:r>
        <w:rPr>
          <w:rStyle w:val="CommentReference"/>
        </w:rPr>
        <w:annotationRef/>
      </w:r>
      <w:r>
        <w:t>My chapter in Colour Engineering, citation at end</w:t>
      </w:r>
    </w:p>
  </w:comment>
  <w:comment w:id="208" w:author="Phil Green" w:date="2026-08-30T13:30:00Z" w:initials="PG">
    <w:p w14:paraId="34383EEE" w14:textId="77777777" w:rsidR="0074385A" w:rsidRDefault="0074385A" w:rsidP="0074385A">
      <w:pPr>
        <w:pStyle w:val="CommentText"/>
      </w:pPr>
      <w:r>
        <w:rPr>
          <w:rStyle w:val="CommentReference"/>
        </w:rPr>
        <w:annotationRef/>
      </w:r>
      <w:r>
        <w:t>I have permission from Ifra to use the data, but I think best to avoid citing them - just refer to as ‘newsprint’</w:t>
      </w:r>
    </w:p>
  </w:comment>
  <w:comment w:id="213" w:author="Phil Green" w:date="2026-08-30T13:28:00Z" w:initials="PG">
    <w:p w14:paraId="2DEAB70C" w14:textId="77777777" w:rsidR="0074385A" w:rsidRDefault="0074385A" w:rsidP="0074385A">
      <w:pPr>
        <w:pStyle w:val="CommentText"/>
      </w:pPr>
      <w:r>
        <w:rPr>
          <w:rStyle w:val="CommentReference"/>
        </w:rPr>
        <w:annotationRef/>
      </w:r>
      <w:r>
        <w:t>CIELAB?</w:t>
      </w:r>
    </w:p>
  </w:comment>
  <w:comment w:id="236" w:author="Phil Green" w:date="2026-08-30T13:43:00Z" w:initials="PG">
    <w:p w14:paraId="0FF58FAB" w14:textId="77777777" w:rsidR="005F274F" w:rsidRDefault="005F274F" w:rsidP="005F274F">
      <w:pPr>
        <w:pStyle w:val="CommentText"/>
      </w:pPr>
      <w:r>
        <w:rPr>
          <w:rStyle w:val="CommentReference"/>
        </w:rPr>
        <w:annotationRef/>
      </w:r>
      <w:r>
        <w:t>I can’t locate the permission on this data</w:t>
      </w:r>
    </w:p>
  </w:comment>
  <w:comment w:id="283" w:author="Phil Green" w:date="2026-08-30T16:40:00Z" w:initials="PG">
    <w:p w14:paraId="14C4E071" w14:textId="77777777" w:rsidR="002066A0" w:rsidRDefault="002066A0" w:rsidP="002066A0">
      <w:pPr>
        <w:pStyle w:val="CommentText"/>
      </w:pPr>
      <w:r>
        <w:rPr>
          <w:rStyle w:val="CommentReference"/>
        </w:rPr>
        <w:annotationRef/>
      </w:r>
      <w:r>
        <w:t>Can you give more detail on the models’ implementation? E.g. what were the equations? Ideally provide enough detail for someone to reproduce.</w:t>
      </w:r>
    </w:p>
  </w:comment>
  <w:comment w:id="317" w:author="Phil Green" w:date="2026-08-30T16:51:00Z" w:initials="PG">
    <w:p w14:paraId="45850369" w14:textId="1233C1C4" w:rsidR="00A22D84" w:rsidRDefault="00A22D84" w:rsidP="00A22D84">
      <w:pPr>
        <w:pStyle w:val="CommentText"/>
      </w:pPr>
      <w:r>
        <w:rPr>
          <w:rStyle w:val="CommentReference"/>
        </w:rPr>
        <w:annotationRef/>
      </w:r>
      <w:r>
        <w:t>An issue here is that you fit in XYZ but then evaluate in CIELAB. Better results can be obtained by fitting in XYZ but using DE2000 as the objective function (i.e. optimisation). Nelder-Mead or a variant is often used for this. There may not be enough time now to address this, but should be acknowledged in the paper.</w:t>
      </w:r>
    </w:p>
  </w:comment>
  <w:comment w:id="318" w:author="Phil Green" w:date="2026-08-30T17:09:00Z" w:initials="PG">
    <w:p w14:paraId="20E73CAB" w14:textId="77777777" w:rsidR="00623447" w:rsidRDefault="00623447" w:rsidP="00623447">
      <w:pPr>
        <w:pStyle w:val="CommentText"/>
      </w:pPr>
      <w:r>
        <w:rPr>
          <w:rStyle w:val="CommentReference"/>
        </w:rPr>
        <w:annotationRef/>
      </w:r>
      <w:r>
        <w:t>Using colorimetric density or log of XYZ also gives better results - log approximates the cube-root function in CIELAB.</w:t>
      </w:r>
    </w:p>
  </w:comment>
  <w:comment w:id="319" w:author="Phil Green" w:date="2026-08-30T17:23:00Z" w:initials="PG">
    <w:p w14:paraId="62426099" w14:textId="77777777" w:rsidR="00374937" w:rsidRDefault="0060540C" w:rsidP="00374937">
      <w:pPr>
        <w:pStyle w:val="CommentText"/>
      </w:pPr>
      <w:r>
        <w:rPr>
          <w:rStyle w:val="CommentReference"/>
        </w:rPr>
        <w:annotationRef/>
      </w:r>
      <w:r w:rsidR="00374937">
        <w:t>What I suggest here is making clear that alternatives exist, but you used XYZ to make comparisons between methods, not to determine the objectively best method. Also mention that you address the issue in 4.4 / 4.5 below</w:t>
      </w:r>
    </w:p>
  </w:comment>
  <w:comment w:id="321" w:author="Phil Green" w:date="2026-08-30T14:24:00Z" w:initials="PG">
    <w:p w14:paraId="58B9F0F6" w14:textId="77777777" w:rsidR="00DA4A96" w:rsidRDefault="00DA4A96" w:rsidP="00DA4A96">
      <w:pPr>
        <w:pStyle w:val="CommentText"/>
      </w:pPr>
      <w:r>
        <w:rPr>
          <w:rStyle w:val="CommentReference"/>
        </w:rPr>
        <w:annotationRef/>
      </w:r>
      <w:r>
        <w:t>?? Used?</w:t>
      </w:r>
    </w:p>
  </w:comment>
  <w:comment w:id="323" w:author="Phil Green" w:date="2026-08-30T14:25:00Z" w:initials="PG">
    <w:p w14:paraId="6791DBD9" w14:textId="77777777" w:rsidR="00DA4A96" w:rsidRDefault="00DA4A96" w:rsidP="00DA4A96">
      <w:pPr>
        <w:pStyle w:val="CommentText"/>
      </w:pPr>
      <w:r>
        <w:rPr>
          <w:rStyle w:val="CommentReference"/>
        </w:rPr>
        <w:annotationRef/>
      </w:r>
      <w:r>
        <w:t>I have a reference for this if needed</w:t>
      </w:r>
    </w:p>
  </w:comment>
  <w:comment w:id="353" w:author="Phil Green" w:date="2026-08-30T16:15:00Z" w:initials="PG">
    <w:p w14:paraId="2937A024" w14:textId="77777777" w:rsidR="00CC08B5" w:rsidRDefault="00CC08B5" w:rsidP="00CC08B5">
      <w:pPr>
        <w:pStyle w:val="CommentText"/>
      </w:pPr>
      <w:r>
        <w:rPr>
          <w:rStyle w:val="CommentReference"/>
        </w:rPr>
        <w:annotationRef/>
      </w:r>
      <w:r>
        <w:t>‘Registry’ could be confusing. Can you use another term? E.g. models, methods...</w:t>
      </w:r>
    </w:p>
  </w:comment>
  <w:comment w:id="390" w:author="Phil Green" w:date="2026-08-30T16:05:00Z" w:initials="PG">
    <w:p w14:paraId="066A89BB" w14:textId="77777777" w:rsidR="00D006F5" w:rsidRDefault="00D006F5" w:rsidP="00D006F5">
      <w:pPr>
        <w:pStyle w:val="CommentText"/>
      </w:pPr>
      <w:r>
        <w:rPr>
          <w:rStyle w:val="CommentReference"/>
        </w:rPr>
        <w:annotationRef/>
      </w:r>
      <w:r>
        <w:t>I don’t think there is evidence for this. CIELAB DE is taken to have a threshold of c. 1, but DE2000 values are smaller.</w:t>
      </w:r>
    </w:p>
  </w:comment>
  <w:comment w:id="414" w:author="Phil Green" w:date="2026-08-30T16:42:00Z" w:initials="PG">
    <w:p w14:paraId="28EEE69C" w14:textId="77777777" w:rsidR="00623447" w:rsidRDefault="002066A0" w:rsidP="00623447">
      <w:pPr>
        <w:pStyle w:val="CommentText"/>
      </w:pPr>
      <w:r>
        <w:rPr>
          <w:rStyle w:val="CommentReference"/>
        </w:rPr>
        <w:annotationRef/>
      </w:r>
      <w:r w:rsidR="00623447">
        <w:t>Clarify what ‘cbrt’ is within the caption</w:t>
      </w:r>
    </w:p>
  </w:comment>
  <w:comment w:id="416" w:author="Phil Green" w:date="2026-08-30T16:12:00Z" w:initials="PG">
    <w:p w14:paraId="1A8CDC4E" w14:textId="77777777" w:rsidR="00D006F5" w:rsidRDefault="00D006F5" w:rsidP="00D006F5">
      <w:pPr>
        <w:pStyle w:val="CommentText"/>
      </w:pPr>
      <w:r>
        <w:rPr>
          <w:rStyle w:val="CommentReference"/>
        </w:rPr>
        <w:annotationRef/>
      </w:r>
      <w:r>
        <w:t xml:space="preserve">Why log scale? If the metric is perceptually uniform linear would be better. The figure essentially replicates data from the table, so could be omitted </w:t>
      </w:r>
    </w:p>
  </w:comment>
  <w:comment w:id="564" w:author="Phil Green" w:date="2026-08-30T17:15:00Z" w:initials="PG">
    <w:p w14:paraId="5673F61A" w14:textId="77777777" w:rsidR="0060540C" w:rsidRDefault="0060540C" w:rsidP="0060540C">
      <w:pPr>
        <w:pStyle w:val="CommentText"/>
      </w:pPr>
      <w:r>
        <w:rPr>
          <w:rStyle w:val="CommentReference"/>
        </w:rPr>
        <w:annotationRef/>
      </w:r>
      <w:r>
        <w:t>Please rename</w:t>
      </w:r>
    </w:p>
  </w:comment>
  <w:comment w:id="597" w:author="Phil Green" w:date="2026-08-30T17:17:00Z" w:initials="PG">
    <w:p w14:paraId="26524AEA" w14:textId="77777777" w:rsidR="0060540C" w:rsidRDefault="0060540C" w:rsidP="0060540C">
      <w:pPr>
        <w:pStyle w:val="CommentText"/>
      </w:pPr>
      <w:r>
        <w:rPr>
          <w:rStyle w:val="CommentReference"/>
        </w:rPr>
        <w:annotationRef/>
      </w:r>
      <w:r>
        <w:t>Please rename</w:t>
      </w:r>
    </w:p>
  </w:comment>
  <w:comment w:id="726" w:author="Phil Green" w:date="2026-08-30T18:49:00Z" w:initials="PG">
    <w:p w14:paraId="5456019D" w14:textId="77777777" w:rsidR="00B278D5" w:rsidRDefault="00B278D5" w:rsidP="00B278D5">
      <w:pPr>
        <w:pStyle w:val="CommentText"/>
      </w:pPr>
      <w:r>
        <w:rPr>
          <w:rStyle w:val="CommentReference"/>
        </w:rPr>
        <w:annotationRef/>
      </w:r>
      <w:r>
        <w:t>This section is not essential</w:t>
      </w:r>
    </w:p>
  </w:comment>
  <w:comment w:id="785" w:author="Phil Green" w:date="2026-08-30T18:59:00Z" w:initials="PG">
    <w:p w14:paraId="1CD85DDA" w14:textId="77777777" w:rsidR="0053697F" w:rsidRDefault="0053697F" w:rsidP="0053697F">
      <w:pPr>
        <w:pStyle w:val="CommentText"/>
      </w:pPr>
      <w:r>
        <w:rPr>
          <w:rStyle w:val="CommentReference"/>
        </w:rPr>
        <w:annotationRef/>
      </w:r>
      <w:r>
        <w:t>Each newsprint dataset was from a different printer</w:t>
      </w:r>
    </w:p>
  </w:comment>
  <w:comment w:id="825" w:author="Phil Green" w:date="2026-08-30T19:05:00Z" w:initials="PG">
    <w:p w14:paraId="7FF465FB" w14:textId="77777777" w:rsidR="0053697F" w:rsidRDefault="0053697F" w:rsidP="0053697F">
      <w:pPr>
        <w:pStyle w:val="CommentText"/>
      </w:pPr>
      <w:r>
        <w:rPr>
          <w:rStyle w:val="CommentReference"/>
        </w:rPr>
        <w:annotationRef/>
      </w:r>
      <w:r>
        <w:t>Meaning?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A0A16" w15:done="0"/>
  <w15:commentEx w15:paraId="0E8F2410" w15:done="0"/>
  <w15:commentEx w15:paraId="34383EEE" w15:done="0"/>
  <w15:commentEx w15:paraId="2DEAB70C" w15:done="0"/>
  <w15:commentEx w15:paraId="0FF58FAB" w15:done="0"/>
  <w15:commentEx w15:paraId="14C4E071" w15:done="0"/>
  <w15:commentEx w15:paraId="45850369" w15:done="0"/>
  <w15:commentEx w15:paraId="20E73CAB" w15:paraIdParent="45850369" w15:done="0"/>
  <w15:commentEx w15:paraId="62426099" w15:paraIdParent="45850369" w15:done="0"/>
  <w15:commentEx w15:paraId="58B9F0F6" w15:done="0"/>
  <w15:commentEx w15:paraId="6791DBD9" w15:done="0"/>
  <w15:commentEx w15:paraId="2937A024" w15:done="0"/>
  <w15:commentEx w15:paraId="066A89BB" w15:done="0"/>
  <w15:commentEx w15:paraId="28EEE69C" w15:done="0"/>
  <w15:commentEx w15:paraId="1A8CDC4E" w15:done="0"/>
  <w15:commentEx w15:paraId="5673F61A" w15:done="0"/>
  <w15:commentEx w15:paraId="26524AEA" w15:done="0"/>
  <w15:commentEx w15:paraId="5456019D" w15:done="0"/>
  <w15:commentEx w15:paraId="1CD85DDA" w15:done="0"/>
  <w15:commentEx w15:paraId="7FF465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F9589E" w16cex:dateUtc="2026-08-30T09:46:00Z"/>
  <w16cex:commentExtensible w16cex:durableId="35E6C595" w16cex:dateUtc="2026-08-30T09:57:00Z"/>
  <w16cex:commentExtensible w16cex:durableId="2C10C6CC" w16cex:dateUtc="2026-08-30T11:30:00Z"/>
  <w16cex:commentExtensible w16cex:durableId="0B501EFB" w16cex:dateUtc="2026-08-30T11:28:00Z"/>
  <w16cex:commentExtensible w16cex:durableId="7322413B" w16cex:dateUtc="2026-08-30T11:43:00Z"/>
  <w16cex:commentExtensible w16cex:durableId="35488EED" w16cex:dateUtc="2026-08-30T14:40:00Z"/>
  <w16cex:commentExtensible w16cex:durableId="44A56BC2" w16cex:dateUtc="2026-08-30T14:51:00Z"/>
  <w16cex:commentExtensible w16cex:durableId="445E943A" w16cex:dateUtc="2026-08-30T15:09:00Z"/>
  <w16cex:commentExtensible w16cex:durableId="60B178E4" w16cex:dateUtc="2026-08-30T15:23:00Z"/>
  <w16cex:commentExtensible w16cex:durableId="39D57166" w16cex:dateUtc="2026-08-30T12:24:00Z"/>
  <w16cex:commentExtensible w16cex:durableId="67836A2F" w16cex:dateUtc="2026-08-30T12:25:00Z"/>
  <w16cex:commentExtensible w16cex:durableId="510006C0" w16cex:dateUtc="2026-08-30T14:15:00Z"/>
  <w16cex:commentExtensible w16cex:durableId="7833A793" w16cex:dateUtc="2026-08-30T14:05:00Z"/>
  <w16cex:commentExtensible w16cex:durableId="7980DFE2" w16cex:dateUtc="2026-08-30T14:42:00Z"/>
  <w16cex:commentExtensible w16cex:durableId="711DBE48" w16cex:dateUtc="2026-08-30T14:12:00Z"/>
  <w16cex:commentExtensible w16cex:durableId="612F3D97" w16cex:dateUtc="2026-08-30T15:15:00Z"/>
  <w16cex:commentExtensible w16cex:durableId="42F9B696" w16cex:dateUtc="2026-08-30T15:17:00Z"/>
  <w16cex:commentExtensible w16cex:durableId="2D947ABA" w16cex:dateUtc="2026-08-30T16:49:00Z"/>
  <w16cex:commentExtensible w16cex:durableId="70181553" w16cex:dateUtc="2026-08-30T16:59:00Z"/>
  <w16cex:commentExtensible w16cex:durableId="45885DC2" w16cex:dateUtc="2026-08-30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A0A16" w16cid:durableId="12F9589E"/>
  <w16cid:commentId w16cid:paraId="0E8F2410" w16cid:durableId="35E6C595"/>
  <w16cid:commentId w16cid:paraId="34383EEE" w16cid:durableId="2C10C6CC"/>
  <w16cid:commentId w16cid:paraId="2DEAB70C" w16cid:durableId="0B501EFB"/>
  <w16cid:commentId w16cid:paraId="0FF58FAB" w16cid:durableId="7322413B"/>
  <w16cid:commentId w16cid:paraId="14C4E071" w16cid:durableId="35488EED"/>
  <w16cid:commentId w16cid:paraId="45850369" w16cid:durableId="44A56BC2"/>
  <w16cid:commentId w16cid:paraId="20E73CAB" w16cid:durableId="445E943A"/>
  <w16cid:commentId w16cid:paraId="62426099" w16cid:durableId="60B178E4"/>
  <w16cid:commentId w16cid:paraId="58B9F0F6" w16cid:durableId="39D57166"/>
  <w16cid:commentId w16cid:paraId="6791DBD9" w16cid:durableId="67836A2F"/>
  <w16cid:commentId w16cid:paraId="2937A024" w16cid:durableId="510006C0"/>
  <w16cid:commentId w16cid:paraId="066A89BB" w16cid:durableId="7833A793"/>
  <w16cid:commentId w16cid:paraId="28EEE69C" w16cid:durableId="7980DFE2"/>
  <w16cid:commentId w16cid:paraId="1A8CDC4E" w16cid:durableId="711DBE48"/>
  <w16cid:commentId w16cid:paraId="5673F61A" w16cid:durableId="612F3D97"/>
  <w16cid:commentId w16cid:paraId="26524AEA" w16cid:durableId="42F9B696"/>
  <w16cid:commentId w16cid:paraId="5456019D" w16cid:durableId="2D947ABA"/>
  <w16cid:commentId w16cid:paraId="1CD85DDA" w16cid:durableId="70181553"/>
  <w16cid:commentId w16cid:paraId="7FF465FB" w16cid:durableId="45885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7056" w14:textId="77777777" w:rsidR="00344DA1" w:rsidRDefault="00344DA1">
      <w:r>
        <w:separator/>
      </w:r>
    </w:p>
  </w:endnote>
  <w:endnote w:type="continuationSeparator" w:id="0">
    <w:p w14:paraId="0A4FA608" w14:textId="77777777" w:rsidR="00344DA1" w:rsidRDefault="00344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tinus Serif">
    <w:panose1 w:val="00000000000000000000"/>
    <w:charset w:val="00"/>
    <w:family w:val="modern"/>
    <w:notTrueType/>
    <w:pitch w:val="variable"/>
    <w:sig w:usb0="E0000AFF" w:usb1="0200E5FB" w:usb2="01000020" w:usb3="00000000" w:csb0="000001B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ibertinus Sans">
    <w:panose1 w:val="00000000000000000000"/>
    <w:charset w:val="00"/>
    <w:family w:val="modern"/>
    <w:notTrueType/>
    <w:pitch w:val="variable"/>
    <w:sig w:usb0="E0000AFF" w:usb1="0200E5FB" w:usb2="01000020"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609A" w14:textId="77777777" w:rsidR="00EA1924" w:rsidRDefault="00000000">
    <w:pPr>
      <w:pStyle w:val="BodyText"/>
      <w:spacing w:line="14" w:lineRule="auto"/>
      <w:rPr>
        <w:sz w:val="20"/>
      </w:rPr>
    </w:pPr>
    <w:r>
      <w:rPr>
        <w:noProof/>
        <w:sz w:val="20"/>
      </w:rPr>
      <mc:AlternateContent>
        <mc:Choice Requires="wps">
          <w:drawing>
            <wp:anchor distT="0" distB="0" distL="0" distR="0" simplePos="0" relativeHeight="484965376" behindDoc="1" locked="0" layoutInCell="1" allowOverlap="1" wp14:anchorId="10398198" wp14:editId="092D4BA2">
              <wp:simplePos x="0" y="0"/>
              <wp:positionH relativeFrom="page">
                <wp:posOffset>437248</wp:posOffset>
              </wp:positionH>
              <wp:positionV relativeFrom="page">
                <wp:posOffset>10195054</wp:posOffset>
              </wp:positionV>
              <wp:extent cx="2233295" cy="151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3295" cy="151765"/>
                      </a:xfrm>
                      <a:prstGeom prst="rect">
                        <a:avLst/>
                      </a:prstGeom>
                    </wps:spPr>
                    <wps:txbx>
                      <w:txbxContent>
                        <w:p w14:paraId="30971756" w14:textId="77777777" w:rsidR="00EA1924" w:rsidRDefault="00000000">
                          <w:pPr>
                            <w:spacing w:before="16"/>
                            <w:ind w:left="20"/>
                            <w:rPr>
                              <w:i/>
                              <w:sz w:val="16"/>
                            </w:rPr>
                          </w:pPr>
                          <w:r>
                            <w:rPr>
                              <w:sz w:val="16"/>
                            </w:rPr>
                            <w:t>Version</w:t>
                          </w:r>
                          <w:r>
                            <w:rPr>
                              <w:spacing w:val="-9"/>
                              <w:sz w:val="16"/>
                            </w:rPr>
                            <w:t xml:space="preserve"> </w:t>
                          </w:r>
                          <w:r>
                            <w:rPr>
                              <w:sz w:val="16"/>
                            </w:rPr>
                            <w:t>August</w:t>
                          </w:r>
                          <w:r>
                            <w:rPr>
                              <w:spacing w:val="-8"/>
                              <w:sz w:val="16"/>
                            </w:rPr>
                            <w:t xml:space="preserve"> </w:t>
                          </w:r>
                          <w:r>
                            <w:rPr>
                              <w:sz w:val="16"/>
                            </w:rPr>
                            <w:t>29,</w:t>
                          </w:r>
                          <w:r>
                            <w:rPr>
                              <w:spacing w:val="-8"/>
                              <w:sz w:val="16"/>
                            </w:rPr>
                            <w:t xml:space="preserve"> </w:t>
                          </w:r>
                          <w:r>
                            <w:rPr>
                              <w:sz w:val="16"/>
                            </w:rPr>
                            <w:t>2026</w:t>
                          </w:r>
                          <w:r>
                            <w:rPr>
                              <w:spacing w:val="-8"/>
                              <w:sz w:val="16"/>
                            </w:rPr>
                            <w:t xml:space="preserve"> </w:t>
                          </w:r>
                          <w:r>
                            <w:rPr>
                              <w:sz w:val="16"/>
                            </w:rPr>
                            <w:t>submitted</w:t>
                          </w:r>
                          <w:r>
                            <w:rPr>
                              <w:spacing w:val="-8"/>
                              <w:sz w:val="16"/>
                            </w:rPr>
                            <w:t xml:space="preserve"> </w:t>
                          </w:r>
                          <w:r>
                            <w:rPr>
                              <w:sz w:val="16"/>
                            </w:rPr>
                            <w:t>to</w:t>
                          </w:r>
                          <w:r>
                            <w:rPr>
                              <w:spacing w:val="-8"/>
                              <w:sz w:val="16"/>
                            </w:rPr>
                            <w:t xml:space="preserve"> </w:t>
                          </w:r>
                          <w:r>
                            <w:rPr>
                              <w:i/>
                              <w:spacing w:val="-2"/>
                              <w:sz w:val="16"/>
                            </w:rPr>
                            <w:t>Technologies</w:t>
                          </w:r>
                        </w:p>
                      </w:txbxContent>
                    </wps:txbx>
                    <wps:bodyPr wrap="square" lIns="0" tIns="0" rIns="0" bIns="0" rtlCol="0">
                      <a:noAutofit/>
                    </wps:bodyPr>
                  </wps:wsp>
                </a:graphicData>
              </a:graphic>
            </wp:anchor>
          </w:drawing>
        </mc:Choice>
        <mc:Fallback>
          <w:pict>
            <v:shapetype w14:anchorId="10398198" id="_x0000_t202" coordsize="21600,21600" o:spt="202" path="m,l,21600r21600,l21600,xe">
              <v:stroke joinstyle="miter"/>
              <v:path gradientshapeok="t" o:connecttype="rect"/>
            </v:shapetype>
            <v:shape id="Textbox 1" o:spid="_x0000_s1030" type="#_x0000_t202" style="position:absolute;margin-left:34.45pt;margin-top:802.75pt;width:175.85pt;height:11.95pt;z-index:-1835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" filled="f" stroked="f">
              <v:textbox inset="0,0,0,0">
                <w:txbxContent>
                  <w:p w14:paraId="30971756" w14:textId="77777777" w:rsidR="00EA1924" w:rsidRDefault="00000000">
                    <w:pPr>
                      <w:spacing w:before="16"/>
                      <w:ind w:left="20"/>
                      <w:rPr>
                        <w:i/>
                        <w:sz w:val="16"/>
                      </w:rPr>
                    </w:pPr>
                    <w:r>
                      <w:rPr>
                        <w:sz w:val="16"/>
                      </w:rPr>
                      <w:t>Version</w:t>
                    </w:r>
                    <w:r>
                      <w:rPr>
                        <w:spacing w:val="-9"/>
                        <w:sz w:val="16"/>
                      </w:rPr>
                      <w:t xml:space="preserve"> </w:t>
                    </w:r>
                    <w:r>
                      <w:rPr>
                        <w:sz w:val="16"/>
                      </w:rPr>
                      <w:t>August</w:t>
                    </w:r>
                    <w:r>
                      <w:rPr>
                        <w:spacing w:val="-8"/>
                        <w:sz w:val="16"/>
                      </w:rPr>
                      <w:t xml:space="preserve"> </w:t>
                    </w:r>
                    <w:r>
                      <w:rPr>
                        <w:sz w:val="16"/>
                      </w:rPr>
                      <w:t>29,</w:t>
                    </w:r>
                    <w:r>
                      <w:rPr>
                        <w:spacing w:val="-8"/>
                        <w:sz w:val="16"/>
                      </w:rPr>
                      <w:t xml:space="preserve"> </w:t>
                    </w:r>
                    <w:r>
                      <w:rPr>
                        <w:sz w:val="16"/>
                      </w:rPr>
                      <w:t>2026</w:t>
                    </w:r>
                    <w:r>
                      <w:rPr>
                        <w:spacing w:val="-8"/>
                        <w:sz w:val="16"/>
                      </w:rPr>
                      <w:t xml:space="preserve"> </w:t>
                    </w:r>
                    <w:r>
                      <w:rPr>
                        <w:sz w:val="16"/>
                      </w:rPr>
                      <w:t>submitted</w:t>
                    </w:r>
                    <w:r>
                      <w:rPr>
                        <w:spacing w:val="-8"/>
                        <w:sz w:val="16"/>
                      </w:rPr>
                      <w:t xml:space="preserve"> </w:t>
                    </w:r>
                    <w:r>
                      <w:rPr>
                        <w:sz w:val="16"/>
                      </w:rPr>
                      <w:t>to</w:t>
                    </w:r>
                    <w:r>
                      <w:rPr>
                        <w:spacing w:val="-8"/>
                        <w:sz w:val="16"/>
                      </w:rPr>
                      <w:t xml:space="preserve"> </w:t>
                    </w:r>
                    <w:r>
                      <w:rPr>
                        <w:i/>
                        <w:spacing w:val="-2"/>
                        <w:sz w:val="16"/>
                      </w:rPr>
                      <w:t>Technologies</w:t>
                    </w:r>
                  </w:p>
                </w:txbxContent>
              </v:textbox>
              <w10:wrap anchorx="page" anchory="page"/>
            </v:shape>
          </w:pict>
        </mc:Fallback>
      </mc:AlternateContent>
    </w:r>
    <w:r>
      <w:rPr>
        <w:noProof/>
        <w:sz w:val="20"/>
      </w:rPr>
      <mc:AlternateContent>
        <mc:Choice Requires="wps">
          <w:drawing>
            <wp:anchor distT="0" distB="0" distL="0" distR="0" simplePos="0" relativeHeight="484965888" behindDoc="1" locked="0" layoutInCell="1" allowOverlap="1" wp14:anchorId="29BB4E29" wp14:editId="11B2393D">
              <wp:simplePos x="0" y="0"/>
              <wp:positionH relativeFrom="page">
                <wp:posOffset>5024652</wp:posOffset>
              </wp:positionH>
              <wp:positionV relativeFrom="page">
                <wp:posOffset>10195054</wp:posOffset>
              </wp:positionV>
              <wp:extent cx="2091055" cy="1498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49860"/>
                      </a:xfrm>
                      <a:prstGeom prst="rect">
                        <a:avLst/>
                      </a:prstGeom>
                    </wps:spPr>
                    <wps:txbx>
                      <w:txbxContent>
                        <w:p w14:paraId="1EE613E5" w14:textId="77777777" w:rsidR="00EA1924" w:rsidRDefault="00000000">
                          <w:pPr>
                            <w:spacing w:before="16"/>
                            <w:ind w:left="20"/>
                            <w:rPr>
                              <w:sz w:val="16"/>
                            </w:rPr>
                          </w:pPr>
                          <w:hyperlink r:id="rId1">
                            <w:r>
                              <w:rPr>
                                <w:color w:val="0774B7"/>
                                <w:spacing w:val="-2"/>
                                <w:sz w:val="16"/>
                              </w:rPr>
                              <w:t>https://doi.org/10.3390/technologies1010000</w:t>
                            </w:r>
                          </w:hyperlink>
                        </w:p>
                      </w:txbxContent>
                    </wps:txbx>
                    <wps:bodyPr wrap="square" lIns="0" tIns="0" rIns="0" bIns="0" rtlCol="0">
                      <a:noAutofit/>
                    </wps:bodyPr>
                  </wps:wsp>
                </a:graphicData>
              </a:graphic>
            </wp:anchor>
          </w:drawing>
        </mc:Choice>
        <mc:Fallback>
          <w:pict>
            <v:shape w14:anchorId="29BB4E29" id="Textbox 2" o:spid="_x0000_s1031" type="#_x0000_t202" style="position:absolute;margin-left:395.65pt;margin-top:802.75pt;width:164.65pt;height:11.8pt;z-index:-183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" filled="f" stroked="f">
              <v:textbox inset="0,0,0,0">
                <w:txbxContent>
                  <w:p w14:paraId="1EE613E5" w14:textId="77777777" w:rsidR="00EA1924" w:rsidRDefault="00000000">
                    <w:pPr>
                      <w:spacing w:before="16"/>
                      <w:ind w:left="20"/>
                      <w:rPr>
                        <w:sz w:val="16"/>
                      </w:rPr>
                    </w:pPr>
                    <w:hyperlink r:id="rId2">
                      <w:r>
                        <w:rPr>
                          <w:color w:val="0774B7"/>
                          <w:spacing w:val="-2"/>
                          <w:sz w:val="16"/>
                        </w:rPr>
                        <w:t>https://doi.org/10.3390/technologies1010000</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3779" w14:textId="77777777" w:rsidR="00EA1924" w:rsidRDefault="00000000">
    <w:pPr>
      <w:pStyle w:val="BodyText"/>
      <w:spacing w:line="14" w:lineRule="auto"/>
      <w:rPr>
        <w:sz w:val="20"/>
      </w:rPr>
    </w:pPr>
    <w:r>
      <w:rPr>
        <w:noProof/>
        <w:sz w:val="20"/>
      </w:rPr>
      <mc:AlternateContent>
        <mc:Choice Requires="wps">
          <w:drawing>
            <wp:anchor distT="0" distB="0" distL="0" distR="0" simplePos="0" relativeHeight="484967936" behindDoc="1" locked="0" layoutInCell="1" allowOverlap="1" wp14:anchorId="1E0CC092" wp14:editId="6A446512">
              <wp:simplePos x="0" y="0"/>
              <wp:positionH relativeFrom="page">
                <wp:posOffset>5024615</wp:posOffset>
              </wp:positionH>
              <wp:positionV relativeFrom="page">
                <wp:posOffset>10195054</wp:posOffset>
              </wp:positionV>
              <wp:extent cx="2091055" cy="1498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49860"/>
                      </a:xfrm>
                      <a:prstGeom prst="rect">
                        <a:avLst/>
                      </a:prstGeom>
                    </wps:spPr>
                    <wps:txbx>
                      <w:txbxContent>
                        <w:p w14:paraId="2209F6DC" w14:textId="77777777" w:rsidR="00EA1924" w:rsidRDefault="00000000">
                          <w:pPr>
                            <w:spacing w:before="16"/>
                            <w:ind w:left="20"/>
                            <w:rPr>
                              <w:sz w:val="16"/>
                            </w:rPr>
                          </w:pPr>
                          <w:hyperlink r:id="rId1">
                            <w:r>
                              <w:rPr>
                                <w:color w:val="0774B7"/>
                                <w:spacing w:val="-2"/>
                                <w:sz w:val="16"/>
                              </w:rPr>
                              <w:t>https://doi.org/10.3390/technologies1010000</w:t>
                            </w:r>
                          </w:hyperlink>
                        </w:p>
                      </w:txbxContent>
                    </wps:txbx>
                    <wps:bodyPr wrap="square" lIns="0" tIns="0" rIns="0" bIns="0" rtlCol="0">
                      <a:noAutofit/>
                    </wps:bodyPr>
                  </wps:wsp>
                </a:graphicData>
              </a:graphic>
            </wp:anchor>
          </w:drawing>
        </mc:Choice>
        <mc:Fallback>
          <w:pict>
            <v:shapetype w14:anchorId="1E0CC092" id="_x0000_t202" coordsize="21600,21600" o:spt="202" path="m,l,21600r21600,l21600,xe">
              <v:stroke joinstyle="miter"/>
              <v:path gradientshapeok="t" o:connecttype="rect"/>
            </v:shapetype>
            <v:shape id="Textbox 16" o:spid="_x0000_s1034" type="#_x0000_t202" style="position:absolute;margin-left:395.65pt;margin-top:802.75pt;width:164.65pt;height:11.8pt;z-index:-183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" filled="f" stroked="f">
              <v:textbox inset="0,0,0,0">
                <w:txbxContent>
                  <w:p w14:paraId="2209F6DC" w14:textId="77777777" w:rsidR="00EA1924" w:rsidRDefault="00000000">
                    <w:pPr>
                      <w:spacing w:before="16"/>
                      <w:ind w:left="20"/>
                      <w:rPr>
                        <w:sz w:val="16"/>
                      </w:rPr>
                    </w:pPr>
                    <w:hyperlink r:id="rId2">
                      <w:r>
                        <w:rPr>
                          <w:color w:val="0774B7"/>
                          <w:spacing w:val="-2"/>
                          <w:sz w:val="16"/>
                        </w:rPr>
                        <w:t>https://doi.org/10.3390/technologies1010000</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16F63" w14:textId="77777777" w:rsidR="00344DA1" w:rsidRDefault="00344DA1">
      <w:r>
        <w:separator/>
      </w:r>
    </w:p>
  </w:footnote>
  <w:footnote w:type="continuationSeparator" w:id="0">
    <w:p w14:paraId="78129D5F" w14:textId="77777777" w:rsidR="00344DA1" w:rsidRDefault="00344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DEC5" w14:textId="77777777" w:rsidR="00EA1924" w:rsidRDefault="00000000">
    <w:pPr>
      <w:pStyle w:val="BodyText"/>
      <w:spacing w:line="14" w:lineRule="auto"/>
      <w:rPr>
        <w:sz w:val="20"/>
      </w:rPr>
    </w:pPr>
    <w:r>
      <w:rPr>
        <w:noProof/>
        <w:sz w:val="20"/>
      </w:rPr>
      <mc:AlternateContent>
        <mc:Choice Requires="wpg">
          <w:drawing>
            <wp:anchor distT="0" distB="0" distL="0" distR="0" simplePos="0" relativeHeight="484966400" behindDoc="1" locked="0" layoutInCell="1" allowOverlap="1" wp14:anchorId="7D4A916E" wp14:editId="30BA129C">
              <wp:simplePos x="0" y="0"/>
              <wp:positionH relativeFrom="page">
                <wp:posOffset>453593</wp:posOffset>
              </wp:positionH>
              <wp:positionV relativeFrom="page">
                <wp:posOffset>651903</wp:posOffset>
              </wp:positionV>
              <wp:extent cx="6649720" cy="508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12" name="Graphic 12"/>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BDF8F4" id="Group 11" o:spid="_x0000_s1026" style="position:absolute;margin-left:35.7pt;margin-top:51.35pt;width:523.6pt;height:.4pt;z-index:-18350080;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">
              <v:shape id="Graphic 12" o:spid="_x0000_s1027" style="position:absolute;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" path="m,l6645592,e" filled="f" strokeweight=".14039mm">
                <v:path arrowok="t"/>
              </v:shape>
              <v:shape id="Graphic 13" o:spid="_x0000_s1028" style="position:absolute;left:36;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" path="m,l6645592,e" filled="f" strokeweight=".14039mm">
                <v:path arrowok="t"/>
              </v:shape>
              <w10:wrap anchorx="page" anchory="page"/>
            </v:group>
          </w:pict>
        </mc:Fallback>
      </mc:AlternateContent>
    </w:r>
    <w:r>
      <w:rPr>
        <w:noProof/>
        <w:sz w:val="20"/>
      </w:rPr>
      <mc:AlternateContent>
        <mc:Choice Requires="wps">
          <w:drawing>
            <wp:anchor distT="0" distB="0" distL="0" distR="0" simplePos="0" relativeHeight="484966912" behindDoc="1" locked="0" layoutInCell="1" allowOverlap="1" wp14:anchorId="6D68C901" wp14:editId="67F41F80">
              <wp:simplePos x="0" y="0"/>
              <wp:positionH relativeFrom="page">
                <wp:posOffset>437248</wp:posOffset>
              </wp:positionH>
              <wp:positionV relativeFrom="page">
                <wp:posOffset>422290</wp:posOffset>
              </wp:positionV>
              <wp:extent cx="2233295" cy="1517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3295" cy="151765"/>
                      </a:xfrm>
                      <a:prstGeom prst="rect">
                        <a:avLst/>
                      </a:prstGeom>
                    </wps:spPr>
                    <wps:txbx>
                      <w:txbxContent>
                        <w:p w14:paraId="42B3D2E4" w14:textId="77777777" w:rsidR="00EA1924" w:rsidRDefault="00000000">
                          <w:pPr>
                            <w:spacing w:before="16"/>
                            <w:ind w:left="20"/>
                            <w:rPr>
                              <w:i/>
                              <w:sz w:val="16"/>
                            </w:rPr>
                          </w:pPr>
                          <w:r>
                            <w:rPr>
                              <w:sz w:val="16"/>
                            </w:rPr>
                            <w:t>Version</w:t>
                          </w:r>
                          <w:r>
                            <w:rPr>
                              <w:spacing w:val="-9"/>
                              <w:sz w:val="16"/>
                            </w:rPr>
                            <w:t xml:space="preserve"> </w:t>
                          </w:r>
                          <w:r>
                            <w:rPr>
                              <w:sz w:val="16"/>
                            </w:rPr>
                            <w:t>August</w:t>
                          </w:r>
                          <w:r>
                            <w:rPr>
                              <w:spacing w:val="-8"/>
                              <w:sz w:val="16"/>
                            </w:rPr>
                            <w:t xml:space="preserve"> </w:t>
                          </w:r>
                          <w:r>
                            <w:rPr>
                              <w:sz w:val="16"/>
                            </w:rPr>
                            <w:t>29,</w:t>
                          </w:r>
                          <w:r>
                            <w:rPr>
                              <w:spacing w:val="-8"/>
                              <w:sz w:val="16"/>
                            </w:rPr>
                            <w:t xml:space="preserve"> </w:t>
                          </w:r>
                          <w:r>
                            <w:rPr>
                              <w:sz w:val="16"/>
                            </w:rPr>
                            <w:t>2026</w:t>
                          </w:r>
                          <w:r>
                            <w:rPr>
                              <w:spacing w:val="-8"/>
                              <w:sz w:val="16"/>
                            </w:rPr>
                            <w:t xml:space="preserve"> </w:t>
                          </w:r>
                          <w:r>
                            <w:rPr>
                              <w:sz w:val="16"/>
                            </w:rPr>
                            <w:t>submitted</w:t>
                          </w:r>
                          <w:r>
                            <w:rPr>
                              <w:spacing w:val="-8"/>
                              <w:sz w:val="16"/>
                            </w:rPr>
                            <w:t xml:space="preserve"> </w:t>
                          </w:r>
                          <w:r>
                            <w:rPr>
                              <w:sz w:val="16"/>
                            </w:rPr>
                            <w:t>to</w:t>
                          </w:r>
                          <w:r>
                            <w:rPr>
                              <w:spacing w:val="-8"/>
                              <w:sz w:val="16"/>
                            </w:rPr>
                            <w:t xml:space="preserve"> </w:t>
                          </w:r>
                          <w:r>
                            <w:rPr>
                              <w:i/>
                              <w:spacing w:val="-2"/>
                              <w:sz w:val="16"/>
                            </w:rPr>
                            <w:t>Technologies</w:t>
                          </w:r>
                        </w:p>
                      </w:txbxContent>
                    </wps:txbx>
                    <wps:bodyPr wrap="square" lIns="0" tIns="0" rIns="0" bIns="0" rtlCol="0">
                      <a:noAutofit/>
                    </wps:bodyPr>
                  </wps:wsp>
                </a:graphicData>
              </a:graphic>
            </wp:anchor>
          </w:drawing>
        </mc:Choice>
        <mc:Fallback>
          <w:pict>
            <v:shapetype w14:anchorId="6D68C901" id="_x0000_t202" coordsize="21600,21600" o:spt="202" path="m,l,21600r21600,l21600,xe">
              <v:stroke joinstyle="miter"/>
              <v:path gradientshapeok="t" o:connecttype="rect"/>
            </v:shapetype>
            <v:shape id="Textbox 14" o:spid="_x0000_s1032" type="#_x0000_t202" style="position:absolute;margin-left:34.45pt;margin-top:33.25pt;width:175.85pt;height:11.95pt;z-index:-1834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" filled="f" stroked="f">
              <v:textbox inset="0,0,0,0">
                <w:txbxContent>
                  <w:p w14:paraId="42B3D2E4" w14:textId="77777777" w:rsidR="00EA1924" w:rsidRDefault="00000000">
                    <w:pPr>
                      <w:spacing w:before="16"/>
                      <w:ind w:left="20"/>
                      <w:rPr>
                        <w:i/>
                        <w:sz w:val="16"/>
                      </w:rPr>
                    </w:pPr>
                    <w:r>
                      <w:rPr>
                        <w:sz w:val="16"/>
                      </w:rPr>
                      <w:t>Version</w:t>
                    </w:r>
                    <w:r>
                      <w:rPr>
                        <w:spacing w:val="-9"/>
                        <w:sz w:val="16"/>
                      </w:rPr>
                      <w:t xml:space="preserve"> </w:t>
                    </w:r>
                    <w:r>
                      <w:rPr>
                        <w:sz w:val="16"/>
                      </w:rPr>
                      <w:t>August</w:t>
                    </w:r>
                    <w:r>
                      <w:rPr>
                        <w:spacing w:val="-8"/>
                        <w:sz w:val="16"/>
                      </w:rPr>
                      <w:t xml:space="preserve"> </w:t>
                    </w:r>
                    <w:r>
                      <w:rPr>
                        <w:sz w:val="16"/>
                      </w:rPr>
                      <w:t>29,</w:t>
                    </w:r>
                    <w:r>
                      <w:rPr>
                        <w:spacing w:val="-8"/>
                        <w:sz w:val="16"/>
                      </w:rPr>
                      <w:t xml:space="preserve"> </w:t>
                    </w:r>
                    <w:r>
                      <w:rPr>
                        <w:sz w:val="16"/>
                      </w:rPr>
                      <w:t>2026</w:t>
                    </w:r>
                    <w:r>
                      <w:rPr>
                        <w:spacing w:val="-8"/>
                        <w:sz w:val="16"/>
                      </w:rPr>
                      <w:t xml:space="preserve"> </w:t>
                    </w:r>
                    <w:r>
                      <w:rPr>
                        <w:sz w:val="16"/>
                      </w:rPr>
                      <w:t>submitted</w:t>
                    </w:r>
                    <w:r>
                      <w:rPr>
                        <w:spacing w:val="-8"/>
                        <w:sz w:val="16"/>
                      </w:rPr>
                      <w:t xml:space="preserve"> </w:t>
                    </w:r>
                    <w:r>
                      <w:rPr>
                        <w:sz w:val="16"/>
                      </w:rPr>
                      <w:t>to</w:t>
                    </w:r>
                    <w:r>
                      <w:rPr>
                        <w:spacing w:val="-8"/>
                        <w:sz w:val="16"/>
                      </w:rPr>
                      <w:t xml:space="preserve"> </w:t>
                    </w:r>
                    <w:r>
                      <w:rPr>
                        <w:i/>
                        <w:spacing w:val="-2"/>
                        <w:sz w:val="16"/>
                      </w:rPr>
                      <w:t>Technologies</w:t>
                    </w:r>
                  </w:p>
                </w:txbxContent>
              </v:textbox>
              <w10:wrap anchorx="page" anchory="page"/>
            </v:shape>
          </w:pict>
        </mc:Fallback>
      </mc:AlternateContent>
    </w:r>
    <w:r>
      <w:rPr>
        <w:noProof/>
        <w:sz w:val="20"/>
      </w:rPr>
      <mc:AlternateContent>
        <mc:Choice Requires="wps">
          <w:drawing>
            <wp:anchor distT="0" distB="0" distL="0" distR="0" simplePos="0" relativeHeight="484967424" behindDoc="1" locked="0" layoutInCell="1" allowOverlap="1" wp14:anchorId="1B696052" wp14:editId="34A0F611">
              <wp:simplePos x="0" y="0"/>
              <wp:positionH relativeFrom="page">
                <wp:posOffset>6748081</wp:posOffset>
              </wp:positionH>
              <wp:positionV relativeFrom="page">
                <wp:posOffset>447588</wp:posOffset>
              </wp:positionV>
              <wp:extent cx="367665" cy="1498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 cy="149860"/>
                      </a:xfrm>
                      <a:prstGeom prst="rect">
                        <a:avLst/>
                      </a:prstGeom>
                    </wps:spPr>
                    <wps:txbx>
                      <w:txbxContent>
                        <w:p w14:paraId="44B68BAC" w14:textId="77777777" w:rsidR="00EA1924" w:rsidRDefault="00000000">
                          <w:pPr>
                            <w:spacing w:before="16"/>
                            <w:ind w:left="2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5"/>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30</w:t>
                          </w:r>
                          <w:r>
                            <w:rPr>
                              <w:spacing w:val="-5"/>
                              <w:sz w:val="16"/>
                            </w:rPr>
                            <w:fldChar w:fldCharType="end"/>
                          </w:r>
                        </w:p>
                      </w:txbxContent>
                    </wps:txbx>
                    <wps:bodyPr wrap="square" lIns="0" tIns="0" rIns="0" bIns="0" rtlCol="0">
                      <a:noAutofit/>
                    </wps:bodyPr>
                  </wps:wsp>
                </a:graphicData>
              </a:graphic>
            </wp:anchor>
          </w:drawing>
        </mc:Choice>
        <mc:Fallback>
          <w:pict>
            <v:shape w14:anchorId="1B696052" id="Textbox 15" o:spid="_x0000_s1033" type="#_x0000_t202" style="position:absolute;margin-left:531.35pt;margin-top:35.25pt;width:28.95pt;height:11.8pt;z-index:-1834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" filled="f" stroked="f">
              <v:textbox inset="0,0,0,0">
                <w:txbxContent>
                  <w:p w14:paraId="44B68BAC" w14:textId="77777777" w:rsidR="00EA1924" w:rsidRDefault="00000000">
                    <w:pPr>
                      <w:spacing w:before="16"/>
                      <w:ind w:left="2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5"/>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30</w:t>
                    </w:r>
                    <w:r>
                      <w:rPr>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7107"/>
    <w:multiLevelType w:val="hybridMultilevel"/>
    <w:tmpl w:val="E6E45902"/>
    <w:lvl w:ilvl="0" w:tplc="3E62CAF4">
      <w:start w:val="1"/>
      <w:numFmt w:val="decimal"/>
      <w:lvlText w:val="%1."/>
      <w:lvlJc w:val="left"/>
      <w:pPr>
        <w:ind w:left="578" w:hanging="431"/>
      </w:pPr>
      <w:rPr>
        <w:rFonts w:ascii="Book Antiqua" w:eastAsia="Book Antiqua" w:hAnsi="Book Antiqua" w:cs="Book Antiqua" w:hint="default"/>
        <w:b w:val="0"/>
        <w:bCs w:val="0"/>
        <w:i w:val="0"/>
        <w:iCs w:val="0"/>
        <w:spacing w:val="0"/>
        <w:w w:val="99"/>
        <w:sz w:val="18"/>
        <w:szCs w:val="18"/>
        <w:lang w:val="en-US" w:eastAsia="en-US" w:bidi="ar-SA"/>
      </w:rPr>
    </w:lvl>
    <w:lvl w:ilvl="1" w:tplc="8EBE73CC">
      <w:numFmt w:val="bullet"/>
      <w:lvlText w:val="•"/>
      <w:lvlJc w:val="left"/>
      <w:pPr>
        <w:ind w:left="1627" w:hanging="431"/>
      </w:pPr>
      <w:rPr>
        <w:rFonts w:hint="default"/>
        <w:lang w:val="en-US" w:eastAsia="en-US" w:bidi="ar-SA"/>
      </w:rPr>
    </w:lvl>
    <w:lvl w:ilvl="2" w:tplc="C64AB9C6">
      <w:numFmt w:val="bullet"/>
      <w:lvlText w:val="•"/>
      <w:lvlJc w:val="left"/>
      <w:pPr>
        <w:ind w:left="2675" w:hanging="431"/>
      </w:pPr>
      <w:rPr>
        <w:rFonts w:hint="default"/>
        <w:lang w:val="en-US" w:eastAsia="en-US" w:bidi="ar-SA"/>
      </w:rPr>
    </w:lvl>
    <w:lvl w:ilvl="3" w:tplc="634251E8">
      <w:numFmt w:val="bullet"/>
      <w:lvlText w:val="•"/>
      <w:lvlJc w:val="left"/>
      <w:pPr>
        <w:ind w:left="3722" w:hanging="431"/>
      </w:pPr>
      <w:rPr>
        <w:rFonts w:hint="default"/>
        <w:lang w:val="en-US" w:eastAsia="en-US" w:bidi="ar-SA"/>
      </w:rPr>
    </w:lvl>
    <w:lvl w:ilvl="4" w:tplc="A9FC92D8">
      <w:numFmt w:val="bullet"/>
      <w:lvlText w:val="•"/>
      <w:lvlJc w:val="left"/>
      <w:pPr>
        <w:ind w:left="4770" w:hanging="431"/>
      </w:pPr>
      <w:rPr>
        <w:rFonts w:hint="default"/>
        <w:lang w:val="en-US" w:eastAsia="en-US" w:bidi="ar-SA"/>
      </w:rPr>
    </w:lvl>
    <w:lvl w:ilvl="5" w:tplc="047EB7A0">
      <w:numFmt w:val="bullet"/>
      <w:lvlText w:val="•"/>
      <w:lvlJc w:val="left"/>
      <w:pPr>
        <w:ind w:left="5818" w:hanging="431"/>
      </w:pPr>
      <w:rPr>
        <w:rFonts w:hint="default"/>
        <w:lang w:val="en-US" w:eastAsia="en-US" w:bidi="ar-SA"/>
      </w:rPr>
    </w:lvl>
    <w:lvl w:ilvl="6" w:tplc="FB4AF7B8">
      <w:numFmt w:val="bullet"/>
      <w:lvlText w:val="•"/>
      <w:lvlJc w:val="left"/>
      <w:pPr>
        <w:ind w:left="6865" w:hanging="431"/>
      </w:pPr>
      <w:rPr>
        <w:rFonts w:hint="default"/>
        <w:lang w:val="en-US" w:eastAsia="en-US" w:bidi="ar-SA"/>
      </w:rPr>
    </w:lvl>
    <w:lvl w:ilvl="7" w:tplc="F0D00C6E">
      <w:numFmt w:val="bullet"/>
      <w:lvlText w:val="•"/>
      <w:lvlJc w:val="left"/>
      <w:pPr>
        <w:ind w:left="7913" w:hanging="431"/>
      </w:pPr>
      <w:rPr>
        <w:rFonts w:hint="default"/>
        <w:lang w:val="en-US" w:eastAsia="en-US" w:bidi="ar-SA"/>
      </w:rPr>
    </w:lvl>
    <w:lvl w:ilvl="8" w:tplc="296EBA20">
      <w:numFmt w:val="bullet"/>
      <w:lvlText w:val="•"/>
      <w:lvlJc w:val="left"/>
      <w:pPr>
        <w:ind w:left="8961" w:hanging="431"/>
      </w:pPr>
      <w:rPr>
        <w:rFonts w:hint="default"/>
        <w:lang w:val="en-US" w:eastAsia="en-US" w:bidi="ar-SA"/>
      </w:rPr>
    </w:lvl>
  </w:abstractNum>
  <w:abstractNum w:abstractNumId="1" w15:restartNumberingAfterBreak="0">
    <w:nsid w:val="1357193C"/>
    <w:multiLevelType w:val="multilevel"/>
    <w:tmpl w:val="22407400"/>
    <w:lvl w:ilvl="0">
      <w:start w:val="1"/>
      <w:numFmt w:val="decimal"/>
      <w:lvlText w:val="%1."/>
      <w:lvlJc w:val="left"/>
      <w:pPr>
        <w:ind w:left="402" w:hanging="254"/>
        <w:jc w:val="right"/>
      </w:pPr>
      <w:rPr>
        <w:rFonts w:ascii="Book Antiqua" w:eastAsia="Book Antiqua" w:hAnsi="Book Antiqua" w:cs="Book Antiqua" w:hint="default"/>
        <w:b/>
        <w:bCs/>
        <w:i w:val="0"/>
        <w:iCs w:val="0"/>
        <w:spacing w:val="0"/>
        <w:w w:val="99"/>
        <w:sz w:val="24"/>
        <w:szCs w:val="24"/>
        <w:lang w:val="en-US" w:eastAsia="en-US" w:bidi="ar-SA"/>
      </w:rPr>
    </w:lvl>
    <w:lvl w:ilvl="1">
      <w:start w:val="1"/>
      <w:numFmt w:val="decimal"/>
      <w:lvlText w:val="%1.%2."/>
      <w:lvlJc w:val="left"/>
      <w:pPr>
        <w:ind w:left="3122" w:hanging="361"/>
      </w:pPr>
      <w:rPr>
        <w:rFonts w:ascii="Book Antiqua" w:eastAsia="Book Antiqua" w:hAnsi="Book Antiqua" w:cs="Book Antiqua" w:hint="default"/>
        <w:b w:val="0"/>
        <w:bCs w:val="0"/>
        <w:i/>
        <w:iCs/>
        <w:spacing w:val="0"/>
        <w:w w:val="99"/>
        <w:sz w:val="20"/>
        <w:szCs w:val="20"/>
        <w:lang w:val="en-US" w:eastAsia="en-US" w:bidi="ar-SA"/>
      </w:rPr>
    </w:lvl>
    <w:lvl w:ilvl="2">
      <w:numFmt w:val="bullet"/>
      <w:lvlText w:val="•"/>
      <w:lvlJc w:val="left"/>
      <w:pPr>
        <w:ind w:left="3711" w:hanging="361"/>
      </w:pPr>
      <w:rPr>
        <w:rFonts w:hint="default"/>
        <w:lang w:val="en-US" w:eastAsia="en-US" w:bidi="ar-SA"/>
      </w:rPr>
    </w:lvl>
    <w:lvl w:ilvl="3">
      <w:numFmt w:val="bullet"/>
      <w:lvlText w:val="•"/>
      <w:lvlJc w:val="left"/>
      <w:pPr>
        <w:ind w:left="4303" w:hanging="361"/>
      </w:pPr>
      <w:rPr>
        <w:rFonts w:hint="default"/>
        <w:lang w:val="en-US" w:eastAsia="en-US" w:bidi="ar-SA"/>
      </w:rPr>
    </w:lvl>
    <w:lvl w:ilvl="4">
      <w:numFmt w:val="bullet"/>
      <w:lvlText w:val="•"/>
      <w:lvlJc w:val="left"/>
      <w:pPr>
        <w:ind w:left="4894" w:hanging="361"/>
      </w:pPr>
      <w:rPr>
        <w:rFonts w:hint="default"/>
        <w:lang w:val="en-US" w:eastAsia="en-US" w:bidi="ar-SA"/>
      </w:rPr>
    </w:lvl>
    <w:lvl w:ilvl="5">
      <w:numFmt w:val="bullet"/>
      <w:lvlText w:val="•"/>
      <w:lvlJc w:val="left"/>
      <w:pPr>
        <w:ind w:left="5486" w:hanging="361"/>
      </w:pPr>
      <w:rPr>
        <w:rFonts w:hint="default"/>
        <w:lang w:val="en-US" w:eastAsia="en-US" w:bidi="ar-SA"/>
      </w:rPr>
    </w:lvl>
    <w:lvl w:ilvl="6">
      <w:numFmt w:val="bullet"/>
      <w:lvlText w:val="•"/>
      <w:lvlJc w:val="left"/>
      <w:pPr>
        <w:ind w:left="6077" w:hanging="361"/>
      </w:pPr>
      <w:rPr>
        <w:rFonts w:hint="default"/>
        <w:lang w:val="en-US" w:eastAsia="en-US" w:bidi="ar-SA"/>
      </w:rPr>
    </w:lvl>
    <w:lvl w:ilvl="7">
      <w:numFmt w:val="bullet"/>
      <w:lvlText w:val="•"/>
      <w:lvlJc w:val="left"/>
      <w:pPr>
        <w:ind w:left="6669" w:hanging="361"/>
      </w:pPr>
      <w:rPr>
        <w:rFonts w:hint="default"/>
        <w:lang w:val="en-US" w:eastAsia="en-US" w:bidi="ar-SA"/>
      </w:rPr>
    </w:lvl>
    <w:lvl w:ilvl="8">
      <w:numFmt w:val="bullet"/>
      <w:lvlText w:val="•"/>
      <w:lvlJc w:val="left"/>
      <w:pPr>
        <w:ind w:left="7260" w:hanging="361"/>
      </w:pPr>
      <w:rPr>
        <w:rFonts w:hint="default"/>
        <w:lang w:val="en-US" w:eastAsia="en-US" w:bidi="ar-SA"/>
      </w:rPr>
    </w:lvl>
  </w:abstractNum>
  <w:abstractNum w:abstractNumId="2" w15:restartNumberingAfterBreak="0">
    <w:nsid w:val="1BA8373C"/>
    <w:multiLevelType w:val="hybridMultilevel"/>
    <w:tmpl w:val="76842C66"/>
    <w:lvl w:ilvl="0" w:tplc="0809000F">
      <w:start w:val="1"/>
      <w:numFmt w:val="decimal"/>
      <w:lvlText w:val="%1."/>
      <w:lvlJc w:val="left"/>
      <w:pPr>
        <w:ind w:left="3481" w:hanging="360"/>
      </w:pPr>
    </w:lvl>
    <w:lvl w:ilvl="1" w:tplc="08090019" w:tentative="1">
      <w:start w:val="1"/>
      <w:numFmt w:val="lowerLetter"/>
      <w:lvlText w:val="%2."/>
      <w:lvlJc w:val="left"/>
      <w:pPr>
        <w:ind w:left="4201" w:hanging="360"/>
      </w:pPr>
    </w:lvl>
    <w:lvl w:ilvl="2" w:tplc="0809001B" w:tentative="1">
      <w:start w:val="1"/>
      <w:numFmt w:val="lowerRoman"/>
      <w:lvlText w:val="%3."/>
      <w:lvlJc w:val="right"/>
      <w:pPr>
        <w:ind w:left="4921" w:hanging="180"/>
      </w:pPr>
    </w:lvl>
    <w:lvl w:ilvl="3" w:tplc="0809000F" w:tentative="1">
      <w:start w:val="1"/>
      <w:numFmt w:val="decimal"/>
      <w:lvlText w:val="%4."/>
      <w:lvlJc w:val="left"/>
      <w:pPr>
        <w:ind w:left="5641" w:hanging="360"/>
      </w:pPr>
    </w:lvl>
    <w:lvl w:ilvl="4" w:tplc="08090019" w:tentative="1">
      <w:start w:val="1"/>
      <w:numFmt w:val="lowerLetter"/>
      <w:lvlText w:val="%5."/>
      <w:lvlJc w:val="left"/>
      <w:pPr>
        <w:ind w:left="6361" w:hanging="360"/>
      </w:pPr>
    </w:lvl>
    <w:lvl w:ilvl="5" w:tplc="0809001B" w:tentative="1">
      <w:start w:val="1"/>
      <w:numFmt w:val="lowerRoman"/>
      <w:lvlText w:val="%6."/>
      <w:lvlJc w:val="right"/>
      <w:pPr>
        <w:ind w:left="7081" w:hanging="180"/>
      </w:pPr>
    </w:lvl>
    <w:lvl w:ilvl="6" w:tplc="0809000F" w:tentative="1">
      <w:start w:val="1"/>
      <w:numFmt w:val="decimal"/>
      <w:lvlText w:val="%7."/>
      <w:lvlJc w:val="left"/>
      <w:pPr>
        <w:ind w:left="7801" w:hanging="360"/>
      </w:pPr>
    </w:lvl>
    <w:lvl w:ilvl="7" w:tplc="08090019" w:tentative="1">
      <w:start w:val="1"/>
      <w:numFmt w:val="lowerLetter"/>
      <w:lvlText w:val="%8."/>
      <w:lvlJc w:val="left"/>
      <w:pPr>
        <w:ind w:left="8521" w:hanging="360"/>
      </w:pPr>
    </w:lvl>
    <w:lvl w:ilvl="8" w:tplc="0809001B" w:tentative="1">
      <w:start w:val="1"/>
      <w:numFmt w:val="lowerRoman"/>
      <w:lvlText w:val="%9."/>
      <w:lvlJc w:val="right"/>
      <w:pPr>
        <w:ind w:left="9241" w:hanging="180"/>
      </w:pPr>
    </w:lvl>
  </w:abstractNum>
  <w:abstractNum w:abstractNumId="3" w15:restartNumberingAfterBreak="0">
    <w:nsid w:val="6C8B7082"/>
    <w:multiLevelType w:val="hybridMultilevel"/>
    <w:tmpl w:val="F5B6FBE8"/>
    <w:lvl w:ilvl="0" w:tplc="B88C6160">
      <w:start w:val="1"/>
      <w:numFmt w:val="decimal"/>
      <w:lvlText w:val="%1."/>
      <w:lvlJc w:val="left"/>
      <w:pPr>
        <w:ind w:left="3215" w:hanging="464"/>
      </w:pPr>
      <w:rPr>
        <w:rFonts w:ascii="Book Antiqua" w:eastAsia="Book Antiqua" w:hAnsi="Book Antiqua" w:cs="Book Antiqua" w:hint="default"/>
        <w:b w:val="0"/>
        <w:bCs w:val="0"/>
        <w:i w:val="0"/>
        <w:iCs w:val="0"/>
        <w:spacing w:val="0"/>
        <w:w w:val="99"/>
        <w:sz w:val="20"/>
        <w:szCs w:val="20"/>
        <w:lang w:val="en-US" w:eastAsia="en-US" w:bidi="ar-SA"/>
      </w:rPr>
    </w:lvl>
    <w:lvl w:ilvl="1" w:tplc="104806E6">
      <w:numFmt w:val="bullet"/>
      <w:lvlText w:val="•"/>
      <w:lvlJc w:val="left"/>
      <w:pPr>
        <w:ind w:left="4003" w:hanging="464"/>
      </w:pPr>
      <w:rPr>
        <w:rFonts w:hint="default"/>
        <w:lang w:val="en-US" w:eastAsia="en-US" w:bidi="ar-SA"/>
      </w:rPr>
    </w:lvl>
    <w:lvl w:ilvl="2" w:tplc="FAC4DE58">
      <w:numFmt w:val="bullet"/>
      <w:lvlText w:val="•"/>
      <w:lvlJc w:val="left"/>
      <w:pPr>
        <w:ind w:left="4787" w:hanging="464"/>
      </w:pPr>
      <w:rPr>
        <w:rFonts w:hint="default"/>
        <w:lang w:val="en-US" w:eastAsia="en-US" w:bidi="ar-SA"/>
      </w:rPr>
    </w:lvl>
    <w:lvl w:ilvl="3" w:tplc="50DA43C8">
      <w:numFmt w:val="bullet"/>
      <w:lvlText w:val="•"/>
      <w:lvlJc w:val="left"/>
      <w:pPr>
        <w:ind w:left="5570" w:hanging="464"/>
      </w:pPr>
      <w:rPr>
        <w:rFonts w:hint="default"/>
        <w:lang w:val="en-US" w:eastAsia="en-US" w:bidi="ar-SA"/>
      </w:rPr>
    </w:lvl>
    <w:lvl w:ilvl="4" w:tplc="B36261EA">
      <w:numFmt w:val="bullet"/>
      <w:lvlText w:val="•"/>
      <w:lvlJc w:val="left"/>
      <w:pPr>
        <w:ind w:left="6354" w:hanging="464"/>
      </w:pPr>
      <w:rPr>
        <w:rFonts w:hint="default"/>
        <w:lang w:val="en-US" w:eastAsia="en-US" w:bidi="ar-SA"/>
      </w:rPr>
    </w:lvl>
    <w:lvl w:ilvl="5" w:tplc="C09801F0">
      <w:numFmt w:val="bullet"/>
      <w:lvlText w:val="•"/>
      <w:lvlJc w:val="left"/>
      <w:pPr>
        <w:ind w:left="7138" w:hanging="464"/>
      </w:pPr>
      <w:rPr>
        <w:rFonts w:hint="default"/>
        <w:lang w:val="en-US" w:eastAsia="en-US" w:bidi="ar-SA"/>
      </w:rPr>
    </w:lvl>
    <w:lvl w:ilvl="6" w:tplc="C6C63678">
      <w:numFmt w:val="bullet"/>
      <w:lvlText w:val="•"/>
      <w:lvlJc w:val="left"/>
      <w:pPr>
        <w:ind w:left="7921" w:hanging="464"/>
      </w:pPr>
      <w:rPr>
        <w:rFonts w:hint="default"/>
        <w:lang w:val="en-US" w:eastAsia="en-US" w:bidi="ar-SA"/>
      </w:rPr>
    </w:lvl>
    <w:lvl w:ilvl="7" w:tplc="0B5C16AE">
      <w:numFmt w:val="bullet"/>
      <w:lvlText w:val="•"/>
      <w:lvlJc w:val="left"/>
      <w:pPr>
        <w:ind w:left="8705" w:hanging="464"/>
      </w:pPr>
      <w:rPr>
        <w:rFonts w:hint="default"/>
        <w:lang w:val="en-US" w:eastAsia="en-US" w:bidi="ar-SA"/>
      </w:rPr>
    </w:lvl>
    <w:lvl w:ilvl="8" w:tplc="657A5836">
      <w:numFmt w:val="bullet"/>
      <w:lvlText w:val="•"/>
      <w:lvlJc w:val="left"/>
      <w:pPr>
        <w:ind w:left="9489" w:hanging="464"/>
      </w:pPr>
      <w:rPr>
        <w:rFonts w:hint="default"/>
        <w:lang w:val="en-US" w:eastAsia="en-US" w:bidi="ar-SA"/>
      </w:rPr>
    </w:lvl>
  </w:abstractNum>
  <w:num w:numId="1" w16cid:durableId="756756681">
    <w:abstractNumId w:val="0"/>
  </w:num>
  <w:num w:numId="2" w16cid:durableId="1659193292">
    <w:abstractNumId w:val="3"/>
  </w:num>
  <w:num w:numId="3" w16cid:durableId="1554269139">
    <w:abstractNumId w:val="1"/>
  </w:num>
  <w:num w:numId="4" w16cid:durableId="2236115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 Green">
    <w15:presenceInfo w15:providerId="AD" w15:userId="S::philipjg@ntnu.no::6c376d00-6930-4cb0-b894-233a97f45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1924"/>
    <w:rsid w:val="00154F80"/>
    <w:rsid w:val="00186ABF"/>
    <w:rsid w:val="002066A0"/>
    <w:rsid w:val="00344DA1"/>
    <w:rsid w:val="00374937"/>
    <w:rsid w:val="0047395D"/>
    <w:rsid w:val="005359F3"/>
    <w:rsid w:val="0053697F"/>
    <w:rsid w:val="005F274F"/>
    <w:rsid w:val="0060540C"/>
    <w:rsid w:val="00623447"/>
    <w:rsid w:val="00634B9A"/>
    <w:rsid w:val="006B47DB"/>
    <w:rsid w:val="0074385A"/>
    <w:rsid w:val="007F778C"/>
    <w:rsid w:val="00892F0F"/>
    <w:rsid w:val="008E2D4A"/>
    <w:rsid w:val="00924F9C"/>
    <w:rsid w:val="00A22D84"/>
    <w:rsid w:val="00A92717"/>
    <w:rsid w:val="00B278D5"/>
    <w:rsid w:val="00CC08B5"/>
    <w:rsid w:val="00D006F5"/>
    <w:rsid w:val="00DA4A96"/>
    <w:rsid w:val="00E84447"/>
    <w:rsid w:val="00E84E7A"/>
    <w:rsid w:val="00EA1924"/>
    <w:rsid w:val="00EF1A0C"/>
    <w:rsid w:val="00F012A2"/>
    <w:rsid w:val="00F05DA3"/>
    <w:rsid w:val="00F15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22BE"/>
  <w15:docId w15:val="{5A8B998B-8A13-4021-BE9C-B337272C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rPr>
  </w:style>
  <w:style w:type="paragraph" w:styleId="Heading1">
    <w:name w:val="heading 1"/>
    <w:basedOn w:val="Normal"/>
    <w:uiPriority w:val="9"/>
    <w:qFormat/>
    <w:pPr>
      <w:spacing w:before="35"/>
      <w:ind w:left="148"/>
      <w:outlineLvl w:val="0"/>
    </w:pPr>
    <w:rPr>
      <w:b/>
      <w:bCs/>
      <w:sz w:val="20"/>
      <w:szCs w:val="20"/>
    </w:rPr>
  </w:style>
  <w:style w:type="paragraph" w:styleId="Heading2">
    <w:name w:val="heading 2"/>
    <w:basedOn w:val="Normal"/>
    <w:uiPriority w:val="9"/>
    <w:unhideWhenUsed/>
    <w:qFormat/>
    <w:pPr>
      <w:spacing w:before="1"/>
      <w:ind w:left="141"/>
      <w:outlineLvl w:val="1"/>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40"/>
      <w:ind w:left="148"/>
    </w:pPr>
    <w:rPr>
      <w:b/>
      <w:bCs/>
      <w:sz w:val="36"/>
      <w:szCs w:val="36"/>
    </w:rPr>
  </w:style>
  <w:style w:type="paragraph" w:styleId="ListParagraph">
    <w:name w:val="List Paragraph"/>
    <w:basedOn w:val="Normal"/>
    <w:uiPriority w:val="1"/>
    <w:qFormat/>
    <w:pPr>
      <w:spacing w:before="32"/>
      <w:ind w:left="578" w:hanging="430"/>
    </w:pPr>
  </w:style>
  <w:style w:type="paragraph" w:customStyle="1" w:styleId="TableParagraph">
    <w:name w:val="Table Paragraph"/>
    <w:basedOn w:val="Normal"/>
    <w:uiPriority w:val="1"/>
    <w:qFormat/>
    <w:pPr>
      <w:spacing w:line="169" w:lineRule="exact"/>
      <w:jc w:val="center"/>
    </w:pPr>
  </w:style>
  <w:style w:type="paragraph" w:styleId="Revision">
    <w:name w:val="Revision"/>
    <w:hidden/>
    <w:uiPriority w:val="99"/>
    <w:semiHidden/>
    <w:rsid w:val="00A92717"/>
    <w:pPr>
      <w:widowControl/>
      <w:autoSpaceDE/>
      <w:autoSpaceDN/>
    </w:pPr>
    <w:rPr>
      <w:rFonts w:ascii="Book Antiqua" w:eastAsia="Book Antiqua" w:hAnsi="Book Antiqua" w:cs="Book Antiqua"/>
    </w:rPr>
  </w:style>
  <w:style w:type="character" w:styleId="CommentReference">
    <w:name w:val="annotation reference"/>
    <w:basedOn w:val="DefaultParagraphFont"/>
    <w:uiPriority w:val="99"/>
    <w:semiHidden/>
    <w:unhideWhenUsed/>
    <w:rsid w:val="007F778C"/>
    <w:rPr>
      <w:sz w:val="16"/>
      <w:szCs w:val="16"/>
    </w:rPr>
  </w:style>
  <w:style w:type="paragraph" w:styleId="CommentText">
    <w:name w:val="annotation text"/>
    <w:basedOn w:val="Normal"/>
    <w:link w:val="CommentTextChar"/>
    <w:uiPriority w:val="99"/>
    <w:unhideWhenUsed/>
    <w:rsid w:val="007F778C"/>
    <w:rPr>
      <w:sz w:val="20"/>
      <w:szCs w:val="20"/>
    </w:rPr>
  </w:style>
  <w:style w:type="character" w:customStyle="1" w:styleId="CommentTextChar">
    <w:name w:val="Comment Text Char"/>
    <w:basedOn w:val="DefaultParagraphFont"/>
    <w:link w:val="CommentText"/>
    <w:uiPriority w:val="99"/>
    <w:rsid w:val="007F778C"/>
    <w:rPr>
      <w:rFonts w:ascii="Book Antiqua" w:eastAsia="Book Antiqua" w:hAnsi="Book Antiqua" w:cs="Book Antiqua"/>
      <w:sz w:val="20"/>
      <w:szCs w:val="20"/>
    </w:rPr>
  </w:style>
  <w:style w:type="paragraph" w:styleId="CommentSubject">
    <w:name w:val="annotation subject"/>
    <w:basedOn w:val="CommentText"/>
    <w:next w:val="CommentText"/>
    <w:link w:val="CommentSubjectChar"/>
    <w:uiPriority w:val="99"/>
    <w:semiHidden/>
    <w:unhideWhenUsed/>
    <w:rsid w:val="007F778C"/>
    <w:rPr>
      <w:b/>
      <w:bCs/>
    </w:rPr>
  </w:style>
  <w:style w:type="character" w:customStyle="1" w:styleId="CommentSubjectChar">
    <w:name w:val="Comment Subject Char"/>
    <w:basedOn w:val="CommentTextChar"/>
    <w:link w:val="CommentSubject"/>
    <w:uiPriority w:val="99"/>
    <w:semiHidden/>
    <w:rsid w:val="007F778C"/>
    <w:rPr>
      <w:rFonts w:ascii="Book Antiqua" w:eastAsia="Book Antiqua" w:hAnsi="Book Antiqua" w:cs="Book Antiqua"/>
      <w:b/>
      <w:bCs/>
      <w:sz w:val="20"/>
      <w:szCs w:val="20"/>
    </w:rPr>
  </w:style>
  <w:style w:type="character" w:styleId="Hyperlink">
    <w:name w:val="Hyperlink"/>
    <w:basedOn w:val="DefaultParagraphFont"/>
    <w:uiPriority w:val="99"/>
    <w:unhideWhenUsed/>
    <w:rsid w:val="00D006F5"/>
    <w:rPr>
      <w:color w:val="0000FF" w:themeColor="hyperlink"/>
      <w:u w:val="single"/>
    </w:rPr>
  </w:style>
  <w:style w:type="character" w:styleId="UnresolvedMention">
    <w:name w:val="Unresolved Mention"/>
    <w:basedOn w:val="DefaultParagraphFont"/>
    <w:uiPriority w:val="99"/>
    <w:semiHidden/>
    <w:unhideWhenUsed/>
    <w:rsid w:val="00D00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footer" Target="footer2.xml"/><Relationship Id="rId42" Type="http://schemas.openxmlformats.org/officeDocument/2006/relationships/hyperlink" Target="https://doi.org/10.1111/j.1478-4408.2004.tb00201.x" TargetMode="External"/><Relationship Id="rId47" Type="http://schemas.openxmlformats.org/officeDocument/2006/relationships/hyperlink" Target="https://doi.org/10.1109/TIP.2016.2560526" TargetMode="External"/><Relationship Id="rId63" Type="http://schemas.openxmlformats.org/officeDocument/2006/relationships/hyperlink" Target="https://registry.color.org/cmyk-registry/aptec_ccnb" TargetMode="External"/><Relationship Id="rId68" Type="http://schemas.openxmlformats.org/officeDocument/2006/relationships/hyperlink" Target="https://registry.color.org/cmyk-registry/aptec_cmykogvcoated" TargetMode="External"/><Relationship Id="rId2" Type="http://schemas.openxmlformats.org/officeDocument/2006/relationships/styles" Target="styles.xml"/><Relationship Id="rId16" Type="http://schemas.microsoft.com/office/2018/08/relationships/commentsExtensible" Target="commentsExtensible.xml"/><Relationship Id="rId29" Type="http://schemas.openxmlformats.org/officeDocument/2006/relationships/hyperlink" Target="https://github.com/hamzafer/Evaluating-Machine-Learning-Methods" TargetMode="Externa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yperlink" Target="https://fogra.org/en/downloads/work-tools/characterisation-data" TargetMode="External"/><Relationship Id="rId37" Type="http://schemas.openxmlformats.org/officeDocument/2006/relationships/hyperlink" Target="https://doi.org/10.1117/12.57526" TargetMode="External"/><Relationship Id="rId40" Type="http://schemas.openxmlformats.org/officeDocument/2006/relationships/hyperlink" Target="https://doi.org/10.1002/col.22971" TargetMode="External"/><Relationship Id="rId45" Type="http://schemas.openxmlformats.org/officeDocument/2006/relationships/hyperlink" Target="https://doi.org/10.1109/83.806624" TargetMode="External"/><Relationship Id="rId53" Type="http://schemas.openxmlformats.org/officeDocument/2006/relationships/hyperlink" Target="https://doi.org/10.1111/j.1467-9868.2005.00503.x" TargetMode="External"/><Relationship Id="rId58" Type="http://schemas.openxmlformats.org/officeDocument/2006/relationships/hyperlink" Target="https://doi.org/10.7551/mitpress/3206.001.0001" TargetMode="External"/><Relationship Id="rId66" Type="http://schemas.openxmlformats.org/officeDocument/2006/relationships/hyperlink" Target="https://doi.org/10.5281/zenodo.13917514"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registry.color.org/cmyk-registry/aptec_coated_cardboard" TargetMode="External"/><Relationship Id="rId19" Type="http://schemas.openxmlformats.org/officeDocument/2006/relationships/hyperlink" Target="https://creativecommons.org/licenses/by/4.0/" TargetMode="Externa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github.com/hamzafer/Evaluating-Machine-Learning-Methods" TargetMode="External"/><Relationship Id="rId35" Type="http://schemas.openxmlformats.org/officeDocument/2006/relationships/hyperlink" Target="https://doi.org/10.1117/12.173839" TargetMode="External"/><Relationship Id="rId43" Type="http://schemas.openxmlformats.org/officeDocument/2006/relationships/hyperlink" Target="https://doi.org/10.3390/s19214610" TargetMode="External"/><Relationship Id="rId48" Type="http://schemas.openxmlformats.org/officeDocument/2006/relationships/hyperlink" Target="https://doi.org/10.1364/OE.22.031786" TargetMode="External"/><Relationship Id="rId56" Type="http://schemas.openxmlformats.org/officeDocument/2006/relationships/hyperlink" Target="https://doi.org/10.1007/BF00994018" TargetMode="External"/><Relationship Id="rId64" Type="http://schemas.openxmlformats.org/officeDocument/2006/relationships/hyperlink" Target="https://doi.org/10.5281/zenodo.13917514" TargetMode="External"/><Relationship Id="rId69" Type="http://schemas.openxmlformats.org/officeDocument/2006/relationships/hyperlink" Target="https://doi.org/10.1109/TIP.2015.2405336" TargetMode="External"/><Relationship Id="rId8" Type="http://schemas.openxmlformats.org/officeDocument/2006/relationships/image" Target="media/image1.png"/><Relationship Id="rId51" Type="http://schemas.openxmlformats.org/officeDocument/2006/relationships/hyperlink" Target="https://doi.org/10.1364/OE.410796" TargetMode="External"/><Relationship Id="rId72" Type="http://schemas.openxmlformats.org/officeDocument/2006/relationships/hyperlink" Target="https://chardata.colourbill.com/" TargetMode="External"/><Relationship Id="rId3" Type="http://schemas.openxmlformats.org/officeDocument/2006/relationships/settings" Target="settings.xml"/><Relationship Id="rId12" Type="http://schemas.openxmlformats.org/officeDocument/2006/relationships/hyperlink" Target="mailto:muhammad.h.zafar@ntnu.no" TargetMode="Externa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hyperlink" Target="https://registry.color.org/" TargetMode="External"/><Relationship Id="rId38" Type="http://schemas.openxmlformats.org/officeDocument/2006/relationships/hyperlink" Target="https://doi.org/10.2352/CIC.1993.1.1.art00043" TargetMode="External"/><Relationship Id="rId46" Type="http://schemas.openxmlformats.org/officeDocument/2006/relationships/hyperlink" Target="https://doi.org/10.2352/lim.2023.4.1.18" TargetMode="External"/><Relationship Id="rId59" Type="http://schemas.openxmlformats.org/officeDocument/2006/relationships/hyperlink" Target="https://doi.org/10.1002/col.20070" TargetMode="External"/><Relationship Id="rId67" Type="http://schemas.openxmlformats.org/officeDocument/2006/relationships/hyperlink" Target="https://registry.color.org/" TargetMode="External"/><Relationship Id="rId20" Type="http://schemas.openxmlformats.org/officeDocument/2006/relationships/header" Target="header1.xml"/><Relationship Id="rId41" Type="http://schemas.openxmlformats.org/officeDocument/2006/relationships/hyperlink" Target="https://doi.org/10.1111/j.1478-4408.2004.tb00201.x" TargetMode="External"/><Relationship Id="rId54" Type="http://schemas.openxmlformats.org/officeDocument/2006/relationships/hyperlink" Target="https://doi.org/10.1080/01621459.1965.10480787" TargetMode="External"/><Relationship Id="rId62" Type="http://schemas.openxmlformats.org/officeDocument/2006/relationships/hyperlink" Target="https://registry.color.org/cmyk-registry/aptec_coated_cardboard" TargetMode="External"/><Relationship Id="rId70" Type="http://schemas.openxmlformats.org/officeDocument/2006/relationships/hyperlink" Target="https://doi.org/10.1002/col.20674" TargetMode="External"/><Relationship Id="rId75"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microsoft.com/office/2016/09/relationships/commentsIds" Target="commentsIds.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hyperlink" Target="https://doi.org/10.1002/col.21909" TargetMode="External"/><Relationship Id="rId49" Type="http://schemas.openxmlformats.org/officeDocument/2006/relationships/hyperlink" Target="https://doi.org/10.1145/3272127.3275057" TargetMode="External"/><Relationship Id="rId57" Type="http://schemas.openxmlformats.org/officeDocument/2006/relationships/hyperlink" Target="https://doi.org/10.7551/mitpress/3206.001.0001" TargetMode="External"/><Relationship Id="rId10" Type="http://schemas.openxmlformats.org/officeDocument/2006/relationships/image" Target="media/image3.png"/><Relationship Id="rId31" Type="http://schemas.openxmlformats.org/officeDocument/2006/relationships/hyperlink" Target="https://fogra.org/en/downloads/work-tools/characterisation-data" TargetMode="External"/><Relationship Id="rId44" Type="http://schemas.openxmlformats.org/officeDocument/2006/relationships/hyperlink" Target="https://doi.org/10.1117/12.132391" TargetMode="External"/><Relationship Id="rId52" Type="http://schemas.openxmlformats.org/officeDocument/2006/relationships/hyperlink" Target="https://doi.org/10.1111/j.2517-6161.1996.tb02080.x" TargetMode="External"/><Relationship Id="rId60" Type="http://schemas.openxmlformats.org/officeDocument/2006/relationships/hyperlink" Target="https://fogra.org/en/downloads/work-tools/characterisation-data" TargetMode="External"/><Relationship Id="rId65" Type="http://schemas.openxmlformats.org/officeDocument/2006/relationships/hyperlink" Target="https://www.colour-science.org/" TargetMode="External"/><Relationship Id="rId73" Type="http://schemas.openxmlformats.org/officeDocument/2006/relationships/hyperlink" Target="https://chardata.colourbill.co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comments" Target="comments.xml"/><Relationship Id="rId18" Type="http://schemas.openxmlformats.org/officeDocument/2006/relationships/hyperlink" Target="https://creativecommons.org/licenses/by/4.0/" TargetMode="External"/><Relationship Id="rId39" Type="http://schemas.openxmlformats.org/officeDocument/2006/relationships/hyperlink" Target="https://doi.org/10.1111/cote.12529" TargetMode="External"/><Relationship Id="rId34" Type="http://schemas.openxmlformats.org/officeDocument/2006/relationships/hyperlink" Target="https://doi.org/10.1201/9781420041484-11" TargetMode="External"/><Relationship Id="rId50" Type="http://schemas.openxmlformats.org/officeDocument/2006/relationships/hyperlink" Target="https://doi.org/10.1145/3272127.3275057" TargetMode="External"/><Relationship Id="rId55" Type="http://schemas.openxmlformats.org/officeDocument/2006/relationships/hyperlink" Target="https://doi.org/10.1016/0003-2670(86)80028-9" TargetMode="External"/><Relationship Id="rId76" Type="http://schemas.openxmlformats.org/officeDocument/2006/relationships/theme" Target="theme/theme1.xml"/><Relationship Id="rId7" Type="http://schemas.openxmlformats.org/officeDocument/2006/relationships/hyperlink" Target="https://www.mdpi.com/" TargetMode="External"/><Relationship Id="rId71" Type="http://schemas.openxmlformats.org/officeDocument/2006/relationships/hyperlink" Target="https://chardata.colourbill.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doi.org/10.3390/technologies1010000" TargetMode="External"/><Relationship Id="rId1" Type="http://schemas.openxmlformats.org/officeDocument/2006/relationships/hyperlink" Target="https://doi.org/10.3390/technologies1010000"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doi.org/10.3390/technologies1010000" TargetMode="External"/><Relationship Id="rId1" Type="http://schemas.openxmlformats.org/officeDocument/2006/relationships/hyperlink" Target="https://doi.org/10.3390/technologies101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17262</Words>
  <Characters>98913</Characters>
  <Application>Microsoft Office Word</Application>
  <DocSecurity>0</DocSecurity>
  <Lines>2602</Lines>
  <Paragraphs>1787</Paragraphs>
  <ScaleCrop>false</ScaleCrop>
  <Company/>
  <LinksUpToDate>false</LinksUpToDate>
  <CharactersWithSpaces>114388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Methods for n-Colorant Printer Characterization: A Corrected and Extended Evaluation</dc:title>
  <dc:subject>Printer color characterization maps colorant inputs to device-independent CIE XYZ; the classical toolchain strains beyond four inks. We compare 14 machine learning methods against polynomial regression on nine datasets spanning a three- to seven-colorant ladder, under cross-validation with CIEDE2000 (E00) on physical XYZ. We report two corrections to a prior conference study: E00 had been computed on normalized rather than physical XYZ, understating errors roughly fivefold, and the classical baseline had been fitted by least squares on XYZ and capped at third order. Refitted against the cube root of XYZ, equivalently in CIELAB, the identical degree-3 polynomial improves its maximum error on 9 of 9 datasets and its median on 8 of 9, from 5.386 to 0.830 on a seven-ink chart; the mechanism is approximability, not perceptual alignment. Gaussian process regression remains the best-median model on all nine datasets, but at seven inks its margin over a degree-4 CIELAB polynomial is a factor of 1.7, not 21.6. An exploratory probe finds the best unaided large-language-model equation 13 times worse than a least-squares cubic. Machine learning characterizes n&gt;4 colorant systems well, and so does classical polynomial regression, given the fitting space and degree it needs.</dc:subject>
  <dc:creator>Muhammad Hamza Zafar and Philip J. Green</dc:creator>
  <cp:keywords>printer characterization; color; machine learning; CIEDE2000; n-color; printing industry</cp:keywords>
  <cp:lastModifiedBy>Phil Green</cp:lastModifiedBy>
  <cp:revision>2</cp:revision>
  <dcterms:created xsi:type="dcterms:W3CDTF">2026-08-30T17:06:00Z</dcterms:created>
  <dcterms:modified xsi:type="dcterms:W3CDTF">2026-08-30T17:06:00Z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2026-08-29T00:00:00Z</vt:filetime>
  </property>
  <property fmtid="{D5CDD505-2E9C-101B-9397-08002B2CF9AE}" pid="3" name="Creator">
    <vt:lpwstr>LaTeX with hyperref</vt:lpwstr>
  </property>
  <property fmtid="{D5CDD505-2E9C-101B-9397-08002B2CF9AE}" pid="4" name="LastSaved">
    <vt:filetime>2026-08-30T00:00:00Z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